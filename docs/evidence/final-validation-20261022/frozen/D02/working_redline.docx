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3DEC16" w14:textId="77777777" w:rsidR="00591C44" w:rsidRDefault="00095C8D">
      <w:pPr>
        <w:spacing w:after="487" w:line="259" w:lineRule="auto"/>
        <w:ind w:left="60" w:firstLine="0"/>
        <w:jc w:val="center"/>
      </w:pPr>
      <w:r>
        <w:rPr>
          <w:rFonts w:ascii="Times New Roman" w:eastAsia="Times New Roman" w:hAnsi="Times New Roman" w:cs="Times New Roman"/>
          <w:sz w:val="21"/>
        </w:rPr>
        <w:t xml:space="preserve"> </w:t>
      </w:r>
    </w:p>
    <w:p w14:paraId="7C96FAB4" w14:textId="77777777" w:rsidR="00591C44" w:rsidRDefault="00095C8D">
      <w:pPr>
        <w:spacing w:after="156" w:line="259" w:lineRule="auto"/>
        <w:ind w:left="243" w:firstLine="0"/>
        <w:jc w:val="center"/>
      </w:pPr>
      <w:r>
        <w:rPr>
          <w:rFonts w:ascii="Times New Roman" w:eastAsia="Times New Roman" w:hAnsi="Times New Roman" w:cs="Times New Roman"/>
          <w:sz w:val="21"/>
        </w:rPr>
        <w:t xml:space="preserve"> </w:t>
      </w:r>
      <w:r>
        <w:rPr>
          <w:rFonts w:ascii="Times New Roman" w:eastAsia="Times New Roman" w:hAnsi="Times New Roman" w:cs="Times New Roman"/>
          <w:b/>
          <w:sz w:val="52"/>
        </w:rPr>
        <w:t xml:space="preserve"> </w:t>
      </w:r>
    </w:p>
    <w:p w14:paraId="471CCF1D" w14:textId="77777777" w:rsidR="00591C44" w:rsidRDefault="00095C8D">
      <w:pPr>
        <w:spacing w:after="0" w:line="259" w:lineRule="auto"/>
        <w:ind w:left="8" w:firstLine="0"/>
        <w:jc w:val="center"/>
      </w:pPr>
      <w:r>
        <w:rPr>
          <w:sz w:val="52"/>
        </w:rPr>
        <w:t>广发基金管理有限公司</w:t>
      </w:r>
      <w:r>
        <w:rPr>
          <w:rFonts w:ascii="Times New Roman" w:eastAsia="Times New Roman" w:hAnsi="Times New Roman" w:cs="Times New Roman"/>
          <w:b/>
          <w:sz w:val="52"/>
        </w:rPr>
        <w:t xml:space="preserve"> </w:t>
      </w:r>
    </w:p>
    <w:p w14:paraId="374271F7" w14:textId="77777777" w:rsidR="00591C44" w:rsidRDefault="00095C8D">
      <w:pPr>
        <w:spacing w:after="396" w:line="259" w:lineRule="auto"/>
        <w:ind w:left="0" w:firstLine="0"/>
      </w:pPr>
      <w:r>
        <w:rPr>
          <w:rFonts w:ascii="Times New Roman" w:eastAsia="Times New Roman" w:hAnsi="Times New Roman" w:cs="Times New Roman"/>
          <w:b/>
          <w:sz w:val="21"/>
        </w:rPr>
        <w:t xml:space="preserve"> </w:t>
      </w:r>
    </w:p>
    <w:p w14:paraId="0B1ACFD3" w14:textId="77777777" w:rsidR="00591C44" w:rsidRDefault="00095C8D">
      <w:pPr>
        <w:spacing w:after="0" w:line="259" w:lineRule="auto"/>
        <w:ind w:left="137" w:firstLine="0"/>
        <w:jc w:val="center"/>
      </w:pPr>
      <w:r>
        <w:rPr>
          <w:rFonts w:ascii="Times New Roman" w:eastAsia="Times New Roman" w:hAnsi="Times New Roman" w:cs="Times New Roman"/>
          <w:b/>
          <w:sz w:val="52"/>
        </w:rPr>
        <w:t xml:space="preserve"> </w:t>
      </w:r>
    </w:p>
    <w:p w14:paraId="1EA382E2" w14:textId="77777777" w:rsidR="00591C44" w:rsidRDefault="00095C8D">
      <w:pPr>
        <w:spacing w:after="0"/>
        <w:ind w:left="1743" w:hanging="1565"/>
      </w:pPr>
      <w:r>
        <w:rPr>
          <w:sz w:val="48"/>
        </w:rPr>
        <w:t>广发上证</w:t>
      </w:r>
      <w:r>
        <w:rPr>
          <w:sz w:val="48"/>
        </w:rPr>
        <w:t xml:space="preserve"> </w:t>
      </w:r>
      <w:r>
        <w:rPr>
          <w:rFonts w:ascii="Times New Roman" w:eastAsia="Times New Roman" w:hAnsi="Times New Roman" w:cs="Times New Roman"/>
          <w:b/>
          <w:sz w:val="48"/>
        </w:rPr>
        <w:t xml:space="preserve">50 </w:t>
      </w:r>
      <w:r>
        <w:rPr>
          <w:sz w:val="48"/>
        </w:rPr>
        <w:t>交易型开放式指数证券投资基金发起式联接基金基金合同</w:t>
      </w:r>
      <w:r>
        <w:rPr>
          <w:rFonts w:ascii="Times New Roman" w:eastAsia="Times New Roman" w:hAnsi="Times New Roman" w:cs="Times New Roman"/>
          <w:b/>
          <w:sz w:val="48"/>
        </w:rPr>
        <w:t xml:space="preserve"> </w:t>
      </w:r>
    </w:p>
    <w:p w14:paraId="01E0D88B" w14:textId="77777777" w:rsidR="00591C44" w:rsidRDefault="00095C8D">
      <w:pPr>
        <w:spacing w:after="0" w:line="259" w:lineRule="auto"/>
        <w:ind w:left="137" w:firstLine="0"/>
        <w:jc w:val="center"/>
      </w:pPr>
      <w:r>
        <w:rPr>
          <w:rFonts w:ascii="Times New Roman" w:eastAsia="Times New Roman" w:hAnsi="Times New Roman" w:cs="Times New Roman"/>
          <w:b/>
          <w:sz w:val="52"/>
        </w:rPr>
        <w:t xml:space="preserve"> </w:t>
      </w:r>
    </w:p>
    <w:p w14:paraId="29E00811" w14:textId="77777777" w:rsidR="00591C44" w:rsidRDefault="00095C8D">
      <w:pPr>
        <w:spacing w:after="0" w:line="259" w:lineRule="auto"/>
        <w:ind w:left="137" w:firstLine="0"/>
        <w:jc w:val="center"/>
      </w:pPr>
      <w:r>
        <w:rPr>
          <w:rFonts w:ascii="Times New Roman" w:eastAsia="Times New Roman" w:hAnsi="Times New Roman" w:cs="Times New Roman"/>
          <w:b/>
          <w:sz w:val="52"/>
        </w:rPr>
        <w:t xml:space="preserve"> </w:t>
      </w:r>
    </w:p>
    <w:p w14:paraId="12A2372B" w14:textId="77777777" w:rsidR="00591C44" w:rsidRDefault="00095C8D">
      <w:pPr>
        <w:spacing w:after="0" w:line="259" w:lineRule="auto"/>
        <w:ind w:left="137" w:firstLine="0"/>
        <w:jc w:val="center"/>
      </w:pPr>
      <w:r>
        <w:rPr>
          <w:rFonts w:ascii="Times New Roman" w:eastAsia="Times New Roman" w:hAnsi="Times New Roman" w:cs="Times New Roman"/>
          <w:b/>
          <w:sz w:val="52"/>
        </w:rPr>
        <w:t xml:space="preserve"> </w:t>
      </w:r>
    </w:p>
    <w:p w14:paraId="742B1F92" w14:textId="77777777" w:rsidR="00591C44" w:rsidRDefault="00095C8D">
      <w:pPr>
        <w:spacing w:after="0" w:line="259" w:lineRule="auto"/>
        <w:ind w:left="137" w:firstLine="0"/>
        <w:jc w:val="center"/>
      </w:pPr>
      <w:r>
        <w:rPr>
          <w:rFonts w:ascii="Times New Roman" w:eastAsia="Times New Roman" w:hAnsi="Times New Roman" w:cs="Times New Roman"/>
          <w:b/>
          <w:sz w:val="52"/>
        </w:rPr>
        <w:t xml:space="preserve"> </w:t>
      </w:r>
    </w:p>
    <w:p w14:paraId="356711A9" w14:textId="77777777" w:rsidR="00591C44" w:rsidRDefault="00095C8D">
      <w:pPr>
        <w:spacing w:after="0" w:line="259" w:lineRule="auto"/>
        <w:ind w:left="137" w:firstLine="0"/>
        <w:jc w:val="center"/>
      </w:pPr>
      <w:r>
        <w:rPr>
          <w:rFonts w:ascii="Times New Roman" w:eastAsia="Times New Roman" w:hAnsi="Times New Roman" w:cs="Times New Roman"/>
          <w:b/>
          <w:sz w:val="52"/>
        </w:rPr>
        <w:t xml:space="preserve"> </w:t>
      </w:r>
    </w:p>
    <w:p w14:paraId="4E1D5058" w14:textId="77777777" w:rsidR="00591C44" w:rsidRDefault="00095C8D">
      <w:pPr>
        <w:spacing w:after="358" w:line="259" w:lineRule="auto"/>
        <w:ind w:left="0" w:firstLine="0"/>
      </w:pPr>
      <w:r>
        <w:rPr>
          <w:rFonts w:ascii="Times New Roman" w:eastAsia="Times New Roman" w:hAnsi="Times New Roman" w:cs="Times New Roman"/>
          <w:b/>
          <w:sz w:val="21"/>
        </w:rPr>
        <w:t xml:space="preserve"> </w:t>
      </w:r>
    </w:p>
    <w:p w14:paraId="55A0128A" w14:textId="77777777" w:rsidR="00591C44" w:rsidRDefault="00095C8D">
      <w:pPr>
        <w:spacing w:after="0" w:line="339" w:lineRule="auto"/>
        <w:ind w:left="1260" w:firstLine="0"/>
      </w:pPr>
      <w:r>
        <w:rPr>
          <w:sz w:val="36"/>
        </w:rPr>
        <w:t>基金管理人：广发基金管理有限公司</w:t>
      </w:r>
      <w:r>
        <w:rPr>
          <w:rFonts w:ascii="Times New Roman" w:eastAsia="Times New Roman" w:hAnsi="Times New Roman" w:cs="Times New Roman"/>
          <w:b/>
          <w:sz w:val="36"/>
        </w:rPr>
        <w:t xml:space="preserve">          </w:t>
      </w:r>
      <w:r>
        <w:rPr>
          <w:sz w:val="36"/>
        </w:rPr>
        <w:t>基金托管人：招商银行股份有限公司</w:t>
      </w:r>
      <w:r>
        <w:rPr>
          <w:rFonts w:ascii="Times New Roman" w:eastAsia="Times New Roman" w:hAnsi="Times New Roman" w:cs="Times New Roman"/>
          <w:b/>
          <w:sz w:val="36"/>
        </w:rPr>
        <w:t xml:space="preserve">    </w:t>
      </w:r>
    </w:p>
    <w:p w14:paraId="78F4186A" w14:textId="77777777" w:rsidR="00591C44" w:rsidRDefault="00095C8D">
      <w:pPr>
        <w:spacing w:after="2297" w:line="384" w:lineRule="auto"/>
        <w:ind w:left="4153" w:right="3996" w:firstLine="0"/>
      </w:pPr>
      <w:r>
        <w:rPr>
          <w:sz w:val="30"/>
        </w:rPr>
        <w:t xml:space="preserve">  </w:t>
      </w:r>
    </w:p>
    <w:p w14:paraId="47598402" w14:textId="77777777" w:rsidR="00591C44" w:rsidRDefault="00095C8D">
      <w:pPr>
        <w:spacing w:after="0" w:line="259" w:lineRule="auto"/>
        <w:ind w:left="0" w:firstLine="0"/>
      </w:pPr>
      <w:r>
        <w:rPr>
          <w:rFonts w:ascii="Times New Roman" w:eastAsia="Times New Roman" w:hAnsi="Times New Roman" w:cs="Times New Roman"/>
          <w:sz w:val="18"/>
        </w:rPr>
        <w:t xml:space="preserve"> </w:t>
      </w:r>
    </w:p>
    <w:p w14:paraId="502A10F9" w14:textId="77777777" w:rsidR="00591C44" w:rsidRDefault="00095C8D">
      <w:pPr>
        <w:spacing w:after="0" w:line="259" w:lineRule="auto"/>
        <w:ind w:left="0" w:firstLine="0"/>
      </w:pPr>
      <w:r>
        <w:rPr>
          <w:rFonts w:ascii="Times New Roman" w:eastAsia="Times New Roman" w:hAnsi="Times New Roman" w:cs="Times New Roman"/>
          <w:sz w:val="18"/>
        </w:rPr>
        <w:t xml:space="preserve"> </w:t>
      </w:r>
    </w:p>
    <w:p w14:paraId="78DA0EE6" w14:textId="77777777" w:rsidR="00591C44" w:rsidRDefault="00095C8D">
      <w:pPr>
        <w:spacing w:after="0" w:line="259" w:lineRule="auto"/>
        <w:ind w:left="0" w:firstLine="0"/>
      </w:pPr>
      <w:r>
        <w:rPr>
          <w:rFonts w:ascii="Times New Roman" w:eastAsia="Times New Roman" w:hAnsi="Times New Roman" w:cs="Times New Roman"/>
          <w:sz w:val="18"/>
        </w:rPr>
        <w:t xml:space="preserve"> </w:t>
      </w:r>
    </w:p>
    <w:p w14:paraId="607A83B7" w14:textId="77777777" w:rsidR="00591C44" w:rsidRDefault="00095C8D">
      <w:pPr>
        <w:spacing w:after="140" w:line="259" w:lineRule="auto"/>
        <w:ind w:left="7"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2044969423"/>
        <w:docPartObj>
          <w:docPartGallery w:val="Table of Contents"/>
        </w:docPartObj>
      </w:sdtPr>
      <w:sdtEndPr/>
      <w:sdtContent>
        <w:p w14:paraId="571BEE8D" w14:textId="77777777" w:rsidR="00591C44" w:rsidRDefault="00095C8D">
          <w:pPr>
            <w:pStyle w:val="TOC1"/>
            <w:tabs>
              <w:tab w:val="right" w:leader="dot" w:pos="8298"/>
            </w:tabs>
          </w:pPr>
          <w:r>
            <w:fldChar w:fldCharType="begin"/>
          </w:r>
          <w:r>
            <w:instrText xml:space="preserve"> TOC \o "1-1" \h \z \u </w:instrText>
          </w:r>
          <w:r>
            <w:fldChar w:fldCharType="separate"/>
          </w:r>
          <w:hyperlink w:anchor="_Toc68867">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_Toc68867 \h</w:instrText>
            </w:r>
            <w:r>
              <w:fldChar w:fldCharType="separate"/>
            </w:r>
            <w:r>
              <w:t xml:space="preserve">1 </w:t>
            </w:r>
            <w:r>
              <w:fldChar w:fldCharType="end"/>
            </w:r>
          </w:hyperlink>
        </w:p>
        <w:p w14:paraId="659B86B7" w14:textId="77777777" w:rsidR="00591C44" w:rsidRDefault="00095C8D">
          <w:pPr>
            <w:pStyle w:val="TOC1"/>
            <w:tabs>
              <w:tab w:val="right" w:leader="dot" w:pos="8298"/>
            </w:tabs>
          </w:pPr>
          <w:hyperlink w:anchor="_Toc68868">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_Toc68868 \h</w:instrText>
            </w:r>
            <w:r>
              <w:fldChar w:fldCharType="separate"/>
            </w:r>
            <w:r>
              <w:t xml:space="preserve">3 </w:t>
            </w:r>
            <w:r>
              <w:fldChar w:fldCharType="end"/>
            </w:r>
          </w:hyperlink>
        </w:p>
        <w:p w14:paraId="1A8BFF1D" w14:textId="77777777" w:rsidR="00591C44" w:rsidRDefault="00095C8D">
          <w:pPr>
            <w:pStyle w:val="TOC1"/>
            <w:tabs>
              <w:tab w:val="right" w:leader="dot" w:pos="8298"/>
            </w:tabs>
          </w:pPr>
          <w:hyperlink w:anchor="_Toc68869">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_Toc68869 \h</w:instrText>
            </w:r>
            <w:r>
              <w:fldChar w:fldCharType="separate"/>
            </w:r>
            <w:r>
              <w:t>9</w:t>
            </w:r>
            <w:r>
              <w:t xml:space="preserve"> </w:t>
            </w:r>
            <w:r>
              <w:fldChar w:fldCharType="end"/>
            </w:r>
          </w:hyperlink>
        </w:p>
        <w:p w14:paraId="07C6ACD7" w14:textId="77777777" w:rsidR="00591C44" w:rsidRDefault="00095C8D">
          <w:pPr>
            <w:pStyle w:val="TOC1"/>
            <w:tabs>
              <w:tab w:val="right" w:leader="dot" w:pos="8298"/>
            </w:tabs>
          </w:pPr>
          <w:hyperlink w:anchor="_Toc68870">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_Toc68870 \h</w:instrText>
            </w:r>
            <w:r>
              <w:fldChar w:fldCharType="separate"/>
            </w:r>
            <w:r>
              <w:t xml:space="preserve">12 </w:t>
            </w:r>
            <w:r>
              <w:fldChar w:fldCharType="end"/>
            </w:r>
          </w:hyperlink>
        </w:p>
        <w:p w14:paraId="6BE17B83" w14:textId="77777777" w:rsidR="00591C44" w:rsidRDefault="00095C8D">
          <w:pPr>
            <w:pStyle w:val="TOC1"/>
            <w:tabs>
              <w:tab w:val="right" w:leader="dot" w:pos="8298"/>
            </w:tabs>
          </w:pPr>
          <w:hyperlink w:anchor="_Toc68871">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_Toc68</w:instrText>
            </w:r>
            <w:r>
              <w:instrText>871 \h</w:instrText>
            </w:r>
            <w:r>
              <w:fldChar w:fldCharType="separate"/>
            </w:r>
            <w:r>
              <w:t xml:space="preserve">14 </w:t>
            </w:r>
            <w:r>
              <w:fldChar w:fldCharType="end"/>
            </w:r>
          </w:hyperlink>
        </w:p>
        <w:p w14:paraId="444C2E66" w14:textId="77777777" w:rsidR="00591C44" w:rsidRDefault="00095C8D">
          <w:pPr>
            <w:pStyle w:val="TOC1"/>
            <w:tabs>
              <w:tab w:val="right" w:leader="dot" w:pos="8298"/>
            </w:tabs>
          </w:pPr>
          <w:hyperlink w:anchor="_Toc68872">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_Toc68872 \h</w:instrText>
            </w:r>
            <w:r>
              <w:fldChar w:fldCharType="separate"/>
            </w:r>
            <w:r>
              <w:t xml:space="preserve">16 </w:t>
            </w:r>
            <w:r>
              <w:fldChar w:fldCharType="end"/>
            </w:r>
          </w:hyperlink>
        </w:p>
        <w:p w14:paraId="399CE8C7" w14:textId="77777777" w:rsidR="00591C44" w:rsidRDefault="00095C8D">
          <w:pPr>
            <w:pStyle w:val="TOC1"/>
            <w:tabs>
              <w:tab w:val="right" w:leader="dot" w:pos="8298"/>
            </w:tabs>
          </w:pPr>
          <w:hyperlink w:anchor="_Toc68873">
            <w:r>
              <w:rPr>
                <w:rFonts w:ascii="宋体" w:eastAsia="宋体" w:hAnsi="宋体" w:cs="宋体"/>
              </w:rPr>
              <w:t>第七部分</w:t>
            </w:r>
            <w:r>
              <w:t xml:space="preserve">  </w:t>
            </w:r>
            <w:r>
              <w:rPr>
                <w:rFonts w:ascii="宋体" w:eastAsia="宋体" w:hAnsi="宋体" w:cs="宋体"/>
              </w:rPr>
              <w:t>基金合同当事人及权</w:t>
            </w:r>
            <w:r>
              <w:rPr>
                <w:rFonts w:ascii="宋体" w:eastAsia="宋体" w:hAnsi="宋体" w:cs="宋体"/>
              </w:rPr>
              <w:t>利义务</w:t>
            </w:r>
            <w:r>
              <w:tab/>
            </w:r>
            <w:r>
              <w:fldChar w:fldCharType="begin"/>
            </w:r>
            <w:r>
              <w:instrText>PAGEREF _Toc68873 \h</w:instrText>
            </w:r>
            <w:r>
              <w:fldChar w:fldCharType="separate"/>
            </w:r>
            <w:r>
              <w:t xml:space="preserve">25 </w:t>
            </w:r>
            <w:r>
              <w:fldChar w:fldCharType="end"/>
            </w:r>
          </w:hyperlink>
        </w:p>
        <w:p w14:paraId="539AFF72" w14:textId="77777777" w:rsidR="00591C44" w:rsidRDefault="00095C8D">
          <w:pPr>
            <w:pStyle w:val="TOC1"/>
            <w:tabs>
              <w:tab w:val="right" w:leader="dot" w:pos="8298"/>
            </w:tabs>
          </w:pPr>
          <w:hyperlink w:anchor="_Toc68874">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_Toc68874 \h</w:instrText>
            </w:r>
            <w:r>
              <w:fldChar w:fldCharType="separate"/>
            </w:r>
            <w:r>
              <w:t xml:space="preserve">33 </w:t>
            </w:r>
            <w:r>
              <w:fldChar w:fldCharType="end"/>
            </w:r>
          </w:hyperlink>
        </w:p>
        <w:p w14:paraId="7C469A7E" w14:textId="77777777" w:rsidR="00591C44" w:rsidRDefault="00095C8D">
          <w:pPr>
            <w:pStyle w:val="TOC1"/>
            <w:tabs>
              <w:tab w:val="right" w:leader="dot" w:pos="8298"/>
            </w:tabs>
          </w:pPr>
          <w:hyperlink w:anchor="_Toc68875">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_Toc68875 \h</w:instrText>
            </w:r>
            <w:r>
              <w:fldChar w:fldCharType="separate"/>
            </w:r>
            <w:r>
              <w:t xml:space="preserve">43 </w:t>
            </w:r>
            <w:r>
              <w:fldChar w:fldCharType="end"/>
            </w:r>
          </w:hyperlink>
        </w:p>
        <w:p w14:paraId="3BA1CB0F" w14:textId="77777777" w:rsidR="00591C44" w:rsidRDefault="00095C8D">
          <w:pPr>
            <w:pStyle w:val="TOC1"/>
            <w:tabs>
              <w:tab w:val="right" w:leader="dot" w:pos="8298"/>
            </w:tabs>
          </w:pPr>
          <w:hyperlink w:anchor="_Toc68876">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w:instrText>
            </w:r>
            <w:r>
              <w:instrText>EF _Toc68876 \h</w:instrText>
            </w:r>
            <w:r>
              <w:fldChar w:fldCharType="separate"/>
            </w:r>
            <w:r>
              <w:t xml:space="preserve">46 </w:t>
            </w:r>
            <w:r>
              <w:fldChar w:fldCharType="end"/>
            </w:r>
          </w:hyperlink>
        </w:p>
        <w:p w14:paraId="48F7DEE2" w14:textId="77777777" w:rsidR="00591C44" w:rsidRDefault="00095C8D">
          <w:pPr>
            <w:pStyle w:val="TOC1"/>
            <w:tabs>
              <w:tab w:val="right" w:leader="dot" w:pos="8298"/>
            </w:tabs>
          </w:pPr>
          <w:hyperlink w:anchor="_Toc68877">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_Toc68877 \h</w:instrText>
            </w:r>
            <w:r>
              <w:fldChar w:fldCharType="separate"/>
            </w:r>
            <w:r>
              <w:t xml:space="preserve">47 </w:t>
            </w:r>
            <w:r>
              <w:fldChar w:fldCharType="end"/>
            </w:r>
          </w:hyperlink>
        </w:p>
        <w:p w14:paraId="682E552C" w14:textId="77777777" w:rsidR="00591C44" w:rsidRDefault="00095C8D">
          <w:pPr>
            <w:pStyle w:val="TOC1"/>
            <w:tabs>
              <w:tab w:val="right" w:leader="dot" w:pos="8298"/>
            </w:tabs>
          </w:pPr>
          <w:hyperlink w:anchor="_Toc68878">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_Toc68878 \h</w:instrText>
            </w:r>
            <w:r>
              <w:fldChar w:fldCharType="separate"/>
            </w:r>
            <w:r>
              <w:t xml:space="preserve">49 </w:t>
            </w:r>
            <w:r>
              <w:fldChar w:fldCharType="end"/>
            </w:r>
          </w:hyperlink>
        </w:p>
        <w:p w14:paraId="5486675A" w14:textId="77777777" w:rsidR="00591C44" w:rsidRDefault="00095C8D">
          <w:pPr>
            <w:pStyle w:val="TOC1"/>
            <w:tabs>
              <w:tab w:val="right" w:leader="dot" w:pos="8298"/>
            </w:tabs>
          </w:pPr>
          <w:hyperlink w:anchor="_Toc68879">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_Toc68879 \h</w:instrText>
            </w:r>
            <w:r>
              <w:fldChar w:fldCharType="separate"/>
            </w:r>
            <w:r>
              <w:t xml:space="preserve">58 </w:t>
            </w:r>
            <w:r>
              <w:fldChar w:fldCharType="end"/>
            </w:r>
          </w:hyperlink>
        </w:p>
        <w:p w14:paraId="4337D6E4" w14:textId="77777777" w:rsidR="00591C44" w:rsidRDefault="00095C8D">
          <w:pPr>
            <w:pStyle w:val="TOC1"/>
            <w:tabs>
              <w:tab w:val="right" w:leader="dot" w:pos="8298"/>
            </w:tabs>
          </w:pPr>
          <w:hyperlink w:anchor="_Toc68880">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_Toc68880 \h</w:instrText>
            </w:r>
            <w:r>
              <w:fldChar w:fldCharType="separate"/>
            </w:r>
            <w:r>
              <w:t xml:space="preserve">59 </w:t>
            </w:r>
            <w:r>
              <w:fldChar w:fldCharType="end"/>
            </w:r>
          </w:hyperlink>
        </w:p>
        <w:p w14:paraId="503BB195" w14:textId="77777777" w:rsidR="00591C44" w:rsidRDefault="00095C8D">
          <w:pPr>
            <w:pStyle w:val="TOC1"/>
            <w:tabs>
              <w:tab w:val="right" w:leader="dot" w:pos="8298"/>
            </w:tabs>
          </w:pPr>
          <w:hyperlink w:anchor="_Toc68881">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_Toc68881 \h</w:instrText>
            </w:r>
            <w:r>
              <w:fldChar w:fldCharType="separate"/>
            </w:r>
            <w:r>
              <w:t xml:space="preserve">66 </w:t>
            </w:r>
            <w:r>
              <w:fldChar w:fldCharType="end"/>
            </w:r>
          </w:hyperlink>
        </w:p>
        <w:p w14:paraId="1D188948" w14:textId="77777777" w:rsidR="00591C44" w:rsidRDefault="00095C8D">
          <w:pPr>
            <w:pStyle w:val="TOC1"/>
            <w:tabs>
              <w:tab w:val="right" w:leader="dot" w:pos="8298"/>
            </w:tabs>
          </w:pPr>
          <w:hyperlink w:anchor="_Toc68882">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_Toc68882 \h</w:instrText>
            </w:r>
            <w:r>
              <w:fldChar w:fldCharType="separate"/>
            </w:r>
            <w:r>
              <w:t xml:space="preserve">69 </w:t>
            </w:r>
            <w:r>
              <w:fldChar w:fldCharType="end"/>
            </w:r>
          </w:hyperlink>
        </w:p>
        <w:p w14:paraId="51575510" w14:textId="77777777" w:rsidR="00591C44" w:rsidRDefault="00095C8D">
          <w:pPr>
            <w:pStyle w:val="TOC1"/>
            <w:tabs>
              <w:tab w:val="right" w:leader="dot" w:pos="8298"/>
            </w:tabs>
          </w:pPr>
          <w:hyperlink w:anchor="_Toc68883">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_Toc68883 \h</w:instrText>
            </w:r>
            <w:r>
              <w:fldChar w:fldCharType="separate"/>
            </w:r>
            <w:r>
              <w:t xml:space="preserve">71 </w:t>
            </w:r>
            <w:r>
              <w:fldChar w:fldCharType="end"/>
            </w:r>
          </w:hyperlink>
        </w:p>
        <w:p w14:paraId="1E6732B6" w14:textId="77777777" w:rsidR="00591C44" w:rsidRDefault="00095C8D">
          <w:pPr>
            <w:pStyle w:val="TOC1"/>
            <w:tabs>
              <w:tab w:val="right" w:leader="dot" w:pos="8298"/>
            </w:tabs>
          </w:pPr>
          <w:hyperlink w:anchor="_Toc68884">
            <w:r>
              <w:rPr>
                <w:rFonts w:ascii="宋体" w:eastAsia="宋体" w:hAnsi="宋体" w:cs="宋体"/>
              </w:rPr>
              <w:t>第十八部分</w:t>
            </w:r>
            <w:r>
              <w:t xml:space="preserve">  </w:t>
            </w:r>
            <w:r>
              <w:rPr>
                <w:rFonts w:ascii="宋体" w:eastAsia="宋体" w:hAnsi="宋体" w:cs="宋体"/>
              </w:rPr>
              <w:t>基金的信息披露</w:t>
            </w:r>
            <w:r>
              <w:tab/>
            </w:r>
            <w:r>
              <w:fldChar w:fldCharType="begin"/>
            </w:r>
            <w:r>
              <w:instrText>PAGEREF _Toc68884 \h</w:instrText>
            </w:r>
            <w:r>
              <w:fldChar w:fldCharType="separate"/>
            </w:r>
            <w:r>
              <w:t xml:space="preserve">72 </w:t>
            </w:r>
            <w:r>
              <w:fldChar w:fldCharType="end"/>
            </w:r>
          </w:hyperlink>
        </w:p>
        <w:p w14:paraId="7811392B" w14:textId="77777777" w:rsidR="00591C44" w:rsidRDefault="00095C8D">
          <w:pPr>
            <w:pStyle w:val="TOC1"/>
            <w:tabs>
              <w:tab w:val="right" w:leader="dot" w:pos="8298"/>
            </w:tabs>
          </w:pPr>
          <w:hyperlink w:anchor="_Toc68885">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_Toc68885 \h</w:instrText>
            </w:r>
            <w:r>
              <w:fldChar w:fldCharType="separate"/>
            </w:r>
            <w:r>
              <w:t xml:space="preserve">79 </w:t>
            </w:r>
            <w:r>
              <w:fldChar w:fldCharType="end"/>
            </w:r>
          </w:hyperlink>
        </w:p>
        <w:p w14:paraId="47CB2AA5" w14:textId="77777777" w:rsidR="00591C44" w:rsidRDefault="00095C8D">
          <w:pPr>
            <w:pStyle w:val="TOC1"/>
            <w:tabs>
              <w:tab w:val="right" w:leader="dot" w:pos="8298"/>
            </w:tabs>
          </w:pPr>
          <w:hyperlink w:anchor="_Toc68886">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_Toc68886 \h</w:instrText>
            </w:r>
            <w:r>
              <w:fldChar w:fldCharType="separate"/>
            </w:r>
            <w:r>
              <w:t xml:space="preserve">81 </w:t>
            </w:r>
            <w:r>
              <w:fldChar w:fldCharType="end"/>
            </w:r>
          </w:hyperlink>
        </w:p>
        <w:p w14:paraId="582FD7E1" w14:textId="77777777" w:rsidR="00591C44" w:rsidRDefault="00095C8D">
          <w:pPr>
            <w:pStyle w:val="TOC1"/>
            <w:tabs>
              <w:tab w:val="right" w:leader="dot" w:pos="8298"/>
            </w:tabs>
          </w:pPr>
          <w:hyperlink w:anchor="_Toc68887">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_Toc68887 \h</w:instrText>
            </w:r>
            <w:r>
              <w:fldChar w:fldCharType="separate"/>
            </w:r>
            <w:r>
              <w:t xml:space="preserve">82 </w:t>
            </w:r>
            <w:r>
              <w:fldChar w:fldCharType="end"/>
            </w:r>
          </w:hyperlink>
        </w:p>
        <w:p w14:paraId="3E79A7B5" w14:textId="77777777" w:rsidR="00591C44" w:rsidRDefault="00095C8D">
          <w:pPr>
            <w:pStyle w:val="TOC1"/>
            <w:tabs>
              <w:tab w:val="right" w:leader="dot" w:pos="8298"/>
            </w:tabs>
          </w:pPr>
          <w:hyperlink w:anchor="_Toc68888">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_Toc68888 \h</w:instrText>
            </w:r>
            <w:r>
              <w:fldChar w:fldCharType="separate"/>
            </w:r>
            <w:r>
              <w:t xml:space="preserve">83 </w:t>
            </w:r>
            <w:r>
              <w:fldChar w:fldCharType="end"/>
            </w:r>
          </w:hyperlink>
        </w:p>
        <w:p w14:paraId="5C23A3D8" w14:textId="77777777" w:rsidR="00591C44" w:rsidRDefault="00095C8D">
          <w:pPr>
            <w:pStyle w:val="TOC1"/>
            <w:tabs>
              <w:tab w:val="right" w:leader="dot" w:pos="8298"/>
            </w:tabs>
          </w:pPr>
          <w:hyperlink w:anchor="_Toc68889">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_Toc68889 \h</w:instrText>
            </w:r>
            <w:r>
              <w:fldChar w:fldCharType="separate"/>
            </w:r>
            <w:r>
              <w:t xml:space="preserve">84 </w:t>
            </w:r>
            <w:r>
              <w:fldChar w:fldCharType="end"/>
            </w:r>
          </w:hyperlink>
        </w:p>
        <w:p w14:paraId="5E516E2F" w14:textId="77777777" w:rsidR="00591C44" w:rsidRDefault="00095C8D">
          <w:pPr>
            <w:pStyle w:val="TOC1"/>
            <w:tabs>
              <w:tab w:val="right" w:leader="dot" w:pos="8298"/>
            </w:tabs>
          </w:pPr>
          <w:hyperlink w:anchor="_Toc68890">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_Toc68890 \h</w:instrText>
            </w:r>
            <w:r>
              <w:fldChar w:fldCharType="separate"/>
            </w:r>
            <w:r>
              <w:t xml:space="preserve">85 </w:t>
            </w:r>
            <w:r>
              <w:fldChar w:fldCharType="end"/>
            </w:r>
          </w:hyperlink>
        </w:p>
        <w:p w14:paraId="74FCDD4F" w14:textId="77777777" w:rsidR="00591C44" w:rsidRDefault="00095C8D">
          <w:r>
            <w:fldChar w:fldCharType="end"/>
          </w:r>
        </w:p>
      </w:sdtContent>
    </w:sdt>
    <w:p w14:paraId="23C3108B" w14:textId="77777777" w:rsidR="00591C44" w:rsidRDefault="00095C8D">
      <w:pPr>
        <w:spacing w:after="0" w:line="259" w:lineRule="auto"/>
        <w:ind w:left="203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p>
    <w:p w14:paraId="0D5E6D41" w14:textId="77777777" w:rsidR="00591C44" w:rsidRDefault="00591C44">
      <w:pPr>
        <w:sectPr w:rsidR="00591C44">
          <w:headerReference w:type="even" r:id="rId7"/>
          <w:headerReference w:type="default" r:id="rId8"/>
          <w:footerReference w:type="even" r:id="rId9"/>
          <w:footerReference w:type="default" r:id="rId10"/>
          <w:headerReference w:type="first" r:id="rId11"/>
          <w:footerReference w:type="first" r:id="rId12"/>
          <w:pgSz w:w="11906" w:h="16838"/>
          <w:pgMar w:top="1634" w:right="1808" w:bottom="996" w:left="1800" w:header="720" w:footer="720" w:gutter="0"/>
          <w:cols w:space="720"/>
        </w:sectPr>
      </w:pPr>
    </w:p>
    <w:p w14:paraId="7A921866" w14:textId="77777777" w:rsidR="00591C44" w:rsidRDefault="00095C8D">
      <w:pPr>
        <w:pStyle w:val="1"/>
      </w:pPr>
      <w:bookmarkStart w:id="0" w:name="_Toc68867"/>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51BEED53" w14:textId="77777777" w:rsidR="00591C44" w:rsidRDefault="00095C8D">
      <w:pPr>
        <w:spacing w:after="223" w:line="259" w:lineRule="auto"/>
        <w:ind w:left="0" w:firstLine="0"/>
      </w:pPr>
      <w:r>
        <w:rPr>
          <w:rFonts w:ascii="Times New Roman" w:eastAsia="Times New Roman" w:hAnsi="Times New Roman" w:cs="Times New Roman"/>
          <w:sz w:val="21"/>
        </w:rPr>
        <w:t xml:space="preserve"> </w:t>
      </w:r>
    </w:p>
    <w:p w14:paraId="24A37520" w14:textId="77777777" w:rsidR="00591C44" w:rsidRDefault="00095C8D">
      <w:pPr>
        <w:ind w:right="8"/>
      </w:pPr>
      <w:r>
        <w:t>一、订立本基金合同的目的、依据和原则</w:t>
      </w:r>
      <w:r>
        <w:rPr>
          <w:rFonts w:ascii="Times New Roman" w:eastAsia="Times New Roman" w:hAnsi="Times New Roman" w:cs="Times New Roman"/>
        </w:rPr>
        <w:t xml:space="preserve"> </w:t>
      </w:r>
    </w:p>
    <w:p w14:paraId="2DD11CA6" w14:textId="77777777" w:rsidR="00591C44" w:rsidRDefault="00095C8D">
      <w:pPr>
        <w:numPr>
          <w:ilvl w:val="0"/>
          <w:numId w:val="1"/>
        </w:numPr>
        <w:spacing w:after="0" w:line="379" w:lineRule="auto"/>
        <w:ind w:right="8"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4A44E5D8" w14:textId="77777777" w:rsidR="00591C44" w:rsidRDefault="00095C8D">
      <w:pPr>
        <w:numPr>
          <w:ilvl w:val="0"/>
          <w:numId w:val="1"/>
        </w:numPr>
        <w:spacing w:after="11" w:line="365" w:lineRule="auto"/>
        <w:ind w:right="8"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w:t>
      </w:r>
      <w:r>
        <w:t>风险管理规定》（以下简称</w:t>
      </w:r>
      <w:r>
        <w:t>“</w:t>
      </w:r>
      <w:r>
        <w:t>《流动性风险管理规定》</w:t>
      </w:r>
      <w:r>
        <w:t>”</w:t>
      </w:r>
      <w:r>
        <w:t>）、《公开募集证券投资基金运作指引第</w:t>
      </w:r>
      <w:r>
        <w:t xml:space="preserve"> </w:t>
      </w:r>
      <w:r>
        <w:rPr>
          <w:rFonts w:ascii="Times New Roman" w:eastAsia="Times New Roman" w:hAnsi="Times New Roman" w:cs="Times New Roman"/>
        </w:rPr>
        <w:t xml:space="preserve">3 </w:t>
      </w:r>
      <w:r>
        <w:t>号</w:t>
      </w:r>
      <w:r>
        <w:t>——</w:t>
      </w:r>
      <w:r>
        <w:t>指数基金指引》（以下简称《指数基金指引》）和其他有关法律法规。</w:t>
      </w:r>
      <w:r>
        <w:rPr>
          <w:rFonts w:ascii="Times New Roman" w:eastAsia="Times New Roman" w:hAnsi="Times New Roman" w:cs="Times New Roman"/>
        </w:rPr>
        <w:t xml:space="preserve"> </w:t>
      </w:r>
    </w:p>
    <w:p w14:paraId="50326BA1" w14:textId="77777777" w:rsidR="00591C44" w:rsidRDefault="00095C8D">
      <w:pPr>
        <w:numPr>
          <w:ilvl w:val="0"/>
          <w:numId w:val="1"/>
        </w:numPr>
        <w:spacing w:after="0" w:line="379" w:lineRule="auto"/>
        <w:ind w:right="8" w:firstLine="480"/>
      </w:pPr>
      <w:r>
        <w:t>订立本基金合同的原则是平等自愿、诚实信用、充分保护投资人合法权益。</w:t>
      </w:r>
      <w:r>
        <w:rPr>
          <w:rFonts w:ascii="Times New Roman" w:eastAsia="Times New Roman" w:hAnsi="Times New Roman" w:cs="Times New Roman"/>
        </w:rPr>
        <w:t xml:space="preserve"> </w:t>
      </w:r>
    </w:p>
    <w:p w14:paraId="3957E95D" w14:textId="77777777" w:rsidR="00591C44" w:rsidRDefault="00095C8D">
      <w:pPr>
        <w:numPr>
          <w:ilvl w:val="0"/>
          <w:numId w:val="2"/>
        </w:numPr>
        <w:spacing w:after="15" w:line="362" w:lineRule="auto"/>
        <w:ind w:right="8"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7CA06182" w14:textId="77777777" w:rsidR="00591C44" w:rsidRDefault="00095C8D">
      <w:pPr>
        <w:spacing w:after="13" w:line="360" w:lineRule="auto"/>
        <w:ind w:left="-15" w:right="8"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2FC9B86E" w14:textId="77777777" w:rsidR="00591C44" w:rsidRDefault="00095C8D">
      <w:pPr>
        <w:numPr>
          <w:ilvl w:val="0"/>
          <w:numId w:val="2"/>
        </w:numPr>
        <w:spacing w:after="3" w:line="372" w:lineRule="auto"/>
        <w:ind w:right="8" w:firstLine="480"/>
      </w:pPr>
      <w:r>
        <w:t>广发上证</w:t>
      </w:r>
      <w:r>
        <w:t xml:space="preserve"> </w:t>
      </w:r>
      <w:r>
        <w:rPr>
          <w:rFonts w:ascii="Times New Roman" w:eastAsia="Times New Roman" w:hAnsi="Times New Roman" w:cs="Times New Roman"/>
        </w:rPr>
        <w:t xml:space="preserve">50 </w:t>
      </w:r>
      <w:r>
        <w:t>交易型开放式指数证券投资基金发起式联接基金由基金管理人依照《基金法》、基金合同及其他有关规定募集，并经中国证券监督管理委员会（以下简称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68B525B5" w14:textId="77777777" w:rsidR="00591C44" w:rsidRDefault="00095C8D">
      <w:pPr>
        <w:spacing w:after="10" w:line="365" w:lineRule="auto"/>
        <w:ind w:left="-15" w:right="8" w:firstLine="480"/>
      </w:pPr>
      <w:r>
        <w:t>中国证监会对本基金募集的注册，并不表明其对本基金的投资价值、市场前景和收益做出实质性判断或保证，也不表明投资于本基金没有风险。</w:t>
      </w:r>
      <w:r>
        <w:rPr>
          <w:rFonts w:ascii="Times New Roman" w:eastAsia="Times New Roman" w:hAnsi="Times New Roman" w:cs="Times New Roman"/>
        </w:rPr>
        <w:t xml:space="preserve"> </w:t>
      </w:r>
    </w:p>
    <w:p w14:paraId="0874711E" w14:textId="77777777" w:rsidR="00591C44" w:rsidRDefault="00095C8D">
      <w:pPr>
        <w:spacing w:after="10" w:line="365" w:lineRule="auto"/>
        <w:ind w:left="-15" w:right="8" w:firstLine="480"/>
      </w:pPr>
      <w:r>
        <w:lastRenderedPageBreak/>
        <w:t>基金管</w:t>
      </w:r>
      <w:r>
        <w:t>理人依照恪尽职守、诚实信用、谨慎勤勉的原则管理和运用基金财产，但不保证投资于本基金一定盈利，也不保证最低收益。投资者应当认真阅读基金招募说明书、基金合同、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76242FA3" w14:textId="77777777" w:rsidR="00591C44" w:rsidRDefault="00095C8D">
      <w:pPr>
        <w:numPr>
          <w:ilvl w:val="0"/>
          <w:numId w:val="2"/>
        </w:numPr>
        <w:spacing w:after="10" w:line="365" w:lineRule="auto"/>
        <w:ind w:right="8" w:firstLine="480"/>
      </w:pPr>
      <w:r>
        <w:t>本基金为指数基金，投资者投资于本基金面临跟踪误差控制未达约定目标、指数编制机构停止服务、成份股停牌等潜在风险，详见本基金招募说明书。</w:t>
      </w:r>
      <w:r>
        <w:rPr>
          <w:rFonts w:ascii="Times New Roman" w:eastAsia="Times New Roman" w:hAnsi="Times New Roman" w:cs="Times New Roman"/>
        </w:rPr>
        <w:t xml:space="preserve"> </w:t>
      </w:r>
    </w:p>
    <w:p w14:paraId="654472B4" w14:textId="77777777" w:rsidR="00591C44" w:rsidRDefault="00095C8D">
      <w:pPr>
        <w:numPr>
          <w:ilvl w:val="0"/>
          <w:numId w:val="2"/>
        </w:numPr>
        <w:spacing w:after="5" w:line="371" w:lineRule="auto"/>
        <w:ind w:right="8" w:firstLine="480"/>
      </w:pPr>
      <w:r>
        <w:t>本基金的投资范围包括存托凭证，除与其他仅投资于境内市场股票的基金所面临的共同风险外，本基金还将面临投资存托凭证的特殊风险，详见本基金招募说明书。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0DF15237" w14:textId="77777777" w:rsidR="00591C44" w:rsidRDefault="00095C8D">
      <w:pPr>
        <w:numPr>
          <w:ilvl w:val="0"/>
          <w:numId w:val="2"/>
        </w:numPr>
        <w:spacing w:after="5" w:line="371" w:lineRule="auto"/>
        <w:ind w:right="8"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7DEBADE4" w14:textId="77777777" w:rsidR="00591C44" w:rsidRDefault="00095C8D">
      <w:pPr>
        <w:numPr>
          <w:ilvl w:val="0"/>
          <w:numId w:val="2"/>
        </w:numPr>
        <w:spacing w:after="8" w:line="365" w:lineRule="auto"/>
        <w:ind w:right="8"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557B0095" w14:textId="77777777" w:rsidR="00591C44" w:rsidRDefault="00095C8D">
      <w:pPr>
        <w:spacing w:after="0" w:line="259" w:lineRule="auto"/>
        <w:ind w:left="480" w:firstLine="0"/>
      </w:pPr>
      <w:r>
        <w:rPr>
          <w:rFonts w:ascii="Times New Roman" w:eastAsia="Times New Roman" w:hAnsi="Times New Roman" w:cs="Times New Roman"/>
        </w:rPr>
        <w:t xml:space="preserve"> </w:t>
      </w:r>
      <w:r>
        <w:br w:type="page"/>
      </w:r>
    </w:p>
    <w:p w14:paraId="6AD23E9A" w14:textId="77777777" w:rsidR="00591C44" w:rsidRDefault="00095C8D">
      <w:pPr>
        <w:pStyle w:val="1"/>
      </w:pPr>
      <w:bookmarkStart w:id="1" w:name="_Toc68868"/>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1EB8780F" w14:textId="77777777" w:rsidR="00591C44" w:rsidRDefault="00095C8D">
      <w:pPr>
        <w:spacing w:after="223" w:line="259" w:lineRule="auto"/>
        <w:ind w:left="420" w:firstLine="0"/>
      </w:pPr>
      <w:r>
        <w:rPr>
          <w:rFonts w:ascii="Times New Roman" w:eastAsia="Times New Roman" w:hAnsi="Times New Roman" w:cs="Times New Roman"/>
          <w:sz w:val="21"/>
        </w:rPr>
        <w:t xml:space="preserve"> </w:t>
      </w:r>
    </w:p>
    <w:p w14:paraId="25E29052" w14:textId="77777777" w:rsidR="00591C44" w:rsidRDefault="00095C8D">
      <w:pPr>
        <w:spacing w:after="150" w:line="259" w:lineRule="auto"/>
        <w:ind w:left="244" w:right="382"/>
        <w:jc w:val="center"/>
      </w:pPr>
      <w:r>
        <w:t>在本基金合同中，除非文意另有所指，下列词语或简称具有如下含义：</w:t>
      </w:r>
      <w:r>
        <w:rPr>
          <w:rFonts w:ascii="Times New Roman" w:eastAsia="Times New Roman" w:hAnsi="Times New Roman" w:cs="Times New Roman"/>
        </w:rPr>
        <w:t xml:space="preserve"> </w:t>
      </w:r>
    </w:p>
    <w:p w14:paraId="7FC76E74" w14:textId="77777777" w:rsidR="00591C44" w:rsidRDefault="00095C8D">
      <w:pPr>
        <w:numPr>
          <w:ilvl w:val="0"/>
          <w:numId w:val="3"/>
        </w:numPr>
        <w:spacing w:after="0" w:line="383" w:lineRule="auto"/>
        <w:ind w:right="8" w:firstLine="480"/>
      </w:pPr>
      <w:r>
        <w:t>基金或本基金：指广发上证</w:t>
      </w:r>
      <w:r>
        <w:t xml:space="preserve"> </w:t>
      </w:r>
      <w:r>
        <w:rPr>
          <w:rFonts w:ascii="Times New Roman" w:eastAsia="Times New Roman" w:hAnsi="Times New Roman" w:cs="Times New Roman"/>
        </w:rPr>
        <w:t xml:space="preserve">50 </w:t>
      </w:r>
      <w:r>
        <w:t>交易型开放式指数证券投资基金发起式联接基金</w:t>
      </w:r>
      <w:r>
        <w:rPr>
          <w:rFonts w:ascii="Times New Roman" w:eastAsia="Times New Roman" w:hAnsi="Times New Roman" w:cs="Times New Roman"/>
        </w:rPr>
        <w:t xml:space="preserve"> </w:t>
      </w:r>
    </w:p>
    <w:p w14:paraId="20E56216" w14:textId="77777777" w:rsidR="00591C44" w:rsidRDefault="00095C8D">
      <w:pPr>
        <w:numPr>
          <w:ilvl w:val="0"/>
          <w:numId w:val="3"/>
        </w:numPr>
        <w:ind w:right="8" w:firstLine="480"/>
      </w:pPr>
      <w:r>
        <w:t>基金管理人：指广发基金管理有限公司</w:t>
      </w:r>
      <w:r>
        <w:rPr>
          <w:rFonts w:ascii="Times New Roman" w:eastAsia="Times New Roman" w:hAnsi="Times New Roman" w:cs="Times New Roman"/>
        </w:rPr>
        <w:t xml:space="preserve">  </w:t>
      </w:r>
    </w:p>
    <w:p w14:paraId="1AF0A8E8" w14:textId="77777777" w:rsidR="00591C44" w:rsidRDefault="00095C8D">
      <w:pPr>
        <w:numPr>
          <w:ilvl w:val="0"/>
          <w:numId w:val="3"/>
        </w:numPr>
        <w:ind w:right="8" w:firstLine="480"/>
      </w:pPr>
      <w:r>
        <w:t>基金托管人：指招商银行股份有限公司</w:t>
      </w:r>
      <w:r>
        <w:rPr>
          <w:rFonts w:ascii="Times New Roman" w:eastAsia="Times New Roman" w:hAnsi="Times New Roman" w:cs="Times New Roman"/>
        </w:rPr>
        <w:t xml:space="preserve">  </w:t>
      </w:r>
    </w:p>
    <w:p w14:paraId="1D8C87A0" w14:textId="77777777" w:rsidR="00591C44" w:rsidRDefault="00095C8D">
      <w:pPr>
        <w:numPr>
          <w:ilvl w:val="0"/>
          <w:numId w:val="3"/>
        </w:numPr>
        <w:spacing w:after="0" w:line="384" w:lineRule="auto"/>
        <w:ind w:right="8" w:firstLine="480"/>
      </w:pPr>
      <w:r>
        <w:t>基金合同或本基金合同：指《广发上证</w:t>
      </w:r>
      <w:r>
        <w:t xml:space="preserve"> </w:t>
      </w:r>
      <w:r>
        <w:rPr>
          <w:rFonts w:ascii="Times New Roman" w:eastAsia="Times New Roman" w:hAnsi="Times New Roman" w:cs="Times New Roman"/>
        </w:rPr>
        <w:t xml:space="preserve">50 </w:t>
      </w:r>
      <w:r>
        <w:t>交易型开放式指数证券投资基金发起式联接基金基金合同》及对本基金合同的任何有效修订和补充</w:t>
      </w:r>
      <w:r>
        <w:rPr>
          <w:rFonts w:ascii="Times New Roman" w:eastAsia="Times New Roman" w:hAnsi="Times New Roman" w:cs="Times New Roman"/>
        </w:rPr>
        <w:t xml:space="preserve"> </w:t>
      </w:r>
    </w:p>
    <w:p w14:paraId="333BD992" w14:textId="77777777" w:rsidR="00591C44" w:rsidRDefault="00095C8D">
      <w:pPr>
        <w:numPr>
          <w:ilvl w:val="0"/>
          <w:numId w:val="3"/>
        </w:numPr>
        <w:spacing w:after="5" w:line="371" w:lineRule="auto"/>
        <w:ind w:right="8" w:firstLine="480"/>
      </w:pPr>
      <w:r>
        <w:t>托管协议：指基金管理人与基金托管人就本基金签订之《广发上证</w:t>
      </w:r>
      <w:r>
        <w:t xml:space="preserve"> </w:t>
      </w:r>
      <w:r>
        <w:rPr>
          <w:rFonts w:ascii="Times New Roman" w:eastAsia="Times New Roman" w:hAnsi="Times New Roman" w:cs="Times New Roman"/>
        </w:rPr>
        <w:t xml:space="preserve">50 </w:t>
      </w:r>
      <w:r>
        <w:t>交易型开放式指数证券投资基金发起式联接基金托管协议》及对该托管协议的任何有效修订和补充</w:t>
      </w:r>
      <w:r>
        <w:rPr>
          <w:rFonts w:ascii="Times New Roman" w:eastAsia="Times New Roman" w:hAnsi="Times New Roman" w:cs="Times New Roman"/>
        </w:rPr>
        <w:t xml:space="preserve"> </w:t>
      </w:r>
    </w:p>
    <w:p w14:paraId="1A1684B7" w14:textId="77777777" w:rsidR="00591C44" w:rsidRDefault="00095C8D">
      <w:pPr>
        <w:numPr>
          <w:ilvl w:val="0"/>
          <w:numId w:val="3"/>
        </w:numPr>
        <w:spacing w:after="0" w:line="384" w:lineRule="auto"/>
        <w:ind w:right="8" w:firstLine="480"/>
      </w:pPr>
      <w:r>
        <w:t>招募说明书：指《广发上证</w:t>
      </w:r>
      <w:r>
        <w:t xml:space="preserve"> </w:t>
      </w:r>
      <w:r>
        <w:rPr>
          <w:rFonts w:ascii="Times New Roman" w:eastAsia="Times New Roman" w:hAnsi="Times New Roman" w:cs="Times New Roman"/>
        </w:rPr>
        <w:t xml:space="preserve">50 </w:t>
      </w:r>
      <w:r>
        <w:t>交易型开放式指数证券投资基金发起式联接基金招募说明书》及其更新</w:t>
      </w:r>
      <w:r>
        <w:rPr>
          <w:rFonts w:ascii="Times New Roman" w:eastAsia="Times New Roman" w:hAnsi="Times New Roman" w:cs="Times New Roman"/>
        </w:rPr>
        <w:t xml:space="preserve"> </w:t>
      </w:r>
    </w:p>
    <w:p w14:paraId="6CEE2FAD" w14:textId="77777777" w:rsidR="00591C44" w:rsidRDefault="00095C8D">
      <w:pPr>
        <w:numPr>
          <w:ilvl w:val="0"/>
          <w:numId w:val="3"/>
        </w:numPr>
        <w:spacing w:after="0" w:line="384" w:lineRule="auto"/>
        <w:ind w:right="8" w:firstLine="480"/>
      </w:pPr>
      <w:r>
        <w:t>基金产品资料概要：指《广发上证</w:t>
      </w:r>
      <w:r>
        <w:t xml:space="preserve"> </w:t>
      </w:r>
      <w:r>
        <w:rPr>
          <w:rFonts w:ascii="Times New Roman" w:eastAsia="Times New Roman" w:hAnsi="Times New Roman" w:cs="Times New Roman"/>
        </w:rPr>
        <w:t xml:space="preserve">50 </w:t>
      </w:r>
      <w:r>
        <w:t>交易型开放式指数证券投资基金发起式联接基金基金产品资料概要》及其更新</w:t>
      </w:r>
      <w:r>
        <w:rPr>
          <w:rFonts w:ascii="Times New Roman" w:eastAsia="Times New Roman" w:hAnsi="Times New Roman" w:cs="Times New Roman"/>
        </w:rPr>
        <w:t xml:space="preserve"> </w:t>
      </w:r>
    </w:p>
    <w:p w14:paraId="08A7FFD4" w14:textId="77777777" w:rsidR="00591C44" w:rsidRDefault="00095C8D">
      <w:pPr>
        <w:numPr>
          <w:ilvl w:val="0"/>
          <w:numId w:val="3"/>
        </w:numPr>
        <w:spacing w:after="0" w:line="384" w:lineRule="auto"/>
        <w:ind w:right="8" w:firstLine="480"/>
      </w:pPr>
      <w:r>
        <w:t>基金份额发售公告：指《广发上证</w:t>
      </w:r>
      <w:r>
        <w:t xml:space="preserve"> </w:t>
      </w:r>
      <w:r>
        <w:rPr>
          <w:rFonts w:ascii="Times New Roman" w:eastAsia="Times New Roman" w:hAnsi="Times New Roman" w:cs="Times New Roman"/>
        </w:rPr>
        <w:t xml:space="preserve">50 </w:t>
      </w:r>
      <w:r>
        <w:t>交易型开放式指数证券投资基金发起式联接基金基金份额发售公告》</w:t>
      </w:r>
      <w:r>
        <w:rPr>
          <w:rFonts w:ascii="Times New Roman" w:eastAsia="Times New Roman" w:hAnsi="Times New Roman" w:cs="Times New Roman"/>
        </w:rPr>
        <w:t xml:space="preserve"> </w:t>
      </w:r>
    </w:p>
    <w:p w14:paraId="300E24C9" w14:textId="77777777" w:rsidR="00591C44" w:rsidRDefault="00095C8D">
      <w:pPr>
        <w:numPr>
          <w:ilvl w:val="0"/>
          <w:numId w:val="3"/>
        </w:numPr>
        <w:spacing w:after="0" w:line="379" w:lineRule="auto"/>
        <w:ind w:right="8"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29A5F269" w14:textId="77777777" w:rsidR="00591C44" w:rsidRDefault="00095C8D">
      <w:pPr>
        <w:numPr>
          <w:ilvl w:val="0"/>
          <w:numId w:val="3"/>
        </w:numPr>
        <w:spacing w:after="5" w:line="376" w:lineRule="auto"/>
        <w:ind w:right="8"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w:t>
      </w:r>
      <w:r>
        <w:t>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5E51733F" w14:textId="77777777" w:rsidR="00591C44" w:rsidRDefault="00095C8D">
      <w:pPr>
        <w:numPr>
          <w:ilvl w:val="0"/>
          <w:numId w:val="3"/>
        </w:numPr>
        <w:spacing w:after="5" w:line="371" w:lineRule="auto"/>
        <w:ind w:right="8"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75BF0E33" w14:textId="77777777" w:rsidR="00591C44" w:rsidRDefault="00095C8D">
      <w:pPr>
        <w:numPr>
          <w:ilvl w:val="0"/>
          <w:numId w:val="3"/>
        </w:numPr>
        <w:ind w:right="8"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3D90C452" w14:textId="77777777" w:rsidR="00591C44" w:rsidRDefault="00095C8D">
      <w:pPr>
        <w:spacing w:after="8" w:line="371" w:lineRule="auto"/>
        <w:ind w:left="-5" w:right="8"/>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75C85920" w14:textId="77777777" w:rsidR="00591C44" w:rsidRDefault="00095C8D">
      <w:pPr>
        <w:numPr>
          <w:ilvl w:val="0"/>
          <w:numId w:val="3"/>
        </w:numPr>
        <w:spacing w:after="0" w:line="382" w:lineRule="auto"/>
        <w:ind w:right="8"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22100A93" w14:textId="77777777" w:rsidR="00591C44" w:rsidRDefault="00095C8D">
      <w:pPr>
        <w:numPr>
          <w:ilvl w:val="0"/>
          <w:numId w:val="3"/>
        </w:numPr>
        <w:spacing w:after="0" w:line="380" w:lineRule="auto"/>
        <w:ind w:right="8"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5C727D3F" w14:textId="77777777" w:rsidR="00591C44" w:rsidRDefault="00095C8D">
      <w:pPr>
        <w:numPr>
          <w:ilvl w:val="0"/>
          <w:numId w:val="3"/>
        </w:numPr>
        <w:spacing w:after="0" w:line="380" w:lineRule="auto"/>
        <w:ind w:right="8" w:firstLine="480"/>
      </w:pPr>
      <w:r>
        <w:t>《指数基金指引》：指中国证监会</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日实施的《公开募集证券投资基金运作指引第</w:t>
      </w:r>
      <w:r>
        <w:t xml:space="preserve"> </w:t>
      </w:r>
      <w:r>
        <w:rPr>
          <w:rFonts w:ascii="Times New Roman" w:eastAsia="Times New Roman" w:hAnsi="Times New Roman" w:cs="Times New Roman"/>
        </w:rPr>
        <w:t xml:space="preserve">3 </w:t>
      </w:r>
      <w:r>
        <w:t>号</w:t>
      </w:r>
      <w:r>
        <w:t>——</w:t>
      </w:r>
      <w:r>
        <w:t>指数基金指引》及颁布机关对其不时做出的修订</w:t>
      </w:r>
      <w:r>
        <w:rPr>
          <w:rFonts w:ascii="Times New Roman" w:eastAsia="Times New Roman" w:hAnsi="Times New Roman" w:cs="Times New Roman"/>
        </w:rPr>
        <w:t xml:space="preserve"> </w:t>
      </w:r>
    </w:p>
    <w:p w14:paraId="2F3BBD8B" w14:textId="77777777" w:rsidR="00591C44" w:rsidRDefault="00095C8D">
      <w:pPr>
        <w:numPr>
          <w:ilvl w:val="0"/>
          <w:numId w:val="3"/>
        </w:numPr>
        <w:ind w:right="8" w:firstLine="480"/>
      </w:pPr>
      <w:r>
        <w:t>中国证监会：指中国证券监督管理委员会</w:t>
      </w:r>
      <w:r>
        <w:rPr>
          <w:rFonts w:ascii="Times New Roman" w:eastAsia="Times New Roman" w:hAnsi="Times New Roman" w:cs="Times New Roman"/>
        </w:rPr>
        <w:t xml:space="preserve"> </w:t>
      </w:r>
    </w:p>
    <w:p w14:paraId="21E3474D" w14:textId="77777777" w:rsidR="00591C44" w:rsidRDefault="00095C8D">
      <w:pPr>
        <w:numPr>
          <w:ilvl w:val="0"/>
          <w:numId w:val="3"/>
        </w:numPr>
        <w:ind w:right="8" w:firstLine="480"/>
      </w:pPr>
      <w:r>
        <w:t>银行业监督管理机构：指中国人民</w:t>
      </w:r>
      <w:r>
        <w:t>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27332B97" w14:textId="77777777" w:rsidR="00591C44" w:rsidRDefault="00095C8D">
      <w:pPr>
        <w:numPr>
          <w:ilvl w:val="0"/>
          <w:numId w:val="3"/>
        </w:numPr>
        <w:spacing w:after="2" w:line="379" w:lineRule="auto"/>
        <w:ind w:right="8"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711C18CB" w14:textId="77777777" w:rsidR="00591C44" w:rsidRDefault="00095C8D">
      <w:pPr>
        <w:numPr>
          <w:ilvl w:val="0"/>
          <w:numId w:val="3"/>
        </w:numPr>
        <w:ind w:right="8" w:firstLine="480"/>
      </w:pPr>
      <w:r>
        <w:t>个人投资者：指依据有关法律法规规定可投资于证券投资基金的自然人</w:t>
      </w:r>
      <w:r>
        <w:rPr>
          <w:rFonts w:ascii="Times New Roman" w:eastAsia="Times New Roman" w:hAnsi="Times New Roman" w:cs="Times New Roman"/>
        </w:rPr>
        <w:t xml:space="preserve"> </w:t>
      </w:r>
    </w:p>
    <w:p w14:paraId="5DF014E3" w14:textId="77777777" w:rsidR="00591C44" w:rsidRDefault="00095C8D">
      <w:pPr>
        <w:numPr>
          <w:ilvl w:val="0"/>
          <w:numId w:val="3"/>
        </w:numPr>
        <w:spacing w:after="5" w:line="371" w:lineRule="auto"/>
        <w:ind w:right="8"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5E5E2D18" w14:textId="77777777" w:rsidR="00591C44" w:rsidRDefault="00095C8D">
      <w:pPr>
        <w:numPr>
          <w:ilvl w:val="0"/>
          <w:numId w:val="3"/>
        </w:numPr>
        <w:spacing w:after="10" w:line="366" w:lineRule="auto"/>
        <w:ind w:right="8" w:firstLine="480"/>
      </w:pPr>
      <w:r>
        <w:t>合格境外投资者：指符合《合格境外机构投资者和人民币合格境外机构投资者境内证券期货投资管理办法》及相关法律法规规定使用来自境外的资金进行境内证券期货投资的境外投资者，包括合格境外机构投资者和人民币合格境外机构投资者</w:t>
      </w:r>
      <w:r>
        <w:rPr>
          <w:rFonts w:ascii="Times New Roman" w:eastAsia="Times New Roman" w:hAnsi="Times New Roman" w:cs="Times New Roman"/>
        </w:rPr>
        <w:t xml:space="preserve"> </w:t>
      </w:r>
    </w:p>
    <w:p w14:paraId="5DF4C962" w14:textId="77777777" w:rsidR="00591C44" w:rsidRDefault="00095C8D">
      <w:pPr>
        <w:numPr>
          <w:ilvl w:val="0"/>
          <w:numId w:val="3"/>
        </w:numPr>
        <w:spacing w:after="0" w:line="379" w:lineRule="auto"/>
        <w:ind w:right="8" w:firstLine="480"/>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12DEA260" w14:textId="77777777" w:rsidR="00591C44" w:rsidRDefault="00095C8D">
      <w:pPr>
        <w:numPr>
          <w:ilvl w:val="0"/>
          <w:numId w:val="3"/>
        </w:numPr>
        <w:spacing w:after="0" w:line="378" w:lineRule="auto"/>
        <w:ind w:right="8" w:firstLine="480"/>
      </w:pPr>
      <w:r>
        <w:t>基金份额持有人：指依基金合同和招募说明书合法取得基金份额的投资人</w:t>
      </w:r>
      <w:r>
        <w:rPr>
          <w:rFonts w:ascii="Times New Roman" w:eastAsia="Times New Roman" w:hAnsi="Times New Roman" w:cs="Times New Roman"/>
        </w:rPr>
        <w:t xml:space="preserve"> </w:t>
      </w:r>
    </w:p>
    <w:p w14:paraId="0207F453" w14:textId="77777777" w:rsidR="00591C44" w:rsidRDefault="00095C8D">
      <w:pPr>
        <w:numPr>
          <w:ilvl w:val="0"/>
          <w:numId w:val="3"/>
        </w:numPr>
        <w:ind w:right="8"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0634D784" w14:textId="77777777" w:rsidR="00591C44" w:rsidRDefault="00095C8D">
      <w:pPr>
        <w:numPr>
          <w:ilvl w:val="0"/>
          <w:numId w:val="3"/>
        </w:numPr>
        <w:spacing w:after="6" w:line="369" w:lineRule="auto"/>
        <w:ind w:right="8"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343CA1BF" w14:textId="77777777" w:rsidR="00591C44" w:rsidRDefault="00095C8D">
      <w:pPr>
        <w:numPr>
          <w:ilvl w:val="0"/>
          <w:numId w:val="3"/>
        </w:numPr>
        <w:spacing w:after="7" w:line="369" w:lineRule="auto"/>
        <w:ind w:right="8"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1515EF1A" w14:textId="77777777" w:rsidR="00591C44" w:rsidRDefault="00095C8D">
      <w:pPr>
        <w:numPr>
          <w:ilvl w:val="0"/>
          <w:numId w:val="3"/>
        </w:numPr>
        <w:spacing w:after="0" w:line="379" w:lineRule="auto"/>
        <w:ind w:right="8" w:firstLine="480"/>
      </w:pPr>
      <w:r>
        <w:t>登记机构：</w:t>
      </w:r>
      <w:r>
        <w:t>指办理登记业务的机构。基金的登记机构为广发基金管理有限公司或接受广发基金管理有限公司委托办理登记业务的机构</w:t>
      </w:r>
      <w:r>
        <w:rPr>
          <w:rFonts w:ascii="Times New Roman" w:eastAsia="Times New Roman" w:hAnsi="Times New Roman" w:cs="Times New Roman"/>
        </w:rPr>
        <w:t xml:space="preserve"> </w:t>
      </w:r>
    </w:p>
    <w:p w14:paraId="0582710F" w14:textId="77777777" w:rsidR="00591C44" w:rsidRDefault="00095C8D">
      <w:pPr>
        <w:numPr>
          <w:ilvl w:val="0"/>
          <w:numId w:val="3"/>
        </w:numPr>
        <w:spacing w:after="0" w:line="379" w:lineRule="auto"/>
        <w:ind w:right="8"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7837F58B" w14:textId="77777777" w:rsidR="00591C44" w:rsidRDefault="00095C8D">
      <w:pPr>
        <w:numPr>
          <w:ilvl w:val="0"/>
          <w:numId w:val="3"/>
        </w:numPr>
        <w:spacing w:after="6" w:line="369" w:lineRule="auto"/>
        <w:ind w:right="8" w:firstLine="480"/>
      </w:pPr>
      <w:r>
        <w:t>基金交易账户：指销售机构为投资人开立的、记录投资人通过该销售机构办理认购、申购、赎回、转换、非交易过户、转托管及定期定额投资等业务而引起的基金份额变动及结余情况的账户</w:t>
      </w:r>
      <w:r>
        <w:rPr>
          <w:rFonts w:ascii="Times New Roman" w:eastAsia="Times New Roman" w:hAnsi="Times New Roman" w:cs="Times New Roman"/>
        </w:rPr>
        <w:t xml:space="preserve"> </w:t>
      </w:r>
    </w:p>
    <w:p w14:paraId="15D3DAAF" w14:textId="77777777" w:rsidR="00591C44" w:rsidRDefault="00095C8D">
      <w:pPr>
        <w:numPr>
          <w:ilvl w:val="0"/>
          <w:numId w:val="3"/>
        </w:numPr>
        <w:ind w:right="8" w:firstLine="480"/>
      </w:pPr>
      <w:r>
        <w:t>基金合同生效日：指基金募集达到法律法规规定及基金合同规定的条件，</w:t>
      </w:r>
    </w:p>
    <w:p w14:paraId="7B792D22" w14:textId="77777777" w:rsidR="00591C44" w:rsidRDefault="00095C8D">
      <w:pPr>
        <w:spacing w:after="11" w:line="365" w:lineRule="auto"/>
        <w:ind w:left="-5" w:right="8"/>
      </w:pPr>
      <w:r>
        <w:t>基金管理人向中国证监会办理基金备案手续完毕，并获得中国证监会书面</w:t>
      </w:r>
      <w:r>
        <w:t>确认的日期</w:t>
      </w:r>
      <w:r>
        <w:rPr>
          <w:rFonts w:ascii="Times New Roman" w:eastAsia="Times New Roman" w:hAnsi="Times New Roman" w:cs="Times New Roman"/>
        </w:rPr>
        <w:t xml:space="preserve"> </w:t>
      </w:r>
    </w:p>
    <w:p w14:paraId="72C56F14" w14:textId="77777777" w:rsidR="00591C44" w:rsidRDefault="00095C8D">
      <w:pPr>
        <w:numPr>
          <w:ilvl w:val="0"/>
          <w:numId w:val="3"/>
        </w:numPr>
        <w:spacing w:after="0" w:line="379" w:lineRule="auto"/>
        <w:ind w:right="8" w:firstLine="480"/>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1B434AAE" w14:textId="77777777" w:rsidR="00591C44" w:rsidRDefault="00095C8D">
      <w:pPr>
        <w:numPr>
          <w:ilvl w:val="0"/>
          <w:numId w:val="3"/>
        </w:numPr>
        <w:spacing w:after="4" w:line="381" w:lineRule="auto"/>
        <w:ind w:right="8"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7F94A4C9" w14:textId="77777777" w:rsidR="00591C44" w:rsidRDefault="00095C8D">
      <w:pPr>
        <w:numPr>
          <w:ilvl w:val="0"/>
          <w:numId w:val="3"/>
        </w:numPr>
        <w:ind w:right="8" w:firstLine="480"/>
      </w:pPr>
      <w:r>
        <w:t>存续期：指基金合同生效至终止之间的不定期期限</w:t>
      </w:r>
      <w:r>
        <w:rPr>
          <w:rFonts w:ascii="Times New Roman" w:eastAsia="Times New Roman" w:hAnsi="Times New Roman" w:cs="Times New Roman"/>
        </w:rPr>
        <w:t xml:space="preserve"> </w:t>
      </w:r>
    </w:p>
    <w:p w14:paraId="0482C057" w14:textId="77777777" w:rsidR="00591C44" w:rsidRDefault="00095C8D">
      <w:pPr>
        <w:numPr>
          <w:ilvl w:val="0"/>
          <w:numId w:val="3"/>
        </w:numPr>
        <w:ind w:right="8" w:firstLine="480"/>
      </w:pPr>
      <w:r>
        <w:t>工作日：指上海证券交易所、深圳证券交易所的正常交易日</w:t>
      </w:r>
      <w:r>
        <w:rPr>
          <w:rFonts w:ascii="Times New Roman" w:eastAsia="Times New Roman" w:hAnsi="Times New Roman" w:cs="Times New Roman"/>
        </w:rPr>
        <w:t xml:space="preserve"> </w:t>
      </w:r>
    </w:p>
    <w:p w14:paraId="27196CE6" w14:textId="77777777" w:rsidR="00591C44" w:rsidRDefault="00095C8D">
      <w:pPr>
        <w:spacing w:after="4" w:line="383" w:lineRule="auto"/>
        <w:ind w:left="-15" w:right="8" w:firstLine="480"/>
      </w:pPr>
      <w:r>
        <w:rPr>
          <w:rFonts w:ascii="Times New Roman" w:eastAsia="Times New Roman" w:hAnsi="Times New Roman" w:cs="Times New Roman"/>
        </w:rPr>
        <w:t>35</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15737C3D" w14:textId="77777777" w:rsidR="00591C44" w:rsidRDefault="00095C8D">
      <w:pPr>
        <w:numPr>
          <w:ilvl w:val="0"/>
          <w:numId w:val="4"/>
        </w:numPr>
        <w:ind w:right="8"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0A71EAFC" w14:textId="77777777" w:rsidR="00591C44" w:rsidRDefault="00095C8D">
      <w:pPr>
        <w:numPr>
          <w:ilvl w:val="0"/>
          <w:numId w:val="4"/>
        </w:numPr>
        <w:ind w:right="8" w:firstLine="480"/>
      </w:pPr>
      <w:r>
        <w:t>开放日：指为投资人办理基金份额申购、赎回或其他业务的工作日</w:t>
      </w:r>
      <w:r>
        <w:rPr>
          <w:rFonts w:ascii="Times New Roman" w:eastAsia="Times New Roman" w:hAnsi="Times New Roman" w:cs="Times New Roman"/>
        </w:rPr>
        <w:t xml:space="preserve"> </w:t>
      </w:r>
    </w:p>
    <w:p w14:paraId="4F506936" w14:textId="77777777" w:rsidR="00591C44" w:rsidRDefault="00095C8D">
      <w:pPr>
        <w:numPr>
          <w:ilvl w:val="0"/>
          <w:numId w:val="4"/>
        </w:numPr>
        <w:ind w:right="8" w:firstLine="480"/>
      </w:pPr>
      <w:r>
        <w:t>开放时间：指开放日基金接受申购、赎回或其他交易的时间段</w:t>
      </w:r>
      <w:r>
        <w:rPr>
          <w:rFonts w:ascii="Times New Roman" w:eastAsia="Times New Roman" w:hAnsi="Times New Roman" w:cs="Times New Roman"/>
        </w:rPr>
        <w:t xml:space="preserve"> </w:t>
      </w:r>
    </w:p>
    <w:p w14:paraId="5AE12823" w14:textId="77777777" w:rsidR="00591C44" w:rsidRDefault="00095C8D">
      <w:pPr>
        <w:numPr>
          <w:ilvl w:val="0"/>
          <w:numId w:val="4"/>
        </w:numPr>
        <w:spacing w:after="11" w:line="366" w:lineRule="auto"/>
        <w:ind w:right="8"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0ACDB9A9" w14:textId="77777777" w:rsidR="00591C44" w:rsidRDefault="00095C8D">
      <w:pPr>
        <w:numPr>
          <w:ilvl w:val="0"/>
          <w:numId w:val="4"/>
        </w:numPr>
        <w:spacing w:after="0" w:line="379" w:lineRule="auto"/>
        <w:ind w:right="8"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11582DF0" w14:textId="77777777" w:rsidR="00591C44" w:rsidRDefault="00095C8D">
      <w:pPr>
        <w:numPr>
          <w:ilvl w:val="0"/>
          <w:numId w:val="4"/>
        </w:numPr>
        <w:spacing w:after="0" w:line="379" w:lineRule="auto"/>
        <w:ind w:right="8"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7EE703BC" w14:textId="77777777" w:rsidR="00591C44" w:rsidRDefault="00095C8D">
      <w:pPr>
        <w:numPr>
          <w:ilvl w:val="0"/>
          <w:numId w:val="4"/>
        </w:numPr>
        <w:spacing w:after="0" w:line="379" w:lineRule="auto"/>
        <w:ind w:right="8" w:firstLine="480"/>
      </w:pPr>
      <w:r>
        <w:t>赎回：指基金合同生效后，基金份额持有人按基金合同和招募说明书规定的</w:t>
      </w:r>
      <w:r>
        <w:t>条件要求将基金份额兑换为现金的行为</w:t>
      </w:r>
      <w:r>
        <w:rPr>
          <w:rFonts w:ascii="Times New Roman" w:eastAsia="Times New Roman" w:hAnsi="Times New Roman" w:cs="Times New Roman"/>
        </w:rPr>
        <w:t xml:space="preserve"> </w:t>
      </w:r>
    </w:p>
    <w:p w14:paraId="7F87424C" w14:textId="77777777" w:rsidR="00591C44" w:rsidRDefault="00095C8D">
      <w:pPr>
        <w:numPr>
          <w:ilvl w:val="0"/>
          <w:numId w:val="4"/>
        </w:numPr>
        <w:spacing w:after="6" w:line="370" w:lineRule="auto"/>
        <w:ind w:right="8"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03075952" w14:textId="77777777" w:rsidR="00591C44" w:rsidRDefault="00095C8D">
      <w:pPr>
        <w:numPr>
          <w:ilvl w:val="0"/>
          <w:numId w:val="4"/>
        </w:numPr>
        <w:spacing w:after="0" w:line="379" w:lineRule="auto"/>
        <w:ind w:right="8"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4BFA4E12" w14:textId="77777777" w:rsidR="00591C44" w:rsidRDefault="00095C8D">
      <w:pPr>
        <w:numPr>
          <w:ilvl w:val="0"/>
          <w:numId w:val="4"/>
        </w:numPr>
        <w:spacing w:after="7" w:line="369" w:lineRule="auto"/>
        <w:ind w:right="8" w:firstLine="480"/>
      </w:pP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5C91D39E" w14:textId="77777777" w:rsidR="00591C44" w:rsidRDefault="00095C8D">
      <w:pPr>
        <w:numPr>
          <w:ilvl w:val="0"/>
          <w:numId w:val="4"/>
        </w:numPr>
        <w:spacing w:after="20" w:line="371" w:lineRule="auto"/>
        <w:ind w:right="8" w:firstLine="480"/>
      </w:pPr>
      <w:r>
        <w:t>巨额赎回：指本基金单个开放日，基金</w:t>
      </w:r>
      <w:r>
        <w:t>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61704563" w14:textId="77777777" w:rsidR="00591C44" w:rsidRDefault="00095C8D">
      <w:pPr>
        <w:numPr>
          <w:ilvl w:val="0"/>
          <w:numId w:val="4"/>
        </w:numPr>
        <w:ind w:right="8" w:firstLine="480"/>
      </w:pPr>
      <w:r>
        <w:t>元：指人民币元</w:t>
      </w:r>
      <w:r>
        <w:rPr>
          <w:rFonts w:ascii="Times New Roman" w:eastAsia="Times New Roman" w:hAnsi="Times New Roman" w:cs="Times New Roman"/>
        </w:rPr>
        <w:t xml:space="preserve"> </w:t>
      </w:r>
    </w:p>
    <w:p w14:paraId="2B22E3DF" w14:textId="77777777" w:rsidR="00591C44" w:rsidRDefault="00095C8D">
      <w:pPr>
        <w:numPr>
          <w:ilvl w:val="0"/>
          <w:numId w:val="4"/>
        </w:numPr>
        <w:spacing w:after="0" w:line="379" w:lineRule="auto"/>
        <w:ind w:right="8"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748CB3FB" w14:textId="77777777" w:rsidR="00591C44" w:rsidRDefault="00095C8D">
      <w:pPr>
        <w:numPr>
          <w:ilvl w:val="0"/>
          <w:numId w:val="4"/>
        </w:numPr>
        <w:spacing w:after="0" w:line="383" w:lineRule="auto"/>
        <w:ind w:right="8" w:firstLine="480"/>
      </w:pPr>
      <w:r>
        <w:t>基金资产总值：指基金拥有的目标</w:t>
      </w:r>
      <w:r>
        <w:t xml:space="preserve"> </w:t>
      </w:r>
      <w:r>
        <w:rPr>
          <w:rFonts w:ascii="Times New Roman" w:eastAsia="Times New Roman" w:hAnsi="Times New Roman" w:cs="Times New Roman"/>
        </w:rPr>
        <w:t xml:space="preserve">ETF </w:t>
      </w:r>
      <w:r>
        <w:t>基金份额、各类有价证券及票据价值、银行存款本息、基金应收申购款及其他资产的价值总和</w:t>
      </w:r>
      <w:r>
        <w:rPr>
          <w:rFonts w:ascii="Times New Roman" w:eastAsia="Times New Roman" w:hAnsi="Times New Roman" w:cs="Times New Roman"/>
        </w:rPr>
        <w:t xml:space="preserve"> </w:t>
      </w:r>
    </w:p>
    <w:p w14:paraId="54E19972" w14:textId="77777777" w:rsidR="00591C44" w:rsidRDefault="00095C8D">
      <w:pPr>
        <w:numPr>
          <w:ilvl w:val="0"/>
          <w:numId w:val="4"/>
        </w:numPr>
        <w:ind w:right="8" w:firstLine="480"/>
      </w:pPr>
      <w:r>
        <w:t>基金资产净值：指基金资产总值减去基金负债后的价值</w:t>
      </w:r>
      <w:r>
        <w:rPr>
          <w:rFonts w:ascii="Times New Roman" w:eastAsia="Times New Roman" w:hAnsi="Times New Roman" w:cs="Times New Roman"/>
        </w:rPr>
        <w:t xml:space="preserve"> </w:t>
      </w:r>
    </w:p>
    <w:p w14:paraId="6DC88E97" w14:textId="77777777" w:rsidR="00591C44" w:rsidRDefault="00095C8D">
      <w:pPr>
        <w:numPr>
          <w:ilvl w:val="0"/>
          <w:numId w:val="4"/>
        </w:numPr>
        <w:spacing w:after="0" w:line="379" w:lineRule="auto"/>
        <w:ind w:right="8" w:firstLine="480"/>
      </w:pPr>
      <w:r>
        <w:t>基金份额净值：指计算日各类基金份额的基金资产净值除以计算日该类基金份额余额总数</w:t>
      </w:r>
      <w:r>
        <w:rPr>
          <w:rFonts w:ascii="Times New Roman" w:eastAsia="Times New Roman" w:hAnsi="Times New Roman" w:cs="Times New Roman"/>
        </w:rPr>
        <w:t xml:space="preserve"> </w:t>
      </w:r>
    </w:p>
    <w:p w14:paraId="42133170" w14:textId="77777777" w:rsidR="00591C44" w:rsidRDefault="00095C8D">
      <w:pPr>
        <w:numPr>
          <w:ilvl w:val="0"/>
          <w:numId w:val="4"/>
        </w:numPr>
        <w:spacing w:line="379" w:lineRule="auto"/>
        <w:ind w:right="8"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755C75D1" w14:textId="77777777" w:rsidR="00591C44" w:rsidRDefault="00095C8D">
      <w:pPr>
        <w:numPr>
          <w:ilvl w:val="0"/>
          <w:numId w:val="4"/>
        </w:numPr>
        <w:spacing w:after="5" w:line="371" w:lineRule="auto"/>
        <w:ind w:right="8"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w:t>
      </w:r>
      <w:r>
        <w:t>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7720D4D9" w14:textId="77777777" w:rsidR="00591C44" w:rsidRDefault="00095C8D">
      <w:pPr>
        <w:numPr>
          <w:ilvl w:val="0"/>
          <w:numId w:val="4"/>
        </w:numPr>
        <w:spacing w:after="0" w:line="394" w:lineRule="auto"/>
        <w:ind w:right="8" w:firstLine="480"/>
      </w:pPr>
      <w:r>
        <w:t>目标</w:t>
      </w:r>
      <w:r>
        <w:t xml:space="preserve"> </w:t>
      </w:r>
      <w:r>
        <w:rPr>
          <w:rFonts w:ascii="Times New Roman" w:eastAsia="Times New Roman" w:hAnsi="Times New Roman" w:cs="Times New Roman"/>
        </w:rPr>
        <w:t>ETF</w:t>
      </w:r>
      <w:r>
        <w:t>：指广发上证</w:t>
      </w:r>
      <w:r>
        <w:t xml:space="preserve"> </w:t>
      </w:r>
      <w:r>
        <w:rPr>
          <w:rFonts w:ascii="Times New Roman" w:eastAsia="Times New Roman" w:hAnsi="Times New Roman" w:cs="Times New Roman"/>
        </w:rPr>
        <w:t xml:space="preserve">50 </w:t>
      </w:r>
      <w:r>
        <w:t>交易型开放式指数证券投资基金（简称</w:t>
      </w:r>
      <w:r>
        <w:t>“</w:t>
      </w:r>
      <w:r>
        <w:t>广发上证</w:t>
      </w:r>
      <w:r>
        <w:t xml:space="preserve"> </w:t>
      </w:r>
      <w:r>
        <w:rPr>
          <w:rFonts w:ascii="Times New Roman" w:eastAsia="Times New Roman" w:hAnsi="Times New Roman" w:cs="Times New Roman"/>
        </w:rPr>
        <w:t>50ETF</w:t>
      </w:r>
      <w:r>
        <w:t>”</w:t>
      </w:r>
      <w:r>
        <w:t>）</w:t>
      </w:r>
      <w:r>
        <w:rPr>
          <w:rFonts w:ascii="Times New Roman" w:eastAsia="Times New Roman" w:hAnsi="Times New Roman" w:cs="Times New Roman"/>
        </w:rPr>
        <w:t xml:space="preserve"> </w:t>
      </w:r>
    </w:p>
    <w:p w14:paraId="419287D6" w14:textId="77777777" w:rsidR="00591C44" w:rsidRDefault="00095C8D">
      <w:pPr>
        <w:numPr>
          <w:ilvl w:val="0"/>
          <w:numId w:val="4"/>
        </w:numPr>
        <w:spacing w:after="15" w:line="371" w:lineRule="auto"/>
        <w:ind w:right="8" w:firstLine="480"/>
      </w:pPr>
      <w:r>
        <w:rPr>
          <w:rFonts w:ascii="Times New Roman" w:eastAsia="Times New Roman" w:hAnsi="Times New Roman" w:cs="Times New Roman"/>
        </w:rPr>
        <w:t xml:space="preserve">ETF </w:t>
      </w:r>
      <w:r>
        <w:t>联接基金：指将绝大多数基金财产投资于目标</w:t>
      </w:r>
      <w:r>
        <w:t xml:space="preserve"> </w:t>
      </w:r>
      <w:r>
        <w:rPr>
          <w:rFonts w:ascii="Times New Roman" w:eastAsia="Times New Roman" w:hAnsi="Times New Roman" w:cs="Times New Roman"/>
        </w:rPr>
        <w:t>ETF</w:t>
      </w:r>
      <w:r>
        <w:t>，与目标</w:t>
      </w:r>
      <w:r>
        <w:t xml:space="preserve"> </w:t>
      </w:r>
      <w:r>
        <w:rPr>
          <w:rFonts w:ascii="Times New Roman" w:eastAsia="Times New Roman" w:hAnsi="Times New Roman" w:cs="Times New Roman"/>
        </w:rPr>
        <w:t xml:space="preserve">ETF </w:t>
      </w:r>
      <w:r>
        <w:t>的投资目标类似，紧密跟踪业绩比较基准，追求跟踪偏离度和跟踪误差最小化，采用开放式运作方式的基金，简称</w:t>
      </w:r>
      <w:r>
        <w:t>“</w:t>
      </w:r>
      <w:r>
        <w:t>联接基金</w:t>
      </w:r>
      <w:r>
        <w:t>”</w:t>
      </w:r>
      <w:r>
        <w:rPr>
          <w:rFonts w:ascii="Times New Roman" w:eastAsia="Times New Roman" w:hAnsi="Times New Roman" w:cs="Times New Roman"/>
        </w:rPr>
        <w:t xml:space="preserve"> </w:t>
      </w:r>
    </w:p>
    <w:p w14:paraId="2D71F216" w14:textId="77777777" w:rsidR="00591C44" w:rsidRDefault="00095C8D">
      <w:pPr>
        <w:numPr>
          <w:ilvl w:val="0"/>
          <w:numId w:val="4"/>
        </w:numPr>
        <w:ind w:right="8" w:firstLine="480"/>
      </w:pPr>
      <w:r>
        <w:t>标的指数：指中证指数有限公司编制并发布的上证</w:t>
      </w:r>
      <w:r>
        <w:t xml:space="preserve"> </w:t>
      </w:r>
      <w:r>
        <w:rPr>
          <w:rFonts w:ascii="Times New Roman" w:eastAsia="Times New Roman" w:hAnsi="Times New Roman" w:cs="Times New Roman"/>
        </w:rPr>
        <w:t xml:space="preserve">50 </w:t>
      </w:r>
      <w:r>
        <w:t>指数</w:t>
      </w:r>
      <w:r>
        <w:rPr>
          <w:rFonts w:ascii="Times New Roman" w:eastAsia="Times New Roman" w:hAnsi="Times New Roman" w:cs="Times New Roman"/>
        </w:rPr>
        <w:t xml:space="preserve"> </w:t>
      </w:r>
    </w:p>
    <w:p w14:paraId="07610B90" w14:textId="77777777" w:rsidR="00591C44" w:rsidRDefault="00095C8D">
      <w:pPr>
        <w:numPr>
          <w:ilvl w:val="0"/>
          <w:numId w:val="4"/>
        </w:numPr>
        <w:spacing w:line="259" w:lineRule="auto"/>
        <w:ind w:right="8" w:firstLine="480"/>
      </w:pPr>
      <w:r>
        <w:t>侧袋机制：指将基金投资组合中的特定资产从原有账户分离至一个专门</w:t>
      </w:r>
    </w:p>
    <w:p w14:paraId="3105576C" w14:textId="77777777" w:rsidR="00591C44" w:rsidRDefault="00095C8D">
      <w:pPr>
        <w:spacing w:after="15" w:line="362" w:lineRule="auto"/>
        <w:ind w:left="-5" w:right="8"/>
      </w:pPr>
      <w:r>
        <w:t>账户进行处置清算，目的在于有效隔离并化</w:t>
      </w:r>
      <w:r>
        <w:t>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34F7A858" w14:textId="77777777" w:rsidR="00591C44" w:rsidRDefault="00095C8D">
      <w:pPr>
        <w:numPr>
          <w:ilvl w:val="0"/>
          <w:numId w:val="4"/>
        </w:numPr>
        <w:spacing w:after="10" w:line="366" w:lineRule="auto"/>
        <w:ind w:right="8"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1C021735" w14:textId="77777777" w:rsidR="00591C44" w:rsidRDefault="00095C8D">
      <w:pPr>
        <w:numPr>
          <w:ilvl w:val="0"/>
          <w:numId w:val="4"/>
        </w:numPr>
        <w:spacing w:after="7" w:line="369" w:lineRule="auto"/>
        <w:ind w:right="8" w:firstLine="480"/>
      </w:pPr>
      <w:r>
        <w:t>规定媒介：指符合中国证监会规定条件的用以进行信息披露的全国性报刊及《信息披露办法》规定的互联网网站（包括基金管理人网站、基金托管人网站、中国证监会基金电子披露网站）等媒介</w:t>
      </w:r>
      <w:r>
        <w:rPr>
          <w:rFonts w:ascii="Times New Roman" w:eastAsia="Times New Roman" w:hAnsi="Times New Roman" w:cs="Times New Roman"/>
        </w:rPr>
        <w:t xml:space="preserve"> </w:t>
      </w:r>
    </w:p>
    <w:p w14:paraId="1740FA90" w14:textId="77777777" w:rsidR="00591C44" w:rsidRDefault="00095C8D">
      <w:pPr>
        <w:numPr>
          <w:ilvl w:val="0"/>
          <w:numId w:val="4"/>
        </w:numPr>
        <w:spacing w:after="5" w:line="371" w:lineRule="auto"/>
        <w:ind w:right="8" w:firstLine="480"/>
      </w:pPr>
      <w:r>
        <w:t>流动性受限资产：指由于法律法规、监管、合同或操作障碍等原因无法以合理价格予以变现的资产，包括但不限于出借期限在</w:t>
      </w:r>
      <w:r>
        <w:t xml:space="preserve"> </w:t>
      </w:r>
      <w:r>
        <w:rPr>
          <w:rFonts w:ascii="Times New Roman" w:eastAsia="Times New Roman" w:hAnsi="Times New Roman" w:cs="Times New Roman"/>
        </w:rPr>
        <w:t xml:space="preserve">10 </w:t>
      </w:r>
      <w:r>
        <w:t>个交</w:t>
      </w:r>
      <w:r>
        <w:t>易日以上的转融通出借证券、到期日在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32D92388" w14:textId="77777777" w:rsidR="00591C44" w:rsidRDefault="00095C8D">
      <w:pPr>
        <w:numPr>
          <w:ilvl w:val="0"/>
          <w:numId w:val="4"/>
        </w:numPr>
        <w:spacing w:line="366" w:lineRule="auto"/>
        <w:ind w:right="8" w:firstLine="480"/>
      </w:pPr>
      <w:r>
        <w:t>摆动定价机制：指当开放式基金遭遇大额申购赎回时，通过调整基金份额净值的方式，将基金调整投资组合的市场冲击成本分配给实际申购、赎回的投资者，从而减少对存量基金份额持有人利益的不利影响，确保投资人的合法权益不受损害并得到公平对待</w:t>
      </w:r>
      <w:r>
        <w:rPr>
          <w:rFonts w:ascii="Times New Roman" w:eastAsia="Times New Roman" w:hAnsi="Times New Roman" w:cs="Times New Roman"/>
        </w:rPr>
        <w:t xml:space="preserve"> </w:t>
      </w:r>
    </w:p>
    <w:p w14:paraId="4F34DB3E" w14:textId="77777777" w:rsidR="00591C44" w:rsidRDefault="00095C8D">
      <w:pPr>
        <w:numPr>
          <w:ilvl w:val="0"/>
          <w:numId w:val="4"/>
        </w:numPr>
        <w:spacing w:after="6" w:line="369" w:lineRule="auto"/>
        <w:ind w:right="8" w:firstLine="480"/>
      </w:pPr>
      <w:r>
        <w:t>发起式基金：指符合中国证监会有关规定，由基金管理人、基金管理人股东</w:t>
      </w:r>
      <w:r>
        <w:t>、基金管理人高级管理人员或基金经理等人员承诺认购一定金额且持有期限不少于三年的证券投资基金</w:t>
      </w:r>
      <w:r>
        <w:rPr>
          <w:rFonts w:ascii="Times New Roman" w:eastAsia="Times New Roman" w:hAnsi="Times New Roman" w:cs="Times New Roman"/>
        </w:rPr>
        <w:t xml:space="preserve"> </w:t>
      </w:r>
    </w:p>
    <w:p w14:paraId="39CBB443" w14:textId="77777777" w:rsidR="00591C44" w:rsidRDefault="00095C8D">
      <w:pPr>
        <w:numPr>
          <w:ilvl w:val="0"/>
          <w:numId w:val="4"/>
        </w:numPr>
        <w:spacing w:after="11" w:line="366" w:lineRule="auto"/>
        <w:ind w:right="8" w:firstLine="480"/>
      </w:pPr>
      <w:r>
        <w:t>发起资金：指用于认购发起式基金且来源于基金管理人的股东资金、基金管理人固有资金、基金管理人高级管理人员或基金经理（指基金管理人员工中依法具有基金经理资格者，包括但可能不限于本基金的基金经理，同时也可以包括基金经理之外公司投研人员，下同）等人员的资金</w:t>
      </w:r>
      <w:r>
        <w:rPr>
          <w:rFonts w:ascii="Times New Roman" w:eastAsia="Times New Roman" w:hAnsi="Times New Roman" w:cs="Times New Roman"/>
        </w:rPr>
        <w:t xml:space="preserve"> </w:t>
      </w:r>
    </w:p>
    <w:p w14:paraId="56CF46E7" w14:textId="77777777" w:rsidR="00591C44" w:rsidRDefault="00095C8D">
      <w:pPr>
        <w:numPr>
          <w:ilvl w:val="0"/>
          <w:numId w:val="4"/>
        </w:numPr>
        <w:spacing w:after="6" w:line="370" w:lineRule="auto"/>
        <w:ind w:right="8" w:firstLine="480"/>
      </w:pPr>
      <w:r>
        <w:t>发起资金提供方：以发起资金认购本基金且承诺以发起资金认购的基金份额持有期限不少于三年的基金管理人的股东、基金管理人、基金管理人高级管理人员或基金经理等人员</w:t>
      </w:r>
      <w:r>
        <w:rPr>
          <w:rFonts w:ascii="Times New Roman" w:eastAsia="Times New Roman" w:hAnsi="Times New Roman" w:cs="Times New Roman"/>
        </w:rPr>
        <w:t xml:space="preserve"> </w:t>
      </w:r>
    </w:p>
    <w:p w14:paraId="68E00094" w14:textId="77777777" w:rsidR="00591C44" w:rsidRDefault="00095C8D">
      <w:pPr>
        <w:numPr>
          <w:ilvl w:val="0"/>
          <w:numId w:val="4"/>
        </w:numPr>
        <w:spacing w:after="7" w:line="369" w:lineRule="auto"/>
        <w:ind w:right="8" w:firstLine="480"/>
      </w:pPr>
      <w:r>
        <w:t>转融通证</w:t>
      </w:r>
      <w:r>
        <w:t>券出借业务：指基金以一定费率通过证券交易所综合业务平台向中国证券金融股份有限公司出借证券，中国证券金融股份有限公司到期归还所借证券及相应权益补偿并支付费用的业务</w:t>
      </w:r>
      <w:r>
        <w:rPr>
          <w:rFonts w:ascii="Times New Roman" w:eastAsia="Times New Roman" w:hAnsi="Times New Roman" w:cs="Times New Roman"/>
        </w:rPr>
        <w:t xml:space="preserve"> </w:t>
      </w:r>
    </w:p>
    <w:p w14:paraId="748326D9" w14:textId="77777777" w:rsidR="00591C44" w:rsidRDefault="00095C8D">
      <w:pPr>
        <w:numPr>
          <w:ilvl w:val="0"/>
          <w:numId w:val="4"/>
        </w:numPr>
        <w:spacing w:after="0" w:line="379" w:lineRule="auto"/>
        <w:ind w:right="8" w:firstLine="480"/>
      </w:pPr>
      <w:r>
        <w:t>不可抗力：指本基金合同当事人不能预见、不能避免且不能克服的客观事件。</w:t>
      </w:r>
      <w:r>
        <w:rPr>
          <w:rFonts w:ascii="Times New Roman" w:eastAsia="Times New Roman" w:hAnsi="Times New Roman" w:cs="Times New Roman"/>
        </w:rPr>
        <w:t xml:space="preserve"> </w:t>
      </w:r>
    </w:p>
    <w:p w14:paraId="6676410D" w14:textId="77777777" w:rsidR="00591C44" w:rsidRDefault="00095C8D">
      <w:pPr>
        <w:spacing w:line="366" w:lineRule="auto"/>
        <w:ind w:left="-15" w:right="8" w:firstLine="480"/>
      </w:pPr>
      <w:r>
        <w:t>以上释义中涉及法律法规的内容，法律法规修订后，如适用本基金，相关内容以修订后法律法规为准。</w:t>
      </w:r>
      <w:r>
        <w:rPr>
          <w:rFonts w:ascii="Times New Roman" w:eastAsia="Times New Roman" w:hAnsi="Times New Roman" w:cs="Times New Roman"/>
        </w:rPr>
        <w:t xml:space="preserve"> </w:t>
      </w:r>
    </w:p>
    <w:p w14:paraId="61AA710E" w14:textId="77777777" w:rsidR="00591C44" w:rsidRDefault="00095C8D">
      <w:pPr>
        <w:pStyle w:val="1"/>
        <w:ind w:right="244"/>
      </w:pPr>
      <w:bookmarkStart w:id="2" w:name="_Toc68869"/>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62BFFE0D" w14:textId="77777777" w:rsidR="00591C44" w:rsidRDefault="00095C8D">
      <w:pPr>
        <w:spacing w:after="177" w:line="259" w:lineRule="auto"/>
        <w:ind w:left="540" w:firstLine="0"/>
      </w:pPr>
      <w:r>
        <w:rPr>
          <w:rFonts w:ascii="Times New Roman" w:eastAsia="Times New Roman" w:hAnsi="Times New Roman" w:cs="Times New Roman"/>
        </w:rPr>
        <w:t xml:space="preserve"> </w:t>
      </w:r>
    </w:p>
    <w:p w14:paraId="7A821C00" w14:textId="77777777" w:rsidR="00591C44" w:rsidRDefault="00095C8D">
      <w:pPr>
        <w:ind w:right="8"/>
      </w:pPr>
      <w:r>
        <w:t>一、基金名称</w:t>
      </w:r>
      <w:r>
        <w:rPr>
          <w:rFonts w:ascii="Times New Roman" w:eastAsia="Times New Roman" w:hAnsi="Times New Roman" w:cs="Times New Roman"/>
        </w:rPr>
        <w:t xml:space="preserve"> </w:t>
      </w:r>
    </w:p>
    <w:p w14:paraId="6C791FB0" w14:textId="77777777" w:rsidR="00591C44" w:rsidRDefault="00095C8D">
      <w:pPr>
        <w:spacing w:after="5" w:line="384" w:lineRule="auto"/>
        <w:ind w:right="8"/>
      </w:pPr>
      <w:r>
        <w:t>广发上证</w:t>
      </w:r>
      <w:r>
        <w:t xml:space="preserve"> </w:t>
      </w:r>
      <w:r>
        <w:rPr>
          <w:rFonts w:ascii="Times New Roman" w:eastAsia="Times New Roman" w:hAnsi="Times New Roman" w:cs="Times New Roman"/>
        </w:rPr>
        <w:t xml:space="preserve">50 </w:t>
      </w:r>
      <w:r>
        <w:t>交易型开放式指数证券投资基金发起式联接基金二、基金的类别</w:t>
      </w:r>
      <w:r>
        <w:rPr>
          <w:rFonts w:ascii="Times New Roman" w:eastAsia="Times New Roman" w:hAnsi="Times New Roman" w:cs="Times New Roman"/>
        </w:rPr>
        <w:t xml:space="preserve"> </w:t>
      </w:r>
    </w:p>
    <w:p w14:paraId="7DC18E28" w14:textId="77777777" w:rsidR="00591C44" w:rsidRDefault="00095C8D">
      <w:pPr>
        <w:ind w:right="8"/>
      </w:pPr>
      <w:r>
        <w:rPr>
          <w:rFonts w:ascii="Times New Roman" w:eastAsia="Times New Roman" w:hAnsi="Times New Roman" w:cs="Times New Roman"/>
        </w:rPr>
        <w:t xml:space="preserve">ETF </w:t>
      </w:r>
      <w:r>
        <w:t>联接基金</w:t>
      </w:r>
      <w:r>
        <w:rPr>
          <w:rFonts w:ascii="Times New Roman" w:eastAsia="Times New Roman" w:hAnsi="Times New Roman" w:cs="Times New Roman"/>
        </w:rPr>
        <w:t xml:space="preserve"> </w:t>
      </w:r>
    </w:p>
    <w:p w14:paraId="0577920A" w14:textId="77777777" w:rsidR="00591C44" w:rsidRDefault="00095C8D">
      <w:pPr>
        <w:numPr>
          <w:ilvl w:val="0"/>
          <w:numId w:val="5"/>
        </w:numPr>
        <w:spacing w:after="0" w:line="379" w:lineRule="auto"/>
        <w:ind w:right="8" w:hanging="480"/>
      </w:pPr>
      <w:r>
        <w:t>基金的运作方式</w:t>
      </w:r>
      <w:r>
        <w:t>契约型开放式</w:t>
      </w:r>
      <w:r>
        <w:rPr>
          <w:rFonts w:ascii="Times New Roman" w:eastAsia="Times New Roman" w:hAnsi="Times New Roman" w:cs="Times New Roman"/>
        </w:rPr>
        <w:t xml:space="preserve"> </w:t>
      </w:r>
    </w:p>
    <w:p w14:paraId="572A46B3" w14:textId="77777777" w:rsidR="00591C44" w:rsidRDefault="00095C8D">
      <w:pPr>
        <w:numPr>
          <w:ilvl w:val="0"/>
          <w:numId w:val="5"/>
        </w:numPr>
        <w:ind w:right="8" w:hanging="480"/>
      </w:pPr>
      <w:r>
        <w:t>基金的投资目标</w:t>
      </w:r>
      <w:r>
        <w:rPr>
          <w:rFonts w:ascii="Times New Roman" w:eastAsia="Times New Roman" w:hAnsi="Times New Roman" w:cs="Times New Roman"/>
        </w:rPr>
        <w:t xml:space="preserve"> </w:t>
      </w:r>
    </w:p>
    <w:p w14:paraId="0BE71C4B" w14:textId="77777777" w:rsidR="00591C44" w:rsidRDefault="00095C8D">
      <w:pPr>
        <w:spacing w:after="0" w:line="383" w:lineRule="auto"/>
        <w:ind w:left="-15" w:right="8" w:firstLine="480"/>
      </w:pPr>
      <w:r>
        <w:t>本基金通过主要投资于目标</w:t>
      </w:r>
      <w:r>
        <w:t xml:space="preserve"> </w:t>
      </w:r>
      <w:r>
        <w:rPr>
          <w:rFonts w:ascii="Times New Roman" w:eastAsia="Times New Roman" w:hAnsi="Times New Roman" w:cs="Times New Roman"/>
        </w:rPr>
        <w:t>ETF</w:t>
      </w:r>
      <w:r>
        <w:t>，紧密跟踪业绩比较基准，追求跟踪偏离度和跟踪误差最小化。</w:t>
      </w:r>
      <w:r>
        <w:rPr>
          <w:rFonts w:ascii="Times New Roman" w:eastAsia="Times New Roman" w:hAnsi="Times New Roman" w:cs="Times New Roman"/>
        </w:rPr>
        <w:t xml:space="preserve"> </w:t>
      </w:r>
    </w:p>
    <w:p w14:paraId="3C3525DD" w14:textId="77777777" w:rsidR="00591C44" w:rsidRDefault="00095C8D">
      <w:pPr>
        <w:numPr>
          <w:ilvl w:val="0"/>
          <w:numId w:val="5"/>
        </w:numPr>
        <w:ind w:right="8" w:hanging="480"/>
      </w:pPr>
      <w:r>
        <w:t>发起资金的认购</w:t>
      </w:r>
      <w:r>
        <w:rPr>
          <w:rFonts w:ascii="Times New Roman" w:eastAsia="Times New Roman" w:hAnsi="Times New Roman" w:cs="Times New Roman"/>
        </w:rPr>
        <w:t xml:space="preserve"> </w:t>
      </w:r>
    </w:p>
    <w:p w14:paraId="5DFA671A" w14:textId="77777777" w:rsidR="00591C44" w:rsidRDefault="00095C8D">
      <w:pPr>
        <w:spacing w:after="5" w:line="371" w:lineRule="auto"/>
        <w:ind w:left="-15" w:right="229" w:firstLine="470"/>
        <w:jc w:val="both"/>
      </w:pPr>
      <w:r>
        <w:t>基金管理人股东资金、基金管理人固有资金、基金管理人高级管理人员、基金经理等人员认购本基金的发起资金金额不少于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年提前终止的情况除外），法律法规或证监会另有规定的除外。</w:t>
      </w:r>
      <w:r>
        <w:rPr>
          <w:rFonts w:ascii="Times New Roman" w:eastAsia="Times New Roman" w:hAnsi="Times New Roman" w:cs="Times New Roman"/>
        </w:rPr>
        <w:t xml:space="preserve"> </w:t>
      </w:r>
    </w:p>
    <w:p w14:paraId="6A5225C9" w14:textId="77777777" w:rsidR="00591C44" w:rsidRDefault="00095C8D">
      <w:pPr>
        <w:ind w:right="8"/>
      </w:pPr>
      <w:r>
        <w:t>本基金发起资金的认购情况见基金管理人届时发布的公告。</w:t>
      </w:r>
      <w:r>
        <w:rPr>
          <w:rFonts w:ascii="Times New Roman" w:eastAsia="Times New Roman" w:hAnsi="Times New Roman" w:cs="Times New Roman"/>
        </w:rPr>
        <w:t xml:space="preserve"> </w:t>
      </w:r>
    </w:p>
    <w:p w14:paraId="6C808BF3" w14:textId="77777777" w:rsidR="00591C44" w:rsidRDefault="00095C8D">
      <w:pPr>
        <w:numPr>
          <w:ilvl w:val="0"/>
          <w:numId w:val="5"/>
        </w:numPr>
        <w:ind w:right="8" w:hanging="480"/>
      </w:pPr>
      <w:r>
        <w:t>基金的最低募集份额总额</w:t>
      </w:r>
      <w:r>
        <w:rPr>
          <w:rFonts w:ascii="Times New Roman" w:eastAsia="Times New Roman" w:hAnsi="Times New Roman" w:cs="Times New Roman"/>
        </w:rPr>
        <w:t xml:space="preserve"> </w:t>
      </w:r>
    </w:p>
    <w:p w14:paraId="1A85D3C1" w14:textId="77777777" w:rsidR="00591C44" w:rsidRDefault="00095C8D">
      <w:pPr>
        <w:spacing w:after="0" w:line="382" w:lineRule="auto"/>
        <w:ind w:left="-15" w:right="8" w:firstLine="480"/>
      </w:pPr>
      <w:r>
        <w:t>本基金的最低募集份额总额</w:t>
      </w:r>
      <w:r>
        <w:t>为</w:t>
      </w:r>
      <w:r>
        <w:t xml:space="preserve"> </w:t>
      </w:r>
      <w:r>
        <w:rPr>
          <w:rFonts w:ascii="Times New Roman" w:eastAsia="Times New Roman" w:hAnsi="Times New Roman" w:cs="Times New Roman"/>
        </w:rPr>
        <w:t xml:space="preserve">1000 </w:t>
      </w:r>
      <w:r>
        <w:t>万份，最低募集金额为</w:t>
      </w:r>
      <w:r>
        <w:t xml:space="preserve"> </w:t>
      </w:r>
      <w:r>
        <w:rPr>
          <w:rFonts w:ascii="Times New Roman" w:eastAsia="Times New Roman" w:hAnsi="Times New Roman" w:cs="Times New Roman"/>
        </w:rPr>
        <w:t xml:space="preserve">1000 </w:t>
      </w:r>
      <w:r>
        <w:t>万元人民币。</w:t>
      </w:r>
      <w:r>
        <w:rPr>
          <w:rFonts w:ascii="Times New Roman" w:eastAsia="Times New Roman" w:hAnsi="Times New Roman" w:cs="Times New Roman"/>
        </w:rPr>
        <w:t xml:space="preserve"> </w:t>
      </w:r>
    </w:p>
    <w:p w14:paraId="1B194AF0" w14:textId="77777777" w:rsidR="00591C44" w:rsidRDefault="00095C8D">
      <w:pPr>
        <w:numPr>
          <w:ilvl w:val="0"/>
          <w:numId w:val="5"/>
        </w:numPr>
        <w:ind w:right="8" w:hanging="480"/>
      </w:pPr>
      <w:r>
        <w:t>基金份额面值和认购费用</w:t>
      </w:r>
      <w:r>
        <w:rPr>
          <w:rFonts w:ascii="Times New Roman" w:eastAsia="Times New Roman" w:hAnsi="Times New Roman" w:cs="Times New Roman"/>
        </w:rPr>
        <w:t xml:space="preserve"> </w:t>
      </w:r>
    </w:p>
    <w:p w14:paraId="345C9907" w14:textId="77777777" w:rsidR="00591C44" w:rsidRDefault="00095C8D">
      <w:pPr>
        <w:spacing w:after="0" w:line="383" w:lineRule="auto"/>
        <w:ind w:right="8"/>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14:paraId="5F677217" w14:textId="77777777" w:rsidR="00591C44" w:rsidRDefault="00095C8D">
      <w:pPr>
        <w:numPr>
          <w:ilvl w:val="0"/>
          <w:numId w:val="5"/>
        </w:numPr>
        <w:ind w:right="8" w:hanging="480"/>
      </w:pPr>
      <w:r>
        <w:t>基金存续期限</w:t>
      </w:r>
      <w:r>
        <w:rPr>
          <w:rFonts w:ascii="Times New Roman" w:eastAsia="Times New Roman" w:hAnsi="Times New Roman" w:cs="Times New Roman"/>
        </w:rPr>
        <w:t xml:space="preserve"> </w:t>
      </w:r>
    </w:p>
    <w:p w14:paraId="1E90C050" w14:textId="77777777" w:rsidR="00591C44" w:rsidRDefault="00095C8D">
      <w:pPr>
        <w:ind w:right="8"/>
      </w:pPr>
      <w:r>
        <w:t>不定期</w:t>
      </w:r>
      <w:r>
        <w:rPr>
          <w:rFonts w:ascii="Times New Roman" w:eastAsia="Times New Roman" w:hAnsi="Times New Roman" w:cs="Times New Roman"/>
        </w:rPr>
        <w:t xml:space="preserve"> </w:t>
      </w:r>
    </w:p>
    <w:p w14:paraId="322E7C61" w14:textId="77777777" w:rsidR="00591C44" w:rsidRDefault="00095C8D">
      <w:pPr>
        <w:numPr>
          <w:ilvl w:val="0"/>
          <w:numId w:val="5"/>
        </w:numPr>
        <w:ind w:right="8" w:hanging="480"/>
      </w:pPr>
      <w:r>
        <w:t>本基金与目标</w:t>
      </w:r>
      <w:r>
        <w:t xml:space="preserve"> </w:t>
      </w:r>
      <w:r>
        <w:rPr>
          <w:rFonts w:ascii="Times New Roman" w:eastAsia="Times New Roman" w:hAnsi="Times New Roman" w:cs="Times New Roman"/>
        </w:rPr>
        <w:t xml:space="preserve">ETF </w:t>
      </w:r>
      <w:r>
        <w:t>的联系与区别</w:t>
      </w:r>
      <w:r>
        <w:rPr>
          <w:rFonts w:ascii="Times New Roman" w:eastAsia="Times New Roman" w:hAnsi="Times New Roman" w:cs="Times New Roman"/>
        </w:rPr>
        <w:t xml:space="preserve"> </w:t>
      </w:r>
    </w:p>
    <w:p w14:paraId="3C665B5F" w14:textId="77777777" w:rsidR="00591C44" w:rsidRDefault="00095C8D">
      <w:pPr>
        <w:spacing w:after="0" w:line="394" w:lineRule="auto"/>
        <w:ind w:left="-15" w:right="8" w:firstLine="480"/>
      </w:pPr>
      <w:r>
        <w:t>本基金的目标</w:t>
      </w:r>
      <w:r>
        <w:t xml:space="preserve"> </w:t>
      </w:r>
      <w:r>
        <w:rPr>
          <w:rFonts w:ascii="Times New Roman" w:eastAsia="Times New Roman" w:hAnsi="Times New Roman" w:cs="Times New Roman"/>
        </w:rPr>
        <w:t xml:space="preserve">ETF </w:t>
      </w:r>
      <w:r>
        <w:t>是广发上证</w:t>
      </w:r>
      <w:r>
        <w:t xml:space="preserve"> </w:t>
      </w:r>
      <w:r>
        <w:rPr>
          <w:rFonts w:ascii="Times New Roman" w:eastAsia="Times New Roman" w:hAnsi="Times New Roman" w:cs="Times New Roman"/>
        </w:rPr>
        <w:t xml:space="preserve">50 </w:t>
      </w:r>
      <w:r>
        <w:t>交易型开放式指数证券投资基金（简称广发上证</w:t>
      </w:r>
      <w:r>
        <w:t xml:space="preserve"> </w:t>
      </w:r>
      <w:r>
        <w:rPr>
          <w:rFonts w:ascii="Times New Roman" w:eastAsia="Times New Roman" w:hAnsi="Times New Roman" w:cs="Times New Roman"/>
        </w:rPr>
        <w:t>50ETF</w:t>
      </w:r>
      <w:r>
        <w:t>）。</w:t>
      </w:r>
      <w:r>
        <w:rPr>
          <w:rFonts w:ascii="Times New Roman" w:eastAsia="Times New Roman" w:hAnsi="Times New Roman" w:cs="Times New Roman"/>
        </w:rPr>
        <w:t xml:space="preserve"> </w:t>
      </w:r>
    </w:p>
    <w:p w14:paraId="3DCC25F3" w14:textId="77777777" w:rsidR="00591C44" w:rsidRDefault="00095C8D">
      <w:pPr>
        <w:spacing w:after="7" w:line="373" w:lineRule="auto"/>
        <w:ind w:right="8"/>
      </w:pPr>
      <w:r>
        <w:t>本基金为广发上证</w:t>
      </w:r>
      <w:r>
        <w:t xml:space="preserve"> </w:t>
      </w:r>
      <w:r>
        <w:rPr>
          <w:rFonts w:ascii="Times New Roman" w:eastAsia="Times New Roman" w:hAnsi="Times New Roman" w:cs="Times New Roman"/>
        </w:rPr>
        <w:t xml:space="preserve">50ETF </w:t>
      </w:r>
      <w:r>
        <w:t>的联接基金，二者既有联系也有区别：（</w:t>
      </w:r>
      <w:r>
        <w:rPr>
          <w:rFonts w:ascii="Times New Roman" w:eastAsia="Times New Roman" w:hAnsi="Times New Roman" w:cs="Times New Roman"/>
        </w:rPr>
        <w:t>1</w:t>
      </w:r>
      <w:r>
        <w:t>）在投资方法方面，目标</w:t>
      </w:r>
      <w:r>
        <w:t xml:space="preserve"> </w:t>
      </w:r>
      <w:r>
        <w:rPr>
          <w:rFonts w:ascii="Times New Roman" w:eastAsia="Times New Roman" w:hAnsi="Times New Roman" w:cs="Times New Roman"/>
        </w:rPr>
        <w:t xml:space="preserve">ETF </w:t>
      </w:r>
      <w:r>
        <w:t>主要采用完全复制法，</w:t>
      </w:r>
      <w:r>
        <w:t>直接投资于标的指数的成份股及备选成份股；而本基金则采取间接的方法，通过将绝大部分基金财产投资于目标</w:t>
      </w:r>
      <w:r>
        <w:t xml:space="preserve"> </w:t>
      </w:r>
      <w:r>
        <w:rPr>
          <w:rFonts w:ascii="Times New Roman" w:eastAsia="Times New Roman" w:hAnsi="Times New Roman" w:cs="Times New Roman"/>
        </w:rPr>
        <w:t>ETF</w:t>
      </w:r>
      <w:r>
        <w:t>，实现对业绩比较基准的紧密跟踪。</w:t>
      </w:r>
      <w:r>
        <w:rPr>
          <w:rFonts w:ascii="Times New Roman" w:eastAsia="Times New Roman" w:hAnsi="Times New Roman" w:cs="Times New Roman"/>
        </w:rPr>
        <w:t xml:space="preserve"> </w:t>
      </w:r>
    </w:p>
    <w:p w14:paraId="5BD8BE55" w14:textId="77777777" w:rsidR="00591C44" w:rsidRDefault="00095C8D">
      <w:pPr>
        <w:spacing w:line="259" w:lineRule="auto"/>
        <w:ind w:left="10" w:right="234"/>
        <w:jc w:val="right"/>
      </w:pPr>
      <w:r>
        <w:t>（</w:t>
      </w:r>
      <w:r>
        <w:rPr>
          <w:rFonts w:ascii="Times New Roman" w:eastAsia="Times New Roman" w:hAnsi="Times New Roman" w:cs="Times New Roman"/>
        </w:rPr>
        <w:t>2</w:t>
      </w:r>
      <w:r>
        <w:t>）在交易方式方面，投资者既可以像买卖股票一样在交易所市场买卖目</w:t>
      </w:r>
    </w:p>
    <w:p w14:paraId="250AA1AA" w14:textId="77777777" w:rsidR="00591C44" w:rsidRDefault="00095C8D">
      <w:pPr>
        <w:spacing w:after="5" w:line="371" w:lineRule="auto"/>
        <w:ind w:left="-5" w:right="8"/>
      </w:pPr>
      <w:r>
        <w:t>标</w:t>
      </w:r>
      <w:r>
        <w:t xml:space="preserve"> </w:t>
      </w:r>
      <w:r>
        <w:rPr>
          <w:rFonts w:ascii="Times New Roman" w:eastAsia="Times New Roman" w:hAnsi="Times New Roman" w:cs="Times New Roman"/>
        </w:rPr>
        <w:t>ETF</w:t>
      </w:r>
      <w:r>
        <w:t>，也可以按照最小申购、赎回单位和申购、赎回清单的要求，申赎目标</w:t>
      </w:r>
      <w:r>
        <w:t xml:space="preserve"> </w:t>
      </w:r>
      <w:r>
        <w:rPr>
          <w:rFonts w:ascii="Times New Roman" w:eastAsia="Times New Roman" w:hAnsi="Times New Roman" w:cs="Times New Roman"/>
        </w:rPr>
        <w:t>ETF</w:t>
      </w:r>
      <w:r>
        <w:t>；而本基金则像普通的开放式基金一样，通过基金管理人及销售机构按</w:t>
      </w:r>
      <w:r>
        <w:t>“</w:t>
      </w:r>
      <w:r>
        <w:t>未知价</w:t>
      </w:r>
      <w:r>
        <w:t xml:space="preserve">” </w:t>
      </w:r>
      <w:r>
        <w:t>原则进行基金的申购与赎回。</w:t>
      </w:r>
      <w:r>
        <w:rPr>
          <w:rFonts w:ascii="Times New Roman" w:eastAsia="Times New Roman" w:hAnsi="Times New Roman" w:cs="Times New Roman"/>
        </w:rPr>
        <w:t xml:space="preserve"> </w:t>
      </w:r>
    </w:p>
    <w:p w14:paraId="23E8C7FB" w14:textId="77777777" w:rsidR="00591C44" w:rsidRDefault="00095C8D">
      <w:pPr>
        <w:spacing w:after="0" w:line="383" w:lineRule="auto"/>
        <w:ind w:left="199" w:right="8" w:firstLine="425"/>
      </w:pPr>
      <w:r>
        <w:t>本基金与目标</w:t>
      </w:r>
      <w:r>
        <w:t xml:space="preserve"> </w:t>
      </w:r>
      <w:r>
        <w:rPr>
          <w:rFonts w:ascii="Times New Roman" w:eastAsia="Times New Roman" w:hAnsi="Times New Roman" w:cs="Times New Roman"/>
        </w:rPr>
        <w:t xml:space="preserve">ETF </w:t>
      </w:r>
      <w:r>
        <w:t>业绩表现可能出现差异。可能引发差异的因素主要包括：</w:t>
      </w:r>
      <w:r>
        <w:rPr>
          <w:rFonts w:ascii="Times New Roman" w:eastAsia="Times New Roman" w:hAnsi="Times New Roman" w:cs="Times New Roman"/>
        </w:rPr>
        <w:t xml:space="preserve"> </w:t>
      </w:r>
    </w:p>
    <w:p w14:paraId="344CBE21" w14:textId="77777777" w:rsidR="00591C44" w:rsidRDefault="00095C8D">
      <w:pPr>
        <w:numPr>
          <w:ilvl w:val="0"/>
          <w:numId w:val="6"/>
        </w:numPr>
        <w:spacing w:after="7" w:line="370" w:lineRule="auto"/>
        <w:ind w:right="8" w:firstLine="480"/>
      </w:pPr>
      <w:r>
        <w:t>法律法规对投资比例的要求。目标</w:t>
      </w:r>
      <w:r>
        <w:t xml:space="preserve"> </w:t>
      </w:r>
      <w:r>
        <w:rPr>
          <w:rFonts w:ascii="Times New Roman" w:eastAsia="Times New Roman" w:hAnsi="Times New Roman" w:cs="Times New Roman"/>
        </w:rPr>
        <w:t xml:space="preserve">ETF </w:t>
      </w:r>
      <w:r>
        <w:t>作为一种特殊的基金品种，可将全部或接近全部的基金资产投资于标的指数成份股及备选成份股；而本基金作为普通的开放式基金，每个交易日日终在扣除股指期货、股票期权、国债期货合约需缴纳的交易保证金后，仍需保留不低于基金资产净值</w:t>
      </w:r>
      <w:r>
        <w:t xml:space="preserve"> </w:t>
      </w:r>
      <w:r>
        <w:rPr>
          <w:rFonts w:ascii="Times New Roman" w:eastAsia="Times New Roman" w:hAnsi="Times New Roman" w:cs="Times New Roman"/>
        </w:rPr>
        <w:t>5%</w:t>
      </w:r>
      <w:r>
        <w:t>的现金或者到期日在一年以内的政府债券。</w:t>
      </w:r>
      <w:r>
        <w:rPr>
          <w:rFonts w:ascii="Times New Roman" w:eastAsia="Times New Roman" w:hAnsi="Times New Roman" w:cs="Times New Roman"/>
        </w:rPr>
        <w:t xml:space="preserve"> </w:t>
      </w:r>
    </w:p>
    <w:p w14:paraId="7F26B893" w14:textId="77777777" w:rsidR="00591C44" w:rsidRDefault="00095C8D">
      <w:pPr>
        <w:numPr>
          <w:ilvl w:val="0"/>
          <w:numId w:val="6"/>
        </w:numPr>
        <w:spacing w:after="16" w:line="371" w:lineRule="auto"/>
        <w:ind w:right="8" w:firstLine="480"/>
      </w:pPr>
      <w:r>
        <w:t>申购赎回的影响。目标</w:t>
      </w:r>
      <w:r>
        <w:t xml:space="preserve"> </w:t>
      </w:r>
      <w:r>
        <w:rPr>
          <w:rFonts w:ascii="Times New Roman" w:eastAsia="Times New Roman" w:hAnsi="Times New Roman" w:cs="Times New Roman"/>
        </w:rPr>
        <w:t xml:space="preserve">ETF </w:t>
      </w:r>
      <w:r>
        <w:t>采取按照最小申购、赎回单位和申购、赎回清单要求进行申赎的方式，申购赎回对基金净值影响较小；而本基金采取按照未知价法进行申赎的</w:t>
      </w:r>
      <w:r>
        <w:t>方式，大额申赎可能会对基金净值产生一定冲击。</w:t>
      </w:r>
      <w:r>
        <w:rPr>
          <w:rFonts w:ascii="Times New Roman" w:eastAsia="Times New Roman" w:hAnsi="Times New Roman" w:cs="Times New Roman"/>
        </w:rPr>
        <w:t xml:space="preserve"> </w:t>
      </w:r>
    </w:p>
    <w:p w14:paraId="0B83CF46" w14:textId="77777777" w:rsidR="00591C44" w:rsidRDefault="00095C8D">
      <w:pPr>
        <w:ind w:right="8"/>
      </w:pPr>
      <w:r>
        <w:t>十、基金的份额类别设置</w:t>
      </w:r>
      <w:r>
        <w:rPr>
          <w:rFonts w:ascii="Times New Roman" w:eastAsia="Times New Roman" w:hAnsi="Times New Roman" w:cs="Times New Roman"/>
        </w:rPr>
        <w:t xml:space="preserve">     </w:t>
      </w:r>
    </w:p>
    <w:p w14:paraId="5AB36B3F" w14:textId="77777777" w:rsidR="00591C44" w:rsidRDefault="00095C8D">
      <w:pPr>
        <w:spacing w:after="15" w:line="368" w:lineRule="auto"/>
        <w:ind w:left="-15" w:right="8" w:firstLine="480"/>
      </w:pPr>
      <w:r>
        <w:t>本基金根据认购、申购费用收取方式的不同，将基金份额分为不同的类别。在投资者认购、申购基金份额时收取认购、申购费用，而不计提销售服务费的，称为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30264048" w14:textId="77777777" w:rsidR="00591C44" w:rsidRDefault="00095C8D">
      <w:pPr>
        <w:spacing w:after="0" w:line="384" w:lineRule="auto"/>
        <w:ind w:left="-15" w:right="8"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467CCF51" w14:textId="77777777" w:rsidR="00591C44" w:rsidRDefault="00095C8D">
      <w:pPr>
        <w:spacing w:after="0" w:line="379" w:lineRule="auto"/>
        <w:ind w:left="-15" w:right="88"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计算日该类基金份额余额总数投资者在认购、申购基金份额时可自行选择基金份额类别。</w:t>
      </w:r>
      <w:r>
        <w:rPr>
          <w:rFonts w:ascii="Times New Roman" w:eastAsia="Times New Roman" w:hAnsi="Times New Roman" w:cs="Times New Roman"/>
        </w:rPr>
        <w:t xml:space="preserve"> </w:t>
      </w:r>
    </w:p>
    <w:p w14:paraId="3D2A2301" w14:textId="77777777" w:rsidR="00591C44" w:rsidRDefault="00095C8D">
      <w:pPr>
        <w:spacing w:after="13" w:line="360" w:lineRule="auto"/>
        <w:ind w:left="-15" w:right="8" w:firstLine="480"/>
      </w:pPr>
      <w:del w:id="13" w:author="FundLex" w:date="2026-10-21T17:12:12Z">
        <w:r>
          <w:delText>有关基金份额类别的具体设置、费率水平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w:delText>
        </w:r>
        <w:r>
          <w:delText>的销售等。调整前，基金管理人需履行适当程序并及时公告。</w:delText>
        </w:r>
        <w:r>
          <w:rPr>
            <w:rFonts w:ascii="Times New Roman" w:eastAsia="Times New Roman" w:hAnsi="Times New Roman" w:cs="Times New Roman"/>
          </w:rPr>
          <w:delText xml:space="preserve"> </w:delText>
        </w:r>
      </w:del>
      <w:ins w:id="14" w:author="FundLex" w:date="2026-10-21T17:12:12Z">
        <w:r>
          <w:t xml:space="preserve">有关基金份额类别的具体设置、费率水平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销售服务费率或变更收费方式，或者停止现有基金份额类别的销售等。调整前，基金管理人需履行适当程序并及时公告。投资者通过直销机构（含基金管理人及其销售子公司，下同）申购本基金A类基金份额时，不收取认购/申购费用；通过直销机构申购的C类基金份额，不收取销售服务费。对于投资者通过直销机构之外的其他销售机构申购的C类基金份额且持续持有期限超过一年的，不再继续收取销售服务费。 </w:t>
        </w:r>
      </w:ins>
    </w:p>
    <w:p w14:paraId="148DA945" w14:textId="77777777" w:rsidR="00591C44" w:rsidRDefault="00095C8D">
      <w:pPr>
        <w:spacing w:after="0" w:line="259" w:lineRule="auto"/>
        <w:ind w:left="480" w:firstLine="0"/>
      </w:pPr>
      <w:r>
        <w:rPr>
          <w:rFonts w:ascii="Times New Roman" w:eastAsia="Times New Roman" w:hAnsi="Times New Roman" w:cs="Times New Roman"/>
        </w:rPr>
        <w:t xml:space="preserve"> </w:t>
      </w:r>
      <w:r>
        <w:br w:type="page"/>
      </w:r>
    </w:p>
    <w:p w14:paraId="19A36F9F" w14:textId="77777777" w:rsidR="00591C44" w:rsidRDefault="00095C8D">
      <w:pPr>
        <w:pStyle w:val="1"/>
        <w:ind w:right="244"/>
      </w:pPr>
      <w:bookmarkStart w:id="3" w:name="_Toc68870"/>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2DFDD90A" w14:textId="77777777" w:rsidR="00591C44" w:rsidRDefault="00095C8D">
      <w:pPr>
        <w:spacing w:after="223" w:line="259" w:lineRule="auto"/>
        <w:ind w:left="420" w:firstLine="0"/>
      </w:pPr>
      <w:r>
        <w:rPr>
          <w:rFonts w:ascii="Times New Roman" w:eastAsia="Times New Roman" w:hAnsi="Times New Roman" w:cs="Times New Roman"/>
          <w:sz w:val="21"/>
        </w:rPr>
        <w:t xml:space="preserve"> </w:t>
      </w:r>
    </w:p>
    <w:p w14:paraId="7E7C29E6" w14:textId="77777777" w:rsidR="00591C44" w:rsidRDefault="00095C8D">
      <w:pPr>
        <w:ind w:right="8"/>
      </w:pPr>
      <w:r>
        <w:t>一、基金份额的发售时间、发售方式、发售对象</w:t>
      </w:r>
      <w:r>
        <w:rPr>
          <w:rFonts w:ascii="Times New Roman" w:eastAsia="Times New Roman" w:hAnsi="Times New Roman" w:cs="Times New Roman"/>
        </w:rPr>
        <w:t xml:space="preserve"> </w:t>
      </w:r>
    </w:p>
    <w:p w14:paraId="7C605184" w14:textId="77777777" w:rsidR="00591C44" w:rsidRDefault="00095C8D">
      <w:pPr>
        <w:numPr>
          <w:ilvl w:val="0"/>
          <w:numId w:val="7"/>
        </w:numPr>
        <w:ind w:right="8" w:hanging="360"/>
      </w:pPr>
      <w:r>
        <w:t>发售时间</w:t>
      </w:r>
      <w:r>
        <w:rPr>
          <w:rFonts w:ascii="Times New Roman" w:eastAsia="Times New Roman" w:hAnsi="Times New Roman" w:cs="Times New Roman"/>
        </w:rPr>
        <w:t xml:space="preserve"> </w:t>
      </w:r>
    </w:p>
    <w:p w14:paraId="162423A0" w14:textId="77777777" w:rsidR="00591C44" w:rsidRDefault="00095C8D">
      <w:pPr>
        <w:spacing w:after="0" w:line="379" w:lineRule="auto"/>
        <w:ind w:left="-15" w:right="8"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03776F8B" w14:textId="77777777" w:rsidR="00591C44" w:rsidRDefault="00095C8D">
      <w:pPr>
        <w:numPr>
          <w:ilvl w:val="0"/>
          <w:numId w:val="7"/>
        </w:numPr>
        <w:ind w:right="8" w:hanging="360"/>
      </w:pPr>
      <w:r>
        <w:t>发售方式</w:t>
      </w:r>
      <w:r>
        <w:rPr>
          <w:rFonts w:ascii="Times New Roman" w:eastAsia="Times New Roman" w:hAnsi="Times New Roman" w:cs="Times New Roman"/>
        </w:rPr>
        <w:t xml:space="preserve"> </w:t>
      </w:r>
    </w:p>
    <w:p w14:paraId="17FEE6BD" w14:textId="77777777" w:rsidR="00591C44" w:rsidRDefault="00095C8D">
      <w:pPr>
        <w:spacing w:after="10" w:line="366" w:lineRule="auto"/>
        <w:ind w:left="-15" w:right="8" w:firstLine="480"/>
      </w:pPr>
      <w:r>
        <w:t>通过各销售机构的基金销售网点公开发售，各销售机构的具体名单见基金份额发售公告以及基金管理人官网公示的基金销售机构名录。</w:t>
      </w:r>
      <w:r>
        <w:rPr>
          <w:rFonts w:ascii="Times New Roman" w:eastAsia="Times New Roman" w:hAnsi="Times New Roman" w:cs="Times New Roman"/>
        </w:rPr>
        <w:t xml:space="preserve"> </w:t>
      </w:r>
    </w:p>
    <w:p w14:paraId="28E69FD4" w14:textId="77777777" w:rsidR="00591C44" w:rsidRDefault="00095C8D">
      <w:pPr>
        <w:spacing w:after="10" w:line="365" w:lineRule="auto"/>
        <w:ind w:left="-15" w:right="8"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328E4037" w14:textId="77777777" w:rsidR="00591C44" w:rsidRDefault="00095C8D">
      <w:pPr>
        <w:spacing w:after="21" w:line="365" w:lineRule="auto"/>
        <w:ind w:left="-15" w:right="8" w:firstLine="480"/>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16423A4D" w14:textId="77777777" w:rsidR="00591C44" w:rsidRDefault="00095C8D">
      <w:pPr>
        <w:numPr>
          <w:ilvl w:val="0"/>
          <w:numId w:val="7"/>
        </w:numPr>
        <w:ind w:right="8" w:hanging="360"/>
      </w:pPr>
      <w:r>
        <w:t>发售对象</w:t>
      </w:r>
      <w:r>
        <w:rPr>
          <w:rFonts w:ascii="Times New Roman" w:eastAsia="Times New Roman" w:hAnsi="Times New Roman" w:cs="Times New Roman"/>
        </w:rPr>
        <w:t xml:space="preserve"> </w:t>
      </w:r>
    </w:p>
    <w:p w14:paraId="05C357EB" w14:textId="77777777" w:rsidR="00591C44" w:rsidRDefault="00095C8D">
      <w:pPr>
        <w:ind w:right="8"/>
      </w:pPr>
      <w:r>
        <w:t>符合法律法规规定的可投资于证券投资基金的个人投资者、机构投资者、合</w:t>
      </w:r>
    </w:p>
    <w:p w14:paraId="321091D6" w14:textId="77777777" w:rsidR="00591C44" w:rsidRDefault="00095C8D">
      <w:pPr>
        <w:ind w:left="-5" w:right="8"/>
      </w:pPr>
      <w:r>
        <w:t>格境外投资者以及法律法规或中国证监会允许购买证券投资基金的其他投资人。</w:t>
      </w:r>
      <w:r>
        <w:rPr>
          <w:rFonts w:ascii="Times New Roman" w:eastAsia="Times New Roman" w:hAnsi="Times New Roman" w:cs="Times New Roman"/>
        </w:rPr>
        <w:t xml:space="preserve"> </w:t>
      </w:r>
    </w:p>
    <w:p w14:paraId="40B792D0" w14:textId="77777777" w:rsidR="00591C44" w:rsidRDefault="00095C8D">
      <w:pPr>
        <w:ind w:right="8"/>
      </w:pPr>
      <w:r>
        <w:t>二、基金份额的认购</w:t>
      </w:r>
      <w:r>
        <w:rPr>
          <w:rFonts w:ascii="Times New Roman" w:eastAsia="Times New Roman" w:hAnsi="Times New Roman" w:cs="Times New Roman"/>
        </w:rPr>
        <w:t xml:space="preserve"> </w:t>
      </w:r>
    </w:p>
    <w:p w14:paraId="5D8807C2" w14:textId="77777777" w:rsidR="00591C44" w:rsidRDefault="00095C8D">
      <w:pPr>
        <w:numPr>
          <w:ilvl w:val="0"/>
          <w:numId w:val="8"/>
        </w:numPr>
        <w:ind w:right="8" w:hanging="360"/>
      </w:pPr>
      <w:r>
        <w:t>认购费用</w:t>
      </w:r>
      <w:r>
        <w:rPr>
          <w:rFonts w:ascii="Times New Roman" w:eastAsia="Times New Roman" w:hAnsi="Times New Roman" w:cs="Times New Roman"/>
        </w:rPr>
        <w:t xml:space="preserve"> </w:t>
      </w:r>
    </w:p>
    <w:p w14:paraId="469E8148" w14:textId="77777777" w:rsidR="00591C44" w:rsidRDefault="00095C8D">
      <w:pPr>
        <w:spacing w:after="5" w:line="371" w:lineRule="auto"/>
        <w:ind w:left="-15" w:right="229" w:firstLine="470"/>
        <w:jc w:val="both"/>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类基金份额不收取认购费用。本基金</w:t>
      </w:r>
      <w:r>
        <w:t xml:space="preserve"> </w:t>
      </w:r>
      <w:r>
        <w:rPr>
          <w:rFonts w:ascii="Times New Roman" w:eastAsia="Times New Roman" w:hAnsi="Times New Roman" w:cs="Times New Roman"/>
        </w:rPr>
        <w:t xml:space="preserve">A </w:t>
      </w:r>
      <w:r>
        <w:t>类基金份额的认购费率由基金管理人决定，并在招募说明书中列示，基金认购费用不列入基金财产。</w:t>
      </w:r>
      <w:r>
        <w:rPr>
          <w:rFonts w:ascii="Times New Roman" w:eastAsia="Times New Roman" w:hAnsi="Times New Roman" w:cs="Times New Roman"/>
        </w:rPr>
        <w:t xml:space="preserve"> </w:t>
      </w:r>
    </w:p>
    <w:p w14:paraId="49D27EE6" w14:textId="77777777" w:rsidR="00591C44" w:rsidRDefault="00095C8D">
      <w:pPr>
        <w:numPr>
          <w:ilvl w:val="0"/>
          <w:numId w:val="8"/>
        </w:numPr>
        <w:ind w:right="8" w:hanging="360"/>
      </w:pPr>
      <w:r>
        <w:t>募集期利息的处理方式</w:t>
      </w:r>
      <w:r>
        <w:rPr>
          <w:rFonts w:ascii="Times New Roman" w:eastAsia="Times New Roman" w:hAnsi="Times New Roman" w:cs="Times New Roman"/>
        </w:rPr>
        <w:t xml:space="preserve"> </w:t>
      </w:r>
    </w:p>
    <w:p w14:paraId="2B5B0BEE" w14:textId="77777777" w:rsidR="00591C44" w:rsidRDefault="00095C8D">
      <w:pPr>
        <w:spacing w:after="20" w:line="365" w:lineRule="auto"/>
        <w:ind w:left="-15" w:right="8"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5EE58326" w14:textId="77777777" w:rsidR="00591C44" w:rsidRDefault="00095C8D">
      <w:pPr>
        <w:numPr>
          <w:ilvl w:val="0"/>
          <w:numId w:val="8"/>
        </w:numPr>
        <w:ind w:right="8" w:hanging="360"/>
      </w:pPr>
      <w:r>
        <w:t>基金认购份额的计算</w:t>
      </w:r>
      <w:r>
        <w:rPr>
          <w:rFonts w:ascii="Times New Roman" w:eastAsia="Times New Roman" w:hAnsi="Times New Roman" w:cs="Times New Roman"/>
        </w:rPr>
        <w:t xml:space="preserve"> </w:t>
      </w:r>
    </w:p>
    <w:p w14:paraId="25E532E8" w14:textId="77777777" w:rsidR="00591C44" w:rsidRDefault="00095C8D">
      <w:pPr>
        <w:ind w:right="8"/>
      </w:pPr>
      <w:r>
        <w:t>基金认购份额具体的计算方法在招募说明书中列示。</w:t>
      </w:r>
      <w:r>
        <w:rPr>
          <w:rFonts w:ascii="Times New Roman" w:eastAsia="Times New Roman" w:hAnsi="Times New Roman" w:cs="Times New Roman"/>
        </w:rPr>
        <w:t xml:space="preserve"> </w:t>
      </w:r>
    </w:p>
    <w:p w14:paraId="64DEA98C" w14:textId="77777777" w:rsidR="00591C44" w:rsidRDefault="00095C8D">
      <w:pPr>
        <w:numPr>
          <w:ilvl w:val="0"/>
          <w:numId w:val="8"/>
        </w:numPr>
        <w:ind w:right="8" w:hanging="360"/>
      </w:pPr>
      <w:r>
        <w:t>认购份额余额的处理方式</w:t>
      </w:r>
      <w:r>
        <w:rPr>
          <w:rFonts w:ascii="Times New Roman" w:eastAsia="Times New Roman" w:hAnsi="Times New Roman" w:cs="Times New Roman"/>
        </w:rPr>
        <w:t xml:space="preserve"> </w:t>
      </w:r>
    </w:p>
    <w:p w14:paraId="4D1B53B3" w14:textId="77777777" w:rsidR="00591C44" w:rsidRDefault="00095C8D">
      <w:pPr>
        <w:spacing w:line="384" w:lineRule="auto"/>
        <w:ind w:left="-15" w:right="8"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2C66CCD3" w14:textId="77777777" w:rsidR="00591C44" w:rsidRDefault="00095C8D">
      <w:pPr>
        <w:ind w:right="8"/>
      </w:pPr>
      <w:r>
        <w:t>三、基金份额认购金额的限制</w:t>
      </w:r>
      <w:r>
        <w:rPr>
          <w:rFonts w:ascii="Times New Roman" w:eastAsia="Times New Roman" w:hAnsi="Times New Roman" w:cs="Times New Roman"/>
        </w:rPr>
        <w:t xml:space="preserve"> </w:t>
      </w:r>
    </w:p>
    <w:p w14:paraId="7ECC8979" w14:textId="77777777" w:rsidR="00591C44" w:rsidRDefault="00095C8D">
      <w:pPr>
        <w:numPr>
          <w:ilvl w:val="0"/>
          <w:numId w:val="9"/>
        </w:numPr>
        <w:ind w:right="8" w:firstLine="480"/>
      </w:pPr>
      <w:r>
        <w:t>投资人认购时，需按销售机构规定的方式全额缴款。</w:t>
      </w:r>
      <w:r>
        <w:rPr>
          <w:rFonts w:ascii="Times New Roman" w:eastAsia="Times New Roman" w:hAnsi="Times New Roman" w:cs="Times New Roman"/>
        </w:rPr>
        <w:t xml:space="preserve"> </w:t>
      </w:r>
    </w:p>
    <w:p w14:paraId="07C2EA76" w14:textId="77777777" w:rsidR="00591C44" w:rsidRDefault="00095C8D">
      <w:pPr>
        <w:numPr>
          <w:ilvl w:val="0"/>
          <w:numId w:val="9"/>
        </w:numPr>
        <w:spacing w:after="0" w:line="379" w:lineRule="auto"/>
        <w:ind w:right="8"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5BA95BF3" w14:textId="77777777" w:rsidR="00591C44" w:rsidRDefault="00095C8D">
      <w:pPr>
        <w:numPr>
          <w:ilvl w:val="0"/>
          <w:numId w:val="9"/>
        </w:numPr>
        <w:spacing w:after="0" w:line="379" w:lineRule="auto"/>
        <w:ind w:right="8"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0B396421" w14:textId="77777777" w:rsidR="00591C44" w:rsidRDefault="00095C8D">
      <w:pPr>
        <w:ind w:right="8"/>
      </w:pPr>
      <w:r>
        <w:t>四、发起资金的认购</w:t>
      </w:r>
      <w:r>
        <w:rPr>
          <w:rFonts w:ascii="Times New Roman" w:eastAsia="Times New Roman" w:hAnsi="Times New Roman" w:cs="Times New Roman"/>
        </w:rPr>
        <w:t xml:space="preserve"> </w:t>
      </w:r>
    </w:p>
    <w:p w14:paraId="33C2FA37" w14:textId="77777777" w:rsidR="00591C44" w:rsidRDefault="00095C8D">
      <w:pPr>
        <w:spacing w:after="5" w:line="371" w:lineRule="auto"/>
        <w:ind w:left="-15" w:right="229" w:firstLine="470"/>
        <w:jc w:val="both"/>
      </w:pPr>
      <w:r>
        <w:t>基金管理人股东资金、基金管理人固有资金、基金管理人高级管理人员、基金经理等人员认购本基金的发起资金金额不少于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w:t>
      </w:r>
      <w:r>
        <w:t>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年提前终止的情况除外），法律法规或证监会另有规定的除外。</w:t>
      </w:r>
      <w:r>
        <w:rPr>
          <w:rFonts w:ascii="Times New Roman" w:eastAsia="Times New Roman" w:hAnsi="Times New Roman" w:cs="Times New Roman"/>
        </w:rPr>
        <w:t xml:space="preserve"> </w:t>
      </w:r>
    </w:p>
    <w:p w14:paraId="5A05DA9C" w14:textId="77777777" w:rsidR="00591C44" w:rsidRDefault="00095C8D">
      <w:pPr>
        <w:ind w:right="8"/>
      </w:pPr>
      <w:r>
        <w:t>本基金发起资金的认购情况见基金管理人届时发布的公告。</w:t>
      </w:r>
      <w:r>
        <w:rPr>
          <w:rFonts w:ascii="Times New Roman" w:eastAsia="Times New Roman" w:hAnsi="Times New Roman" w:cs="Times New Roman"/>
        </w:rPr>
        <w:t xml:space="preserve"> </w:t>
      </w:r>
      <w:r>
        <w:br w:type="page"/>
      </w:r>
    </w:p>
    <w:p w14:paraId="2DA06937" w14:textId="77777777" w:rsidR="00591C44" w:rsidRDefault="00095C8D">
      <w:pPr>
        <w:pStyle w:val="1"/>
        <w:ind w:right="241"/>
      </w:pPr>
      <w:bookmarkStart w:id="4" w:name="_Toc68871"/>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7DF134F3" w14:textId="77777777" w:rsidR="00591C44" w:rsidRDefault="00095C8D">
      <w:pPr>
        <w:spacing w:after="177" w:line="259" w:lineRule="auto"/>
        <w:ind w:left="540" w:firstLine="0"/>
      </w:pPr>
      <w:r>
        <w:rPr>
          <w:rFonts w:ascii="Times New Roman" w:eastAsia="Times New Roman" w:hAnsi="Times New Roman" w:cs="Times New Roman"/>
        </w:rPr>
        <w:t xml:space="preserve"> </w:t>
      </w:r>
    </w:p>
    <w:p w14:paraId="2989438B" w14:textId="77777777" w:rsidR="00591C44" w:rsidRDefault="00095C8D">
      <w:pPr>
        <w:numPr>
          <w:ilvl w:val="0"/>
          <w:numId w:val="10"/>
        </w:numPr>
        <w:ind w:right="8" w:hanging="480"/>
      </w:pPr>
      <w:r>
        <w:t>基金备案的条件</w:t>
      </w:r>
      <w:r>
        <w:rPr>
          <w:rFonts w:ascii="Times New Roman" w:eastAsia="Times New Roman" w:hAnsi="Times New Roman" w:cs="Times New Roman"/>
        </w:rPr>
        <w:t xml:space="preserve"> </w:t>
      </w:r>
    </w:p>
    <w:p w14:paraId="11F0E951" w14:textId="77777777" w:rsidR="00591C44" w:rsidRDefault="00095C8D">
      <w:pPr>
        <w:spacing w:after="5" w:line="371" w:lineRule="auto"/>
        <w:ind w:left="-15" w:right="128" w:firstLine="470"/>
        <w:jc w:val="both"/>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1000 </w:t>
      </w:r>
      <w:r>
        <w:t>万份，基金募集金额不少于</w:t>
      </w:r>
      <w:r>
        <w:t xml:space="preserve"> </w:t>
      </w:r>
      <w:r>
        <w:rPr>
          <w:rFonts w:ascii="Times New Roman" w:eastAsia="Times New Roman" w:hAnsi="Times New Roman" w:cs="Times New Roman"/>
        </w:rPr>
        <w:t xml:space="preserve">1000 </w:t>
      </w:r>
      <w:r>
        <w:t>万元人民币的条件下，基金募集期届满或基金管理人依据法律法规及招募说明书可以决定停止基金发售，并在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日内聘请法定验资机构验资，验资报告需对发起资金的持有人及其持有份额进行专门说明，自收到验资报告之日起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62337648" w14:textId="77777777" w:rsidR="00591C44" w:rsidRDefault="00095C8D">
      <w:pPr>
        <w:spacing w:after="129"/>
        <w:ind w:right="8"/>
      </w:pPr>
      <w:r>
        <w:t>基金募集达到基金备案条件的，自基金管理人办理完毕基金备案手续并取</w:t>
      </w:r>
    </w:p>
    <w:p w14:paraId="6B4D8849" w14:textId="77777777" w:rsidR="00591C44" w:rsidRDefault="00095C8D">
      <w:pPr>
        <w:spacing w:after="23" w:line="362" w:lineRule="auto"/>
        <w:ind w:left="-5" w:right="8"/>
      </w:pPr>
      <w:r>
        <w:t>得中国证监会书面确认之日起，《基金合同》生效；否则《基金合同》不生效。基金管理人在收到中国证监会确认文件的次日对《基金合同》生效事宜予以公告。基金管理人应将基金募集期间募集的资金存入专门账户，在</w:t>
      </w:r>
      <w:r>
        <w:t>基金募集行为结束前，任何人不得动用。</w:t>
      </w:r>
      <w:r>
        <w:rPr>
          <w:rFonts w:ascii="Times New Roman" w:eastAsia="Times New Roman" w:hAnsi="Times New Roman" w:cs="Times New Roman"/>
        </w:rPr>
        <w:t xml:space="preserve"> </w:t>
      </w:r>
    </w:p>
    <w:p w14:paraId="18725A73" w14:textId="77777777" w:rsidR="00591C44" w:rsidRDefault="00095C8D">
      <w:pPr>
        <w:numPr>
          <w:ilvl w:val="0"/>
          <w:numId w:val="10"/>
        </w:numPr>
        <w:ind w:right="8" w:hanging="480"/>
      </w:pPr>
      <w:r>
        <w:t>基金合同不能生效时募集资金的处理方式</w:t>
      </w:r>
      <w:r>
        <w:rPr>
          <w:rFonts w:ascii="Times New Roman" w:eastAsia="Times New Roman" w:hAnsi="Times New Roman" w:cs="Times New Roman"/>
        </w:rPr>
        <w:t xml:space="preserve"> </w:t>
      </w:r>
    </w:p>
    <w:p w14:paraId="7604A00D" w14:textId="77777777" w:rsidR="00591C44" w:rsidRDefault="00095C8D">
      <w:pPr>
        <w:ind w:right="8"/>
      </w:pPr>
      <w:r>
        <w:t>如果募集期限届满，未满足基金备案条件，基金管理人应当承担下列责任：</w:t>
      </w:r>
      <w:r>
        <w:rPr>
          <w:rFonts w:ascii="Times New Roman" w:eastAsia="Times New Roman" w:hAnsi="Times New Roman" w:cs="Times New Roman"/>
        </w:rPr>
        <w:t xml:space="preserve"> </w:t>
      </w:r>
    </w:p>
    <w:p w14:paraId="2A7D0E5B" w14:textId="77777777" w:rsidR="00591C44" w:rsidRDefault="00095C8D">
      <w:pPr>
        <w:numPr>
          <w:ilvl w:val="0"/>
          <w:numId w:val="11"/>
        </w:numPr>
        <w:ind w:right="8" w:firstLine="475"/>
      </w:pPr>
      <w:r>
        <w:t>以其固有财产承担因募集行为而产生的债务和费用；</w:t>
      </w:r>
      <w:r>
        <w:rPr>
          <w:rFonts w:ascii="Times New Roman" w:eastAsia="Times New Roman" w:hAnsi="Times New Roman" w:cs="Times New Roman"/>
        </w:rPr>
        <w:t xml:space="preserve"> </w:t>
      </w:r>
    </w:p>
    <w:p w14:paraId="1A9C87D0" w14:textId="77777777" w:rsidR="00591C44" w:rsidRDefault="00095C8D">
      <w:pPr>
        <w:numPr>
          <w:ilvl w:val="0"/>
          <w:numId w:val="11"/>
        </w:numPr>
        <w:spacing w:after="0" w:line="384" w:lineRule="auto"/>
        <w:ind w:right="8"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0212E65F" w14:textId="77777777" w:rsidR="00591C44" w:rsidRDefault="00095C8D">
      <w:pPr>
        <w:numPr>
          <w:ilvl w:val="0"/>
          <w:numId w:val="11"/>
        </w:numPr>
        <w:spacing w:after="5" w:line="371" w:lineRule="auto"/>
        <w:ind w:right="8"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2A1C79A5" w14:textId="77777777" w:rsidR="00591C44" w:rsidRDefault="00095C8D">
      <w:pPr>
        <w:numPr>
          <w:ilvl w:val="0"/>
          <w:numId w:val="12"/>
        </w:numPr>
        <w:ind w:right="8" w:hanging="480"/>
      </w:pPr>
      <w:r>
        <w:t>基金存续期内的基金份额持有人数量和资产规模</w:t>
      </w:r>
      <w:r>
        <w:rPr>
          <w:rFonts w:ascii="Times New Roman" w:eastAsia="Times New Roman" w:hAnsi="Times New Roman" w:cs="Times New Roman"/>
        </w:rPr>
        <w:t xml:space="preserve"> </w:t>
      </w:r>
    </w:p>
    <w:p w14:paraId="21736C16" w14:textId="77777777" w:rsidR="00591C44" w:rsidRDefault="00095C8D">
      <w:pPr>
        <w:spacing w:after="5" w:line="371" w:lineRule="auto"/>
        <w:ind w:left="-15" w:right="229" w:firstLine="470"/>
        <w:jc w:val="both"/>
      </w:pPr>
      <w:r>
        <w:t>《基金合同》生效满三年后继续存续的，连</w:t>
      </w:r>
      <w:r>
        <w:t>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60 </w:t>
      </w:r>
      <w:r>
        <w:t>个工作日出现上述情形的，基金管理人应当在</w:t>
      </w:r>
      <w:r>
        <w:t xml:space="preserve"> </w:t>
      </w:r>
      <w:r>
        <w:rPr>
          <w:rFonts w:ascii="Times New Roman" w:eastAsia="Times New Roman" w:hAnsi="Times New Roman" w:cs="Times New Roman"/>
        </w:rPr>
        <w:t xml:space="preserve">10 </w:t>
      </w:r>
      <w:r>
        <w:t>个工作日内向中国证监会报告并提出解决方案，解决方案包括持续运作、转换运作方式、与其他基金合并或者终止基金合同等，并在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w:t>
      </w:r>
      <w:r>
        <w:rPr>
          <w:rFonts w:ascii="Times New Roman" w:eastAsia="Times New Roman" w:hAnsi="Times New Roman" w:cs="Times New Roman"/>
        </w:rPr>
        <w:t xml:space="preserve"> </w:t>
      </w:r>
    </w:p>
    <w:p w14:paraId="64065ADC" w14:textId="77777777" w:rsidR="00591C44" w:rsidRDefault="00095C8D">
      <w:pPr>
        <w:tabs>
          <w:tab w:val="center" w:pos="3000"/>
          <w:tab w:val="center" w:pos="6375"/>
        </w:tabs>
        <w:ind w:left="0" w:firstLine="0"/>
      </w:pPr>
      <w:r>
        <w:rPr>
          <w:rFonts w:ascii="Calibri" w:eastAsia="Calibri" w:hAnsi="Calibri" w:cs="Calibri"/>
          <w:sz w:val="22"/>
        </w:rPr>
        <w:tab/>
      </w:r>
      <w:r>
        <w:t>法律法规或中国证监会另有规定时，从其规定。</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2D8A614" w14:textId="77777777" w:rsidR="00591C44" w:rsidRDefault="00095C8D">
      <w:pPr>
        <w:numPr>
          <w:ilvl w:val="0"/>
          <w:numId w:val="12"/>
        </w:numPr>
        <w:ind w:right="8" w:hanging="480"/>
      </w:pPr>
      <w:r>
        <w:t>基金的自动终止</w:t>
      </w:r>
      <w:r>
        <w:rPr>
          <w:rFonts w:ascii="Times New Roman" w:eastAsia="Times New Roman" w:hAnsi="Times New Roman" w:cs="Times New Roman"/>
        </w:rPr>
        <w:t xml:space="preserve"> </w:t>
      </w:r>
    </w:p>
    <w:p w14:paraId="2C682648" w14:textId="77777777" w:rsidR="00591C44" w:rsidRDefault="00095C8D">
      <w:pPr>
        <w:spacing w:line="368" w:lineRule="auto"/>
        <w:ind w:left="-15" w:right="8" w:firstLine="480"/>
      </w:pPr>
      <w:r>
        <w:t>本基金基金合同生效满三年之日，若基金资产净值低于</w:t>
      </w:r>
      <w:r>
        <w:t xml:space="preserve"> </w:t>
      </w:r>
      <w:r>
        <w:rPr>
          <w:rFonts w:ascii="Times New Roman" w:eastAsia="Times New Roman" w:hAnsi="Times New Roman" w:cs="Times New Roman"/>
        </w:rPr>
        <w:t xml:space="preserve">2 </w:t>
      </w:r>
      <w:r>
        <w:t>亿元人民币，基金合同自动终止，无需再召开基金份额持有人大会审议决定。若届时的法律法规或证监会规定发生变化，上述终止规定被取消、更改或补充时，则本基金可以参照届时有效的法律法规或证监会规定执行。</w:t>
      </w:r>
      <w:r>
        <w:rPr>
          <w:rFonts w:ascii="Times New Roman" w:eastAsia="Times New Roman" w:hAnsi="Times New Roman" w:cs="Times New Roman"/>
        </w:rPr>
        <w:t xml:space="preserve"> </w:t>
      </w:r>
      <w:r>
        <w:br w:type="page"/>
      </w:r>
    </w:p>
    <w:p w14:paraId="329169E7" w14:textId="77777777" w:rsidR="00591C44" w:rsidRDefault="00095C8D">
      <w:pPr>
        <w:pStyle w:val="1"/>
        <w:ind w:right="245"/>
      </w:pPr>
      <w:bookmarkStart w:id="5" w:name="_Toc68872"/>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0F98A347" w14:textId="77777777" w:rsidR="00591C44" w:rsidRDefault="00095C8D">
      <w:pPr>
        <w:spacing w:after="177" w:line="259" w:lineRule="auto"/>
        <w:ind w:left="480" w:firstLine="0"/>
      </w:pPr>
      <w:r>
        <w:rPr>
          <w:rFonts w:ascii="Times New Roman" w:eastAsia="Times New Roman" w:hAnsi="Times New Roman" w:cs="Times New Roman"/>
        </w:rPr>
        <w:t xml:space="preserve"> </w:t>
      </w:r>
    </w:p>
    <w:p w14:paraId="6DBCA4E5" w14:textId="77777777" w:rsidR="00591C44" w:rsidRDefault="00095C8D">
      <w:pPr>
        <w:numPr>
          <w:ilvl w:val="0"/>
          <w:numId w:val="13"/>
        </w:numPr>
        <w:ind w:right="8" w:hanging="480"/>
      </w:pPr>
      <w:r>
        <w:t>申购和赎回场所</w:t>
      </w:r>
      <w:r>
        <w:rPr>
          <w:rFonts w:ascii="Times New Roman" w:eastAsia="Times New Roman" w:hAnsi="Times New Roman" w:cs="Times New Roman"/>
        </w:rPr>
        <w:t xml:space="preserve"> </w:t>
      </w:r>
    </w:p>
    <w:p w14:paraId="790ED7AE" w14:textId="77777777" w:rsidR="00591C44" w:rsidRDefault="00095C8D">
      <w:pPr>
        <w:spacing w:after="19" w:line="360" w:lineRule="auto"/>
        <w:ind w:left="-15" w:right="8" w:firstLine="480"/>
      </w:pPr>
      <w:r>
        <w:t>本基金的申购与赎回将通过销售机构进行。基金管理人可根据情况变更或增减销售机构，并在基金管理人网站公示。基金投资者应当在销售机构办理基金销售业务的营业场所或按销售机构提供的其他方式办理基金份额的申购与赎回</w:t>
      </w:r>
      <w:r>
        <w:t>。</w:t>
      </w:r>
      <w:r>
        <w:rPr>
          <w:rFonts w:ascii="Times New Roman" w:eastAsia="Times New Roman" w:hAnsi="Times New Roman" w:cs="Times New Roman"/>
          <w:sz w:val="21"/>
        </w:rPr>
        <w:t xml:space="preserve"> </w:t>
      </w:r>
    </w:p>
    <w:p w14:paraId="49751D08" w14:textId="77777777" w:rsidR="00591C44" w:rsidRDefault="00095C8D">
      <w:pPr>
        <w:numPr>
          <w:ilvl w:val="0"/>
          <w:numId w:val="13"/>
        </w:numPr>
        <w:ind w:right="8" w:hanging="480"/>
      </w:pPr>
      <w:r>
        <w:t>申购和赎回的开放日及时间</w:t>
      </w:r>
      <w:r>
        <w:rPr>
          <w:rFonts w:ascii="Times New Roman" w:eastAsia="Times New Roman" w:hAnsi="Times New Roman" w:cs="Times New Roman"/>
        </w:rPr>
        <w:t xml:space="preserve"> </w:t>
      </w:r>
    </w:p>
    <w:p w14:paraId="2CE78842" w14:textId="77777777" w:rsidR="00591C44" w:rsidRDefault="00095C8D">
      <w:pPr>
        <w:numPr>
          <w:ilvl w:val="0"/>
          <w:numId w:val="14"/>
        </w:numPr>
        <w:ind w:right="8" w:hanging="360"/>
      </w:pPr>
      <w:r>
        <w:t>开放日及开放时间</w:t>
      </w:r>
      <w:r>
        <w:rPr>
          <w:rFonts w:ascii="Times New Roman" w:eastAsia="Times New Roman" w:hAnsi="Times New Roman" w:cs="Times New Roman"/>
        </w:rPr>
        <w:t xml:space="preserve"> </w:t>
      </w:r>
    </w:p>
    <w:p w14:paraId="49632956" w14:textId="77777777" w:rsidR="00591C44" w:rsidRDefault="00095C8D">
      <w:pPr>
        <w:spacing w:after="14" w:line="363" w:lineRule="auto"/>
        <w:ind w:left="-15" w:right="8" w:firstLine="480"/>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7C35AE84" w14:textId="77777777" w:rsidR="00591C44" w:rsidRDefault="00095C8D">
      <w:pPr>
        <w:spacing w:after="23" w:line="363" w:lineRule="auto"/>
        <w:ind w:left="-15" w:right="8" w:firstLine="480"/>
      </w:pPr>
      <w:r>
        <w:t>基金合同生效后，若出现新的证券交易市场或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3274FBD5" w14:textId="77777777" w:rsidR="00591C44" w:rsidRDefault="00095C8D">
      <w:pPr>
        <w:numPr>
          <w:ilvl w:val="0"/>
          <w:numId w:val="14"/>
        </w:numPr>
        <w:ind w:right="8" w:hanging="360"/>
      </w:pPr>
      <w:r>
        <w:t>申购、赎回开始日及业务办理时间</w:t>
      </w:r>
      <w:r>
        <w:rPr>
          <w:rFonts w:ascii="Times New Roman" w:eastAsia="Times New Roman" w:hAnsi="Times New Roman" w:cs="Times New Roman"/>
        </w:rPr>
        <w:t xml:space="preserve"> </w:t>
      </w:r>
    </w:p>
    <w:p w14:paraId="4CEDFA36" w14:textId="77777777" w:rsidR="00591C44" w:rsidRDefault="00095C8D">
      <w:pPr>
        <w:spacing w:after="11" w:line="365" w:lineRule="auto"/>
        <w:ind w:left="-15" w:right="8" w:firstLine="480"/>
      </w:pPr>
      <w:r>
        <w:t>基金管理人可根据实际情况依法决定本基金开始办理申购的具体日期，具体业务办理时间在申购开始公告中规定。</w:t>
      </w:r>
      <w:r>
        <w:rPr>
          <w:rFonts w:ascii="Times New Roman" w:eastAsia="Times New Roman" w:hAnsi="Times New Roman" w:cs="Times New Roman"/>
        </w:rPr>
        <w:t xml:space="preserve"> </w:t>
      </w:r>
    </w:p>
    <w:p w14:paraId="60A4CFAB" w14:textId="77777777" w:rsidR="00591C44" w:rsidRDefault="00095C8D">
      <w:pPr>
        <w:spacing w:after="0" w:line="384" w:lineRule="auto"/>
        <w:ind w:left="-15" w:right="8"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2DBFBC19" w14:textId="77777777" w:rsidR="00591C44" w:rsidRDefault="00095C8D">
      <w:pPr>
        <w:spacing w:after="10" w:line="365" w:lineRule="auto"/>
        <w:ind w:left="-15" w:right="8"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2F9FD0EB" w14:textId="77777777" w:rsidR="00591C44" w:rsidRDefault="00095C8D">
      <w:pPr>
        <w:spacing w:after="129"/>
        <w:ind w:right="8"/>
      </w:pPr>
      <w:r>
        <w:t>基金管理人不得在基金合同约定之外的日期或者时间办理基金份额的申购、</w:t>
      </w:r>
    </w:p>
    <w:p w14:paraId="211E85F0" w14:textId="77777777" w:rsidR="00591C44" w:rsidRDefault="00095C8D">
      <w:pPr>
        <w:spacing w:after="19" w:line="360" w:lineRule="auto"/>
        <w:ind w:left="-5" w:right="8"/>
      </w:pPr>
      <w:r>
        <w:t>赎回或者转换。投资人在基金合同约定之外的日期和时间提出申购、赎回或转换申请且登记机构确认接受的，其基金</w:t>
      </w:r>
      <w:r>
        <w:t>份额申购、赎回价格为下一开放日基金份额申购、赎回的价格。</w:t>
      </w:r>
      <w:r>
        <w:rPr>
          <w:rFonts w:ascii="Times New Roman" w:eastAsia="Times New Roman" w:hAnsi="Times New Roman" w:cs="Times New Roman"/>
          <w:sz w:val="21"/>
        </w:rPr>
        <w:t xml:space="preserve"> </w:t>
      </w:r>
    </w:p>
    <w:p w14:paraId="2B05155E" w14:textId="77777777" w:rsidR="00591C44" w:rsidRDefault="00095C8D">
      <w:pPr>
        <w:ind w:right="8"/>
      </w:pPr>
      <w:r>
        <w:t>三、申购与赎回的原则</w:t>
      </w:r>
      <w:r>
        <w:rPr>
          <w:rFonts w:ascii="Times New Roman" w:eastAsia="Times New Roman" w:hAnsi="Times New Roman" w:cs="Times New Roman"/>
        </w:rPr>
        <w:t xml:space="preserve"> </w:t>
      </w:r>
    </w:p>
    <w:p w14:paraId="7D116E11" w14:textId="77777777" w:rsidR="00591C44" w:rsidRDefault="00095C8D">
      <w:pPr>
        <w:numPr>
          <w:ilvl w:val="0"/>
          <w:numId w:val="15"/>
        </w:numPr>
        <w:spacing w:after="0" w:line="379" w:lineRule="auto"/>
        <w:ind w:right="8"/>
      </w:pPr>
      <w:r>
        <w:t>“</w:t>
      </w:r>
      <w:r>
        <w:t>未知价</w:t>
      </w:r>
      <w:r>
        <w:t>”</w:t>
      </w:r>
      <w:r>
        <w:t>原则，即申购、赎回价格以申请当日的各类基金份额净值为基准进行计算；</w:t>
      </w:r>
      <w:r>
        <w:rPr>
          <w:rFonts w:ascii="Times New Roman" w:eastAsia="Times New Roman" w:hAnsi="Times New Roman" w:cs="Times New Roman"/>
        </w:rPr>
        <w:t xml:space="preserve"> </w:t>
      </w:r>
    </w:p>
    <w:p w14:paraId="20B887DA" w14:textId="77777777" w:rsidR="00591C44" w:rsidRDefault="00095C8D">
      <w:pPr>
        <w:numPr>
          <w:ilvl w:val="0"/>
          <w:numId w:val="15"/>
        </w:numPr>
        <w:ind w:right="8"/>
      </w:pPr>
      <w:r>
        <w:t>“</w:t>
      </w:r>
      <w:r>
        <w:t>金额申购、份额赎回</w:t>
      </w:r>
      <w:r>
        <w:t>”</w:t>
      </w:r>
      <w:r>
        <w:t>原则，即申购以金额申请，赎回以份额申请；</w:t>
      </w:r>
      <w:r>
        <w:rPr>
          <w:rFonts w:ascii="Times New Roman" w:eastAsia="Times New Roman" w:hAnsi="Times New Roman" w:cs="Times New Roman"/>
        </w:rPr>
        <w:t xml:space="preserve"> 3</w:t>
      </w:r>
      <w:r>
        <w:t>、当日的申购与赎回申请可以在基金管理人规定的时间以内撤销；</w:t>
      </w:r>
      <w:r>
        <w:rPr>
          <w:rFonts w:ascii="Times New Roman" w:eastAsia="Times New Roman" w:hAnsi="Times New Roman" w:cs="Times New Roman"/>
        </w:rPr>
        <w:t xml:space="preserve"> </w:t>
      </w:r>
    </w:p>
    <w:p w14:paraId="62406B78" w14:textId="77777777" w:rsidR="00591C44" w:rsidRDefault="00095C8D">
      <w:pPr>
        <w:numPr>
          <w:ilvl w:val="0"/>
          <w:numId w:val="16"/>
        </w:numPr>
        <w:spacing w:after="0" w:line="379" w:lineRule="auto"/>
        <w:ind w:right="8"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5C67BA0D" w14:textId="77777777" w:rsidR="00591C44" w:rsidRDefault="00095C8D">
      <w:pPr>
        <w:numPr>
          <w:ilvl w:val="0"/>
          <w:numId w:val="16"/>
        </w:numPr>
        <w:spacing w:after="0" w:line="379" w:lineRule="auto"/>
        <w:ind w:right="8"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12596E4D" w14:textId="77777777" w:rsidR="00591C44" w:rsidRDefault="00095C8D">
      <w:pPr>
        <w:spacing w:after="129"/>
        <w:ind w:right="8"/>
      </w:pPr>
      <w:r>
        <w:t>基金管理人可在法律法规允许的情况下，对</w:t>
      </w:r>
      <w:r>
        <w:t>上述原则进行调整。基金管理人</w:t>
      </w:r>
    </w:p>
    <w:p w14:paraId="0BE930D4" w14:textId="77777777" w:rsidR="00591C44" w:rsidRDefault="00095C8D">
      <w:pPr>
        <w:ind w:left="-5" w:right="8"/>
      </w:pPr>
      <w:r>
        <w:t>必须在新规则开始实施前依照《信息披露办法》的有关规定在规定媒介上公告。</w:t>
      </w:r>
      <w:r>
        <w:rPr>
          <w:rFonts w:ascii="Times New Roman" w:eastAsia="Times New Roman" w:hAnsi="Times New Roman" w:cs="Times New Roman"/>
          <w:sz w:val="21"/>
        </w:rPr>
        <w:t xml:space="preserve"> </w:t>
      </w:r>
    </w:p>
    <w:p w14:paraId="0C02F8FB" w14:textId="77777777" w:rsidR="00591C44" w:rsidRDefault="00095C8D">
      <w:pPr>
        <w:ind w:right="8"/>
      </w:pPr>
      <w:r>
        <w:t>四、申购与赎回的程序</w:t>
      </w:r>
      <w:r>
        <w:rPr>
          <w:rFonts w:ascii="Times New Roman" w:eastAsia="Times New Roman" w:hAnsi="Times New Roman" w:cs="Times New Roman"/>
        </w:rPr>
        <w:t xml:space="preserve"> </w:t>
      </w:r>
    </w:p>
    <w:p w14:paraId="69165EFE" w14:textId="77777777" w:rsidR="00591C44" w:rsidRDefault="00095C8D">
      <w:pPr>
        <w:numPr>
          <w:ilvl w:val="0"/>
          <w:numId w:val="17"/>
        </w:numPr>
        <w:ind w:right="8" w:hanging="360"/>
      </w:pPr>
      <w:r>
        <w:t>申购和赎回的申请方式</w:t>
      </w:r>
      <w:r>
        <w:rPr>
          <w:rFonts w:ascii="Times New Roman" w:eastAsia="Times New Roman" w:hAnsi="Times New Roman" w:cs="Times New Roman"/>
        </w:rPr>
        <w:t xml:space="preserve"> </w:t>
      </w:r>
    </w:p>
    <w:p w14:paraId="1A471DC1" w14:textId="77777777" w:rsidR="00591C44" w:rsidRDefault="00095C8D">
      <w:pPr>
        <w:spacing w:after="19" w:line="365" w:lineRule="auto"/>
        <w:ind w:left="-15" w:right="8"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354D22AC" w14:textId="77777777" w:rsidR="00591C44" w:rsidRDefault="00095C8D">
      <w:pPr>
        <w:numPr>
          <w:ilvl w:val="0"/>
          <w:numId w:val="17"/>
        </w:numPr>
        <w:ind w:right="8" w:hanging="360"/>
      </w:pPr>
      <w:r>
        <w:t>申购和赎回的款项支付</w:t>
      </w:r>
      <w:r>
        <w:rPr>
          <w:rFonts w:ascii="Times New Roman" w:eastAsia="Times New Roman" w:hAnsi="Times New Roman" w:cs="Times New Roman"/>
        </w:rPr>
        <w:t xml:space="preserve"> </w:t>
      </w:r>
    </w:p>
    <w:p w14:paraId="6B37E4BE" w14:textId="77777777" w:rsidR="00591C44" w:rsidRDefault="00095C8D">
      <w:pPr>
        <w:spacing w:after="10" w:line="365" w:lineRule="auto"/>
        <w:ind w:left="-15" w:right="8" w:firstLine="480"/>
      </w:pPr>
      <w:r>
        <w:t>投资人申购基金份额时，必须全额交付申购款项，投资人交付申购款项，申购申请成立；基金份额登记机构确认基金份额时，申购生效。</w:t>
      </w:r>
      <w:r>
        <w:rPr>
          <w:rFonts w:ascii="Times New Roman" w:eastAsia="Times New Roman" w:hAnsi="Times New Roman" w:cs="Times New Roman"/>
        </w:rPr>
        <w:t xml:space="preserve"> </w:t>
      </w:r>
    </w:p>
    <w:p w14:paraId="5A4F3912" w14:textId="77777777" w:rsidR="00591C44" w:rsidRDefault="00095C8D">
      <w:pPr>
        <w:spacing w:after="16" w:line="368" w:lineRule="auto"/>
        <w:ind w:left="-15" w:right="8" w:firstLine="480"/>
      </w:pPr>
      <w:r>
        <w:t>基金份额持有人递交赎回申请，赎回申请成立；基金份额登记机构确认赎回时，赎回生效。投资者赎回申请生效后，基金管理人将在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内支付赎回款项。在发生巨额赎回或基金合同载明的其他暂停赎回或延缓支付赎回款项的情形时，款项的支付办法参照本基金合同有关条款处理。</w:t>
      </w:r>
      <w:r>
        <w:rPr>
          <w:rFonts w:ascii="Times New Roman" w:eastAsia="Times New Roman" w:hAnsi="Times New Roman" w:cs="Times New Roman"/>
        </w:rPr>
        <w:t xml:space="preserve"> </w:t>
      </w:r>
    </w:p>
    <w:p w14:paraId="2C4D3EAF" w14:textId="77777777" w:rsidR="00591C44" w:rsidRDefault="00095C8D">
      <w:pPr>
        <w:numPr>
          <w:ilvl w:val="0"/>
          <w:numId w:val="17"/>
        </w:numPr>
        <w:ind w:right="8" w:hanging="360"/>
      </w:pPr>
      <w:r>
        <w:t>申购和赎回申请的确认</w:t>
      </w:r>
      <w:r>
        <w:rPr>
          <w:rFonts w:ascii="Times New Roman" w:eastAsia="Times New Roman" w:hAnsi="Times New Roman" w:cs="Times New Roman"/>
        </w:rPr>
        <w:t xml:space="preserve"> </w:t>
      </w:r>
    </w:p>
    <w:p w14:paraId="2A6A7C91" w14:textId="77777777" w:rsidR="00591C44" w:rsidRDefault="00095C8D">
      <w:pPr>
        <w:spacing w:after="0" w:line="375" w:lineRule="auto"/>
        <w:ind w:left="-15" w:right="8"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w:t>
      </w:r>
      <w:r>
        <w:rPr>
          <w:rFonts w:ascii="Times New Roman" w:eastAsia="Times New Roman" w:hAnsi="Times New Roman" w:cs="Times New Roman"/>
        </w:rPr>
        <w:t xml:space="preserve"> </w:t>
      </w:r>
    </w:p>
    <w:p w14:paraId="52399AF8" w14:textId="77777777" w:rsidR="00591C44" w:rsidRDefault="00095C8D">
      <w:pPr>
        <w:spacing w:after="16" w:line="361" w:lineRule="auto"/>
        <w:ind w:left="-15" w:right="8" w:firstLine="480"/>
      </w:pPr>
      <w:r>
        <w:t>基金销售机构对申购、赎回申请的受理并不代表申请一定生效，而仅代表销售机构确实接收到申请。申购、赎回申请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06FB0333" w14:textId="77777777" w:rsidR="00591C44" w:rsidRDefault="00095C8D">
      <w:pPr>
        <w:spacing w:after="16" w:line="365" w:lineRule="auto"/>
        <w:ind w:right="8"/>
      </w:pPr>
      <w:r>
        <w:t>在法律法规允许的范围内，基金管理人或登记机构可根据相关业务规则，对</w:t>
      </w:r>
      <w:r>
        <w:t>上述业务办理时间进行调整，本基金管理人将于调整实施前按照有关规定予以公告。</w:t>
      </w:r>
      <w:r>
        <w:rPr>
          <w:rFonts w:ascii="Times New Roman" w:eastAsia="Times New Roman" w:hAnsi="Times New Roman" w:cs="Times New Roman"/>
        </w:rPr>
        <w:t xml:space="preserve"> </w:t>
      </w:r>
    </w:p>
    <w:p w14:paraId="66B66C9A" w14:textId="77777777" w:rsidR="00591C44" w:rsidRDefault="00095C8D">
      <w:pPr>
        <w:ind w:right="8"/>
      </w:pPr>
      <w:r>
        <w:t>五、申购和赎回的数量限制</w:t>
      </w:r>
      <w:r>
        <w:rPr>
          <w:rFonts w:ascii="Times New Roman" w:eastAsia="Times New Roman" w:hAnsi="Times New Roman" w:cs="Times New Roman"/>
        </w:rPr>
        <w:t xml:space="preserve"> </w:t>
      </w:r>
    </w:p>
    <w:p w14:paraId="7F714F2C" w14:textId="77777777" w:rsidR="00591C44" w:rsidRDefault="00095C8D">
      <w:pPr>
        <w:numPr>
          <w:ilvl w:val="0"/>
          <w:numId w:val="18"/>
        </w:numPr>
        <w:spacing w:after="0" w:line="379" w:lineRule="auto"/>
        <w:ind w:right="8"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38F73529" w14:textId="77777777" w:rsidR="00591C44" w:rsidRDefault="00095C8D">
      <w:pPr>
        <w:numPr>
          <w:ilvl w:val="0"/>
          <w:numId w:val="18"/>
        </w:numPr>
        <w:spacing w:after="0" w:line="379" w:lineRule="auto"/>
        <w:ind w:right="8"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7EBF2834" w14:textId="77777777" w:rsidR="00591C44" w:rsidRDefault="00095C8D">
      <w:pPr>
        <w:numPr>
          <w:ilvl w:val="0"/>
          <w:numId w:val="18"/>
        </w:numPr>
        <w:spacing w:after="0" w:line="379" w:lineRule="auto"/>
        <w:ind w:right="8"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06764995" w14:textId="77777777" w:rsidR="00591C44" w:rsidRDefault="00095C8D">
      <w:pPr>
        <w:numPr>
          <w:ilvl w:val="0"/>
          <w:numId w:val="18"/>
        </w:numPr>
        <w:spacing w:line="259" w:lineRule="auto"/>
        <w:ind w:right="8" w:firstLine="480"/>
      </w:pPr>
      <w:r>
        <w:t>当接受申购申请对存量基金份额持有人利益构成潜在重大不利影响时，</w:t>
      </w:r>
    </w:p>
    <w:p w14:paraId="02F181D2" w14:textId="77777777" w:rsidR="00591C44" w:rsidRDefault="00095C8D">
      <w:pPr>
        <w:spacing w:after="16" w:line="362" w:lineRule="auto"/>
        <w:ind w:left="-5" w:right="8"/>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060DFA9B" w14:textId="77777777" w:rsidR="00591C44" w:rsidRDefault="00095C8D">
      <w:pPr>
        <w:numPr>
          <w:ilvl w:val="0"/>
          <w:numId w:val="18"/>
        </w:numPr>
        <w:spacing w:after="13" w:line="369" w:lineRule="auto"/>
        <w:ind w:right="8" w:firstLine="480"/>
      </w:pPr>
      <w:r>
        <w:t>基金管理人可根据市场情况，在法律法规允许的情况下，调整上述规定申购金额和赎回份额的数量或比例限制。基金管理人必须在调整前依照《信息披露办法》的有关规定在规定媒介上公告。</w:t>
      </w:r>
      <w:r>
        <w:rPr>
          <w:rFonts w:ascii="Times New Roman" w:eastAsia="Times New Roman" w:hAnsi="Times New Roman" w:cs="Times New Roman"/>
        </w:rPr>
        <w:t xml:space="preserve"> </w:t>
      </w:r>
    </w:p>
    <w:p w14:paraId="6153D151" w14:textId="77777777" w:rsidR="00591C44" w:rsidRDefault="00095C8D">
      <w:pPr>
        <w:ind w:right="8"/>
      </w:pPr>
      <w:r>
        <w:t>六、申购和赎回的价格、费用及其</w:t>
      </w:r>
      <w:r>
        <w:t>用途</w:t>
      </w:r>
      <w:r>
        <w:rPr>
          <w:rFonts w:ascii="Times New Roman" w:eastAsia="Times New Roman" w:hAnsi="Times New Roman" w:cs="Times New Roman"/>
        </w:rPr>
        <w:t xml:space="preserve"> </w:t>
      </w:r>
    </w:p>
    <w:p w14:paraId="67920C6C" w14:textId="77777777" w:rsidR="00591C44" w:rsidRDefault="00095C8D">
      <w:pPr>
        <w:numPr>
          <w:ilvl w:val="0"/>
          <w:numId w:val="19"/>
        </w:numPr>
        <w:spacing w:after="0" w:line="383" w:lineRule="auto"/>
        <w:ind w:right="8"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68F36D63" w14:textId="77777777" w:rsidR="00591C44" w:rsidRDefault="00095C8D">
      <w:pPr>
        <w:spacing w:after="0" w:line="379" w:lineRule="auto"/>
        <w:ind w:left="-15" w:right="8"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5DB86D38" w14:textId="77777777" w:rsidR="00591C44" w:rsidRDefault="00095C8D">
      <w:pPr>
        <w:spacing w:after="0" w:line="381" w:lineRule="auto"/>
        <w:ind w:left="-15" w:right="8" w:firstLine="480"/>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0742D9A9" w14:textId="77777777" w:rsidR="00591C44" w:rsidRDefault="00095C8D">
      <w:pPr>
        <w:numPr>
          <w:ilvl w:val="0"/>
          <w:numId w:val="19"/>
        </w:numPr>
        <w:spacing w:after="0" w:line="376" w:lineRule="auto"/>
        <w:ind w:right="8" w:firstLine="480"/>
      </w:pPr>
      <w:r>
        <w:t>申购份额的计算及余额的处理方式：本基金申购份额的计算详见《招募说明书》。</w:t>
      </w:r>
      <w:del w:id="15" w:author="FundLex" w:date="2026-10-21T17:12:12Z">
        <w:r>
          <w:delText>本基</w:delText>
        </w:r>
        <w:r>
          <w:delText>金</w:delText>
        </w:r>
        <w:r>
          <w:delText xml:space="preserve"> </w:delText>
        </w:r>
        <w:r>
          <w:rPr>
            <w:rFonts w:ascii="Times New Roman" w:eastAsia="Times New Roman" w:hAnsi="Times New Roman" w:cs="Times New Roman"/>
          </w:rPr>
          <w:delText xml:space="preserve">A </w:delText>
        </w:r>
        <w:r>
          <w:delText>类基金份额的申购费率由基金管理人决定，并在招募说明书中列示。</w:delText>
        </w:r>
      </w:del>
      <w:ins w:id="16" w:author="FundLex" w:date="2026-10-21T17:12:12Z">
        <w:r>
          <w:t>本基金A类基金份额在申购时收取申购费用，C类基金份额不收取申购费用。通过直销机构申购本基金A类基金份额不收取申购费。通过直销机构以外的其他销售机构申购本基金的申购费率由基金管理人决定，并在招募说明书中列示。</w:t>
        </w:r>
      </w:ins>
      <w:r>
        <w:t>申购的有效份额为净申购金额除以当日该类基金份额的基金份额净值，有效份额单位为份，上述计算结果均按四舍五入方法，保留到小数点后</w:t>
      </w:r>
      <w:r>
        <w:rPr>
          <w:rFonts w:ascii="Times New Roman" w:eastAsia="Times New Roman" w:hAnsi="Times New Roman" w:cs="Times New Roman"/>
        </w:rPr>
        <w:t xml:space="preserve"> 2 </w:t>
      </w:r>
      <w:r>
        <w:t>位，由此产生的收益或损失由基金财产承担。</w:t>
      </w:r>
      <w:r>
        <w:rPr>
          <w:rFonts w:ascii="Times New Roman" w:eastAsia="Times New Roman" w:hAnsi="Times New Roman" w:cs="Times New Roman"/>
        </w:rPr>
        <w:t xml:space="preserve"> </w:t>
      </w:r>
    </w:p>
    <w:p w14:paraId="2AA4D37B" w14:textId="77777777" w:rsidR="00591C44" w:rsidRDefault="00095C8D">
      <w:pPr>
        <w:numPr>
          <w:ilvl w:val="0"/>
          <w:numId w:val="19"/>
        </w:numPr>
        <w:spacing w:after="7" w:line="369" w:lineRule="auto"/>
        <w:ind w:right="8" w:firstLine="480"/>
      </w:pPr>
      <w:r>
        <w:t>赎回金额的计算及处理方式：本基金赎回金额的计算详见《招募说明书》。本基金的赎回费率由基金管理人决定，并在招募说明书中列示。</w:t>
      </w:r>
      <w:del w:id="17" w:author="FundLex" w:date="2026-10-21T17:12:12Z">
        <w:r>
          <w:delText>赎回金额为按实际确认的有效赎回份额乘以当日该类基金份额的基金份额净值并扣除相应的费用，赎回金额单位为元。</w:delText>
        </w:r>
      </w:del>
      <w:ins w:id="18" w:author="FundLex" w:date="2026-10-21T17:12:12Z">
        <w:r>
          <w:t>赎回金额为按实际确认的有效赎回份额乘以当日该类基金份额的基金份额净值并扣除或加上相应的费用，赎回金额单位为元。</w:t>
        </w:r>
      </w:ins>
      <w:r>
        <w:t>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1051DA2C" w14:textId="77777777" w:rsidR="00591C44" w:rsidRDefault="00095C8D">
      <w:pPr>
        <w:numPr>
          <w:ilvl w:val="0"/>
          <w:numId w:val="19"/>
        </w:numPr>
        <w:spacing w:after="0" w:line="385" w:lineRule="auto"/>
        <w:ind w:right="8" w:firstLine="480"/>
      </w:pPr>
      <w:del w:id="19" w:author="FundLex" w:date="2026-10-21T17:12:12Z">
        <w:r>
          <w:delText>本基金</w:delText>
        </w:r>
        <w:r>
          <w:delText xml:space="preserve"> </w:delText>
        </w:r>
        <w:r>
          <w:rPr>
            <w:rFonts w:ascii="Times New Roman" w:eastAsia="Times New Roman" w:hAnsi="Times New Roman" w:cs="Times New Roman"/>
          </w:rPr>
          <w:delText xml:space="preserve">A </w:delText>
        </w:r>
        <w:r>
          <w:delText>类基金份额的申购费用由投资人承担，不列入基金财产。本基金</w:delText>
        </w:r>
        <w:r>
          <w:delText xml:space="preserve"> </w:delText>
        </w:r>
        <w:r>
          <w:rPr>
            <w:rFonts w:ascii="Times New Roman" w:eastAsia="Times New Roman" w:hAnsi="Times New Roman" w:cs="Times New Roman"/>
          </w:rPr>
          <w:delText xml:space="preserve">C </w:delText>
        </w:r>
        <w:r>
          <w:delText>类基金份额不收取申购费用。</w:delText>
        </w:r>
      </w:del>
      <w:ins w:id="20" w:author="FundLex" w:date="2026-10-21T17:12:12Z">
        <w:r>
          <w:t>通过直销机构申购本基金A类基金份额不收取申购费，通过其他销售机构申购本基金A类基金份额的申购费用由投资人承担，不列入基金财产。本基金C类基金份额不收取申购费用。</w:t>
        </w:r>
      </w:ins>
      <w:r>
        <w:rPr>
          <w:rFonts w:ascii="Times New Roman" w:eastAsia="Times New Roman" w:hAnsi="Times New Roman" w:cs="Times New Roman"/>
        </w:rPr>
        <w:t xml:space="preserve"> </w:t>
      </w:r>
    </w:p>
    <w:p w14:paraId="2F2B7E36" w14:textId="77777777" w:rsidR="00591C44" w:rsidRDefault="00095C8D">
      <w:pPr>
        <w:numPr>
          <w:ilvl w:val="0"/>
          <w:numId w:val="19"/>
        </w:numPr>
        <w:spacing w:after="5" w:line="370" w:lineRule="auto"/>
        <w:ind w:right="8" w:firstLine="480"/>
      </w:pPr>
      <w:del w:id="21" w:author="FundLex" w:date="2026-10-21T17:12:12Z">
        <w:r>
          <w:delText>赎回费用由赎回基金份额的基金份额持有人承担，在基金份额持有人赎回基金份额时收取。赎回费用归入基金财产的比例依照相关法律法规设定，具体见招募说明书的规定，未归入基金财产的部分用于支付登记费和其他必要的手续费。其中，对持续持有期少于</w:delText>
        </w:r>
        <w:r>
          <w:delText xml:space="preserve"> </w:delText>
        </w:r>
        <w:r>
          <w:rPr>
            <w:rFonts w:ascii="Times New Roman" w:eastAsia="Times New Roman" w:hAnsi="Times New Roman" w:cs="Times New Roman"/>
          </w:rPr>
          <w:delText xml:space="preserve">7 </w:delText>
        </w:r>
        <w:r>
          <w:delText>日的投资者收取不低于</w:delText>
        </w:r>
        <w:r>
          <w:delText xml:space="preserve"> </w:delText>
        </w:r>
        <w:r>
          <w:rPr>
            <w:rFonts w:ascii="Times New Roman" w:eastAsia="Times New Roman" w:hAnsi="Times New Roman" w:cs="Times New Roman"/>
          </w:rPr>
          <w:delText>1.5%</w:delText>
        </w:r>
        <w:r>
          <w:delText>的赎回费，并全额计入基金财产。</w:delText>
        </w:r>
      </w:del>
      <w:ins w:id="22" w:author="FundLex" w:date="2026-10-21T17:12:12Z">
        <w:r>
          <w:t>赎回费用由赎回基金份额的基金份额持有人承担，在基金份额持有人赎回基金份额时收取。赎回费用全额计入基金财产。</w:t>
        </w:r>
      </w:ins>
      <w:r>
        <w:rPr>
          <w:rFonts w:ascii="Times New Roman" w:eastAsia="Times New Roman" w:hAnsi="Times New Roman" w:cs="Times New Roman"/>
        </w:rPr>
        <w:t xml:space="preserve"> </w:t>
      </w:r>
    </w:p>
    <w:p w14:paraId="3295A83F" w14:textId="77777777" w:rsidR="00591C44" w:rsidRDefault="00095C8D">
      <w:pPr>
        <w:numPr>
          <w:ilvl w:val="0"/>
          <w:numId w:val="19"/>
        </w:numPr>
        <w:spacing w:after="11" w:line="365" w:lineRule="auto"/>
        <w:ind w:right="8"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w:t>
      </w:r>
      <w:r>
        <w:t>率或收费方式实施日前依照《信息披露办法》的有关规定在规定媒介上公告。</w:t>
      </w:r>
      <w:r>
        <w:rPr>
          <w:rFonts w:ascii="Times New Roman" w:eastAsia="Times New Roman" w:hAnsi="Times New Roman" w:cs="Times New Roman"/>
        </w:rPr>
        <w:t xml:space="preserve"> </w:t>
      </w:r>
    </w:p>
    <w:p w14:paraId="32644F6E" w14:textId="77777777" w:rsidR="00591C44" w:rsidRDefault="00095C8D">
      <w:pPr>
        <w:numPr>
          <w:ilvl w:val="0"/>
          <w:numId w:val="19"/>
        </w:numPr>
        <w:spacing w:after="6" w:line="369" w:lineRule="auto"/>
        <w:ind w:right="8"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4D4800EF" w14:textId="77777777" w:rsidR="00591C44" w:rsidRDefault="00095C8D">
      <w:pPr>
        <w:numPr>
          <w:ilvl w:val="0"/>
          <w:numId w:val="19"/>
        </w:numPr>
        <w:spacing w:after="19" w:line="365" w:lineRule="auto"/>
        <w:ind w:right="8" w:firstLine="480"/>
      </w:pPr>
      <w:r>
        <w:t>基金管理人可以在不违反法律法规规定及基金合同约定并对基金份额持有人利益无实质性不利影响的情形下根据市场情况制定基金促销计划。针对基金投资者定期和不定期地开展基金促销活动。在基金促销活动期间，按相关监管部门要求履行必要手续后，</w:t>
      </w:r>
      <w:del w:id="23" w:author="FundLex" w:date="2026-10-21T17:12:12Z">
        <w:r>
          <w:delText>基金管理人可以适当调低基金申购费率、基金赎回费率、转换</w:delText>
        </w:r>
        <w:r>
          <w:delText>费率和销售服务费率。</w:delText>
        </w:r>
      </w:del>
      <w:ins w:id="24" w:author="FundLex" w:date="2026-10-21T17:12:12Z">
        <w:r>
          <w:t>基金管理人可以适当调低基金申购费率和销售服务费率。</w:t>
        </w:r>
      </w:ins>
      <w:r>
        <w:rPr>
          <w:rFonts w:ascii="Times New Roman" w:eastAsia="Times New Roman" w:hAnsi="Times New Roman" w:cs="Times New Roman"/>
        </w:rPr>
        <w:t xml:space="preserve"> </w:t>
      </w:r>
    </w:p>
    <w:p w14:paraId="5E589FB9" w14:textId="77777777" w:rsidR="00591C44" w:rsidRDefault="00095C8D">
      <w:pPr>
        <w:ind w:right="8"/>
      </w:pPr>
      <w:r>
        <w:t>七、拒绝或暂停申购的情形</w:t>
      </w:r>
      <w:r>
        <w:rPr>
          <w:rFonts w:ascii="Times New Roman" w:eastAsia="Times New Roman" w:hAnsi="Times New Roman" w:cs="Times New Roman"/>
        </w:rPr>
        <w:t xml:space="preserve"> </w:t>
      </w:r>
    </w:p>
    <w:p w14:paraId="08F46051" w14:textId="77777777" w:rsidR="00591C44" w:rsidRDefault="00095C8D">
      <w:pPr>
        <w:ind w:right="8"/>
      </w:pPr>
      <w:r>
        <w:t>发生下列情况时，基金管理人可拒绝或暂停接受投资人的申购申请：</w:t>
      </w:r>
      <w:r>
        <w:rPr>
          <w:rFonts w:ascii="Times New Roman" w:eastAsia="Times New Roman" w:hAnsi="Times New Roman" w:cs="Times New Roman"/>
        </w:rPr>
        <w:t xml:space="preserve"> 1</w:t>
      </w:r>
      <w:r>
        <w:t>、因不可抗力导致基金无法正常运作。</w:t>
      </w:r>
      <w:r>
        <w:rPr>
          <w:rFonts w:ascii="Times New Roman" w:eastAsia="Times New Roman" w:hAnsi="Times New Roman" w:cs="Times New Roman"/>
        </w:rPr>
        <w:t xml:space="preserve"> </w:t>
      </w:r>
    </w:p>
    <w:p w14:paraId="221FAA51" w14:textId="77777777" w:rsidR="00591C44" w:rsidRDefault="00095C8D">
      <w:pPr>
        <w:numPr>
          <w:ilvl w:val="0"/>
          <w:numId w:val="20"/>
        </w:numPr>
        <w:spacing w:after="0" w:line="379" w:lineRule="auto"/>
        <w:ind w:right="8"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33D5A351" w14:textId="77777777" w:rsidR="00591C44" w:rsidRDefault="00095C8D">
      <w:pPr>
        <w:numPr>
          <w:ilvl w:val="0"/>
          <w:numId w:val="20"/>
        </w:numPr>
        <w:spacing w:after="0" w:line="379" w:lineRule="auto"/>
        <w:ind w:right="8" w:firstLine="480"/>
      </w:pPr>
      <w:r>
        <w:t>本基金投资的交易所交易时间非正常停市，导致基金管理人无法计算当日基金资产净值。</w:t>
      </w:r>
      <w:r>
        <w:rPr>
          <w:rFonts w:ascii="Times New Roman" w:eastAsia="Times New Roman" w:hAnsi="Times New Roman" w:cs="Times New Roman"/>
        </w:rPr>
        <w:t xml:space="preserve"> </w:t>
      </w:r>
    </w:p>
    <w:p w14:paraId="25E7359E" w14:textId="77777777" w:rsidR="00591C44" w:rsidRDefault="00095C8D">
      <w:pPr>
        <w:numPr>
          <w:ilvl w:val="0"/>
          <w:numId w:val="20"/>
        </w:numPr>
        <w:ind w:right="8" w:firstLine="480"/>
      </w:pPr>
      <w:r>
        <w:t>接受某笔或某些申购申请可能会影响或损害现有基金份额持有人利益时。</w:t>
      </w:r>
      <w:r>
        <w:rPr>
          <w:rFonts w:ascii="Times New Roman" w:eastAsia="Times New Roman" w:hAnsi="Times New Roman" w:cs="Times New Roman"/>
        </w:rPr>
        <w:t xml:space="preserve"> </w:t>
      </w:r>
    </w:p>
    <w:p w14:paraId="3200A40C" w14:textId="77777777" w:rsidR="00591C44" w:rsidRDefault="00095C8D">
      <w:pPr>
        <w:numPr>
          <w:ilvl w:val="0"/>
          <w:numId w:val="20"/>
        </w:numPr>
        <w:spacing w:after="0" w:line="379" w:lineRule="auto"/>
        <w:ind w:right="8"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5DA23C4B" w14:textId="77777777" w:rsidR="00591C44" w:rsidRDefault="00095C8D">
      <w:pPr>
        <w:numPr>
          <w:ilvl w:val="0"/>
          <w:numId w:val="20"/>
        </w:numPr>
        <w:spacing w:after="3" w:line="372"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33F00494" w14:textId="77777777" w:rsidR="00591C44" w:rsidRDefault="00095C8D">
      <w:pPr>
        <w:numPr>
          <w:ilvl w:val="0"/>
          <w:numId w:val="20"/>
        </w:numPr>
        <w:spacing w:after="0" w:line="379" w:lineRule="auto"/>
        <w:ind w:right="8"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19EC7ADC" w14:textId="77777777" w:rsidR="00591C44" w:rsidRDefault="00095C8D">
      <w:pPr>
        <w:numPr>
          <w:ilvl w:val="0"/>
          <w:numId w:val="20"/>
        </w:numPr>
        <w:spacing w:after="0" w:line="383" w:lineRule="auto"/>
        <w:ind w:right="8" w:firstLine="480"/>
      </w:pPr>
      <w:r>
        <w:t>目标</w:t>
      </w:r>
      <w:r>
        <w:t xml:space="preserve"> </w:t>
      </w:r>
      <w:r>
        <w:rPr>
          <w:rFonts w:ascii="Times New Roman" w:eastAsia="Times New Roman" w:hAnsi="Times New Roman" w:cs="Times New Roman"/>
        </w:rPr>
        <w:t xml:space="preserve">ETF </w:t>
      </w:r>
      <w:r>
        <w:t>暂停基金资产估值，导致基金管理人无法计算当日基金资产净值。</w:t>
      </w:r>
      <w:r>
        <w:rPr>
          <w:rFonts w:ascii="Times New Roman" w:eastAsia="Times New Roman" w:hAnsi="Times New Roman" w:cs="Times New Roman"/>
        </w:rPr>
        <w:t xml:space="preserve"> </w:t>
      </w:r>
    </w:p>
    <w:p w14:paraId="2031FC47" w14:textId="77777777" w:rsidR="00591C44" w:rsidRDefault="00095C8D">
      <w:pPr>
        <w:numPr>
          <w:ilvl w:val="0"/>
          <w:numId w:val="20"/>
        </w:numPr>
        <w:spacing w:after="0" w:line="383" w:lineRule="auto"/>
        <w:ind w:right="8" w:firstLine="480"/>
      </w:pPr>
      <w:r>
        <w:t>目标</w:t>
      </w:r>
      <w:r>
        <w:t xml:space="preserve"> </w:t>
      </w:r>
      <w:r>
        <w:rPr>
          <w:rFonts w:ascii="Times New Roman" w:eastAsia="Times New Roman" w:hAnsi="Times New Roman" w:cs="Times New Roman"/>
        </w:rPr>
        <w:t xml:space="preserve">ETF </w:t>
      </w:r>
      <w:r>
        <w:t>暂停申购、暂停上市或二级市场交易停牌，基金管理人认为有必要暂停本基金申购的情形。</w:t>
      </w:r>
      <w:r>
        <w:rPr>
          <w:rFonts w:ascii="Times New Roman" w:eastAsia="Times New Roman" w:hAnsi="Times New Roman" w:cs="Times New Roman"/>
        </w:rPr>
        <w:t xml:space="preserve"> </w:t>
      </w:r>
    </w:p>
    <w:p w14:paraId="38A7E5AB" w14:textId="77777777" w:rsidR="00591C44" w:rsidRDefault="00095C8D">
      <w:pPr>
        <w:numPr>
          <w:ilvl w:val="0"/>
          <w:numId w:val="20"/>
        </w:numPr>
        <w:ind w:right="8" w:firstLine="480"/>
      </w:pPr>
      <w:r>
        <w:t>法律法规规定或中国证监会认定的其他情形。</w:t>
      </w:r>
      <w:r>
        <w:rPr>
          <w:rFonts w:ascii="Times New Roman" w:eastAsia="Times New Roman" w:hAnsi="Times New Roman" w:cs="Times New Roman"/>
        </w:rPr>
        <w:t xml:space="preserve"> </w:t>
      </w:r>
    </w:p>
    <w:p w14:paraId="1C229B9A" w14:textId="77777777" w:rsidR="00591C44" w:rsidRDefault="00095C8D">
      <w:pPr>
        <w:spacing w:after="13" w:line="364" w:lineRule="auto"/>
        <w:ind w:left="-15" w:right="8"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8</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项暂停申购情形之一且基金管理人决定拒绝或暂停接受投资者的申购申请时，基金管理人应当根据有关规定在规定媒介上刊登暂停申</w:t>
      </w:r>
      <w:r>
        <w:t>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76B82B8C" w14:textId="77777777" w:rsidR="00591C44" w:rsidRDefault="00095C8D">
      <w:pPr>
        <w:ind w:right="8"/>
      </w:pPr>
      <w:r>
        <w:t>八、暂停赎回或延缓支付赎回款项的情形</w:t>
      </w:r>
      <w:r>
        <w:rPr>
          <w:rFonts w:ascii="Times New Roman" w:eastAsia="Times New Roman" w:hAnsi="Times New Roman" w:cs="Times New Roman"/>
        </w:rPr>
        <w:t xml:space="preserve"> </w:t>
      </w:r>
    </w:p>
    <w:p w14:paraId="126B9A70" w14:textId="77777777" w:rsidR="00591C44" w:rsidRDefault="00095C8D">
      <w:pPr>
        <w:spacing w:after="17" w:line="366" w:lineRule="auto"/>
        <w:ind w:left="-15" w:right="8"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451088D6" w14:textId="77777777" w:rsidR="00591C44" w:rsidRDefault="00095C8D">
      <w:pPr>
        <w:numPr>
          <w:ilvl w:val="0"/>
          <w:numId w:val="21"/>
        </w:numPr>
        <w:ind w:right="8" w:firstLine="480"/>
      </w:pPr>
      <w:r>
        <w:t>因不可抗力导致基金管理人不能支付赎回款项。</w:t>
      </w:r>
      <w:r>
        <w:rPr>
          <w:rFonts w:ascii="Times New Roman" w:eastAsia="Times New Roman" w:hAnsi="Times New Roman" w:cs="Times New Roman"/>
        </w:rPr>
        <w:t xml:space="preserve"> </w:t>
      </w:r>
    </w:p>
    <w:p w14:paraId="265E64E4" w14:textId="77777777" w:rsidR="00591C44" w:rsidRDefault="00095C8D">
      <w:pPr>
        <w:numPr>
          <w:ilvl w:val="0"/>
          <w:numId w:val="21"/>
        </w:numPr>
        <w:spacing w:after="0" w:line="379" w:lineRule="auto"/>
        <w:ind w:right="8"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3</w:t>
      </w:r>
      <w:r>
        <w:t>、本基金投资的交易所交易时间非正常停市，导致基金管理人无法计算当日基金资产净值。</w:t>
      </w:r>
      <w:r>
        <w:rPr>
          <w:rFonts w:ascii="Times New Roman" w:eastAsia="Times New Roman" w:hAnsi="Times New Roman" w:cs="Times New Roman"/>
        </w:rPr>
        <w:t xml:space="preserve"> </w:t>
      </w:r>
    </w:p>
    <w:p w14:paraId="0E514EEE" w14:textId="77777777" w:rsidR="00591C44" w:rsidRDefault="00095C8D">
      <w:pPr>
        <w:numPr>
          <w:ilvl w:val="0"/>
          <w:numId w:val="22"/>
        </w:numPr>
        <w:ind w:right="8" w:firstLine="480"/>
      </w:pPr>
      <w:r>
        <w:t>连续两个或两个以上开放日发生巨额</w:t>
      </w:r>
      <w:r>
        <w:t>赎回。</w:t>
      </w:r>
      <w:r>
        <w:rPr>
          <w:rFonts w:ascii="Times New Roman" w:eastAsia="Times New Roman" w:hAnsi="Times New Roman" w:cs="Times New Roman"/>
        </w:rPr>
        <w:t xml:space="preserve"> </w:t>
      </w:r>
    </w:p>
    <w:p w14:paraId="604DBA9B" w14:textId="77777777" w:rsidR="00591C44" w:rsidRDefault="00095C8D">
      <w:pPr>
        <w:numPr>
          <w:ilvl w:val="0"/>
          <w:numId w:val="22"/>
        </w:numPr>
        <w:spacing w:after="0" w:line="379" w:lineRule="auto"/>
        <w:ind w:right="8" w:firstLine="480"/>
      </w:pPr>
      <w:r>
        <w:t>发生继续接受赎回申请将损害现有基金份额持有人利益的情形时，基金管理人可暂停接受基金份额持有人的赎回申请。</w:t>
      </w:r>
      <w:r>
        <w:rPr>
          <w:rFonts w:ascii="Times New Roman" w:eastAsia="Times New Roman" w:hAnsi="Times New Roman" w:cs="Times New Roman"/>
        </w:rPr>
        <w:t xml:space="preserve"> </w:t>
      </w:r>
    </w:p>
    <w:p w14:paraId="20FCA45A" w14:textId="77777777" w:rsidR="00591C44" w:rsidRDefault="00095C8D">
      <w:pPr>
        <w:numPr>
          <w:ilvl w:val="0"/>
          <w:numId w:val="22"/>
        </w:numPr>
        <w:spacing w:after="5" w:line="371"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1739D495" w14:textId="77777777" w:rsidR="00591C44" w:rsidRDefault="00095C8D">
      <w:pPr>
        <w:numPr>
          <w:ilvl w:val="0"/>
          <w:numId w:val="22"/>
        </w:numPr>
        <w:spacing w:after="0" w:line="383" w:lineRule="auto"/>
        <w:ind w:right="8" w:firstLine="480"/>
      </w:pPr>
      <w:r>
        <w:t>目标</w:t>
      </w:r>
      <w:r>
        <w:t xml:space="preserve"> </w:t>
      </w:r>
      <w:r>
        <w:rPr>
          <w:rFonts w:ascii="Times New Roman" w:eastAsia="Times New Roman" w:hAnsi="Times New Roman" w:cs="Times New Roman"/>
        </w:rPr>
        <w:t xml:space="preserve">ETF </w:t>
      </w:r>
      <w:r>
        <w:t>暂停基金资产估值，导致基金管理人无法计算当日基金资产净值。</w:t>
      </w:r>
      <w:r>
        <w:rPr>
          <w:rFonts w:ascii="Times New Roman" w:eastAsia="Times New Roman" w:hAnsi="Times New Roman" w:cs="Times New Roman"/>
        </w:rPr>
        <w:t xml:space="preserve"> </w:t>
      </w:r>
    </w:p>
    <w:p w14:paraId="209D2156" w14:textId="77777777" w:rsidR="00591C44" w:rsidRDefault="00095C8D">
      <w:pPr>
        <w:numPr>
          <w:ilvl w:val="0"/>
          <w:numId w:val="22"/>
        </w:numPr>
        <w:spacing w:after="0" w:line="383" w:lineRule="auto"/>
        <w:ind w:right="8" w:firstLine="480"/>
      </w:pPr>
      <w:r>
        <w:t>目标</w:t>
      </w:r>
      <w:r>
        <w:t xml:space="preserve"> </w:t>
      </w:r>
      <w:r>
        <w:rPr>
          <w:rFonts w:ascii="Times New Roman" w:eastAsia="Times New Roman" w:hAnsi="Times New Roman" w:cs="Times New Roman"/>
        </w:rPr>
        <w:t xml:space="preserve">ETF </w:t>
      </w:r>
      <w:r>
        <w:t>暂停赎回、暂停上市或证券交易所场内交易停牌等有必要暂停本基金赎回的情形。</w:t>
      </w:r>
      <w:r>
        <w:rPr>
          <w:rFonts w:ascii="Times New Roman" w:eastAsia="Times New Roman" w:hAnsi="Times New Roman" w:cs="Times New Roman"/>
        </w:rPr>
        <w:t xml:space="preserve"> </w:t>
      </w:r>
    </w:p>
    <w:p w14:paraId="4714A57A" w14:textId="77777777" w:rsidR="00591C44" w:rsidRDefault="00095C8D">
      <w:pPr>
        <w:numPr>
          <w:ilvl w:val="0"/>
          <w:numId w:val="22"/>
        </w:numPr>
        <w:spacing w:after="2" w:line="379" w:lineRule="auto"/>
        <w:ind w:right="8"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7E1D0CDD" w14:textId="77777777" w:rsidR="00591C44" w:rsidRDefault="00095C8D">
      <w:pPr>
        <w:numPr>
          <w:ilvl w:val="0"/>
          <w:numId w:val="22"/>
        </w:numPr>
        <w:ind w:right="8" w:firstLine="480"/>
      </w:pPr>
      <w:r>
        <w:t>法律法规规定或中国证监会认定的其他情形。</w:t>
      </w:r>
      <w:r>
        <w:rPr>
          <w:rFonts w:ascii="Times New Roman" w:eastAsia="Times New Roman" w:hAnsi="Times New Roman" w:cs="Times New Roman"/>
        </w:rPr>
        <w:t xml:space="preserve"> </w:t>
      </w:r>
    </w:p>
    <w:p w14:paraId="3B83686E" w14:textId="77777777" w:rsidR="00591C44" w:rsidRDefault="00095C8D">
      <w:pPr>
        <w:spacing w:after="20" w:line="365" w:lineRule="auto"/>
        <w:ind w:left="-15" w:right="239" w:firstLine="480"/>
      </w:pPr>
      <w:r>
        <w:t>发生上述情形之一且基金管理人决定暂停接受投资人的赎回申请或延缓支付赎回款项时，基金管理人按规定报中国证监会备案，已确认的赎回申请，基金管理人应足额支付；如暂时不能足额支付，应将可支付部分按单个账户申请量占申请总量的比例分配给赎回申请人，未支付部分可延期支付。若出现</w:t>
      </w:r>
      <w:r>
        <w:t>上述第</w:t>
      </w:r>
      <w:r>
        <w:t xml:space="preserve"> </w:t>
      </w:r>
      <w:r>
        <w:rPr>
          <w:rFonts w:ascii="Times New Roman" w:eastAsia="Times New Roman" w:hAnsi="Times New Roman" w:cs="Times New Roman"/>
        </w:rPr>
        <w:t xml:space="preserve">4 </w:t>
      </w:r>
      <w:r>
        <w:t>项所述情形，按基金合同的相关条款处理。在暂停赎回的情况消除时，基金管理人应及时恢复赎回业务的办理并公告。九、巨额赎回的情形及处理方式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3B4A1E66" w14:textId="77777777" w:rsidR="00591C44" w:rsidRDefault="00095C8D">
      <w:pPr>
        <w:numPr>
          <w:ilvl w:val="0"/>
          <w:numId w:val="23"/>
        </w:numPr>
        <w:ind w:right="8" w:hanging="360"/>
      </w:pPr>
      <w:r>
        <w:t>巨额赎回的认定</w:t>
      </w:r>
      <w:r>
        <w:rPr>
          <w:rFonts w:ascii="Times New Roman" w:eastAsia="Times New Roman" w:hAnsi="Times New Roman" w:cs="Times New Roman"/>
        </w:rPr>
        <w:t xml:space="preserve"> </w:t>
      </w:r>
    </w:p>
    <w:p w14:paraId="257D121D" w14:textId="77777777" w:rsidR="00591C44" w:rsidRDefault="00095C8D">
      <w:pPr>
        <w:spacing w:after="10" w:line="360" w:lineRule="auto"/>
        <w:ind w:left="-15" w:right="8" w:firstLine="480"/>
      </w:pPr>
      <w:r>
        <w:t>若本基金单个开放日内的基金份额净赎回申请（赎回申请份额总数加上基金转换中转出申请份额总数后扣除申购申请份额总数及基金转换中转入申请份额</w:t>
      </w:r>
    </w:p>
    <w:p w14:paraId="4A2C9AF5" w14:textId="77777777" w:rsidR="00591C44" w:rsidRDefault="00095C8D">
      <w:pPr>
        <w:ind w:left="-5" w:right="8"/>
      </w:pPr>
      <w:r>
        <w:t>总数后的余额）超过前一开放日的基金总份额的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2C417A3A" w14:textId="77777777" w:rsidR="00591C44" w:rsidRDefault="00095C8D">
      <w:pPr>
        <w:numPr>
          <w:ilvl w:val="0"/>
          <w:numId w:val="23"/>
        </w:numPr>
        <w:ind w:right="8" w:hanging="360"/>
      </w:pPr>
      <w:r>
        <w:t>巨额赎回的处理方式</w:t>
      </w:r>
      <w:r>
        <w:rPr>
          <w:rFonts w:ascii="Times New Roman" w:eastAsia="Times New Roman" w:hAnsi="Times New Roman" w:cs="Times New Roman"/>
        </w:rPr>
        <w:t xml:space="preserve"> </w:t>
      </w:r>
    </w:p>
    <w:p w14:paraId="66FAD903" w14:textId="77777777" w:rsidR="00591C44" w:rsidRDefault="00095C8D">
      <w:pPr>
        <w:ind w:right="8"/>
      </w:pPr>
      <w:r>
        <w:t>当基金出现巨额赎回时，基金管理人可以根据基金当时的资产组合状况决定</w:t>
      </w:r>
    </w:p>
    <w:p w14:paraId="40642F0B" w14:textId="77777777" w:rsidR="00591C44" w:rsidRDefault="00095C8D">
      <w:pPr>
        <w:spacing w:after="0" w:line="379" w:lineRule="auto"/>
        <w:ind w:left="-5" w:right="8"/>
      </w:pPr>
      <w:r>
        <w:t>全额赎回、部分延期赎回或暂停赎回。（</w:t>
      </w:r>
      <w:r>
        <w:rPr>
          <w:rFonts w:ascii="Times New Roman" w:eastAsia="Times New Roman" w:hAnsi="Times New Roman" w:cs="Times New Roman"/>
        </w:rPr>
        <w:t>1</w:t>
      </w:r>
      <w:r>
        <w:t>）全额赎回：当基金管理人认为有能力支付投资人的全部赎回申请时，按正常赎回程序执行。</w:t>
      </w:r>
      <w:r>
        <w:rPr>
          <w:rFonts w:ascii="Times New Roman" w:eastAsia="Times New Roman" w:hAnsi="Times New Roman" w:cs="Times New Roman"/>
        </w:rPr>
        <w:t xml:space="preserve"> </w:t>
      </w:r>
    </w:p>
    <w:p w14:paraId="5E6D8280" w14:textId="77777777" w:rsidR="00591C44" w:rsidRDefault="00095C8D">
      <w:pPr>
        <w:numPr>
          <w:ilvl w:val="0"/>
          <w:numId w:val="24"/>
        </w:numPr>
        <w:spacing w:after="13" w:line="364" w:lineRule="auto"/>
        <w:ind w:right="8"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2A34499C" w14:textId="77777777" w:rsidR="00591C44" w:rsidRDefault="00095C8D">
      <w:pPr>
        <w:numPr>
          <w:ilvl w:val="0"/>
          <w:numId w:val="24"/>
        </w:numPr>
        <w:spacing w:after="10" w:line="367" w:lineRule="auto"/>
        <w:ind w:right="8"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w:t>
      </w:r>
      <w:r>
        <w:t>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32F8A8BC" w14:textId="77777777" w:rsidR="00591C44" w:rsidRDefault="00095C8D">
      <w:pPr>
        <w:numPr>
          <w:ilvl w:val="0"/>
          <w:numId w:val="24"/>
        </w:numPr>
        <w:spacing w:after="5" w:line="371" w:lineRule="auto"/>
        <w:ind w:right="8" w:firstLine="480"/>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w:t>
      </w:r>
      <w:r>
        <w:t>行公告。</w:t>
      </w:r>
      <w:r>
        <w:rPr>
          <w:rFonts w:ascii="Times New Roman" w:eastAsia="Times New Roman" w:hAnsi="Times New Roman" w:cs="Times New Roman"/>
        </w:rPr>
        <w:t xml:space="preserve"> </w:t>
      </w:r>
    </w:p>
    <w:p w14:paraId="086DFD95" w14:textId="77777777" w:rsidR="00591C44" w:rsidRDefault="00095C8D">
      <w:pPr>
        <w:ind w:right="8"/>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7EA5E2F7" w14:textId="77777777" w:rsidR="00591C44" w:rsidRDefault="00095C8D">
      <w:pPr>
        <w:spacing w:line="370" w:lineRule="auto"/>
        <w:ind w:left="-15" w:right="8"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日内在规定媒介上刊登公告。十、暂停申购或赎回的公告和重新开放申购或赎回的公告</w:t>
      </w:r>
      <w:r>
        <w:rPr>
          <w:rFonts w:ascii="Times New Roman" w:eastAsia="Times New Roman" w:hAnsi="Times New Roman" w:cs="Times New Roman"/>
        </w:rPr>
        <w:t xml:space="preserve"> </w:t>
      </w:r>
    </w:p>
    <w:p w14:paraId="3D011385" w14:textId="77777777" w:rsidR="00591C44" w:rsidRDefault="00095C8D">
      <w:pPr>
        <w:numPr>
          <w:ilvl w:val="0"/>
          <w:numId w:val="25"/>
        </w:numPr>
        <w:spacing w:after="0" w:line="379" w:lineRule="auto"/>
        <w:ind w:right="125" w:firstLine="480"/>
      </w:pPr>
      <w:r>
        <w:t>发生上述暂停申购或赎回情况的，基金管理人应在规定期限内在规定媒介上刊登暂停公告。</w:t>
      </w:r>
      <w:r>
        <w:rPr>
          <w:rFonts w:ascii="Times New Roman" w:eastAsia="Times New Roman" w:hAnsi="Times New Roman" w:cs="Times New Roman"/>
        </w:rPr>
        <w:t xml:space="preserve"> </w:t>
      </w:r>
    </w:p>
    <w:p w14:paraId="6D569D78" w14:textId="77777777" w:rsidR="00591C44" w:rsidRDefault="00095C8D">
      <w:pPr>
        <w:numPr>
          <w:ilvl w:val="0"/>
          <w:numId w:val="25"/>
        </w:numPr>
        <w:spacing w:after="5" w:line="369" w:lineRule="auto"/>
        <w:ind w:right="125" w:firstLine="480"/>
      </w:pPr>
      <w:r>
        <w:t>基金管理人可以根据暂停申购或赎回的时间，依照《信息披露办法》的有关规定，最迟于重新开放日在规定媒介上刊登重新开放申购或赎回的公告，也可以根据实际情况在暂停公告中</w:t>
      </w:r>
      <w:r>
        <w:t>明确重新开放申购或赎回的时间，届时不再另行发布重新开放的公告。十一、基金的转换</w:t>
      </w:r>
      <w:r>
        <w:rPr>
          <w:rFonts w:ascii="Times New Roman" w:eastAsia="Times New Roman" w:hAnsi="Times New Roman" w:cs="Times New Roman"/>
        </w:rPr>
        <w:t xml:space="preserve"> </w:t>
      </w:r>
    </w:p>
    <w:p w14:paraId="2EE401BA" w14:textId="77777777" w:rsidR="00591C44" w:rsidRDefault="00095C8D">
      <w:pPr>
        <w:spacing w:after="130"/>
        <w:ind w:right="8"/>
      </w:pPr>
      <w:r>
        <w:t>基金管理人可以根据相关法律法规以及本基金合同的规定决定开办本基金</w:t>
      </w:r>
    </w:p>
    <w:p w14:paraId="7C22FD3B" w14:textId="77777777" w:rsidR="00591C44" w:rsidRDefault="00095C8D">
      <w:pPr>
        <w:spacing w:after="21" w:line="363" w:lineRule="auto"/>
        <w:ind w:left="-5" w:right="8"/>
      </w:pPr>
      <w:r>
        <w:t>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6559B745" w14:textId="77777777" w:rsidR="00591C44" w:rsidRDefault="00095C8D">
      <w:pPr>
        <w:numPr>
          <w:ilvl w:val="0"/>
          <w:numId w:val="26"/>
        </w:numPr>
        <w:ind w:right="8" w:hanging="720"/>
      </w:pPr>
      <w:r>
        <w:t>基金份额的转让</w:t>
      </w:r>
      <w:r>
        <w:rPr>
          <w:rFonts w:ascii="Times New Roman" w:eastAsia="Times New Roman" w:hAnsi="Times New Roman" w:cs="Times New Roman"/>
        </w:rPr>
        <w:t xml:space="preserve"> </w:t>
      </w:r>
    </w:p>
    <w:p w14:paraId="3DD8AF34" w14:textId="77777777" w:rsidR="00591C44" w:rsidRDefault="00095C8D">
      <w:pPr>
        <w:spacing w:after="23" w:line="362" w:lineRule="auto"/>
        <w:ind w:left="-15" w:right="8"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3CC62F43" w14:textId="77777777" w:rsidR="00591C44" w:rsidRDefault="00095C8D">
      <w:pPr>
        <w:numPr>
          <w:ilvl w:val="0"/>
          <w:numId w:val="26"/>
        </w:numPr>
        <w:ind w:right="8" w:hanging="720"/>
      </w:pPr>
      <w:r>
        <w:t>基金的非交易过户</w:t>
      </w:r>
      <w:r>
        <w:rPr>
          <w:rFonts w:ascii="Times New Roman" w:eastAsia="Times New Roman" w:hAnsi="Times New Roman" w:cs="Times New Roman"/>
        </w:rPr>
        <w:t xml:space="preserve"> </w:t>
      </w:r>
    </w:p>
    <w:p w14:paraId="1A100139" w14:textId="77777777" w:rsidR="00591C44" w:rsidRDefault="00095C8D">
      <w:pPr>
        <w:spacing w:after="5" w:line="371" w:lineRule="auto"/>
        <w:ind w:left="-15" w:right="229"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730BA00D" w14:textId="77777777" w:rsidR="00591C44" w:rsidRDefault="00095C8D">
      <w:pPr>
        <w:spacing w:after="129"/>
        <w:ind w:right="8"/>
      </w:pPr>
      <w:r>
        <w:t>继</w:t>
      </w:r>
      <w:r>
        <w:t>承是指基金份额持有人死亡，其持有的基金份额由其合法的继承人继承；</w:t>
      </w:r>
    </w:p>
    <w:p w14:paraId="20080358" w14:textId="77777777" w:rsidR="00591C44" w:rsidRDefault="00095C8D">
      <w:pPr>
        <w:spacing w:after="23" w:line="361" w:lineRule="auto"/>
        <w:ind w:left="-5" w:right="8"/>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6E74FABE" w14:textId="77777777" w:rsidR="00591C44" w:rsidRDefault="00095C8D">
      <w:pPr>
        <w:numPr>
          <w:ilvl w:val="0"/>
          <w:numId w:val="26"/>
        </w:numPr>
        <w:spacing w:after="17" w:line="366" w:lineRule="auto"/>
        <w:ind w:right="8" w:hanging="720"/>
      </w:pPr>
      <w:r>
        <w:t>基金的转托管基金份额持有人可办理已持有基金份额在不同销售机构之间的转托管，基金销售机构可以按照规定的标准收取转托管费。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18C43892" w14:textId="77777777" w:rsidR="00591C44" w:rsidRDefault="00095C8D">
      <w:pPr>
        <w:numPr>
          <w:ilvl w:val="0"/>
          <w:numId w:val="26"/>
        </w:numPr>
        <w:ind w:right="8" w:hanging="720"/>
      </w:pPr>
      <w:r>
        <w:t>定期定额投资计划</w:t>
      </w:r>
      <w:r>
        <w:rPr>
          <w:rFonts w:ascii="Times New Roman" w:eastAsia="Times New Roman" w:hAnsi="Times New Roman" w:cs="Times New Roman"/>
        </w:rPr>
        <w:t xml:space="preserve"> </w:t>
      </w:r>
    </w:p>
    <w:p w14:paraId="3ABB0218" w14:textId="77777777" w:rsidR="00591C44" w:rsidRDefault="00095C8D">
      <w:pPr>
        <w:spacing w:after="23" w:line="362" w:lineRule="auto"/>
        <w:ind w:left="-15" w:right="8"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334C3061" w14:textId="77777777" w:rsidR="00591C44" w:rsidRDefault="00095C8D">
      <w:pPr>
        <w:numPr>
          <w:ilvl w:val="0"/>
          <w:numId w:val="26"/>
        </w:numPr>
        <w:ind w:right="8" w:hanging="720"/>
      </w:pPr>
      <w:r>
        <w:t>基金的冻结、解冻与质押</w:t>
      </w:r>
      <w:r>
        <w:rPr>
          <w:rFonts w:ascii="Times New Roman" w:eastAsia="Times New Roman" w:hAnsi="Times New Roman" w:cs="Times New Roman"/>
        </w:rPr>
        <w:t xml:space="preserve"> </w:t>
      </w:r>
    </w:p>
    <w:p w14:paraId="0CE8D507" w14:textId="77777777" w:rsidR="00591C44" w:rsidRDefault="00095C8D">
      <w:pPr>
        <w:spacing w:after="130"/>
        <w:ind w:right="8"/>
      </w:pPr>
      <w:r>
        <w:t>基金登记机构只受理国家有权机关依法要求的基金份额的冻结与解冻，以及</w:t>
      </w:r>
    </w:p>
    <w:p w14:paraId="5B413493" w14:textId="77777777" w:rsidR="00591C44" w:rsidRDefault="00095C8D">
      <w:pPr>
        <w:spacing w:after="14" w:line="363" w:lineRule="auto"/>
        <w:ind w:left="-5" w:right="8"/>
      </w:pPr>
      <w:r>
        <w:t>登记机构认可、符合法律法规的其他情况下的冻结与解冻。基金份额被冻结的，被冻结部分产生的权益一并冻结，被冻结部分份额仍然参与收益分配。法律法规或监管机构另有规定的除外。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6F8ACCBB" w14:textId="77777777" w:rsidR="00591C44" w:rsidRDefault="00095C8D">
      <w:pPr>
        <w:spacing w:after="18" w:line="365" w:lineRule="auto"/>
        <w:ind w:left="-15" w:right="8"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3ADD2043" w14:textId="77777777" w:rsidR="00591C44" w:rsidRDefault="00095C8D">
      <w:pPr>
        <w:numPr>
          <w:ilvl w:val="0"/>
          <w:numId w:val="26"/>
        </w:numPr>
        <w:ind w:right="8" w:hanging="720"/>
      </w:pPr>
      <w:r>
        <w:t>实施侧袋机制期间本基金的申购与赎回</w:t>
      </w:r>
      <w:r>
        <w:rPr>
          <w:rFonts w:ascii="Times New Roman" w:eastAsia="Times New Roman" w:hAnsi="Times New Roman" w:cs="Times New Roman"/>
        </w:rPr>
        <w:t xml:space="preserve"> </w:t>
      </w:r>
    </w:p>
    <w:p w14:paraId="502B8DC5" w14:textId="77777777" w:rsidR="00591C44" w:rsidRDefault="00095C8D">
      <w:pPr>
        <w:spacing w:after="7" w:line="365" w:lineRule="auto"/>
        <w:ind w:left="-15" w:right="8"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31EA99D5" w14:textId="77777777" w:rsidR="00591C44" w:rsidRDefault="00095C8D">
      <w:pPr>
        <w:spacing w:after="0" w:line="259" w:lineRule="auto"/>
        <w:ind w:left="480" w:firstLine="0"/>
      </w:pPr>
      <w:r>
        <w:rPr>
          <w:rFonts w:ascii="Times New Roman" w:eastAsia="Times New Roman" w:hAnsi="Times New Roman" w:cs="Times New Roman"/>
        </w:rPr>
        <w:t xml:space="preserve"> </w:t>
      </w:r>
    </w:p>
    <w:p w14:paraId="101C3D00" w14:textId="77777777" w:rsidR="00591C44" w:rsidRDefault="00095C8D">
      <w:pPr>
        <w:pStyle w:val="1"/>
      </w:pPr>
      <w:bookmarkStart w:id="6" w:name="_Toc68873"/>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265CDA74" w14:textId="77777777" w:rsidR="00591C44" w:rsidRDefault="00095C8D">
      <w:pPr>
        <w:spacing w:after="177" w:line="259" w:lineRule="auto"/>
        <w:ind w:left="480" w:firstLine="0"/>
      </w:pPr>
      <w:r>
        <w:rPr>
          <w:rFonts w:ascii="Times New Roman" w:eastAsia="Times New Roman" w:hAnsi="Times New Roman" w:cs="Times New Roman"/>
        </w:rPr>
        <w:t xml:space="preserve"> </w:t>
      </w:r>
    </w:p>
    <w:p w14:paraId="5335697C" w14:textId="77777777" w:rsidR="00591C44" w:rsidRDefault="00095C8D">
      <w:pPr>
        <w:ind w:right="8"/>
      </w:pPr>
      <w:r>
        <w:t>一、基金管理人</w:t>
      </w:r>
      <w:r>
        <w:rPr>
          <w:rFonts w:ascii="Times New Roman" w:eastAsia="Times New Roman" w:hAnsi="Times New Roman" w:cs="Times New Roman"/>
        </w:rPr>
        <w:t xml:space="preserve"> </w:t>
      </w:r>
    </w:p>
    <w:p w14:paraId="431C8F9D" w14:textId="77777777" w:rsidR="00591C44" w:rsidRDefault="00095C8D">
      <w:pPr>
        <w:ind w:right="8"/>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39BE6482" w14:textId="77777777" w:rsidR="00591C44" w:rsidRDefault="00095C8D">
      <w:pPr>
        <w:ind w:right="8"/>
      </w:pPr>
      <w:r>
        <w:t>名称：广发基金管理有限公司</w:t>
      </w:r>
      <w:r>
        <w:rPr>
          <w:rFonts w:ascii="Times New Roman" w:eastAsia="Times New Roman" w:hAnsi="Times New Roman" w:cs="Times New Roman"/>
        </w:rPr>
        <w:t xml:space="preserve"> </w:t>
      </w:r>
    </w:p>
    <w:p w14:paraId="5822AD56" w14:textId="77777777" w:rsidR="00591C44" w:rsidRDefault="00095C8D">
      <w:pPr>
        <w:spacing w:after="7" w:line="382" w:lineRule="auto"/>
        <w:ind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45609B7A" w14:textId="77777777" w:rsidR="00591C44" w:rsidRDefault="00095C8D">
      <w:pPr>
        <w:ind w:right="8"/>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26396BFE" w14:textId="77777777" w:rsidR="00591C44" w:rsidRDefault="00095C8D">
      <w:pPr>
        <w:ind w:right="8"/>
      </w:pPr>
      <w:r>
        <w:t>批准设立机关及批准设立文号：中国证券监督管理委员会证监基金字</w:t>
      </w:r>
    </w:p>
    <w:p w14:paraId="03F0AC7E" w14:textId="77777777" w:rsidR="00591C44" w:rsidRDefault="00095C8D">
      <w:pPr>
        <w:pStyle w:val="2"/>
      </w:pPr>
      <w:r>
        <w:t xml:space="preserve">[2003]91 </w:t>
      </w:r>
      <w:r>
        <w:rPr>
          <w:rFonts w:ascii="宋体" w:eastAsia="宋体" w:hAnsi="宋体" w:cs="宋体"/>
        </w:rPr>
        <w:t>号</w:t>
      </w:r>
      <w:r>
        <w:t xml:space="preserve"> </w:t>
      </w:r>
    </w:p>
    <w:p w14:paraId="4316209C" w14:textId="77777777" w:rsidR="00591C44" w:rsidRDefault="00095C8D">
      <w:pPr>
        <w:ind w:right="8"/>
      </w:pPr>
      <w:r>
        <w:t>组织形式：有限责任公司</w:t>
      </w:r>
      <w:r>
        <w:rPr>
          <w:rFonts w:ascii="Times New Roman" w:eastAsia="Times New Roman" w:hAnsi="Times New Roman" w:cs="Times New Roman"/>
        </w:rPr>
        <w:t xml:space="preserve"> </w:t>
      </w:r>
    </w:p>
    <w:p w14:paraId="42EDDB69" w14:textId="77777777" w:rsidR="00591C44" w:rsidRDefault="00095C8D">
      <w:pPr>
        <w:spacing w:after="0" w:line="380" w:lineRule="auto"/>
        <w:ind w:right="2487"/>
      </w:pPr>
      <w:r>
        <w:t>注册资本：人民币</w:t>
      </w:r>
      <w:r>
        <w:t xml:space="preserve"> </w:t>
      </w:r>
      <w:r>
        <w:rPr>
          <w:rFonts w:ascii="Times New Roman" w:eastAsia="Times New Roman" w:hAnsi="Times New Roman" w:cs="Times New Roman"/>
        </w:rPr>
        <w:t xml:space="preserve">14,097.8 </w:t>
      </w:r>
      <w:r>
        <w:t>万元存续期限：持续经营</w:t>
      </w:r>
      <w:r>
        <w:rPr>
          <w:rFonts w:ascii="Times New Roman" w:eastAsia="Times New Roman" w:hAnsi="Times New Roman" w:cs="Times New Roman"/>
        </w:rPr>
        <w:t xml:space="preserve"> </w:t>
      </w:r>
    </w:p>
    <w:p w14:paraId="3A0723B6" w14:textId="77777777" w:rsidR="00591C44" w:rsidRDefault="00095C8D">
      <w:pPr>
        <w:ind w:right="8"/>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3EF1CB6B" w14:textId="77777777" w:rsidR="00591C44" w:rsidRDefault="00095C8D">
      <w:pPr>
        <w:spacing w:after="1" w:line="379" w:lineRule="auto"/>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5D159A97" w14:textId="77777777" w:rsidR="00591C44" w:rsidRDefault="00095C8D">
      <w:pPr>
        <w:numPr>
          <w:ilvl w:val="0"/>
          <w:numId w:val="27"/>
        </w:numPr>
        <w:ind w:right="8" w:firstLine="480"/>
      </w:pPr>
      <w:r>
        <w:t>依法募集资金；</w:t>
      </w:r>
      <w:r>
        <w:rPr>
          <w:rFonts w:ascii="Times New Roman" w:eastAsia="Times New Roman" w:hAnsi="Times New Roman" w:cs="Times New Roman"/>
        </w:rPr>
        <w:t xml:space="preserve"> </w:t>
      </w:r>
    </w:p>
    <w:p w14:paraId="20D88114" w14:textId="77777777" w:rsidR="00591C44" w:rsidRDefault="00095C8D">
      <w:pPr>
        <w:numPr>
          <w:ilvl w:val="0"/>
          <w:numId w:val="27"/>
        </w:numPr>
        <w:spacing w:after="0" w:line="379"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2CDC9729" w14:textId="77777777" w:rsidR="00591C44" w:rsidRDefault="00095C8D">
      <w:pPr>
        <w:numPr>
          <w:ilvl w:val="0"/>
          <w:numId w:val="27"/>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259FD0E5" w14:textId="77777777" w:rsidR="00591C44" w:rsidRDefault="00095C8D">
      <w:pPr>
        <w:numPr>
          <w:ilvl w:val="0"/>
          <w:numId w:val="27"/>
        </w:numPr>
        <w:ind w:right="8" w:firstLine="480"/>
      </w:pPr>
      <w:r>
        <w:t>销售基金份额；</w:t>
      </w:r>
      <w:r>
        <w:rPr>
          <w:rFonts w:ascii="Times New Roman" w:eastAsia="Times New Roman" w:hAnsi="Times New Roman" w:cs="Times New Roman"/>
        </w:rPr>
        <w:t xml:space="preserve"> </w:t>
      </w:r>
    </w:p>
    <w:p w14:paraId="7F1DA23A" w14:textId="77777777" w:rsidR="00591C44" w:rsidRDefault="00095C8D">
      <w:pPr>
        <w:numPr>
          <w:ilvl w:val="0"/>
          <w:numId w:val="27"/>
        </w:numPr>
        <w:ind w:right="8" w:firstLine="480"/>
      </w:pPr>
      <w:r>
        <w:t>按照规定召集基金份额持有人大会；</w:t>
      </w:r>
      <w:r>
        <w:rPr>
          <w:rFonts w:ascii="Times New Roman" w:eastAsia="Times New Roman" w:hAnsi="Times New Roman" w:cs="Times New Roman"/>
        </w:rPr>
        <w:t xml:space="preserve"> </w:t>
      </w:r>
    </w:p>
    <w:p w14:paraId="2EE57E63" w14:textId="77777777" w:rsidR="00591C44" w:rsidRDefault="00095C8D">
      <w:pPr>
        <w:numPr>
          <w:ilvl w:val="0"/>
          <w:numId w:val="27"/>
        </w:numPr>
        <w:spacing w:after="13" w:line="370"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352E646C" w14:textId="77777777" w:rsidR="00591C44" w:rsidRDefault="00095C8D">
      <w:pPr>
        <w:numPr>
          <w:ilvl w:val="0"/>
          <w:numId w:val="27"/>
        </w:numPr>
        <w:ind w:right="8" w:firstLine="480"/>
      </w:pPr>
      <w:r>
        <w:t>在基金托管人更换时，提名新的基金托管人；</w:t>
      </w:r>
      <w:r>
        <w:rPr>
          <w:rFonts w:ascii="Times New Roman" w:eastAsia="Times New Roman" w:hAnsi="Times New Roman" w:cs="Times New Roman"/>
        </w:rPr>
        <w:t xml:space="preserve"> </w:t>
      </w:r>
    </w:p>
    <w:p w14:paraId="4FCF4F83" w14:textId="77777777" w:rsidR="00591C44" w:rsidRDefault="00095C8D">
      <w:pPr>
        <w:numPr>
          <w:ilvl w:val="0"/>
          <w:numId w:val="27"/>
        </w:numPr>
        <w:spacing w:after="5" w:line="371" w:lineRule="auto"/>
        <w:ind w:right="8" w:firstLine="480"/>
      </w:pPr>
      <w:r>
        <w:t>选择、更换基金销售机构，对基金销售机构的相关行为进行监督和处理；</w:t>
      </w:r>
      <w:r>
        <w:rPr>
          <w:rFonts w:ascii="Times New Roman" w:eastAsia="Times New Roman" w:hAnsi="Times New Roman" w:cs="Times New Roman"/>
        </w:rPr>
        <w:t xml:space="preserve">  </w:t>
      </w:r>
      <w:r>
        <w:t>（</w:t>
      </w:r>
      <w:r>
        <w:rPr>
          <w:rFonts w:ascii="Times New Roman" w:eastAsia="Times New Roman" w:hAnsi="Times New Roman" w:cs="Times New Roman"/>
        </w:rPr>
        <w:t>9</w:t>
      </w: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5F2A2AFB" w14:textId="77777777" w:rsidR="00591C44" w:rsidRDefault="00095C8D">
      <w:pPr>
        <w:numPr>
          <w:ilvl w:val="0"/>
          <w:numId w:val="28"/>
        </w:numPr>
        <w:spacing w:after="150" w:line="259" w:lineRule="auto"/>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FBFC994" w14:textId="77777777" w:rsidR="00591C44" w:rsidRDefault="00095C8D">
      <w:pPr>
        <w:numPr>
          <w:ilvl w:val="0"/>
          <w:numId w:val="28"/>
        </w:numPr>
        <w:spacing w:line="259" w:lineRule="auto"/>
        <w:ind w:right="8" w:firstLine="480"/>
      </w:pPr>
      <w:r>
        <w:t>在《基金合同》约定的范围内，拒绝或暂停受理申购与赎回申请；</w:t>
      </w:r>
      <w:r>
        <w:rPr>
          <w:rFonts w:ascii="Times New Roman" w:eastAsia="Times New Roman" w:hAnsi="Times New Roman" w:cs="Times New Roman"/>
        </w:rPr>
        <w:t xml:space="preserve">  </w:t>
      </w:r>
    </w:p>
    <w:p w14:paraId="2BA53046" w14:textId="77777777" w:rsidR="00591C44" w:rsidRDefault="00095C8D">
      <w:pPr>
        <w:numPr>
          <w:ilvl w:val="0"/>
          <w:numId w:val="28"/>
        </w:numPr>
        <w:spacing w:after="0" w:line="379" w:lineRule="auto"/>
        <w:ind w:right="8"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B39AA7E" w14:textId="77777777" w:rsidR="00591C44" w:rsidRDefault="00095C8D">
      <w:pPr>
        <w:numPr>
          <w:ilvl w:val="0"/>
          <w:numId w:val="28"/>
        </w:numPr>
        <w:spacing w:after="0" w:line="380" w:lineRule="auto"/>
        <w:ind w:right="8" w:firstLine="480"/>
      </w:pPr>
      <w:r>
        <w:t>在法律法规允许的前提下，为基金的利益依法为基金进行融资、转融通证券出借业务；</w:t>
      </w:r>
      <w:r>
        <w:rPr>
          <w:rFonts w:ascii="Times New Roman" w:eastAsia="Times New Roman" w:hAnsi="Times New Roman" w:cs="Times New Roman"/>
        </w:rPr>
        <w:t xml:space="preserve">  </w:t>
      </w:r>
    </w:p>
    <w:p w14:paraId="6E4EA566" w14:textId="77777777" w:rsidR="00591C44" w:rsidRDefault="00095C8D">
      <w:pPr>
        <w:numPr>
          <w:ilvl w:val="0"/>
          <w:numId w:val="28"/>
        </w:numPr>
        <w:spacing w:after="0" w:line="379" w:lineRule="auto"/>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5A2C1D2F" w14:textId="77777777" w:rsidR="00591C44" w:rsidRDefault="00095C8D">
      <w:pPr>
        <w:numPr>
          <w:ilvl w:val="0"/>
          <w:numId w:val="28"/>
        </w:numPr>
        <w:spacing w:after="0" w:line="379" w:lineRule="auto"/>
        <w:ind w:right="8"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696879E6" w14:textId="77777777" w:rsidR="00591C44" w:rsidRDefault="00095C8D">
      <w:pPr>
        <w:numPr>
          <w:ilvl w:val="0"/>
          <w:numId w:val="28"/>
        </w:numPr>
        <w:spacing w:after="2" w:line="379" w:lineRule="auto"/>
        <w:ind w:right="8" w:firstLine="480"/>
      </w:pPr>
      <w:r>
        <w:t>在符合有关法律、法规的前提下，制订和调整有关基金认购、申购、赎回、转换、非交易过户和收益分配等的业务规则；</w:t>
      </w:r>
      <w:r>
        <w:rPr>
          <w:rFonts w:ascii="Times New Roman" w:eastAsia="Times New Roman" w:hAnsi="Times New Roman" w:cs="Times New Roman"/>
        </w:rPr>
        <w:t xml:space="preserve"> </w:t>
      </w:r>
    </w:p>
    <w:p w14:paraId="681966FC" w14:textId="77777777" w:rsidR="00591C44" w:rsidRDefault="00095C8D">
      <w:pPr>
        <w:numPr>
          <w:ilvl w:val="0"/>
          <w:numId w:val="28"/>
        </w:numPr>
        <w:spacing w:after="150" w:line="259" w:lineRule="auto"/>
        <w:ind w:right="8" w:firstLine="480"/>
      </w:pPr>
      <w:r>
        <w:t>法律法规及中国证监会规定的和《基金合同》约定的其他权利。</w:t>
      </w:r>
      <w:r>
        <w:rPr>
          <w:rFonts w:ascii="Times New Roman" w:eastAsia="Times New Roman" w:hAnsi="Times New Roman" w:cs="Times New Roman"/>
        </w:rPr>
        <w:t xml:space="preserve"> </w:t>
      </w:r>
    </w:p>
    <w:p w14:paraId="3190CA1C" w14:textId="77777777" w:rsidR="00591C44" w:rsidRDefault="00095C8D">
      <w:pPr>
        <w:spacing w:after="0" w:line="379" w:lineRule="auto"/>
        <w:ind w:left="-15"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1AA6519E" w14:textId="77777777" w:rsidR="00591C44" w:rsidRDefault="00095C8D">
      <w:pPr>
        <w:numPr>
          <w:ilvl w:val="0"/>
          <w:numId w:val="29"/>
        </w:numPr>
        <w:spacing w:after="2" w:line="379" w:lineRule="auto"/>
        <w:ind w:right="8" w:firstLine="480"/>
      </w:pPr>
      <w:r>
        <w:t>依法募集资金，办理或者委托经中国证监会认定的其他机构代为办理基金份额的发售、申购、赎回和登记事</w:t>
      </w:r>
      <w:r>
        <w:t>宜；</w:t>
      </w:r>
      <w:r>
        <w:rPr>
          <w:rFonts w:ascii="Times New Roman" w:eastAsia="Times New Roman" w:hAnsi="Times New Roman" w:cs="Times New Roman"/>
        </w:rPr>
        <w:t xml:space="preserve"> </w:t>
      </w:r>
    </w:p>
    <w:p w14:paraId="7995CBC6" w14:textId="77777777" w:rsidR="00591C44" w:rsidRDefault="00095C8D">
      <w:pPr>
        <w:numPr>
          <w:ilvl w:val="0"/>
          <w:numId w:val="29"/>
        </w:numPr>
        <w:ind w:right="8" w:firstLine="480"/>
      </w:pPr>
      <w:r>
        <w:t>办理基金备案手续；</w:t>
      </w:r>
      <w:r>
        <w:rPr>
          <w:rFonts w:ascii="Times New Roman" w:eastAsia="Times New Roman" w:hAnsi="Times New Roman" w:cs="Times New Roman"/>
        </w:rPr>
        <w:t xml:space="preserve"> </w:t>
      </w:r>
    </w:p>
    <w:p w14:paraId="02B75FAC" w14:textId="77777777" w:rsidR="00591C44" w:rsidRDefault="00095C8D">
      <w:pPr>
        <w:numPr>
          <w:ilvl w:val="0"/>
          <w:numId w:val="29"/>
        </w:numPr>
        <w:spacing w:after="0" w:line="379"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4FDDFCF6" w14:textId="77777777" w:rsidR="00591C44" w:rsidRDefault="00095C8D">
      <w:pPr>
        <w:numPr>
          <w:ilvl w:val="0"/>
          <w:numId w:val="29"/>
        </w:numPr>
        <w:spacing w:after="0" w:line="379"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123E3B0B" w14:textId="77777777" w:rsidR="00591C44" w:rsidRDefault="00095C8D">
      <w:pPr>
        <w:numPr>
          <w:ilvl w:val="0"/>
          <w:numId w:val="29"/>
        </w:numPr>
        <w:spacing w:after="5" w:line="370" w:lineRule="auto"/>
        <w:ind w:right="8"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786BDF06" w14:textId="77777777" w:rsidR="00591C44" w:rsidRDefault="00095C8D">
      <w:pPr>
        <w:numPr>
          <w:ilvl w:val="0"/>
          <w:numId w:val="29"/>
        </w:numPr>
        <w:spacing w:line="379" w:lineRule="auto"/>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7</w:t>
      </w:r>
      <w:r>
        <w:t>）依法接受基金托管人的监督</w:t>
      </w:r>
      <w:r>
        <w:t>；</w:t>
      </w:r>
      <w:r>
        <w:rPr>
          <w:rFonts w:ascii="Times New Roman" w:eastAsia="Times New Roman" w:hAnsi="Times New Roman" w:cs="Times New Roman"/>
        </w:rPr>
        <w:t xml:space="preserve"> </w:t>
      </w:r>
    </w:p>
    <w:p w14:paraId="5D57D4B3" w14:textId="77777777" w:rsidR="00591C44" w:rsidRDefault="00095C8D">
      <w:pPr>
        <w:numPr>
          <w:ilvl w:val="0"/>
          <w:numId w:val="30"/>
        </w:numPr>
        <w:spacing w:after="14" w:line="369" w:lineRule="auto"/>
        <w:ind w:right="8"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0D87CA0C" w14:textId="77777777" w:rsidR="00591C44" w:rsidRDefault="00095C8D">
      <w:pPr>
        <w:numPr>
          <w:ilvl w:val="0"/>
          <w:numId w:val="30"/>
        </w:numPr>
        <w:ind w:right="8" w:firstLine="480"/>
      </w:pPr>
      <w:r>
        <w:t>进行基金会计核算并编制基金财务会计报告；</w:t>
      </w:r>
      <w:r>
        <w:rPr>
          <w:rFonts w:ascii="Times New Roman" w:eastAsia="Times New Roman" w:hAnsi="Times New Roman" w:cs="Times New Roman"/>
        </w:rPr>
        <w:t xml:space="preserve"> </w:t>
      </w:r>
    </w:p>
    <w:p w14:paraId="2D5EDADE" w14:textId="77777777" w:rsidR="00591C44" w:rsidRDefault="00095C8D">
      <w:pPr>
        <w:numPr>
          <w:ilvl w:val="0"/>
          <w:numId w:val="30"/>
        </w:numPr>
        <w:ind w:right="8" w:firstLine="480"/>
      </w:pPr>
      <w:r>
        <w:t>编制季度、中期和年度报告；</w:t>
      </w:r>
      <w:r>
        <w:rPr>
          <w:rFonts w:ascii="Times New Roman" w:eastAsia="Times New Roman" w:hAnsi="Times New Roman" w:cs="Times New Roman"/>
        </w:rPr>
        <w:t xml:space="preserve"> </w:t>
      </w:r>
    </w:p>
    <w:p w14:paraId="2AFF4C71" w14:textId="77777777" w:rsidR="00591C44" w:rsidRDefault="00095C8D">
      <w:pPr>
        <w:numPr>
          <w:ilvl w:val="0"/>
          <w:numId w:val="30"/>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1F246411" w14:textId="77777777" w:rsidR="00591C44" w:rsidRDefault="00095C8D">
      <w:pPr>
        <w:numPr>
          <w:ilvl w:val="0"/>
          <w:numId w:val="30"/>
        </w:numPr>
        <w:spacing w:after="11" w:line="366" w:lineRule="auto"/>
        <w:ind w:right="8"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521FB1EC" w14:textId="77777777" w:rsidR="00591C44" w:rsidRDefault="00095C8D">
      <w:pPr>
        <w:numPr>
          <w:ilvl w:val="0"/>
          <w:numId w:val="30"/>
        </w:numPr>
        <w:spacing w:after="2" w:line="379" w:lineRule="auto"/>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24F98B18" w14:textId="77777777" w:rsidR="00591C44" w:rsidRDefault="00095C8D">
      <w:pPr>
        <w:numPr>
          <w:ilvl w:val="0"/>
          <w:numId w:val="30"/>
        </w:numPr>
        <w:ind w:right="8" w:firstLine="480"/>
      </w:pPr>
      <w:r>
        <w:t>按规定受理申购与赎回申请，及时、足额支付赎回款项；</w:t>
      </w:r>
      <w:r>
        <w:rPr>
          <w:rFonts w:ascii="Times New Roman" w:eastAsia="Times New Roman" w:hAnsi="Times New Roman" w:cs="Times New Roman"/>
        </w:rPr>
        <w:t xml:space="preserve"> </w:t>
      </w:r>
    </w:p>
    <w:p w14:paraId="1459E1D3" w14:textId="77777777" w:rsidR="00591C44" w:rsidRDefault="00095C8D">
      <w:pPr>
        <w:numPr>
          <w:ilvl w:val="0"/>
          <w:numId w:val="30"/>
        </w:numPr>
        <w:spacing w:after="0" w:line="379"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573927C7" w14:textId="77777777" w:rsidR="00591C44" w:rsidRDefault="00095C8D">
      <w:pPr>
        <w:numPr>
          <w:ilvl w:val="0"/>
          <w:numId w:val="30"/>
        </w:numPr>
        <w:spacing w:after="0" w:line="379" w:lineRule="auto"/>
        <w:ind w:right="8" w:firstLine="480"/>
      </w:pPr>
      <w:r>
        <w:t>按规定保</w:t>
      </w:r>
      <w:r>
        <w:t>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46B7EC1D" w14:textId="77777777" w:rsidR="00591C44" w:rsidRDefault="00095C8D">
      <w:pPr>
        <w:numPr>
          <w:ilvl w:val="0"/>
          <w:numId w:val="30"/>
        </w:numPr>
        <w:spacing w:after="7" w:line="369" w:lineRule="auto"/>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18E9E0D1" w14:textId="77777777" w:rsidR="00591C44" w:rsidRDefault="00095C8D">
      <w:pPr>
        <w:numPr>
          <w:ilvl w:val="0"/>
          <w:numId w:val="30"/>
        </w:numPr>
        <w:spacing w:after="0" w:line="379"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5F6261F4" w14:textId="77777777" w:rsidR="00591C44" w:rsidRDefault="00095C8D">
      <w:pPr>
        <w:numPr>
          <w:ilvl w:val="0"/>
          <w:numId w:val="30"/>
        </w:numPr>
        <w:spacing w:after="0"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5C54B80A" w14:textId="77777777" w:rsidR="00591C44" w:rsidRDefault="00095C8D">
      <w:pPr>
        <w:numPr>
          <w:ilvl w:val="0"/>
          <w:numId w:val="30"/>
        </w:numPr>
        <w:spacing w:after="0" w:line="379" w:lineRule="auto"/>
        <w:ind w:right="8" w:firstLine="480"/>
      </w:pPr>
      <w:r>
        <w:t>因违反《基金合同》导致基金财产的损失或损害基金份额持有人合法权</w:t>
      </w:r>
      <w:r>
        <w:t>益时，应当承担赔偿责任，其赔偿责任不因其退任而免除；</w:t>
      </w:r>
      <w:r>
        <w:rPr>
          <w:rFonts w:ascii="Times New Roman" w:eastAsia="Times New Roman" w:hAnsi="Times New Roman" w:cs="Times New Roman"/>
        </w:rPr>
        <w:t xml:space="preserve"> </w:t>
      </w:r>
    </w:p>
    <w:p w14:paraId="39252EC6" w14:textId="77777777" w:rsidR="00591C44" w:rsidRDefault="00095C8D">
      <w:pPr>
        <w:numPr>
          <w:ilvl w:val="0"/>
          <w:numId w:val="30"/>
        </w:numPr>
        <w:spacing w:after="11" w:line="366" w:lineRule="auto"/>
        <w:ind w:right="8"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62804548" w14:textId="77777777" w:rsidR="00591C44" w:rsidRDefault="00095C8D">
      <w:pPr>
        <w:numPr>
          <w:ilvl w:val="0"/>
          <w:numId w:val="30"/>
        </w:numPr>
        <w:spacing w:after="0" w:line="379" w:lineRule="auto"/>
        <w:ind w:right="8"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6DEED5D0" w14:textId="77777777" w:rsidR="00591C44" w:rsidRDefault="00095C8D">
      <w:pPr>
        <w:numPr>
          <w:ilvl w:val="0"/>
          <w:numId w:val="30"/>
        </w:numPr>
        <w:spacing w:after="0" w:line="379"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7E8D73A9" w14:textId="77777777" w:rsidR="00591C44" w:rsidRDefault="00095C8D">
      <w:pPr>
        <w:numPr>
          <w:ilvl w:val="0"/>
          <w:numId w:val="30"/>
        </w:numPr>
        <w:spacing w:after="20" w:line="370" w:lineRule="auto"/>
        <w:ind w:right="8"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139B1834" w14:textId="77777777" w:rsidR="00591C44" w:rsidRDefault="00095C8D">
      <w:pPr>
        <w:numPr>
          <w:ilvl w:val="0"/>
          <w:numId w:val="30"/>
        </w:numPr>
        <w:ind w:right="8" w:firstLine="480"/>
      </w:pPr>
      <w:r>
        <w:t>执行生效的基金份额持有人大会的决议；</w:t>
      </w:r>
      <w:r>
        <w:rPr>
          <w:rFonts w:ascii="Times New Roman" w:eastAsia="Times New Roman" w:hAnsi="Times New Roman" w:cs="Times New Roman"/>
        </w:rPr>
        <w:t xml:space="preserve"> </w:t>
      </w:r>
    </w:p>
    <w:p w14:paraId="3FFC3578" w14:textId="77777777" w:rsidR="00591C44" w:rsidRDefault="00095C8D">
      <w:pPr>
        <w:numPr>
          <w:ilvl w:val="0"/>
          <w:numId w:val="30"/>
        </w:numPr>
        <w:ind w:right="8" w:firstLine="480"/>
      </w:pPr>
      <w:r>
        <w:t>建立并保存基金份额持有人名册；</w:t>
      </w:r>
      <w:r>
        <w:rPr>
          <w:rFonts w:ascii="Times New Roman" w:eastAsia="Times New Roman" w:hAnsi="Times New Roman" w:cs="Times New Roman"/>
        </w:rPr>
        <w:t xml:space="preserve"> </w:t>
      </w:r>
    </w:p>
    <w:p w14:paraId="499C075F" w14:textId="77777777" w:rsidR="00591C44" w:rsidRDefault="00095C8D">
      <w:pPr>
        <w:numPr>
          <w:ilvl w:val="0"/>
          <w:numId w:val="30"/>
        </w:numPr>
        <w:ind w:right="8" w:firstLine="480"/>
      </w:pPr>
      <w:r>
        <w:t>法律法规及中国证监会规定的和《基金合同》约定的其他义务。</w:t>
      </w:r>
      <w:r>
        <w:rPr>
          <w:rFonts w:ascii="Times New Roman" w:eastAsia="Times New Roman" w:hAnsi="Times New Roman" w:cs="Times New Roman"/>
        </w:rPr>
        <w:t xml:space="preserve"> </w:t>
      </w:r>
    </w:p>
    <w:p w14:paraId="01D3ABFF" w14:textId="77777777" w:rsidR="00591C44" w:rsidRDefault="00095C8D">
      <w:pPr>
        <w:ind w:right="8"/>
      </w:pPr>
      <w:r>
        <w:t>二、基金托管人</w:t>
      </w:r>
      <w:r>
        <w:rPr>
          <w:rFonts w:ascii="Times New Roman" w:eastAsia="Times New Roman" w:hAnsi="Times New Roman" w:cs="Times New Roman"/>
        </w:rPr>
        <w:t xml:space="preserve"> </w:t>
      </w:r>
    </w:p>
    <w:p w14:paraId="3079F901" w14:textId="77777777" w:rsidR="00591C44" w:rsidRDefault="00095C8D">
      <w:pPr>
        <w:numPr>
          <w:ilvl w:val="0"/>
          <w:numId w:val="31"/>
        </w:numPr>
        <w:ind w:right="8" w:hanging="780"/>
      </w:pPr>
      <w:r>
        <w:t>基金托管人简况</w:t>
      </w:r>
      <w:r>
        <w:rPr>
          <w:rFonts w:ascii="Times New Roman" w:eastAsia="Times New Roman" w:hAnsi="Times New Roman" w:cs="Times New Roman"/>
        </w:rPr>
        <w:t xml:space="preserve"> </w:t>
      </w:r>
    </w:p>
    <w:p w14:paraId="52526B03" w14:textId="77777777" w:rsidR="00591C44" w:rsidRDefault="00095C8D">
      <w:pPr>
        <w:spacing w:after="5" w:line="382" w:lineRule="auto"/>
        <w:ind w:right="649"/>
      </w:pPr>
      <w:r>
        <w:t>名称：招商银行股份有限公司</w:t>
      </w:r>
      <w:r>
        <w:rPr>
          <w:rFonts w:ascii="Times New Roman" w:eastAsia="Times New Roman" w:hAnsi="Times New Roman" w:cs="Times New Roman"/>
        </w:rPr>
        <w:t>(</w:t>
      </w:r>
      <w:r>
        <w:t>简称：招商银行</w:t>
      </w:r>
      <w:r>
        <w:rPr>
          <w:rFonts w:ascii="Times New Roman" w:eastAsia="Times New Roman" w:hAnsi="Times New Roman" w:cs="Times New Roman"/>
        </w:rPr>
        <w:t xml:space="preserve">) </w:t>
      </w:r>
      <w:r>
        <w:t>住所：深圳市深南大道</w:t>
      </w:r>
      <w:r>
        <w:t xml:space="preserve"> </w:t>
      </w:r>
      <w:r>
        <w:rPr>
          <w:rFonts w:ascii="Times New Roman" w:eastAsia="Times New Roman" w:hAnsi="Times New Roman" w:cs="Times New Roman"/>
        </w:rPr>
        <w:t xml:space="preserve">7088 </w:t>
      </w:r>
      <w:r>
        <w:t>号招商银行大厦</w:t>
      </w:r>
      <w:r>
        <w:rPr>
          <w:rFonts w:ascii="Times New Roman" w:eastAsia="Times New Roman" w:hAnsi="Times New Roman" w:cs="Times New Roman"/>
        </w:rPr>
        <w:t xml:space="preserve"> </w:t>
      </w:r>
    </w:p>
    <w:p w14:paraId="3EE04627" w14:textId="77777777" w:rsidR="00591C44" w:rsidRDefault="00095C8D">
      <w:pPr>
        <w:spacing w:after="5" w:line="383" w:lineRule="auto"/>
        <w:ind w:right="687"/>
      </w:pPr>
      <w:r>
        <w:t>办公地址：深圳市深南大道</w:t>
      </w:r>
      <w:r>
        <w:t xml:space="preserve"> </w:t>
      </w:r>
      <w:r>
        <w:rPr>
          <w:rFonts w:ascii="Times New Roman" w:eastAsia="Times New Roman" w:hAnsi="Times New Roman" w:cs="Times New Roman"/>
        </w:rPr>
        <w:t xml:space="preserve">7088 </w:t>
      </w:r>
      <w:r>
        <w:t>号招商银行大厦法定代表人：缪建民</w:t>
      </w:r>
      <w:r>
        <w:rPr>
          <w:rFonts w:ascii="Times New Roman" w:eastAsia="Times New Roman" w:hAnsi="Times New Roman" w:cs="Times New Roman"/>
        </w:rPr>
        <w:t xml:space="preserve"> </w:t>
      </w:r>
    </w:p>
    <w:p w14:paraId="3CF02DDF" w14:textId="77777777" w:rsidR="00591C44" w:rsidRDefault="00095C8D">
      <w:pPr>
        <w:ind w:right="8"/>
      </w:pPr>
      <w:r>
        <w:t>成立时间：</w:t>
      </w:r>
      <w:r>
        <w:rPr>
          <w:rFonts w:ascii="Times New Roman" w:eastAsia="Times New Roman" w:hAnsi="Times New Roman" w:cs="Times New Roman"/>
        </w:rPr>
        <w:t xml:space="preserve">1987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8 </w:t>
      </w:r>
      <w:r>
        <w:t>日</w:t>
      </w:r>
      <w:r>
        <w:rPr>
          <w:rFonts w:ascii="Times New Roman" w:eastAsia="Times New Roman" w:hAnsi="Times New Roman" w:cs="Times New Roman"/>
        </w:rPr>
        <w:t xml:space="preserve"> </w:t>
      </w:r>
    </w:p>
    <w:p w14:paraId="651C8679" w14:textId="77777777" w:rsidR="00591C44" w:rsidRDefault="00095C8D">
      <w:pPr>
        <w:spacing w:after="5" w:line="382" w:lineRule="auto"/>
        <w:ind w:right="346"/>
      </w:pPr>
      <w:r>
        <w:t>基金托管业务批准文号：证监基金字</w:t>
      </w:r>
      <w:r>
        <w:rPr>
          <w:rFonts w:ascii="Times New Roman" w:eastAsia="Times New Roman" w:hAnsi="Times New Roman" w:cs="Times New Roman"/>
        </w:rPr>
        <w:t xml:space="preserve">[2002]83 </w:t>
      </w:r>
      <w:r>
        <w:t>号组织形式：股份有限公司</w:t>
      </w:r>
      <w:r>
        <w:rPr>
          <w:rFonts w:ascii="Times New Roman" w:eastAsia="Times New Roman" w:hAnsi="Times New Roman" w:cs="Times New Roman"/>
        </w:rPr>
        <w:t xml:space="preserve"> </w:t>
      </w:r>
    </w:p>
    <w:p w14:paraId="125FAE38" w14:textId="77777777" w:rsidR="00591C44" w:rsidRDefault="00095C8D">
      <w:pPr>
        <w:spacing w:after="0" w:line="381" w:lineRule="auto"/>
        <w:ind w:right="2667"/>
      </w:pPr>
      <w:r>
        <w:t>注册资本：人民币</w:t>
      </w:r>
      <w:r>
        <w:t xml:space="preserve"> </w:t>
      </w:r>
      <w:r>
        <w:rPr>
          <w:rFonts w:ascii="Times New Roman" w:eastAsia="Times New Roman" w:hAnsi="Times New Roman" w:cs="Times New Roman"/>
        </w:rPr>
        <w:t xml:space="preserve">252.20 </w:t>
      </w:r>
      <w:r>
        <w:t>亿元存续期间：持续经营</w:t>
      </w:r>
      <w:r>
        <w:rPr>
          <w:rFonts w:ascii="Times New Roman" w:eastAsia="Times New Roman" w:hAnsi="Times New Roman" w:cs="Times New Roman"/>
        </w:rPr>
        <w:t xml:space="preserve"> </w:t>
      </w:r>
    </w:p>
    <w:p w14:paraId="7BAB6126" w14:textId="77777777" w:rsidR="00591C44" w:rsidRDefault="00095C8D">
      <w:pPr>
        <w:numPr>
          <w:ilvl w:val="0"/>
          <w:numId w:val="31"/>
        </w:numPr>
        <w:ind w:right="8" w:hanging="780"/>
      </w:pPr>
      <w:r>
        <w:t>基金托管人的权利与义务</w:t>
      </w:r>
      <w:r>
        <w:rPr>
          <w:rFonts w:ascii="Times New Roman" w:eastAsia="Times New Roman" w:hAnsi="Times New Roman" w:cs="Times New Roman"/>
        </w:rPr>
        <w:t xml:space="preserve"> </w:t>
      </w:r>
    </w:p>
    <w:p w14:paraId="78BAE197" w14:textId="77777777" w:rsidR="00591C44" w:rsidRDefault="00095C8D">
      <w:pPr>
        <w:spacing w:after="0" w:line="379" w:lineRule="auto"/>
        <w:ind w:left="-15"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46D688C" w14:textId="77777777" w:rsidR="00591C44" w:rsidRDefault="00095C8D">
      <w:pPr>
        <w:numPr>
          <w:ilvl w:val="0"/>
          <w:numId w:val="32"/>
        </w:numPr>
        <w:spacing w:after="0" w:line="379" w:lineRule="auto"/>
        <w:ind w:right="8" w:firstLine="480"/>
      </w:pPr>
      <w:r>
        <w:t>自《基金合同》生效之日起，依法律法规和《基金合同》的规定安全保管基金财产；</w:t>
      </w:r>
      <w:r>
        <w:rPr>
          <w:rFonts w:ascii="Times New Roman" w:eastAsia="Times New Roman" w:hAnsi="Times New Roman" w:cs="Times New Roman"/>
        </w:rPr>
        <w:t xml:space="preserve"> </w:t>
      </w:r>
    </w:p>
    <w:p w14:paraId="6450A517" w14:textId="77777777" w:rsidR="00591C44" w:rsidRDefault="00095C8D">
      <w:pPr>
        <w:numPr>
          <w:ilvl w:val="0"/>
          <w:numId w:val="32"/>
        </w:numPr>
        <w:ind w:right="8"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04DA4238" w14:textId="77777777" w:rsidR="00591C44" w:rsidRDefault="00095C8D">
      <w:pPr>
        <w:numPr>
          <w:ilvl w:val="0"/>
          <w:numId w:val="32"/>
        </w:numPr>
        <w:spacing w:after="6" w:line="369" w:lineRule="auto"/>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442B102C" w14:textId="77777777" w:rsidR="00591C44" w:rsidRDefault="00095C8D">
      <w:pPr>
        <w:numPr>
          <w:ilvl w:val="0"/>
          <w:numId w:val="32"/>
        </w:numPr>
        <w:spacing w:after="0" w:line="379" w:lineRule="auto"/>
        <w:ind w:right="8" w:firstLine="480"/>
      </w:pPr>
      <w:r>
        <w:t>根据相关市场规则，为基金开设证券账户、为基金办理证券交易资金清算；</w:t>
      </w:r>
      <w:r>
        <w:rPr>
          <w:rFonts w:ascii="Times New Roman" w:eastAsia="Times New Roman" w:hAnsi="Times New Roman" w:cs="Times New Roman"/>
        </w:rPr>
        <w:t xml:space="preserve"> </w:t>
      </w:r>
    </w:p>
    <w:p w14:paraId="431839CE" w14:textId="77777777" w:rsidR="00591C44" w:rsidRDefault="00095C8D">
      <w:pPr>
        <w:numPr>
          <w:ilvl w:val="0"/>
          <w:numId w:val="32"/>
        </w:numPr>
        <w:ind w:right="8" w:firstLine="480"/>
      </w:pPr>
      <w:r>
        <w:t>提议召开或召集基金份额持有人大会；</w:t>
      </w:r>
      <w:r>
        <w:rPr>
          <w:rFonts w:ascii="Times New Roman" w:eastAsia="Times New Roman" w:hAnsi="Times New Roman" w:cs="Times New Roman"/>
        </w:rPr>
        <w:t xml:space="preserve"> </w:t>
      </w:r>
    </w:p>
    <w:p w14:paraId="136E7B2A" w14:textId="77777777" w:rsidR="00591C44" w:rsidRDefault="00095C8D">
      <w:pPr>
        <w:numPr>
          <w:ilvl w:val="0"/>
          <w:numId w:val="32"/>
        </w:numPr>
        <w:ind w:right="8" w:firstLine="480"/>
      </w:pPr>
      <w:r>
        <w:t>在基金管理人更换时，提名新的基金管理人；</w:t>
      </w:r>
      <w:r>
        <w:rPr>
          <w:rFonts w:ascii="Times New Roman" w:eastAsia="Times New Roman" w:hAnsi="Times New Roman" w:cs="Times New Roman"/>
        </w:rPr>
        <w:t xml:space="preserve"> </w:t>
      </w:r>
    </w:p>
    <w:p w14:paraId="1077C03E" w14:textId="77777777" w:rsidR="00591C44" w:rsidRDefault="00095C8D">
      <w:pPr>
        <w:numPr>
          <w:ilvl w:val="0"/>
          <w:numId w:val="32"/>
        </w:numPr>
        <w:ind w:right="8" w:firstLine="480"/>
      </w:pPr>
      <w:r>
        <w:t>法律法规及中国证监会规定的和《基金合同》约定的其他权利。</w:t>
      </w:r>
      <w:r>
        <w:rPr>
          <w:rFonts w:ascii="Times New Roman" w:eastAsia="Times New Roman" w:hAnsi="Times New Roman" w:cs="Times New Roman"/>
        </w:rPr>
        <w:t xml:space="preserve"> </w:t>
      </w:r>
    </w:p>
    <w:p w14:paraId="5D16D706" w14:textId="77777777" w:rsidR="00591C44" w:rsidRDefault="00095C8D">
      <w:pPr>
        <w:spacing w:after="0" w:line="379" w:lineRule="auto"/>
        <w:ind w:left="-15"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5043EC7A" w14:textId="77777777" w:rsidR="00591C44" w:rsidRDefault="00095C8D">
      <w:pPr>
        <w:numPr>
          <w:ilvl w:val="0"/>
          <w:numId w:val="33"/>
        </w:numPr>
        <w:ind w:right="8" w:firstLine="480"/>
      </w:pPr>
      <w:r>
        <w:t>以诚实信用、勤勉尽责的原则持有并安全保管基金财产；</w:t>
      </w:r>
      <w:r>
        <w:rPr>
          <w:rFonts w:ascii="Times New Roman" w:eastAsia="Times New Roman" w:hAnsi="Times New Roman" w:cs="Times New Roman"/>
        </w:rPr>
        <w:t xml:space="preserve"> </w:t>
      </w:r>
    </w:p>
    <w:p w14:paraId="58D3E25B" w14:textId="77777777" w:rsidR="00591C44" w:rsidRDefault="00095C8D">
      <w:pPr>
        <w:numPr>
          <w:ilvl w:val="0"/>
          <w:numId w:val="33"/>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539F9553" w14:textId="77777777" w:rsidR="00591C44" w:rsidRDefault="00095C8D">
      <w:pPr>
        <w:numPr>
          <w:ilvl w:val="0"/>
          <w:numId w:val="33"/>
        </w:numPr>
        <w:spacing w:after="10"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2C3069F2" w14:textId="77777777" w:rsidR="00591C44" w:rsidRDefault="00095C8D">
      <w:pPr>
        <w:numPr>
          <w:ilvl w:val="0"/>
          <w:numId w:val="33"/>
        </w:numPr>
        <w:spacing w:after="1" w:line="379" w:lineRule="auto"/>
        <w:ind w:right="8" w:firstLine="480"/>
      </w:pPr>
      <w:r>
        <w:t>除依据《基金法》《基金合同》及其他有关规定外，不得利用基金财产为自己及</w:t>
      </w:r>
      <w:r>
        <w:t>任何第三人谋取利益，不得委托第三人托管基金财产；</w:t>
      </w:r>
      <w:r>
        <w:rPr>
          <w:rFonts w:ascii="Times New Roman" w:eastAsia="Times New Roman" w:hAnsi="Times New Roman" w:cs="Times New Roman"/>
        </w:rPr>
        <w:t xml:space="preserve"> </w:t>
      </w:r>
    </w:p>
    <w:p w14:paraId="585D25C1" w14:textId="77777777" w:rsidR="00591C44" w:rsidRDefault="00095C8D">
      <w:pPr>
        <w:numPr>
          <w:ilvl w:val="0"/>
          <w:numId w:val="33"/>
        </w:numPr>
        <w:ind w:right="8" w:firstLine="480"/>
      </w:pPr>
      <w:r>
        <w:t>保管由基金管理人代表基金签订的与基金有关的重大合同及有关凭证；</w:t>
      </w:r>
      <w:r>
        <w:rPr>
          <w:rFonts w:ascii="Times New Roman" w:eastAsia="Times New Roman" w:hAnsi="Times New Roman" w:cs="Times New Roman"/>
        </w:rPr>
        <w:t xml:space="preserve"> </w:t>
      </w:r>
    </w:p>
    <w:p w14:paraId="087E49D7" w14:textId="77777777" w:rsidR="00591C44" w:rsidRDefault="00095C8D">
      <w:pPr>
        <w:numPr>
          <w:ilvl w:val="0"/>
          <w:numId w:val="33"/>
        </w:numPr>
        <w:spacing w:after="0" w:line="379" w:lineRule="auto"/>
        <w:ind w:right="8"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6FE35FB8" w14:textId="77777777" w:rsidR="00591C44" w:rsidRDefault="00095C8D">
      <w:pPr>
        <w:numPr>
          <w:ilvl w:val="0"/>
          <w:numId w:val="33"/>
        </w:numPr>
        <w:spacing w:after="5" w:line="371" w:lineRule="auto"/>
        <w:ind w:right="8"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00DC12E7" w14:textId="77777777" w:rsidR="00591C44" w:rsidRDefault="00095C8D">
      <w:pPr>
        <w:numPr>
          <w:ilvl w:val="0"/>
          <w:numId w:val="33"/>
        </w:numPr>
        <w:spacing w:line="379" w:lineRule="auto"/>
        <w:ind w:right="8" w:firstLine="480"/>
      </w:pPr>
      <w:r>
        <w:t>复核、审查基金管理人计算的基金资产净值、各类基金份额净值、基金份额申购、赎回价格；（</w:t>
      </w:r>
      <w:r>
        <w:rPr>
          <w:rFonts w:ascii="Times New Roman" w:eastAsia="Times New Roman" w:hAnsi="Times New Roman" w:cs="Times New Roman"/>
        </w:rPr>
        <w:t>9</w:t>
      </w:r>
      <w:r>
        <w:t>）办理与基金托管业务活动有关的信息披露事项；</w:t>
      </w:r>
      <w:r>
        <w:rPr>
          <w:rFonts w:ascii="Times New Roman" w:eastAsia="Times New Roman" w:hAnsi="Times New Roman" w:cs="Times New Roman"/>
        </w:rPr>
        <w:t xml:space="preserve"> </w:t>
      </w:r>
    </w:p>
    <w:p w14:paraId="15CDE18A" w14:textId="77777777" w:rsidR="00591C44" w:rsidRDefault="00095C8D">
      <w:pPr>
        <w:numPr>
          <w:ilvl w:val="0"/>
          <w:numId w:val="34"/>
        </w:numPr>
        <w:spacing w:after="5" w:line="371" w:lineRule="auto"/>
        <w:ind w:right="8" w:firstLine="480"/>
      </w:pPr>
      <w:r>
        <w:t>对基金财务会计报告、季度、中期和年度报告出具意见，说明基金管理人在各重要方面的运作是否严格按照《基金合同》的规定进行；如果基金管理人有未执行《基金合同》规定的行为，</w:t>
      </w:r>
      <w:r>
        <w:t>还应当说明基金托管人是否采取了适当的措施；</w:t>
      </w:r>
      <w:r>
        <w:rPr>
          <w:rFonts w:ascii="Times New Roman" w:eastAsia="Times New Roman" w:hAnsi="Times New Roman" w:cs="Times New Roman"/>
        </w:rPr>
        <w:t xml:space="preserve"> </w:t>
      </w:r>
    </w:p>
    <w:p w14:paraId="165238C3" w14:textId="77777777" w:rsidR="00591C44" w:rsidRDefault="00095C8D">
      <w:pPr>
        <w:numPr>
          <w:ilvl w:val="0"/>
          <w:numId w:val="34"/>
        </w:numPr>
        <w:spacing w:after="2" w:line="379" w:lineRule="auto"/>
        <w:ind w:right="8" w:firstLine="480"/>
      </w:pPr>
      <w:r>
        <w:t>保存基金托管业务活动的记录、账册、报表和其他相关资料，保存期限不低于法律法规规定的最低期限；</w:t>
      </w:r>
      <w:r>
        <w:rPr>
          <w:rFonts w:ascii="Times New Roman" w:eastAsia="Times New Roman" w:hAnsi="Times New Roman" w:cs="Times New Roman"/>
        </w:rPr>
        <w:t xml:space="preserve"> </w:t>
      </w:r>
    </w:p>
    <w:p w14:paraId="6B5856B5" w14:textId="77777777" w:rsidR="00591C44" w:rsidRDefault="00095C8D">
      <w:pPr>
        <w:numPr>
          <w:ilvl w:val="0"/>
          <w:numId w:val="34"/>
        </w:numPr>
        <w:ind w:right="8" w:firstLine="480"/>
      </w:pPr>
      <w:r>
        <w:t>从基金管理人或其委托的登记机构处接收基金份额持有人名册；</w:t>
      </w:r>
      <w:r>
        <w:rPr>
          <w:rFonts w:ascii="Times New Roman" w:eastAsia="Times New Roman" w:hAnsi="Times New Roman" w:cs="Times New Roman"/>
        </w:rPr>
        <w:t xml:space="preserve"> </w:t>
      </w:r>
    </w:p>
    <w:p w14:paraId="37035959" w14:textId="77777777" w:rsidR="00591C44" w:rsidRDefault="00095C8D">
      <w:pPr>
        <w:numPr>
          <w:ilvl w:val="0"/>
          <w:numId w:val="34"/>
        </w:numPr>
        <w:ind w:right="8" w:firstLine="480"/>
      </w:pPr>
      <w:r>
        <w:t>按规定制作相关账册并与基金管理人核对；</w:t>
      </w:r>
      <w:r>
        <w:rPr>
          <w:rFonts w:ascii="Times New Roman" w:eastAsia="Times New Roman" w:hAnsi="Times New Roman" w:cs="Times New Roman"/>
        </w:rPr>
        <w:t xml:space="preserve"> </w:t>
      </w:r>
    </w:p>
    <w:p w14:paraId="168789AB" w14:textId="77777777" w:rsidR="00591C44" w:rsidRDefault="00095C8D">
      <w:pPr>
        <w:numPr>
          <w:ilvl w:val="0"/>
          <w:numId w:val="34"/>
        </w:numPr>
        <w:spacing w:after="0" w:line="379" w:lineRule="auto"/>
        <w:ind w:right="8"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68B932E5" w14:textId="77777777" w:rsidR="00591C44" w:rsidRDefault="00095C8D">
      <w:pPr>
        <w:numPr>
          <w:ilvl w:val="0"/>
          <w:numId w:val="34"/>
        </w:numPr>
        <w:spacing w:after="2" w:line="379" w:lineRule="auto"/>
        <w:ind w:right="8"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23E269DD" w14:textId="77777777" w:rsidR="00591C44" w:rsidRDefault="00095C8D">
      <w:pPr>
        <w:numPr>
          <w:ilvl w:val="0"/>
          <w:numId w:val="34"/>
        </w:numPr>
        <w:ind w:right="8" w:firstLine="480"/>
      </w:pPr>
      <w:r>
        <w:t>按照法律法规和《基金合同》的规定监督基金管理人的投资运作；</w:t>
      </w:r>
      <w:r>
        <w:rPr>
          <w:rFonts w:ascii="Times New Roman" w:eastAsia="Times New Roman" w:hAnsi="Times New Roman" w:cs="Times New Roman"/>
        </w:rPr>
        <w:t xml:space="preserve"> </w:t>
      </w:r>
    </w:p>
    <w:p w14:paraId="400401A0" w14:textId="77777777" w:rsidR="00591C44" w:rsidRDefault="00095C8D">
      <w:pPr>
        <w:numPr>
          <w:ilvl w:val="0"/>
          <w:numId w:val="34"/>
        </w:numPr>
        <w:spacing w:after="0" w:line="379" w:lineRule="auto"/>
        <w:ind w:right="8" w:firstLine="480"/>
      </w:pPr>
      <w:r>
        <w:t>参加</w:t>
      </w:r>
      <w:r>
        <w:t>基金财产清算小组，参与基金财产的保管、清理、估价、变现和分配；</w:t>
      </w:r>
      <w:r>
        <w:rPr>
          <w:rFonts w:ascii="Times New Roman" w:eastAsia="Times New Roman" w:hAnsi="Times New Roman" w:cs="Times New Roman"/>
        </w:rPr>
        <w:t xml:space="preserve"> </w:t>
      </w:r>
    </w:p>
    <w:p w14:paraId="74BF35C2" w14:textId="77777777" w:rsidR="00591C44" w:rsidRDefault="00095C8D">
      <w:pPr>
        <w:numPr>
          <w:ilvl w:val="0"/>
          <w:numId w:val="34"/>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667E3D20" w14:textId="77777777" w:rsidR="00591C44" w:rsidRDefault="00095C8D">
      <w:pPr>
        <w:numPr>
          <w:ilvl w:val="0"/>
          <w:numId w:val="34"/>
        </w:numPr>
        <w:spacing w:after="0" w:line="379" w:lineRule="auto"/>
        <w:ind w:right="8"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13FBD2F6" w14:textId="77777777" w:rsidR="00591C44" w:rsidRDefault="00095C8D">
      <w:pPr>
        <w:numPr>
          <w:ilvl w:val="0"/>
          <w:numId w:val="34"/>
        </w:numPr>
        <w:spacing w:after="15" w:line="369" w:lineRule="auto"/>
        <w:ind w:right="8"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3ED8F525" w14:textId="77777777" w:rsidR="00591C44" w:rsidRDefault="00095C8D">
      <w:pPr>
        <w:numPr>
          <w:ilvl w:val="0"/>
          <w:numId w:val="34"/>
        </w:numPr>
        <w:ind w:right="8" w:firstLine="480"/>
      </w:pPr>
      <w:r>
        <w:t>执行生效的基金份额持有人大会的决议；</w:t>
      </w:r>
      <w:r>
        <w:rPr>
          <w:rFonts w:ascii="Times New Roman" w:eastAsia="Times New Roman" w:hAnsi="Times New Roman" w:cs="Times New Roman"/>
        </w:rPr>
        <w:t xml:space="preserve"> </w:t>
      </w:r>
    </w:p>
    <w:p w14:paraId="244154C0" w14:textId="77777777" w:rsidR="00591C44" w:rsidRDefault="00095C8D">
      <w:pPr>
        <w:numPr>
          <w:ilvl w:val="0"/>
          <w:numId w:val="34"/>
        </w:numPr>
        <w:ind w:right="8" w:firstLine="480"/>
      </w:pPr>
      <w:r>
        <w:t>法律法规及中国证监会规定的和《基金合同》约定的其他义务。</w:t>
      </w:r>
      <w:r>
        <w:rPr>
          <w:rFonts w:ascii="Times New Roman" w:eastAsia="Times New Roman" w:hAnsi="Times New Roman" w:cs="Times New Roman"/>
        </w:rPr>
        <w:t xml:space="preserve"> </w:t>
      </w:r>
    </w:p>
    <w:p w14:paraId="795D0816" w14:textId="77777777" w:rsidR="00591C44" w:rsidRDefault="00095C8D">
      <w:pPr>
        <w:ind w:right="8"/>
      </w:pPr>
      <w:r>
        <w:t>三、基金份额持有人</w:t>
      </w:r>
      <w:r>
        <w:rPr>
          <w:rFonts w:ascii="Times New Roman" w:eastAsia="Times New Roman" w:hAnsi="Times New Roman" w:cs="Times New Roman"/>
        </w:rPr>
        <w:t xml:space="preserve"> </w:t>
      </w:r>
    </w:p>
    <w:p w14:paraId="010C38FE" w14:textId="77777777" w:rsidR="00591C44" w:rsidRDefault="00095C8D">
      <w:pPr>
        <w:spacing w:after="129"/>
        <w:ind w:right="8"/>
      </w:pPr>
      <w:r>
        <w:t>基金投资者持有本基金基金份额的行为即视为对《基金合同》的承认和接受，</w:t>
      </w:r>
    </w:p>
    <w:p w14:paraId="4CF32BA2" w14:textId="77777777" w:rsidR="00591C44" w:rsidRDefault="00095C8D">
      <w:pPr>
        <w:spacing w:line="360" w:lineRule="auto"/>
        <w:ind w:left="-5" w:right="8"/>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27DDCB02" w14:textId="77777777" w:rsidR="00591C44" w:rsidRDefault="00095C8D">
      <w:pPr>
        <w:spacing w:after="3" w:line="372" w:lineRule="auto"/>
        <w:ind w:left="-15" w:right="8"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02C1D2EA" w14:textId="77777777" w:rsidR="00591C44" w:rsidRDefault="00095C8D">
      <w:pPr>
        <w:spacing w:after="1" w:line="379" w:lineRule="auto"/>
        <w:ind w:left="-15" w:right="8" w:firstLine="480"/>
      </w:pPr>
      <w:r>
        <w:rPr>
          <w:rFonts w:ascii="Times New Roman" w:eastAsia="Times New Roman" w:hAnsi="Times New Roman" w:cs="Times New Roman"/>
        </w:rPr>
        <w:t>1</w:t>
      </w:r>
      <w:r>
        <w:t>、根据《基金法》《运作办法》</w:t>
      </w:r>
      <w:r>
        <w:t>及其他有关规定，基金份额持有人的权利包括但不限于：</w:t>
      </w:r>
      <w:r>
        <w:rPr>
          <w:rFonts w:ascii="Times New Roman" w:eastAsia="Times New Roman" w:hAnsi="Times New Roman" w:cs="Times New Roman"/>
        </w:rPr>
        <w:t xml:space="preserve"> </w:t>
      </w:r>
    </w:p>
    <w:p w14:paraId="60C4FD8C" w14:textId="77777777" w:rsidR="00591C44" w:rsidRDefault="00095C8D">
      <w:pPr>
        <w:numPr>
          <w:ilvl w:val="0"/>
          <w:numId w:val="35"/>
        </w:numPr>
        <w:ind w:right="8" w:firstLine="480"/>
      </w:pPr>
      <w:r>
        <w:t>分享基金财产收益；</w:t>
      </w:r>
      <w:r>
        <w:rPr>
          <w:rFonts w:ascii="Times New Roman" w:eastAsia="Times New Roman" w:hAnsi="Times New Roman" w:cs="Times New Roman"/>
        </w:rPr>
        <w:t xml:space="preserve"> </w:t>
      </w:r>
    </w:p>
    <w:p w14:paraId="003FD9F4" w14:textId="77777777" w:rsidR="00591C44" w:rsidRDefault="00095C8D">
      <w:pPr>
        <w:numPr>
          <w:ilvl w:val="0"/>
          <w:numId w:val="35"/>
        </w:numPr>
        <w:ind w:right="8" w:firstLine="480"/>
      </w:pPr>
      <w:r>
        <w:t>参与分配清算后的剩余基金财产；</w:t>
      </w:r>
      <w:r>
        <w:rPr>
          <w:rFonts w:ascii="Times New Roman" w:eastAsia="Times New Roman" w:hAnsi="Times New Roman" w:cs="Times New Roman"/>
        </w:rPr>
        <w:t xml:space="preserve"> </w:t>
      </w:r>
    </w:p>
    <w:p w14:paraId="2C9913F3" w14:textId="77777777" w:rsidR="00591C44" w:rsidRDefault="00095C8D">
      <w:pPr>
        <w:numPr>
          <w:ilvl w:val="0"/>
          <w:numId w:val="35"/>
        </w:numPr>
        <w:ind w:right="8" w:firstLine="480"/>
      </w:pPr>
      <w:r>
        <w:t>依法转让或者申请赎回其持有的基金份额；</w:t>
      </w:r>
      <w:r>
        <w:rPr>
          <w:rFonts w:ascii="Times New Roman" w:eastAsia="Times New Roman" w:hAnsi="Times New Roman" w:cs="Times New Roman"/>
        </w:rPr>
        <w:t xml:space="preserve"> </w:t>
      </w:r>
    </w:p>
    <w:p w14:paraId="079F0E80" w14:textId="77777777" w:rsidR="00591C44" w:rsidRDefault="00095C8D">
      <w:pPr>
        <w:numPr>
          <w:ilvl w:val="0"/>
          <w:numId w:val="35"/>
        </w:numPr>
        <w:ind w:right="8" w:firstLine="480"/>
      </w:pPr>
      <w:r>
        <w:t>按照规定要求召开基金份额持有人大会或者召集基金份额持有人大会；</w:t>
      </w:r>
      <w:r>
        <w:rPr>
          <w:rFonts w:ascii="Times New Roman" w:eastAsia="Times New Roman" w:hAnsi="Times New Roman" w:cs="Times New Roman"/>
        </w:rPr>
        <w:t xml:space="preserve"> </w:t>
      </w:r>
    </w:p>
    <w:p w14:paraId="7BFBEF5B" w14:textId="77777777" w:rsidR="00591C44" w:rsidRDefault="00095C8D">
      <w:pPr>
        <w:numPr>
          <w:ilvl w:val="0"/>
          <w:numId w:val="35"/>
        </w:numPr>
        <w:spacing w:after="0" w:line="379"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0B1A725E" w14:textId="77777777" w:rsidR="00591C44" w:rsidRDefault="00095C8D">
      <w:pPr>
        <w:numPr>
          <w:ilvl w:val="0"/>
          <w:numId w:val="35"/>
        </w:numPr>
        <w:spacing w:after="0" w:line="379" w:lineRule="auto"/>
        <w:ind w:right="8" w:firstLine="480"/>
      </w:pPr>
      <w:r>
        <w:t>按照目标</w:t>
      </w:r>
      <w:r>
        <w:rPr>
          <w:rFonts w:ascii="Times New Roman" w:eastAsia="Times New Roman" w:hAnsi="Times New Roman" w:cs="Times New Roman"/>
        </w:rPr>
        <w:t xml:space="preserve"> ETF </w:t>
      </w:r>
      <w:r>
        <w:t>基金合同的约定出席或者委派代表出席目标</w:t>
      </w:r>
      <w:r>
        <w:rPr>
          <w:rFonts w:ascii="Times New Roman" w:eastAsia="Times New Roman" w:hAnsi="Times New Roman" w:cs="Times New Roman"/>
        </w:rPr>
        <w:t xml:space="preserve"> ETF </w:t>
      </w:r>
      <w:r>
        <w:t>基金份额持有人大会并对目标</w:t>
      </w:r>
      <w:r>
        <w:rPr>
          <w:rFonts w:ascii="Times New Roman" w:eastAsia="Times New Roman" w:hAnsi="Times New Roman" w:cs="Times New Roman"/>
        </w:rPr>
        <w:t xml:space="preserve"> ETF </w:t>
      </w:r>
      <w:r>
        <w:t>基金份额持有人大会审议事项行使表决权；</w:t>
      </w:r>
      <w:r>
        <w:rPr>
          <w:rFonts w:ascii="Times New Roman" w:eastAsia="Times New Roman" w:hAnsi="Times New Roman" w:cs="Times New Roman"/>
        </w:rPr>
        <w:t xml:space="preserve"> </w:t>
      </w:r>
    </w:p>
    <w:p w14:paraId="10A240D1" w14:textId="77777777" w:rsidR="00591C44" w:rsidRDefault="00095C8D">
      <w:pPr>
        <w:numPr>
          <w:ilvl w:val="0"/>
          <w:numId w:val="35"/>
        </w:numPr>
        <w:ind w:right="8" w:firstLine="480"/>
      </w:pPr>
      <w:r>
        <w:t>查阅或者复制公开披露的基金信息资料；</w:t>
      </w:r>
      <w:r>
        <w:rPr>
          <w:rFonts w:ascii="Times New Roman" w:eastAsia="Times New Roman" w:hAnsi="Times New Roman" w:cs="Times New Roman"/>
        </w:rPr>
        <w:t xml:space="preserve"> </w:t>
      </w:r>
    </w:p>
    <w:p w14:paraId="3B9D3C09" w14:textId="77777777" w:rsidR="00591C44" w:rsidRDefault="00095C8D">
      <w:pPr>
        <w:numPr>
          <w:ilvl w:val="0"/>
          <w:numId w:val="35"/>
        </w:numPr>
        <w:ind w:right="8" w:firstLine="480"/>
      </w:pPr>
      <w:r>
        <w:t>监督基金管理人的投资运作；</w:t>
      </w:r>
      <w:r>
        <w:rPr>
          <w:rFonts w:ascii="Times New Roman" w:eastAsia="Times New Roman" w:hAnsi="Times New Roman" w:cs="Times New Roman"/>
        </w:rPr>
        <w:t xml:space="preserve"> </w:t>
      </w:r>
    </w:p>
    <w:p w14:paraId="1A150242" w14:textId="77777777" w:rsidR="00591C44" w:rsidRDefault="00095C8D">
      <w:pPr>
        <w:numPr>
          <w:ilvl w:val="0"/>
          <w:numId w:val="35"/>
        </w:numPr>
        <w:spacing w:after="1"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3304616A" w14:textId="77777777" w:rsidR="00591C44" w:rsidRDefault="00095C8D">
      <w:pPr>
        <w:numPr>
          <w:ilvl w:val="0"/>
          <w:numId w:val="35"/>
        </w:numPr>
        <w:ind w:right="8" w:firstLine="480"/>
      </w:pPr>
      <w:r>
        <w:t>法律法规及中国证监会规定的和《基金合同》约定的其他权利。</w:t>
      </w:r>
      <w:r>
        <w:rPr>
          <w:rFonts w:ascii="Times New Roman" w:eastAsia="Times New Roman" w:hAnsi="Times New Roman" w:cs="Times New Roman"/>
        </w:rPr>
        <w:t xml:space="preserve"> </w:t>
      </w:r>
    </w:p>
    <w:p w14:paraId="4A19E544" w14:textId="77777777" w:rsidR="00591C44" w:rsidRDefault="00095C8D">
      <w:pPr>
        <w:spacing w:after="0" w:line="379" w:lineRule="auto"/>
        <w:ind w:left="-15" w:right="8"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5E7D3FA9" w14:textId="77777777" w:rsidR="00591C44" w:rsidRDefault="00095C8D">
      <w:pPr>
        <w:numPr>
          <w:ilvl w:val="0"/>
          <w:numId w:val="36"/>
        </w:numPr>
        <w:ind w:right="8" w:firstLine="480"/>
      </w:pPr>
      <w:r>
        <w:t>认真阅读并遵守《基金合同》、招募说明书等信息披露文件；</w:t>
      </w:r>
      <w:r>
        <w:rPr>
          <w:rFonts w:ascii="Times New Roman" w:eastAsia="Times New Roman" w:hAnsi="Times New Roman" w:cs="Times New Roman"/>
        </w:rPr>
        <w:t xml:space="preserve"> </w:t>
      </w:r>
    </w:p>
    <w:p w14:paraId="06002E0F" w14:textId="77777777" w:rsidR="00591C44" w:rsidRDefault="00095C8D">
      <w:pPr>
        <w:numPr>
          <w:ilvl w:val="0"/>
          <w:numId w:val="36"/>
        </w:numPr>
        <w:spacing w:after="1" w:line="379" w:lineRule="auto"/>
        <w:ind w:right="8"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4FF3ABFF" w14:textId="77777777" w:rsidR="00591C44" w:rsidRDefault="00095C8D">
      <w:pPr>
        <w:numPr>
          <w:ilvl w:val="0"/>
          <w:numId w:val="36"/>
        </w:numPr>
        <w:ind w:right="8" w:firstLine="480"/>
      </w:pPr>
      <w:r>
        <w:t>关注基金信息披露，及时行使权利和履行义务；</w:t>
      </w:r>
      <w:r>
        <w:rPr>
          <w:rFonts w:ascii="Times New Roman" w:eastAsia="Times New Roman" w:hAnsi="Times New Roman" w:cs="Times New Roman"/>
        </w:rPr>
        <w:t xml:space="preserve"> </w:t>
      </w:r>
    </w:p>
    <w:p w14:paraId="521A3877" w14:textId="77777777" w:rsidR="00591C44" w:rsidRDefault="00095C8D">
      <w:pPr>
        <w:numPr>
          <w:ilvl w:val="0"/>
          <w:numId w:val="36"/>
        </w:numPr>
        <w:ind w:right="8" w:firstLine="480"/>
      </w:pPr>
      <w:r>
        <w:t>交纳基金认购、申购款项及法律法规和《基金合同》所规定的费用；</w:t>
      </w:r>
      <w:r>
        <w:rPr>
          <w:rFonts w:ascii="Times New Roman" w:eastAsia="Times New Roman" w:hAnsi="Times New Roman" w:cs="Times New Roman"/>
        </w:rPr>
        <w:t xml:space="preserve"> </w:t>
      </w:r>
    </w:p>
    <w:p w14:paraId="52F51D79" w14:textId="77777777" w:rsidR="00591C44" w:rsidRDefault="00095C8D">
      <w:pPr>
        <w:numPr>
          <w:ilvl w:val="0"/>
          <w:numId w:val="36"/>
        </w:numPr>
        <w:spacing w:after="0" w:line="379" w:lineRule="auto"/>
        <w:ind w:right="8" w:firstLine="480"/>
      </w:pPr>
      <w:r>
        <w:t>在其持有的基金份额范围内，承担基金亏损或者《基金合同》终止的有限责任；</w:t>
      </w:r>
      <w:r>
        <w:rPr>
          <w:rFonts w:ascii="Times New Roman" w:eastAsia="Times New Roman" w:hAnsi="Times New Roman" w:cs="Times New Roman"/>
        </w:rPr>
        <w:t xml:space="preserve"> </w:t>
      </w:r>
    </w:p>
    <w:p w14:paraId="2078888B" w14:textId="77777777" w:rsidR="00591C44" w:rsidRDefault="00095C8D">
      <w:pPr>
        <w:numPr>
          <w:ilvl w:val="0"/>
          <w:numId w:val="36"/>
        </w:numPr>
        <w:ind w:right="8" w:firstLine="480"/>
      </w:pPr>
      <w:r>
        <w:t>不从事任何有损基金及其他《基金合同》当事人合法权益的活动；（</w:t>
      </w:r>
      <w:r>
        <w:rPr>
          <w:rFonts w:ascii="Times New Roman" w:eastAsia="Times New Roman" w:hAnsi="Times New Roman" w:cs="Times New Roman"/>
        </w:rPr>
        <w:t>7</w:t>
      </w:r>
      <w:r>
        <w:t>）执行生效的基金份额持有人大会的决议；</w:t>
      </w:r>
      <w:r>
        <w:rPr>
          <w:rFonts w:ascii="Times New Roman" w:eastAsia="Times New Roman" w:hAnsi="Times New Roman" w:cs="Times New Roman"/>
        </w:rPr>
        <w:t xml:space="preserve"> </w:t>
      </w:r>
    </w:p>
    <w:p w14:paraId="4B1B1151" w14:textId="77777777" w:rsidR="00591C44" w:rsidRDefault="00095C8D">
      <w:pPr>
        <w:numPr>
          <w:ilvl w:val="0"/>
          <w:numId w:val="37"/>
        </w:numPr>
        <w:ind w:right="8" w:hanging="600"/>
      </w:pPr>
      <w:r>
        <w:t>返还在基金交易过程中因任何原因获得的不当得利；</w:t>
      </w:r>
      <w:r>
        <w:rPr>
          <w:rFonts w:ascii="Times New Roman" w:eastAsia="Times New Roman" w:hAnsi="Times New Roman" w:cs="Times New Roman"/>
        </w:rPr>
        <w:t xml:space="preserve"> </w:t>
      </w:r>
    </w:p>
    <w:p w14:paraId="68741B94" w14:textId="77777777" w:rsidR="00591C44" w:rsidRDefault="00095C8D">
      <w:pPr>
        <w:numPr>
          <w:ilvl w:val="0"/>
          <w:numId w:val="37"/>
        </w:numPr>
        <w:ind w:right="8" w:hanging="600"/>
      </w:pPr>
      <w:r>
        <w:t>法律法规及中国证监会规定的和《基金合同》约定的其他义务。</w:t>
      </w:r>
      <w:r>
        <w:rPr>
          <w:rFonts w:ascii="Times New Roman" w:eastAsia="Times New Roman" w:hAnsi="Times New Roman" w:cs="Times New Roman"/>
        </w:rPr>
        <w:t xml:space="preserve"> </w:t>
      </w:r>
      <w:r>
        <w:br w:type="page"/>
      </w:r>
    </w:p>
    <w:p w14:paraId="4952DDB9" w14:textId="77777777" w:rsidR="00591C44" w:rsidRDefault="00095C8D">
      <w:pPr>
        <w:pStyle w:val="1"/>
      </w:pPr>
      <w:bookmarkStart w:id="7" w:name="_Toc68874"/>
      <w:r>
        <w:t>第八部</w:t>
      </w:r>
      <w:r>
        <w:t>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0B10DDB3" w14:textId="77777777" w:rsidR="00591C44" w:rsidRDefault="00095C8D">
      <w:pPr>
        <w:spacing w:after="170" w:line="259" w:lineRule="auto"/>
        <w:ind w:left="418" w:firstLine="0"/>
      </w:pPr>
      <w:r>
        <w:rPr>
          <w:rFonts w:ascii="Times New Roman" w:eastAsia="Times New Roman" w:hAnsi="Times New Roman" w:cs="Times New Roman"/>
        </w:rPr>
        <w:t xml:space="preserve"> </w:t>
      </w:r>
    </w:p>
    <w:p w14:paraId="2115C730" w14:textId="77777777" w:rsidR="00591C44" w:rsidRDefault="00095C8D">
      <w:pPr>
        <w:spacing w:after="21" w:line="363" w:lineRule="auto"/>
        <w:ind w:left="-15"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5B8747E4" w14:textId="77777777" w:rsidR="00591C44" w:rsidRDefault="00095C8D">
      <w:pPr>
        <w:ind w:right="8"/>
      </w:pPr>
      <w:r>
        <w:t>本基金的基金份额持有人大会不设立日常机构。</w:t>
      </w:r>
      <w:r>
        <w:rPr>
          <w:rFonts w:ascii="Times New Roman" w:eastAsia="Times New Roman" w:hAnsi="Times New Roman" w:cs="Times New Roman"/>
        </w:rPr>
        <w:t xml:space="preserve"> </w:t>
      </w:r>
    </w:p>
    <w:p w14:paraId="6FDDCC4B" w14:textId="77777777" w:rsidR="00591C44" w:rsidRDefault="00095C8D">
      <w:pPr>
        <w:spacing w:after="5" w:line="371" w:lineRule="auto"/>
        <w:ind w:left="-15" w:right="229" w:firstLine="470"/>
        <w:jc w:val="both"/>
      </w:pPr>
      <w:r>
        <w:t>鉴于本基金是目标</w:t>
      </w:r>
      <w:r>
        <w:t xml:space="preserve"> </w:t>
      </w:r>
      <w:r>
        <w:rPr>
          <w:rFonts w:ascii="Times New Roman" w:eastAsia="Times New Roman" w:hAnsi="Times New Roman" w:cs="Times New Roman"/>
        </w:rPr>
        <w:t xml:space="preserve">ETF </w:t>
      </w:r>
      <w:r>
        <w:t>的联接基金，本基金与目标</w:t>
      </w:r>
      <w:r>
        <w:t xml:space="preserve"> </w:t>
      </w:r>
      <w:r>
        <w:rPr>
          <w:rFonts w:ascii="Times New Roman" w:eastAsia="Times New Roman" w:hAnsi="Times New Roman" w:cs="Times New Roman"/>
        </w:rPr>
        <w:t xml:space="preserve">ETF </w:t>
      </w:r>
      <w:r>
        <w:t>之间在基金份额持有人大会方面存在一定的联系，本基金的基金份额持有人可以凭所持有的本基金份额出席或者委派代表出席目标</w:t>
      </w:r>
      <w:r>
        <w:t xml:space="preserve"> </w:t>
      </w:r>
      <w:r>
        <w:rPr>
          <w:rFonts w:ascii="Times New Roman" w:eastAsia="Times New Roman" w:hAnsi="Times New Roman" w:cs="Times New Roman"/>
        </w:rPr>
        <w:t xml:space="preserve">ETF </w:t>
      </w:r>
      <w:r>
        <w:t>的基金份额持有人大会并参与表决，其持有的享有表决权的基金份额数和表决票数为：在目标</w:t>
      </w:r>
      <w:r>
        <w:t xml:space="preserve"> </w:t>
      </w:r>
      <w:r>
        <w:rPr>
          <w:rFonts w:ascii="Times New Roman" w:eastAsia="Times New Roman" w:hAnsi="Times New Roman" w:cs="Times New Roman"/>
        </w:rPr>
        <w:t xml:space="preserve">ETF </w:t>
      </w:r>
      <w:r>
        <w:t>基金份额持有人大会的权益登记日，本基金持有目标</w:t>
      </w:r>
      <w:r>
        <w:t xml:space="preserve"> </w:t>
      </w:r>
      <w:r>
        <w:rPr>
          <w:rFonts w:ascii="Times New Roman" w:eastAsia="Times New Roman" w:hAnsi="Times New Roman" w:cs="Times New Roman"/>
        </w:rPr>
        <w:t xml:space="preserve">ETF </w:t>
      </w:r>
      <w:r>
        <w:t>份额的总数乘以该基金份额持有人所持有的本基金份额占本基金总份额的比例。计算结果按照四舍五入的方法，保留到整数位。</w:t>
      </w:r>
      <w:r>
        <w:rPr>
          <w:rFonts w:ascii="Times New Roman" w:eastAsia="Times New Roman" w:hAnsi="Times New Roman" w:cs="Times New Roman"/>
        </w:rPr>
        <w:t xml:space="preserve"> </w:t>
      </w:r>
    </w:p>
    <w:p w14:paraId="2AF34A9D" w14:textId="77777777" w:rsidR="00591C44" w:rsidRDefault="00095C8D">
      <w:pPr>
        <w:spacing w:after="0" w:line="375" w:lineRule="auto"/>
        <w:ind w:left="-15" w:right="8" w:firstLine="480"/>
      </w:pPr>
      <w:r>
        <w:t>本基金的基金管理人不应以本基金的名义代表本基金的全体基金份额持有人以目标</w:t>
      </w:r>
      <w:r>
        <w:t xml:space="preserve"> </w:t>
      </w:r>
      <w:r>
        <w:rPr>
          <w:rFonts w:ascii="Times New Roman" w:eastAsia="Times New Roman" w:hAnsi="Times New Roman" w:cs="Times New Roman"/>
        </w:rPr>
        <w:t xml:space="preserve">ETF </w:t>
      </w:r>
      <w:r>
        <w:t>的基金份额持有人的身份行使表决权，但可接受</w:t>
      </w:r>
      <w:r>
        <w:t>本基金的特定基金份额持有人的委托以本基金的基金份额持有人代理人的身份出席目标</w:t>
      </w:r>
      <w:r>
        <w:t xml:space="preserve"> </w:t>
      </w:r>
      <w:r>
        <w:rPr>
          <w:rFonts w:ascii="Times New Roman" w:eastAsia="Times New Roman" w:hAnsi="Times New Roman" w:cs="Times New Roman"/>
        </w:rPr>
        <w:t xml:space="preserve">ETF </w:t>
      </w:r>
      <w:r>
        <w:t>的基金份额持有人大会并参与表决。</w:t>
      </w:r>
      <w:r>
        <w:rPr>
          <w:rFonts w:ascii="Times New Roman" w:eastAsia="Times New Roman" w:hAnsi="Times New Roman" w:cs="Times New Roman"/>
        </w:rPr>
        <w:t xml:space="preserve"> </w:t>
      </w:r>
    </w:p>
    <w:p w14:paraId="52823C21" w14:textId="77777777" w:rsidR="00591C44" w:rsidRDefault="00095C8D">
      <w:pPr>
        <w:spacing w:after="5" w:line="371" w:lineRule="auto"/>
        <w:ind w:left="-15" w:right="229" w:firstLine="470"/>
        <w:jc w:val="both"/>
      </w:pPr>
      <w:r>
        <w:t>本基金的基金管理人代表本基金的基金份额持有人提议召开或召集目标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基金份额持有人大会的，须先遵照本基金《基金合同》的约定召开本基金的基金份额持有人大会。本基金的基金份额持有人大会决定提议召开或召集目标</w:t>
      </w:r>
      <w:r>
        <w:t xml:space="preserve"> </w:t>
      </w:r>
      <w:r>
        <w:rPr>
          <w:rFonts w:ascii="Times New Roman" w:eastAsia="Times New Roman" w:hAnsi="Times New Roman" w:cs="Times New Roman"/>
        </w:rPr>
        <w:t xml:space="preserve">ETF </w:t>
      </w:r>
      <w:r>
        <w:t>基金份额持有人大会的，由本基金基金管理人代表本基金的基金份额持有人提议召开或召集目标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w:t>
      </w:r>
      <w:r>
        <w:rPr>
          <w:rFonts w:ascii="Times New Roman" w:eastAsia="Times New Roman" w:hAnsi="Times New Roman" w:cs="Times New Roman"/>
        </w:rPr>
        <w:t xml:space="preserve"> </w:t>
      </w:r>
    </w:p>
    <w:p w14:paraId="6949A8AF" w14:textId="77777777" w:rsidR="00591C44" w:rsidRDefault="00095C8D">
      <w:pPr>
        <w:ind w:right="8"/>
      </w:pPr>
      <w:r>
        <w:t>一、召开事由</w:t>
      </w:r>
      <w:r>
        <w:rPr>
          <w:rFonts w:ascii="Times New Roman" w:eastAsia="Times New Roman" w:hAnsi="Times New Roman" w:cs="Times New Roman"/>
        </w:rPr>
        <w:t xml:space="preserve"> </w:t>
      </w:r>
    </w:p>
    <w:p w14:paraId="49D93497" w14:textId="77777777" w:rsidR="00591C44" w:rsidRDefault="00095C8D">
      <w:pPr>
        <w:spacing w:after="0" w:line="379" w:lineRule="auto"/>
        <w:ind w:left="-15" w:right="8" w:firstLine="480"/>
      </w:pPr>
      <w:r>
        <w:rPr>
          <w:rFonts w:ascii="Times New Roman" w:eastAsia="Times New Roman" w:hAnsi="Times New Roman" w:cs="Times New Roman"/>
        </w:rPr>
        <w:t>1</w:t>
      </w:r>
      <w:r>
        <w:t>、</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2CC357BA" w14:textId="77777777" w:rsidR="00591C44" w:rsidRDefault="00095C8D">
      <w:pPr>
        <w:numPr>
          <w:ilvl w:val="0"/>
          <w:numId w:val="38"/>
        </w:numPr>
        <w:ind w:right="8" w:hanging="600"/>
      </w:pPr>
      <w:r>
        <w:t>终止《基金合同》；</w:t>
      </w:r>
      <w:r>
        <w:rPr>
          <w:rFonts w:ascii="Times New Roman" w:eastAsia="Times New Roman" w:hAnsi="Times New Roman" w:cs="Times New Roman"/>
          <w:sz w:val="21"/>
        </w:rPr>
        <w:t xml:space="preserve"> </w:t>
      </w:r>
    </w:p>
    <w:p w14:paraId="5D09505D" w14:textId="77777777" w:rsidR="00591C44" w:rsidRDefault="00095C8D">
      <w:pPr>
        <w:numPr>
          <w:ilvl w:val="0"/>
          <w:numId w:val="38"/>
        </w:numPr>
        <w:ind w:right="8" w:hanging="600"/>
      </w:pPr>
      <w:r>
        <w:t>更换基金管理人；</w:t>
      </w:r>
      <w:r>
        <w:rPr>
          <w:rFonts w:ascii="Times New Roman" w:eastAsia="Times New Roman" w:hAnsi="Times New Roman" w:cs="Times New Roman"/>
          <w:sz w:val="21"/>
        </w:rPr>
        <w:t xml:space="preserve"> </w:t>
      </w:r>
    </w:p>
    <w:p w14:paraId="495CD8CD" w14:textId="77777777" w:rsidR="00591C44" w:rsidRDefault="00095C8D">
      <w:pPr>
        <w:numPr>
          <w:ilvl w:val="0"/>
          <w:numId w:val="38"/>
        </w:numPr>
        <w:ind w:right="8" w:hanging="600"/>
      </w:pPr>
      <w:r>
        <w:t>更换基金托管人；</w:t>
      </w:r>
      <w:r>
        <w:rPr>
          <w:rFonts w:ascii="Times New Roman" w:eastAsia="Times New Roman" w:hAnsi="Times New Roman" w:cs="Times New Roman"/>
        </w:rPr>
        <w:t xml:space="preserve"> </w:t>
      </w:r>
    </w:p>
    <w:p w14:paraId="09F60239" w14:textId="77777777" w:rsidR="00591C44" w:rsidRDefault="00095C8D">
      <w:pPr>
        <w:numPr>
          <w:ilvl w:val="0"/>
          <w:numId w:val="38"/>
        </w:numPr>
        <w:spacing w:after="2" w:line="379" w:lineRule="auto"/>
        <w:ind w:right="8" w:hanging="600"/>
      </w:pPr>
      <w:r>
        <w:t>转换基金运作方式；（</w:t>
      </w:r>
      <w:r>
        <w:rPr>
          <w:rFonts w:ascii="Times New Roman" w:eastAsia="Times New Roman" w:hAnsi="Times New Roman" w:cs="Times New Roman"/>
        </w:rPr>
        <w:t>5</w:t>
      </w: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3DBFFEB4" w14:textId="77777777" w:rsidR="00591C44" w:rsidRDefault="00095C8D">
      <w:pPr>
        <w:numPr>
          <w:ilvl w:val="0"/>
          <w:numId w:val="39"/>
        </w:numPr>
        <w:ind w:right="8" w:firstLine="480"/>
      </w:pPr>
      <w:r>
        <w:t>变更基金类别；</w:t>
      </w:r>
      <w:r>
        <w:rPr>
          <w:rFonts w:ascii="Times New Roman" w:eastAsia="Times New Roman" w:hAnsi="Times New Roman" w:cs="Times New Roman"/>
        </w:rPr>
        <w:t xml:space="preserve"> </w:t>
      </w:r>
    </w:p>
    <w:p w14:paraId="099B0980" w14:textId="77777777" w:rsidR="00591C44" w:rsidRDefault="00095C8D">
      <w:pPr>
        <w:numPr>
          <w:ilvl w:val="0"/>
          <w:numId w:val="39"/>
        </w:numPr>
        <w:ind w:right="8" w:firstLine="480"/>
      </w:pPr>
      <w:r>
        <w:t>本基金与其他基金的合并；</w:t>
      </w:r>
      <w:r>
        <w:rPr>
          <w:rFonts w:ascii="Times New Roman" w:eastAsia="Times New Roman" w:hAnsi="Times New Roman" w:cs="Times New Roman"/>
        </w:rPr>
        <w:t xml:space="preserve"> </w:t>
      </w:r>
    </w:p>
    <w:p w14:paraId="1BC81944" w14:textId="77777777" w:rsidR="00591C44" w:rsidRDefault="00095C8D">
      <w:pPr>
        <w:numPr>
          <w:ilvl w:val="0"/>
          <w:numId w:val="39"/>
        </w:numPr>
        <w:spacing w:after="5" w:line="371" w:lineRule="auto"/>
        <w:ind w:right="8" w:firstLine="480"/>
      </w:pPr>
      <w:r>
        <w:t>变更基金投资目标、范围或策略，但由于目标</w:t>
      </w:r>
      <w:r>
        <w:t xml:space="preserve"> </w:t>
      </w:r>
      <w:r>
        <w:rPr>
          <w:rFonts w:ascii="Times New Roman" w:eastAsia="Times New Roman" w:hAnsi="Times New Roman" w:cs="Times New Roman"/>
        </w:rPr>
        <w:t xml:space="preserve">ETF </w:t>
      </w:r>
      <w:r>
        <w:t>交易方式变更、终止上市或目标</w:t>
      </w:r>
      <w:r>
        <w:t xml:space="preserve"> </w:t>
      </w:r>
      <w:r>
        <w:rPr>
          <w:rFonts w:ascii="Times New Roman" w:eastAsia="Times New Roman" w:hAnsi="Times New Roman" w:cs="Times New Roman"/>
        </w:rPr>
        <w:t xml:space="preserve">ETF </w:t>
      </w:r>
      <w:r>
        <w:t>基金合同终止而变更本基金投资目标、范围或策略的情况除外；</w:t>
      </w:r>
      <w:r>
        <w:rPr>
          <w:rFonts w:ascii="Times New Roman" w:eastAsia="Times New Roman" w:hAnsi="Times New Roman" w:cs="Times New Roman"/>
        </w:rPr>
        <w:t xml:space="preserve"> </w:t>
      </w:r>
    </w:p>
    <w:p w14:paraId="667E0E28" w14:textId="77777777" w:rsidR="00591C44" w:rsidRDefault="00095C8D">
      <w:pPr>
        <w:numPr>
          <w:ilvl w:val="0"/>
          <w:numId w:val="39"/>
        </w:numPr>
        <w:ind w:right="8" w:firstLine="480"/>
      </w:pPr>
      <w:r>
        <w:t>变更</w:t>
      </w:r>
      <w:r>
        <w:t>基金份额持有人大会程序；</w:t>
      </w:r>
      <w:r>
        <w:rPr>
          <w:rFonts w:ascii="Times New Roman" w:eastAsia="Times New Roman" w:hAnsi="Times New Roman" w:cs="Times New Roman"/>
        </w:rPr>
        <w:t xml:space="preserve"> </w:t>
      </w:r>
    </w:p>
    <w:p w14:paraId="0CF2072D" w14:textId="77777777" w:rsidR="00591C44" w:rsidRDefault="00095C8D">
      <w:pPr>
        <w:numPr>
          <w:ilvl w:val="0"/>
          <w:numId w:val="39"/>
        </w:numPr>
        <w:ind w:right="8" w:firstLine="480"/>
      </w:pPr>
      <w:r>
        <w:t>基金管理人或基金托管人要求召开基金份额持有人大会；</w:t>
      </w:r>
      <w:r>
        <w:rPr>
          <w:rFonts w:ascii="Times New Roman" w:eastAsia="Times New Roman" w:hAnsi="Times New Roman" w:cs="Times New Roman"/>
        </w:rPr>
        <w:t xml:space="preserve"> </w:t>
      </w:r>
    </w:p>
    <w:p w14:paraId="3C09F961" w14:textId="77777777" w:rsidR="00591C44" w:rsidRDefault="00095C8D">
      <w:pPr>
        <w:numPr>
          <w:ilvl w:val="0"/>
          <w:numId w:val="39"/>
        </w:numPr>
        <w:spacing w:after="12" w:line="371"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65B0C245" w14:textId="77777777" w:rsidR="00591C44" w:rsidRDefault="00095C8D">
      <w:pPr>
        <w:numPr>
          <w:ilvl w:val="0"/>
          <w:numId w:val="39"/>
        </w:numPr>
        <w:ind w:right="8" w:firstLine="480"/>
      </w:pPr>
      <w:r>
        <w:t>对基金合同当事人权利和义务产生重大影响的其他事项；</w:t>
      </w:r>
      <w:r>
        <w:rPr>
          <w:rFonts w:ascii="Times New Roman" w:eastAsia="Times New Roman" w:hAnsi="Times New Roman" w:cs="Times New Roman"/>
        </w:rPr>
        <w:t xml:space="preserve"> </w:t>
      </w:r>
    </w:p>
    <w:p w14:paraId="4919CE92" w14:textId="77777777" w:rsidR="00591C44" w:rsidRDefault="00095C8D">
      <w:pPr>
        <w:numPr>
          <w:ilvl w:val="0"/>
          <w:numId w:val="39"/>
        </w:numPr>
        <w:spacing w:after="0" w:line="379" w:lineRule="auto"/>
        <w:ind w:right="8"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7E169A64" w14:textId="77777777" w:rsidR="00591C44" w:rsidRDefault="00095C8D">
      <w:pPr>
        <w:spacing w:after="14" w:line="370" w:lineRule="auto"/>
        <w:ind w:left="-15" w:right="8" w:firstLine="480"/>
      </w:pPr>
      <w:r>
        <w:rPr>
          <w:rFonts w:ascii="Times New Roman" w:eastAsia="Times New Roman" w:hAnsi="Times New Roman" w:cs="Times New Roman"/>
        </w:rPr>
        <w:t>2</w:t>
      </w:r>
      <w:r>
        <w:t>、</w:t>
      </w:r>
      <w:r>
        <w:t>在不违反法律法规规定和《基金合同》约定，且对基金份额持有人利益无实质性不利影响的前提下，履行适当程序后，以下情况可由基金管理人和基金托管人协商后修改，不需召开基金份额持有人大会：</w:t>
      </w:r>
      <w:r>
        <w:rPr>
          <w:rFonts w:ascii="Times New Roman" w:eastAsia="Times New Roman" w:hAnsi="Times New Roman" w:cs="Times New Roman"/>
        </w:rPr>
        <w:t xml:space="preserve"> </w:t>
      </w:r>
    </w:p>
    <w:p w14:paraId="442DE8FC" w14:textId="77777777" w:rsidR="00591C44" w:rsidRDefault="00095C8D">
      <w:pPr>
        <w:numPr>
          <w:ilvl w:val="0"/>
          <w:numId w:val="40"/>
        </w:numPr>
        <w:ind w:right="8" w:firstLine="480"/>
      </w:pPr>
      <w:r>
        <w:t>法律法规要求增加的基金费用的收取；</w:t>
      </w:r>
      <w:r>
        <w:rPr>
          <w:rFonts w:ascii="Times New Roman" w:eastAsia="Times New Roman" w:hAnsi="Times New Roman" w:cs="Times New Roman"/>
        </w:rPr>
        <w:t xml:space="preserve"> </w:t>
      </w:r>
    </w:p>
    <w:p w14:paraId="304FF2B9" w14:textId="77777777" w:rsidR="00591C44" w:rsidRDefault="00095C8D">
      <w:pPr>
        <w:numPr>
          <w:ilvl w:val="0"/>
          <w:numId w:val="40"/>
        </w:numPr>
        <w:spacing w:after="6" w:line="369" w:lineRule="auto"/>
        <w:ind w:right="8" w:firstLine="480"/>
      </w:pPr>
      <w:r>
        <w:t>在法律法规和《基金合同》规定的范围内调整本基金全部或者部分份额类别的申购费率、调低全部或者部分份额类别的赎回费率、调低销售服务费率或变更收费方式；</w:t>
      </w:r>
      <w:r>
        <w:rPr>
          <w:rFonts w:ascii="Times New Roman" w:eastAsia="Times New Roman" w:hAnsi="Times New Roman" w:cs="Times New Roman"/>
        </w:rPr>
        <w:t xml:space="preserve"> </w:t>
      </w:r>
    </w:p>
    <w:p w14:paraId="061F819F" w14:textId="77777777" w:rsidR="00591C44" w:rsidRDefault="00095C8D">
      <w:pPr>
        <w:numPr>
          <w:ilvl w:val="0"/>
          <w:numId w:val="40"/>
        </w:numPr>
        <w:spacing w:after="0" w:line="379" w:lineRule="auto"/>
        <w:ind w:right="8" w:firstLine="480"/>
      </w:pPr>
      <w:r>
        <w:t>因相应的法律法规、交易所或登记机构的相关业务规则发生变动而应当对《基金合同》进行修改；</w:t>
      </w:r>
      <w:r>
        <w:rPr>
          <w:rFonts w:ascii="Times New Roman" w:eastAsia="Times New Roman" w:hAnsi="Times New Roman" w:cs="Times New Roman"/>
        </w:rPr>
        <w:t xml:space="preserve"> </w:t>
      </w:r>
    </w:p>
    <w:p w14:paraId="01BC5F25" w14:textId="77777777" w:rsidR="00591C44" w:rsidRDefault="00095C8D">
      <w:pPr>
        <w:numPr>
          <w:ilvl w:val="0"/>
          <w:numId w:val="40"/>
        </w:numPr>
        <w:spacing w:after="0" w:line="380" w:lineRule="auto"/>
        <w:ind w:right="8" w:firstLine="480"/>
      </w:pPr>
      <w:r>
        <w:t>对《基金合同》的修改对基金份额持有人利益无实质性不利</w:t>
      </w:r>
      <w:r>
        <w:t>影响或修改不涉及《基金合同》当事人权利义务关系发生变化；</w:t>
      </w:r>
      <w:r>
        <w:rPr>
          <w:rFonts w:ascii="Times New Roman" w:eastAsia="Times New Roman" w:hAnsi="Times New Roman" w:cs="Times New Roman"/>
        </w:rPr>
        <w:t xml:space="preserve"> </w:t>
      </w:r>
    </w:p>
    <w:p w14:paraId="329AD2A1" w14:textId="77777777" w:rsidR="00591C44" w:rsidRDefault="00095C8D">
      <w:pPr>
        <w:numPr>
          <w:ilvl w:val="0"/>
          <w:numId w:val="40"/>
        </w:numPr>
        <w:ind w:right="8" w:firstLine="480"/>
      </w:pPr>
      <w:r>
        <w:t>《基金合同》明确约定无需召开基金份额持有人大会的情况；</w:t>
      </w:r>
      <w:r>
        <w:rPr>
          <w:rFonts w:ascii="Times New Roman" w:eastAsia="Times New Roman" w:hAnsi="Times New Roman" w:cs="Times New Roman"/>
        </w:rPr>
        <w:t xml:space="preserve"> </w:t>
      </w:r>
    </w:p>
    <w:p w14:paraId="788F2934" w14:textId="77777777" w:rsidR="00591C44" w:rsidRDefault="00095C8D">
      <w:pPr>
        <w:numPr>
          <w:ilvl w:val="0"/>
          <w:numId w:val="40"/>
        </w:numPr>
        <w:spacing w:after="153" w:line="371" w:lineRule="auto"/>
        <w:ind w:right="8"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272CA202" w14:textId="77777777" w:rsidR="00591C44" w:rsidRDefault="00095C8D">
      <w:pPr>
        <w:numPr>
          <w:ilvl w:val="0"/>
          <w:numId w:val="40"/>
        </w:numPr>
        <w:spacing w:after="0" w:line="383" w:lineRule="auto"/>
        <w:ind w:right="8" w:firstLine="480"/>
      </w:pPr>
      <w:r>
        <w:t>由于目标</w:t>
      </w:r>
      <w:r>
        <w:t xml:space="preserve"> </w:t>
      </w:r>
      <w:r>
        <w:rPr>
          <w:rFonts w:ascii="Times New Roman" w:eastAsia="Times New Roman" w:hAnsi="Times New Roman" w:cs="Times New Roman"/>
        </w:rPr>
        <w:t xml:space="preserve">ETF </w:t>
      </w:r>
      <w:r>
        <w:t>变更交易方式、终止上市、基金合同终止、与其他基金进行合并，而变更本基金投资目标、范围或策略；</w:t>
      </w:r>
      <w:r>
        <w:rPr>
          <w:rFonts w:ascii="Times New Roman" w:eastAsia="Times New Roman" w:hAnsi="Times New Roman" w:cs="Times New Roman"/>
        </w:rPr>
        <w:t xml:space="preserve"> </w:t>
      </w:r>
    </w:p>
    <w:p w14:paraId="764FF2C7" w14:textId="77777777" w:rsidR="00591C44" w:rsidRDefault="00095C8D">
      <w:pPr>
        <w:numPr>
          <w:ilvl w:val="0"/>
          <w:numId w:val="40"/>
        </w:numPr>
        <w:ind w:right="8" w:firstLine="480"/>
      </w:pPr>
      <w:r>
        <w:t>基金推出新业务或服务；</w:t>
      </w:r>
      <w:r>
        <w:rPr>
          <w:rFonts w:ascii="Times New Roman" w:eastAsia="Times New Roman" w:hAnsi="Times New Roman" w:cs="Times New Roman"/>
        </w:rPr>
        <w:t xml:space="preserve"> </w:t>
      </w:r>
    </w:p>
    <w:p w14:paraId="7421A424" w14:textId="77777777" w:rsidR="00591C44" w:rsidRDefault="00095C8D">
      <w:pPr>
        <w:numPr>
          <w:ilvl w:val="0"/>
          <w:numId w:val="40"/>
        </w:numPr>
        <w:ind w:right="8" w:firstLine="480"/>
      </w:pPr>
      <w:r>
        <w:t>调整基金份额类别设置；</w:t>
      </w:r>
      <w:r>
        <w:rPr>
          <w:rFonts w:ascii="Times New Roman" w:eastAsia="Times New Roman" w:hAnsi="Times New Roman" w:cs="Times New Roman"/>
        </w:rPr>
        <w:t xml:space="preserve"> </w:t>
      </w:r>
    </w:p>
    <w:p w14:paraId="49A2EFFD" w14:textId="77777777" w:rsidR="00591C44" w:rsidRDefault="00095C8D">
      <w:pPr>
        <w:numPr>
          <w:ilvl w:val="0"/>
          <w:numId w:val="40"/>
        </w:numPr>
        <w:spacing w:after="0" w:line="379" w:lineRule="auto"/>
        <w:ind w:right="8" w:firstLine="480"/>
      </w:pPr>
      <w:r>
        <w:t>按照法律法规和《基金合同》规定不需召开基金份额持有人大会的情形以外的其他情形。</w:t>
      </w:r>
      <w:r>
        <w:rPr>
          <w:rFonts w:ascii="Times New Roman" w:eastAsia="Times New Roman" w:hAnsi="Times New Roman" w:cs="Times New Roman"/>
        </w:rPr>
        <w:t xml:space="preserve"> </w:t>
      </w:r>
    </w:p>
    <w:p w14:paraId="0ADDA0F1" w14:textId="77777777" w:rsidR="00591C44" w:rsidRDefault="00095C8D">
      <w:pPr>
        <w:ind w:right="8"/>
      </w:pPr>
      <w:r>
        <w:t>二、会议召集人及召集方式</w:t>
      </w:r>
      <w:r>
        <w:rPr>
          <w:rFonts w:ascii="Times New Roman" w:eastAsia="Times New Roman" w:hAnsi="Times New Roman" w:cs="Times New Roman"/>
        </w:rPr>
        <w:t xml:space="preserve"> </w:t>
      </w:r>
    </w:p>
    <w:p w14:paraId="737403D5" w14:textId="77777777" w:rsidR="00591C44" w:rsidRDefault="00095C8D">
      <w:pPr>
        <w:numPr>
          <w:ilvl w:val="0"/>
          <w:numId w:val="41"/>
        </w:numPr>
        <w:spacing w:after="0" w:line="380" w:lineRule="auto"/>
        <w:ind w:right="119"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44C3EAC1" w14:textId="77777777" w:rsidR="00591C44" w:rsidRDefault="00095C8D">
      <w:pPr>
        <w:numPr>
          <w:ilvl w:val="0"/>
          <w:numId w:val="41"/>
        </w:numPr>
        <w:ind w:right="119" w:firstLine="470"/>
      </w:pPr>
      <w:r>
        <w:t>基金管理人未按规定召集或不能召开时，由基金托管人召集。</w:t>
      </w:r>
      <w:r>
        <w:rPr>
          <w:rFonts w:ascii="Times New Roman" w:eastAsia="Times New Roman" w:hAnsi="Times New Roman" w:cs="Times New Roman"/>
        </w:rPr>
        <w:t xml:space="preserve"> </w:t>
      </w:r>
    </w:p>
    <w:p w14:paraId="2B11C901" w14:textId="77777777" w:rsidR="00591C44" w:rsidRDefault="00095C8D">
      <w:pPr>
        <w:numPr>
          <w:ilvl w:val="0"/>
          <w:numId w:val="41"/>
        </w:numPr>
        <w:spacing w:after="5" w:line="371" w:lineRule="auto"/>
        <w:ind w:right="119"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458EB80" w14:textId="77777777" w:rsidR="00591C44" w:rsidRDefault="00095C8D">
      <w:pPr>
        <w:numPr>
          <w:ilvl w:val="0"/>
          <w:numId w:val="41"/>
        </w:numPr>
        <w:spacing w:after="5" w:line="371" w:lineRule="auto"/>
        <w:ind w:right="119"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w:t>
      </w:r>
      <w:r>
        <w:t>定召集的，应当自出具书面决定之日起</w:t>
      </w:r>
    </w:p>
    <w:p w14:paraId="424F79EC" w14:textId="77777777" w:rsidR="00591C44" w:rsidRDefault="00095C8D">
      <w:pPr>
        <w:spacing w:after="5"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E052633" w14:textId="77777777" w:rsidR="00591C44" w:rsidRDefault="00095C8D">
      <w:pPr>
        <w:numPr>
          <w:ilvl w:val="0"/>
          <w:numId w:val="50"/>
        </w:numPr>
        <w:spacing w:after="11" w:line="370"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w:t>
      </w:r>
      <w:r>
        <w:t>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26978012" w14:textId="77777777" w:rsidR="00591C44" w:rsidRDefault="00095C8D">
      <w:pPr>
        <w:numPr>
          <w:ilvl w:val="0"/>
          <w:numId w:val="50"/>
        </w:numPr>
        <w:spacing w:after="0" w:line="379" w:lineRule="auto"/>
        <w:ind w:right="8"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1D18EAAA" w14:textId="77777777" w:rsidR="00591C44" w:rsidRDefault="00095C8D">
      <w:pPr>
        <w:ind w:right="8"/>
      </w:pPr>
      <w:r>
        <w:t>三、召开基金份额持有人大会的通知时间、通知内容、通知方式</w:t>
      </w:r>
      <w:r>
        <w:rPr>
          <w:rFonts w:ascii="Times New Roman" w:eastAsia="Times New Roman" w:hAnsi="Times New Roman" w:cs="Times New Roman"/>
        </w:rPr>
        <w:t xml:space="preserve"> </w:t>
      </w:r>
    </w:p>
    <w:p w14:paraId="5FEF311B" w14:textId="77777777" w:rsidR="00591C44" w:rsidRDefault="00095C8D">
      <w:pPr>
        <w:spacing w:after="0" w:line="384" w:lineRule="auto"/>
        <w:ind w:left="-15" w:right="8"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763BBF3C" w14:textId="77777777" w:rsidR="00591C44" w:rsidRDefault="00095C8D">
      <w:pPr>
        <w:numPr>
          <w:ilvl w:val="0"/>
          <w:numId w:val="48"/>
        </w:numPr>
        <w:ind w:right="8" w:firstLine="480"/>
      </w:pPr>
      <w:r>
        <w:t>会议召开的时间、地点和会议形式；</w:t>
      </w:r>
      <w:r>
        <w:rPr>
          <w:rFonts w:ascii="Times New Roman" w:eastAsia="Times New Roman" w:hAnsi="Times New Roman" w:cs="Times New Roman"/>
        </w:rPr>
        <w:t xml:space="preserve"> </w:t>
      </w:r>
    </w:p>
    <w:p w14:paraId="6D24463F" w14:textId="77777777" w:rsidR="00591C44" w:rsidRDefault="00095C8D">
      <w:pPr>
        <w:numPr>
          <w:ilvl w:val="0"/>
          <w:numId w:val="48"/>
        </w:numPr>
        <w:ind w:right="8" w:firstLine="480"/>
      </w:pPr>
      <w:r>
        <w:t>会议拟审议的事项、议事程序和表决方式；</w:t>
      </w:r>
      <w:r>
        <w:rPr>
          <w:rFonts w:ascii="Times New Roman" w:eastAsia="Times New Roman" w:hAnsi="Times New Roman" w:cs="Times New Roman"/>
        </w:rPr>
        <w:t xml:space="preserve"> </w:t>
      </w:r>
    </w:p>
    <w:p w14:paraId="23A7DCFE" w14:textId="77777777" w:rsidR="00591C44" w:rsidRDefault="00095C8D">
      <w:pPr>
        <w:numPr>
          <w:ilvl w:val="0"/>
          <w:numId w:val="48"/>
        </w:numPr>
        <w:ind w:right="8" w:firstLine="480"/>
      </w:pPr>
      <w:r>
        <w:t>有权出席基金份额持有人大会的基金份额持有人的权益登记日；</w:t>
      </w:r>
      <w:r>
        <w:rPr>
          <w:rFonts w:ascii="Times New Roman" w:eastAsia="Times New Roman" w:hAnsi="Times New Roman" w:cs="Times New Roman"/>
        </w:rPr>
        <w:t xml:space="preserve"> </w:t>
      </w:r>
    </w:p>
    <w:p w14:paraId="79D5CAB8" w14:textId="77777777" w:rsidR="00591C44" w:rsidRDefault="00095C8D">
      <w:pPr>
        <w:numPr>
          <w:ilvl w:val="0"/>
          <w:numId w:val="48"/>
        </w:numPr>
        <w:spacing w:after="1" w:line="379" w:lineRule="auto"/>
        <w:ind w:right="8"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19CEFBDE" w14:textId="77777777" w:rsidR="00591C44" w:rsidRDefault="00095C8D">
      <w:pPr>
        <w:numPr>
          <w:ilvl w:val="0"/>
          <w:numId w:val="48"/>
        </w:numPr>
        <w:ind w:right="8" w:firstLine="480"/>
      </w:pPr>
      <w:r>
        <w:t>会务常设联系人姓名及联系电话；</w:t>
      </w:r>
      <w:r>
        <w:rPr>
          <w:rFonts w:ascii="Times New Roman" w:eastAsia="Times New Roman" w:hAnsi="Times New Roman" w:cs="Times New Roman"/>
        </w:rPr>
        <w:t xml:space="preserve"> </w:t>
      </w:r>
    </w:p>
    <w:p w14:paraId="34A1336A" w14:textId="77777777" w:rsidR="00591C44" w:rsidRDefault="00095C8D">
      <w:pPr>
        <w:numPr>
          <w:ilvl w:val="0"/>
          <w:numId w:val="48"/>
        </w:numPr>
        <w:ind w:right="8" w:firstLine="480"/>
      </w:pPr>
      <w:r>
        <w:t>出席会议者必须准备的文件和必须履行的手续；</w:t>
      </w:r>
      <w:r>
        <w:rPr>
          <w:rFonts w:ascii="Times New Roman" w:eastAsia="Times New Roman" w:hAnsi="Times New Roman" w:cs="Times New Roman"/>
        </w:rPr>
        <w:t xml:space="preserve"> </w:t>
      </w:r>
    </w:p>
    <w:p w14:paraId="273E3317" w14:textId="77777777" w:rsidR="00591C44" w:rsidRDefault="00095C8D">
      <w:pPr>
        <w:numPr>
          <w:ilvl w:val="0"/>
          <w:numId w:val="48"/>
        </w:numPr>
        <w:ind w:right="8" w:firstLine="480"/>
      </w:pPr>
      <w:r>
        <w:t>召集人需要通知的其他事项。</w:t>
      </w:r>
      <w:r>
        <w:rPr>
          <w:rFonts w:ascii="Times New Roman" w:eastAsia="Times New Roman" w:hAnsi="Times New Roman" w:cs="Times New Roman"/>
        </w:rPr>
        <w:t xml:space="preserve"> </w:t>
      </w:r>
    </w:p>
    <w:p w14:paraId="183ABB12" w14:textId="77777777" w:rsidR="00591C44" w:rsidRDefault="00095C8D">
      <w:pPr>
        <w:numPr>
          <w:ilvl w:val="0"/>
          <w:numId w:val="44"/>
        </w:numPr>
        <w:spacing w:after="6" w:line="370" w:lineRule="auto"/>
        <w:ind w:right="8" w:firstLine="480"/>
      </w:pPr>
      <w:r>
        <w:t>采取通讯开会方式并进行表决的情况下，由会议召集人决定在会议通知中说明本次基金份额持有人大会所采取的具体</w:t>
      </w:r>
      <w:r>
        <w:t>通讯方式、委托的公证机关及其联系方式和联系人、表决意见寄交的截止时间和收取方式。</w:t>
      </w:r>
      <w:r>
        <w:rPr>
          <w:rFonts w:ascii="Times New Roman" w:eastAsia="Times New Roman" w:hAnsi="Times New Roman" w:cs="Times New Roman"/>
        </w:rPr>
        <w:t xml:space="preserve"> </w:t>
      </w:r>
    </w:p>
    <w:p w14:paraId="2027607B" w14:textId="77777777" w:rsidR="00591C44" w:rsidRDefault="00095C8D">
      <w:pPr>
        <w:numPr>
          <w:ilvl w:val="0"/>
          <w:numId w:val="44"/>
        </w:numPr>
        <w:spacing w:after="20" w:line="364" w:lineRule="auto"/>
        <w:ind w:right="8"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21AD1857" w14:textId="77777777" w:rsidR="00591C44" w:rsidRDefault="00095C8D">
      <w:pPr>
        <w:ind w:right="8"/>
      </w:pPr>
      <w:r>
        <w:t>四、基金份额持有人出席会议的方式</w:t>
      </w:r>
      <w:r>
        <w:rPr>
          <w:rFonts w:ascii="Times New Roman" w:eastAsia="Times New Roman" w:hAnsi="Times New Roman" w:cs="Times New Roman"/>
        </w:rPr>
        <w:t xml:space="preserve"> </w:t>
      </w:r>
    </w:p>
    <w:p w14:paraId="088B8A4A" w14:textId="77777777" w:rsidR="00591C44" w:rsidRDefault="00095C8D">
      <w:pPr>
        <w:spacing w:after="11" w:line="365" w:lineRule="auto"/>
        <w:ind w:left="-15" w:right="8" w:firstLine="480"/>
      </w:pPr>
      <w:r>
        <w:t>基金份额持有人大会可通过现场开会方</w:t>
      </w:r>
      <w:r>
        <w:t>式、通讯开会方式或法律法规和监管机构允许的其他方式召开，会议的召开方式由会议召集人确定。</w:t>
      </w:r>
      <w:r>
        <w:rPr>
          <w:rFonts w:ascii="Times New Roman" w:eastAsia="Times New Roman" w:hAnsi="Times New Roman" w:cs="Times New Roman"/>
        </w:rPr>
        <w:t xml:space="preserve"> </w:t>
      </w:r>
    </w:p>
    <w:p w14:paraId="6C44F3B3" w14:textId="77777777" w:rsidR="00591C44" w:rsidRDefault="00095C8D">
      <w:pPr>
        <w:spacing w:after="5" w:line="371" w:lineRule="auto"/>
        <w:ind w:left="-15" w:right="229" w:firstLine="470"/>
        <w:jc w:val="both"/>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2C460A6C" w14:textId="77777777" w:rsidR="00591C44" w:rsidRDefault="00095C8D">
      <w:pPr>
        <w:numPr>
          <w:ilvl w:val="0"/>
          <w:numId w:val="43"/>
        </w:numPr>
        <w:spacing w:after="5" w:line="371" w:lineRule="auto"/>
        <w:ind w:right="119"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160A9665" w14:textId="77777777" w:rsidR="00591C44" w:rsidRDefault="00095C8D">
      <w:pPr>
        <w:numPr>
          <w:ilvl w:val="0"/>
          <w:numId w:val="43"/>
        </w:numPr>
        <w:spacing w:after="6" w:line="369" w:lineRule="auto"/>
        <w:ind w:right="119" w:firstLine="475"/>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w:t>
      </w:r>
      <w:r>
        <w:t>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2F386D45" w14:textId="77777777" w:rsidR="00591C44" w:rsidRDefault="00095C8D">
      <w:pPr>
        <w:spacing w:after="13" w:line="369" w:lineRule="auto"/>
        <w:ind w:left="-15" w:right="8"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22C4BBF9" w14:textId="77777777" w:rsidR="00591C44" w:rsidRDefault="00095C8D">
      <w:pPr>
        <w:ind w:right="8"/>
      </w:pPr>
      <w:r>
        <w:t>在同时符合以下条件时，通讯开会的方式视为有效：</w:t>
      </w:r>
      <w:r>
        <w:rPr>
          <w:rFonts w:ascii="Times New Roman" w:eastAsia="Times New Roman" w:hAnsi="Times New Roman" w:cs="Times New Roman"/>
        </w:rPr>
        <w:t xml:space="preserve"> </w:t>
      </w:r>
    </w:p>
    <w:p w14:paraId="706BF301" w14:textId="77777777" w:rsidR="00591C44" w:rsidRDefault="00095C8D">
      <w:pPr>
        <w:numPr>
          <w:ilvl w:val="0"/>
          <w:numId w:val="45"/>
        </w:numPr>
        <w:spacing w:after="0" w:line="384" w:lineRule="auto"/>
        <w:ind w:right="8"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78566C5D" w14:textId="77777777" w:rsidR="00591C44" w:rsidRDefault="00095C8D">
      <w:pPr>
        <w:numPr>
          <w:ilvl w:val="0"/>
          <w:numId w:val="45"/>
        </w:numPr>
        <w:spacing w:after="12" w:line="365" w:lineRule="auto"/>
        <w:ind w:right="8" w:firstLine="480"/>
      </w:pPr>
      <w:r>
        <w:t>召集人按基金</w:t>
      </w:r>
      <w:r>
        <w:t>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2688277E" w14:textId="77777777" w:rsidR="00591C44" w:rsidRDefault="00095C8D">
      <w:pPr>
        <w:numPr>
          <w:ilvl w:val="0"/>
          <w:numId w:val="45"/>
        </w:numPr>
        <w:spacing w:after="15" w:line="363" w:lineRule="auto"/>
        <w:ind w:right="8" w:firstLine="480"/>
      </w:pPr>
      <w:r>
        <w:t>本人直接出具表决意见或授权他人代表出具表决意见的，基金份额持有人所持有的基金份额不小于在权益登记日基金总份额的二分之一（含二分之一）；若本人直接出具表决意见或授权他人代表出具表决意见基金份额持有人所持有的基金</w:t>
      </w:r>
      <w:r>
        <w:t>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个月以内，就原定审议事项重新召集基金份额持有人大会。重新召集的基金份额持有人大会应当有代表三分之一以上（含三分之一）基金份额的持有人直接出具表决意见或授权他人代表出具表决意见；</w:t>
      </w:r>
      <w:r>
        <w:rPr>
          <w:rFonts w:ascii="Times New Roman" w:eastAsia="Times New Roman" w:hAnsi="Times New Roman" w:cs="Times New Roman"/>
        </w:rPr>
        <w:t xml:space="preserve"> </w:t>
      </w:r>
    </w:p>
    <w:p w14:paraId="505FE26A" w14:textId="77777777" w:rsidR="00591C44" w:rsidRDefault="00095C8D">
      <w:pPr>
        <w:numPr>
          <w:ilvl w:val="0"/>
          <w:numId w:val="45"/>
        </w:numPr>
        <w:spacing w:after="10" w:line="366" w:lineRule="auto"/>
        <w:ind w:right="8"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w:t>
      </w:r>
      <w:r>
        <w:t>》和会议通知的规定，并与基金登记注册机构记录相符。</w:t>
      </w:r>
      <w:r>
        <w:rPr>
          <w:rFonts w:ascii="Times New Roman" w:eastAsia="Times New Roman" w:hAnsi="Times New Roman" w:cs="Times New Roman"/>
        </w:rPr>
        <w:t xml:space="preserve"> </w:t>
      </w:r>
    </w:p>
    <w:p w14:paraId="097DEDF4" w14:textId="77777777" w:rsidR="00591C44" w:rsidRDefault="00095C8D">
      <w:pPr>
        <w:numPr>
          <w:ilvl w:val="0"/>
          <w:numId w:val="46"/>
        </w:numPr>
        <w:spacing w:after="6" w:line="370" w:lineRule="auto"/>
        <w:ind w:right="126" w:firstLine="480"/>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3F1E5D44" w14:textId="77777777" w:rsidR="00591C44" w:rsidRDefault="00095C8D">
      <w:pPr>
        <w:numPr>
          <w:ilvl w:val="0"/>
          <w:numId w:val="46"/>
        </w:numPr>
        <w:spacing w:after="10" w:line="373" w:lineRule="auto"/>
        <w:ind w:right="126" w:firstLine="480"/>
      </w:pPr>
      <w:r>
        <w:t>基金份额持有人授权他人代为出席会议并表决的，在法律法规或监管机构允许的前提下，授权方式可以采用书面、网络、电话、短信或其他方式，具体方式在会议通知中列明。五、议事内容与程序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0AECD951" w14:textId="77777777" w:rsidR="00591C44" w:rsidRDefault="00095C8D">
      <w:pPr>
        <w:numPr>
          <w:ilvl w:val="0"/>
          <w:numId w:val="51"/>
        </w:numPr>
        <w:ind w:right="8" w:hanging="360"/>
      </w:pPr>
      <w:r>
        <w:t>议事内容及提案权</w:t>
      </w:r>
      <w:r>
        <w:rPr>
          <w:rFonts w:ascii="Times New Roman" w:eastAsia="Times New Roman" w:hAnsi="Times New Roman" w:cs="Times New Roman"/>
        </w:rPr>
        <w:t xml:space="preserve"> </w:t>
      </w:r>
    </w:p>
    <w:p w14:paraId="3B59A336" w14:textId="77777777" w:rsidR="00591C44" w:rsidRDefault="00095C8D">
      <w:pPr>
        <w:spacing w:after="15" w:line="362" w:lineRule="auto"/>
        <w:ind w:left="-15" w:right="8"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78D71D97" w14:textId="77777777" w:rsidR="00591C44" w:rsidRDefault="00095C8D">
      <w:pPr>
        <w:spacing w:after="18" w:line="365" w:lineRule="auto"/>
        <w:ind w:left="-15" w:right="8" w:firstLine="480"/>
      </w:pPr>
      <w:r>
        <w:t>基金份额持有人大会的召集人发出召集会议的通知后，对原有提案的修改应当在基金份额</w:t>
      </w:r>
      <w:r>
        <w:t>持有人大会召开前及时公告。</w:t>
      </w:r>
      <w:r>
        <w:rPr>
          <w:rFonts w:ascii="Times New Roman" w:eastAsia="Times New Roman" w:hAnsi="Times New Roman" w:cs="Times New Roman"/>
        </w:rPr>
        <w:t xml:space="preserve"> </w:t>
      </w:r>
    </w:p>
    <w:p w14:paraId="6F9714ED" w14:textId="77777777" w:rsidR="00591C44" w:rsidRDefault="00095C8D">
      <w:pPr>
        <w:ind w:right="8"/>
      </w:pPr>
      <w:r>
        <w:t>基金份额持有人大会不得对未事先公告的议事内容进行表决。</w:t>
      </w:r>
      <w:r>
        <w:rPr>
          <w:rFonts w:ascii="Times New Roman" w:eastAsia="Times New Roman" w:hAnsi="Times New Roman" w:cs="Times New Roman"/>
        </w:rPr>
        <w:t xml:space="preserve"> </w:t>
      </w:r>
    </w:p>
    <w:p w14:paraId="120AB7AB" w14:textId="77777777" w:rsidR="00591C44" w:rsidRDefault="00095C8D">
      <w:pPr>
        <w:numPr>
          <w:ilvl w:val="0"/>
          <w:numId w:val="51"/>
        </w:numPr>
        <w:ind w:right="8" w:hanging="360"/>
      </w:pPr>
      <w:r>
        <w:t>议事程序</w:t>
      </w:r>
      <w:r>
        <w:rPr>
          <w:rFonts w:ascii="Times New Roman" w:eastAsia="Times New Roman" w:hAnsi="Times New Roman" w:cs="Times New Roman"/>
        </w:rPr>
        <w:t xml:space="preserve"> </w:t>
      </w:r>
    </w:p>
    <w:p w14:paraId="4034E06E" w14:textId="77777777" w:rsidR="00591C44" w:rsidRDefault="00095C8D">
      <w:pPr>
        <w:numPr>
          <w:ilvl w:val="0"/>
          <w:numId w:val="49"/>
        </w:numPr>
        <w:ind w:right="8" w:hanging="600"/>
      </w:pPr>
      <w:r>
        <w:t>现场开会</w:t>
      </w:r>
      <w:r>
        <w:rPr>
          <w:rFonts w:ascii="Times New Roman" w:eastAsia="Times New Roman" w:hAnsi="Times New Roman" w:cs="Times New Roman"/>
        </w:rPr>
        <w:t xml:space="preserve"> </w:t>
      </w:r>
    </w:p>
    <w:p w14:paraId="4792B679" w14:textId="77777777" w:rsidR="00591C44" w:rsidRDefault="00095C8D">
      <w:pPr>
        <w:spacing w:after="130"/>
        <w:ind w:right="8"/>
      </w:pPr>
      <w:r>
        <w:t>在现场开会的方式下，首先由大会主持人按照下列第七条规定程序确定和公</w:t>
      </w:r>
    </w:p>
    <w:p w14:paraId="626F29FB" w14:textId="77777777" w:rsidR="00591C44" w:rsidRDefault="00095C8D">
      <w:pPr>
        <w:spacing w:after="3" w:line="360" w:lineRule="auto"/>
        <w:ind w:left="-5" w:right="8"/>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w:t>
      </w:r>
      <w:r>
        <w:t>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5DAA5CD8" w14:textId="77777777" w:rsidR="00591C44" w:rsidRDefault="00095C8D">
      <w:pPr>
        <w:spacing w:after="24" w:line="363" w:lineRule="auto"/>
        <w:ind w:left="-15" w:right="8"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6BB8C26D" w14:textId="77777777" w:rsidR="00591C44" w:rsidRDefault="00095C8D">
      <w:pPr>
        <w:numPr>
          <w:ilvl w:val="0"/>
          <w:numId w:val="49"/>
        </w:numPr>
        <w:ind w:right="8" w:hanging="600"/>
      </w:pPr>
      <w:r>
        <w:t>通讯开会</w:t>
      </w:r>
      <w:r>
        <w:rPr>
          <w:rFonts w:ascii="Times New Roman" w:eastAsia="Times New Roman" w:hAnsi="Times New Roman" w:cs="Times New Roman"/>
        </w:rPr>
        <w:t xml:space="preserve"> </w:t>
      </w:r>
    </w:p>
    <w:p w14:paraId="2A07C862" w14:textId="77777777" w:rsidR="00591C44" w:rsidRDefault="00095C8D">
      <w:pPr>
        <w:spacing w:after="5"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79F29F4" w14:textId="77777777" w:rsidR="00591C44" w:rsidRDefault="00095C8D">
      <w:pPr>
        <w:numPr>
          <w:ilvl w:val="0"/>
          <w:numId w:val="42"/>
        </w:numPr>
        <w:ind w:right="8" w:firstLine="480"/>
      </w:pPr>
      <w:r>
        <w:t>表决</w:t>
      </w:r>
      <w:r>
        <w:rPr>
          <w:rFonts w:ascii="Times New Roman" w:eastAsia="Times New Roman" w:hAnsi="Times New Roman" w:cs="Times New Roman"/>
        </w:rPr>
        <w:t xml:space="preserve"> </w:t>
      </w:r>
    </w:p>
    <w:p w14:paraId="00191AA9" w14:textId="77777777" w:rsidR="00591C44" w:rsidRDefault="00095C8D">
      <w:pPr>
        <w:ind w:right="8"/>
      </w:pPr>
      <w:r>
        <w:t>基金份额持有人所持每份基金份额有一票表决权。</w:t>
      </w:r>
      <w:r>
        <w:rPr>
          <w:rFonts w:ascii="Times New Roman" w:eastAsia="Times New Roman" w:hAnsi="Times New Roman" w:cs="Times New Roman"/>
        </w:rPr>
        <w:t xml:space="preserve"> </w:t>
      </w:r>
    </w:p>
    <w:p w14:paraId="5E206E87" w14:textId="77777777" w:rsidR="00591C44" w:rsidRDefault="00095C8D">
      <w:pPr>
        <w:ind w:right="8"/>
      </w:pPr>
      <w:r>
        <w:t>基金份额持有人大会决议分为一般决议和特别决议：</w:t>
      </w:r>
      <w:r>
        <w:rPr>
          <w:rFonts w:ascii="Times New Roman" w:eastAsia="Times New Roman" w:hAnsi="Times New Roman" w:cs="Times New Roman"/>
        </w:rPr>
        <w:t xml:space="preserve"> </w:t>
      </w:r>
    </w:p>
    <w:p w14:paraId="1D3D2689" w14:textId="77777777" w:rsidR="00591C44" w:rsidRDefault="00095C8D">
      <w:pPr>
        <w:numPr>
          <w:ilvl w:val="0"/>
          <w:numId w:val="52"/>
        </w:numPr>
        <w:spacing w:after="0" w:line="379" w:lineRule="auto"/>
        <w:ind w:right="8" w:firstLine="480"/>
      </w:pPr>
      <w:r>
        <w:t>一般决议，一般决议须经参加大会的基金份额持有人或其代理人所持表决权的二分之一以上（含二分之一）通过方为有效；除下列第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4DFC0FB0" w14:textId="77777777" w:rsidR="00591C44" w:rsidRDefault="00095C8D">
      <w:pPr>
        <w:numPr>
          <w:ilvl w:val="0"/>
          <w:numId w:val="52"/>
        </w:numPr>
        <w:ind w:right="8" w:firstLine="480"/>
      </w:pPr>
      <w:r>
        <w:t>特别决议，特别决议应当经参加大会的基金份额持有人或其代理人所持</w:t>
      </w:r>
    </w:p>
    <w:p w14:paraId="59F2BC6F" w14:textId="77777777" w:rsidR="00591C44" w:rsidRDefault="00095C8D">
      <w:pPr>
        <w:spacing w:after="22" w:line="363" w:lineRule="auto"/>
        <w:ind w:left="-5" w:right="8"/>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5033E4EF" w14:textId="77777777" w:rsidR="00591C44" w:rsidRDefault="00095C8D">
      <w:pPr>
        <w:ind w:right="8"/>
      </w:pPr>
      <w:r>
        <w:t>基金份额持有人大会采取记名方式进行投票表决。</w:t>
      </w:r>
      <w:r>
        <w:rPr>
          <w:rFonts w:ascii="Times New Roman" w:eastAsia="Times New Roman" w:hAnsi="Times New Roman" w:cs="Times New Roman"/>
        </w:rPr>
        <w:t xml:space="preserve"> </w:t>
      </w:r>
    </w:p>
    <w:p w14:paraId="71E29344" w14:textId="77777777" w:rsidR="00591C44" w:rsidRDefault="00095C8D">
      <w:pPr>
        <w:spacing w:after="16" w:line="362" w:lineRule="auto"/>
        <w:ind w:left="-15" w:right="8"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1C388DDE" w14:textId="77777777" w:rsidR="00591C44" w:rsidRDefault="00095C8D">
      <w:pPr>
        <w:spacing w:after="17" w:line="365" w:lineRule="auto"/>
        <w:ind w:left="-15"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40A7425C" w14:textId="77777777" w:rsidR="00591C44" w:rsidRDefault="00095C8D">
      <w:pPr>
        <w:numPr>
          <w:ilvl w:val="0"/>
          <w:numId w:val="42"/>
        </w:numPr>
        <w:ind w:right="8" w:firstLine="480"/>
      </w:pPr>
      <w:r>
        <w:t>计票</w:t>
      </w:r>
      <w:r>
        <w:rPr>
          <w:rFonts w:ascii="Times New Roman" w:eastAsia="Times New Roman" w:hAnsi="Times New Roman" w:cs="Times New Roman"/>
        </w:rPr>
        <w:t xml:space="preserve"> </w:t>
      </w:r>
    </w:p>
    <w:p w14:paraId="6BA98C8D" w14:textId="77777777" w:rsidR="00591C44" w:rsidRDefault="00095C8D">
      <w:pPr>
        <w:spacing w:after="14" w:line="363" w:lineRule="auto"/>
        <w:ind w:right="8"/>
      </w:pPr>
      <w:r>
        <w:rPr>
          <w:rFonts w:ascii="Times New Roman" w:eastAsia="Times New Roman" w:hAnsi="Times New Roman" w:cs="Times New Roman"/>
        </w:rPr>
        <w:t>1</w:t>
      </w:r>
      <w:r>
        <w:t>、现场开会（</w:t>
      </w:r>
      <w:r>
        <w:rPr>
          <w:rFonts w:ascii="Times New Roman" w:eastAsia="Times New Roman" w:hAnsi="Times New Roman" w:cs="Times New Roman"/>
        </w:rPr>
        <w:t>1</w:t>
      </w: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w:t>
      </w:r>
      <w:r>
        <w:t>任监票人。基金管理人或基金托管人不出席大会的，不影响计票的效力。</w:t>
      </w:r>
      <w:r>
        <w:rPr>
          <w:rFonts w:ascii="Times New Roman" w:eastAsia="Times New Roman" w:hAnsi="Times New Roman" w:cs="Times New Roman"/>
        </w:rPr>
        <w:t xml:space="preserve"> </w:t>
      </w:r>
    </w:p>
    <w:p w14:paraId="6281E1D9" w14:textId="77777777" w:rsidR="00591C44" w:rsidRDefault="00095C8D">
      <w:pPr>
        <w:numPr>
          <w:ilvl w:val="0"/>
          <w:numId w:val="53"/>
        </w:numPr>
        <w:spacing w:after="0" w:line="379" w:lineRule="auto"/>
        <w:ind w:right="8"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2BC23FF0" w14:textId="77777777" w:rsidR="00591C44" w:rsidRDefault="00095C8D">
      <w:pPr>
        <w:numPr>
          <w:ilvl w:val="0"/>
          <w:numId w:val="53"/>
        </w:numPr>
        <w:spacing w:after="5" w:line="371" w:lineRule="auto"/>
        <w:ind w:right="8"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61BA890" w14:textId="77777777" w:rsidR="00591C44" w:rsidRDefault="00095C8D">
      <w:pPr>
        <w:numPr>
          <w:ilvl w:val="0"/>
          <w:numId w:val="53"/>
        </w:numPr>
        <w:spacing w:after="3" w:line="379"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E1E7600" w14:textId="77777777" w:rsidR="00591C44" w:rsidRDefault="00095C8D">
      <w:pPr>
        <w:ind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71A1C819" w14:textId="77777777" w:rsidR="00591C44" w:rsidRDefault="00095C8D">
      <w:pPr>
        <w:spacing w:after="23" w:line="362" w:lineRule="auto"/>
        <w:ind w:left="-15" w:right="8"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w:t>
      </w:r>
      <w:r>
        <w:t>托管人拒派代表对表决意见的计票进行监督的，不影响计票和表决结果。</w:t>
      </w:r>
      <w:r>
        <w:rPr>
          <w:rFonts w:ascii="Times New Roman" w:eastAsia="Times New Roman" w:hAnsi="Times New Roman" w:cs="Times New Roman"/>
        </w:rPr>
        <w:t xml:space="preserve"> </w:t>
      </w:r>
    </w:p>
    <w:p w14:paraId="668648B6" w14:textId="77777777" w:rsidR="00591C44" w:rsidRDefault="00095C8D">
      <w:pPr>
        <w:numPr>
          <w:ilvl w:val="0"/>
          <w:numId w:val="42"/>
        </w:numPr>
        <w:ind w:right="8" w:firstLine="480"/>
      </w:pPr>
      <w:r>
        <w:t>生效与公告</w:t>
      </w:r>
      <w:r>
        <w:rPr>
          <w:rFonts w:ascii="Times New Roman" w:eastAsia="Times New Roman" w:hAnsi="Times New Roman" w:cs="Times New Roman"/>
        </w:rPr>
        <w:t xml:space="preserve"> </w:t>
      </w:r>
    </w:p>
    <w:p w14:paraId="48A06208" w14:textId="77777777" w:rsidR="00591C44" w:rsidRDefault="00095C8D">
      <w:pPr>
        <w:spacing w:after="0" w:line="384" w:lineRule="auto"/>
        <w:ind w:left="-15"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4BDDA6AC" w14:textId="77777777" w:rsidR="00591C44" w:rsidRDefault="00095C8D">
      <w:pPr>
        <w:ind w:right="8"/>
      </w:pPr>
      <w:r>
        <w:t>基金份额持有人大会的决议自表决通过之日起生效。</w:t>
      </w:r>
      <w:r>
        <w:rPr>
          <w:rFonts w:ascii="Times New Roman" w:eastAsia="Times New Roman" w:hAnsi="Times New Roman" w:cs="Times New Roman"/>
        </w:rPr>
        <w:t xml:space="preserve"> </w:t>
      </w:r>
    </w:p>
    <w:p w14:paraId="114FDF31" w14:textId="77777777" w:rsidR="00591C44" w:rsidRDefault="00095C8D">
      <w:pPr>
        <w:spacing w:after="2" w:line="372" w:lineRule="auto"/>
        <w:ind w:left="-15" w:right="8"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403211F3" w14:textId="77777777" w:rsidR="00591C44" w:rsidRDefault="00095C8D">
      <w:pPr>
        <w:spacing w:after="145" w:line="371" w:lineRule="auto"/>
        <w:ind w:left="-15" w:right="229" w:firstLine="470"/>
        <w:jc w:val="both"/>
      </w:pPr>
      <w:r>
        <w:t>基金管理人、基金托管人和基金份额持有人应当执行生效的基金份额持有人大会的决议。生效的基金份额持有人大会决议对全体基金份额持有人</w:t>
      </w:r>
      <w:r>
        <w:t>、基金管理人、基金托管人均有约束力。</w:t>
      </w:r>
      <w:r>
        <w:rPr>
          <w:rFonts w:ascii="Times New Roman" w:eastAsia="Times New Roman" w:hAnsi="Times New Roman" w:cs="Times New Roman"/>
        </w:rPr>
        <w:t xml:space="preserve"> </w:t>
      </w:r>
    </w:p>
    <w:p w14:paraId="5BE76520" w14:textId="77777777" w:rsidR="00591C44" w:rsidRDefault="00095C8D">
      <w:pPr>
        <w:numPr>
          <w:ilvl w:val="0"/>
          <w:numId w:val="42"/>
        </w:numPr>
        <w:ind w:right="8" w:firstLine="480"/>
      </w:pPr>
      <w:r>
        <w:t>实施侧袋机制期间基金份额持有人大会的特殊约定</w:t>
      </w:r>
      <w:r>
        <w:rPr>
          <w:rFonts w:ascii="Times New Roman" w:eastAsia="Times New Roman" w:hAnsi="Times New Roman" w:cs="Times New Roman"/>
        </w:rPr>
        <w:t xml:space="preserve"> </w:t>
      </w:r>
    </w:p>
    <w:p w14:paraId="571F7243" w14:textId="77777777" w:rsidR="00591C44" w:rsidRDefault="00095C8D">
      <w:pPr>
        <w:spacing w:after="16" w:line="362" w:lineRule="auto"/>
        <w:ind w:left="-15" w:right="8"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6C6F54EC" w14:textId="77777777" w:rsidR="00591C44" w:rsidRDefault="00095C8D">
      <w:pPr>
        <w:numPr>
          <w:ilvl w:val="0"/>
          <w:numId w:val="47"/>
        </w:numPr>
        <w:spacing w:after="0" w:line="388" w:lineRule="auto"/>
        <w:ind w:right="8"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619C0BF" w14:textId="77777777" w:rsidR="00591C44" w:rsidRDefault="00095C8D">
      <w:pPr>
        <w:numPr>
          <w:ilvl w:val="0"/>
          <w:numId w:val="47"/>
        </w:numPr>
        <w:spacing w:after="0" w:line="380" w:lineRule="auto"/>
        <w:ind w:right="8"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25041F27" w14:textId="77777777" w:rsidR="00591C44" w:rsidRDefault="00095C8D">
      <w:pPr>
        <w:numPr>
          <w:ilvl w:val="0"/>
          <w:numId w:val="47"/>
        </w:numPr>
        <w:spacing w:after="5" w:line="371" w:lineRule="auto"/>
        <w:ind w:right="8" w:firstLine="480"/>
      </w:pPr>
      <w:r>
        <w:t>通讯开会的直接出具表决意见或授权他人代表出具表决意</w:t>
      </w:r>
      <w:r>
        <w:t>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2A2BE4C0" w14:textId="77777777" w:rsidR="00591C44" w:rsidRDefault="00095C8D">
      <w:pPr>
        <w:numPr>
          <w:ilvl w:val="0"/>
          <w:numId w:val="47"/>
        </w:numPr>
        <w:spacing w:after="8" w:line="369" w:lineRule="auto"/>
        <w:ind w:right="8"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70F35B76" w14:textId="77777777" w:rsidR="00591C44" w:rsidRDefault="00095C8D">
      <w:pPr>
        <w:numPr>
          <w:ilvl w:val="0"/>
          <w:numId w:val="47"/>
        </w:numPr>
        <w:spacing w:after="5" w:line="371" w:lineRule="auto"/>
        <w:ind w:right="8"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w:t>
      </w:r>
      <w:r>
        <w:t>有人作为该次基金份额持有人大会的主持人；</w:t>
      </w:r>
      <w:r>
        <w:rPr>
          <w:rFonts w:ascii="Times New Roman" w:eastAsia="Times New Roman" w:hAnsi="Times New Roman" w:cs="Times New Roman"/>
        </w:rPr>
        <w:t xml:space="preserve"> </w:t>
      </w:r>
    </w:p>
    <w:p w14:paraId="4308A32C" w14:textId="77777777" w:rsidR="00591C44" w:rsidRDefault="00095C8D">
      <w:pPr>
        <w:numPr>
          <w:ilvl w:val="0"/>
          <w:numId w:val="47"/>
        </w:numPr>
        <w:spacing w:after="0" w:line="379" w:lineRule="auto"/>
        <w:ind w:right="8"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3D6898A4" w14:textId="77777777" w:rsidR="00591C44" w:rsidRDefault="00095C8D">
      <w:pPr>
        <w:numPr>
          <w:ilvl w:val="0"/>
          <w:numId w:val="47"/>
        </w:numPr>
        <w:spacing w:after="1" w:line="379" w:lineRule="auto"/>
        <w:ind w:right="8"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70B49442" w14:textId="77777777" w:rsidR="00591C44" w:rsidRDefault="00095C8D">
      <w:pPr>
        <w:ind w:right="8"/>
      </w:pPr>
      <w:r>
        <w:t>同一主侧袋账户内的每份基金份额具有平等的表决权。</w:t>
      </w:r>
      <w:r>
        <w:rPr>
          <w:rFonts w:ascii="Times New Roman" w:eastAsia="Times New Roman" w:hAnsi="Times New Roman" w:cs="Times New Roman"/>
        </w:rPr>
        <w:t xml:space="preserve"> </w:t>
      </w:r>
    </w:p>
    <w:p w14:paraId="5AA88928" w14:textId="77777777" w:rsidR="00591C44" w:rsidRDefault="00095C8D">
      <w:pPr>
        <w:numPr>
          <w:ilvl w:val="0"/>
          <w:numId w:val="42"/>
        </w:numPr>
        <w:spacing w:after="2" w:line="360" w:lineRule="auto"/>
        <w:ind w:right="8"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并提前公告后，可直接对本部分内容进行修改和调整，无需召开基金份额持有人大会审议。</w:t>
      </w:r>
      <w:r>
        <w:rPr>
          <w:rFonts w:ascii="Times New Roman" w:eastAsia="Times New Roman" w:hAnsi="Times New Roman" w:cs="Times New Roman"/>
        </w:rPr>
        <w:t xml:space="preserve"> </w:t>
      </w:r>
    </w:p>
    <w:p w14:paraId="0EA2B400" w14:textId="77777777" w:rsidR="00591C44" w:rsidRDefault="00095C8D">
      <w:pPr>
        <w:spacing w:after="0" w:line="259" w:lineRule="auto"/>
        <w:ind w:left="422" w:firstLine="0"/>
      </w:pPr>
      <w:r>
        <w:rPr>
          <w:rFonts w:ascii="Times New Roman" w:eastAsia="Times New Roman" w:hAnsi="Times New Roman" w:cs="Times New Roman"/>
          <w:b/>
          <w:sz w:val="21"/>
        </w:rPr>
        <w:t xml:space="preserve"> </w:t>
      </w:r>
      <w:r>
        <w:br w:type="page"/>
      </w:r>
    </w:p>
    <w:p w14:paraId="12E03021" w14:textId="77777777" w:rsidR="00591C44" w:rsidRDefault="00095C8D">
      <w:pPr>
        <w:pStyle w:val="1"/>
        <w:spacing w:after="232"/>
        <w:ind w:left="533" w:right="0"/>
        <w:jc w:val="left"/>
      </w:pPr>
      <w:bookmarkStart w:id="8" w:name="_Toc68875"/>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3DA32A72" w14:textId="77777777" w:rsidR="00591C44" w:rsidRDefault="00095C8D">
      <w:pPr>
        <w:spacing w:after="182" w:line="259" w:lineRule="auto"/>
        <w:ind w:left="0" w:firstLine="0"/>
      </w:pPr>
      <w:r>
        <w:rPr>
          <w:rFonts w:ascii="Times New Roman" w:eastAsia="Times New Roman" w:hAnsi="Times New Roman" w:cs="Times New Roman"/>
        </w:rPr>
        <w:t xml:space="preserve"> </w:t>
      </w:r>
    </w:p>
    <w:p w14:paraId="37A023B1" w14:textId="77777777" w:rsidR="00591C44" w:rsidRDefault="00095C8D">
      <w:pPr>
        <w:ind w:right="8"/>
      </w:pPr>
      <w:r>
        <w:t>一、基金管理人和基金托管人职责终止的情形</w:t>
      </w:r>
      <w:r>
        <w:rPr>
          <w:rFonts w:ascii="Times New Roman" w:eastAsia="Times New Roman" w:hAnsi="Times New Roman" w:cs="Times New Roman"/>
        </w:rPr>
        <w:t xml:space="preserve"> </w:t>
      </w:r>
    </w:p>
    <w:p w14:paraId="158613B2" w14:textId="77777777" w:rsidR="00591C44" w:rsidRDefault="00095C8D">
      <w:pPr>
        <w:ind w:right="8"/>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53AE57B3" w14:textId="77777777" w:rsidR="00591C44" w:rsidRDefault="00095C8D">
      <w:pPr>
        <w:ind w:right="8"/>
      </w:pPr>
      <w:r>
        <w:t>有下列情形之一的，基金管理人职责终止：</w:t>
      </w:r>
      <w:r>
        <w:rPr>
          <w:rFonts w:ascii="Times New Roman" w:eastAsia="Times New Roman" w:hAnsi="Times New Roman" w:cs="Times New Roman"/>
        </w:rPr>
        <w:t xml:space="preserve"> </w:t>
      </w:r>
    </w:p>
    <w:p w14:paraId="6267452B" w14:textId="77777777" w:rsidR="00591C44" w:rsidRDefault="00095C8D">
      <w:pPr>
        <w:numPr>
          <w:ilvl w:val="0"/>
          <w:numId w:val="54"/>
        </w:numPr>
        <w:ind w:right="8" w:hanging="360"/>
      </w:pPr>
      <w:r>
        <w:t>被依法取消基金管理资格；</w:t>
      </w:r>
      <w:r>
        <w:rPr>
          <w:rFonts w:ascii="Times New Roman" w:eastAsia="Times New Roman" w:hAnsi="Times New Roman" w:cs="Times New Roman"/>
        </w:rPr>
        <w:t xml:space="preserve"> </w:t>
      </w:r>
    </w:p>
    <w:p w14:paraId="2ED565FA" w14:textId="77777777" w:rsidR="00591C44" w:rsidRDefault="00095C8D">
      <w:pPr>
        <w:numPr>
          <w:ilvl w:val="0"/>
          <w:numId w:val="54"/>
        </w:numPr>
        <w:ind w:right="8" w:hanging="360"/>
      </w:pPr>
      <w:r>
        <w:t>被基金份额持有人大会解任；</w:t>
      </w:r>
      <w:r>
        <w:rPr>
          <w:rFonts w:ascii="Times New Roman" w:eastAsia="Times New Roman" w:hAnsi="Times New Roman" w:cs="Times New Roman"/>
        </w:rPr>
        <w:t xml:space="preserve"> </w:t>
      </w:r>
    </w:p>
    <w:p w14:paraId="4BB5FC1D" w14:textId="77777777" w:rsidR="00591C44" w:rsidRDefault="00095C8D">
      <w:pPr>
        <w:numPr>
          <w:ilvl w:val="0"/>
          <w:numId w:val="54"/>
        </w:numPr>
        <w:ind w:right="8" w:hanging="360"/>
      </w:pPr>
      <w:r>
        <w:t>依法解散、被依法撤销或被依法宣告破产；</w:t>
      </w:r>
      <w:r>
        <w:rPr>
          <w:rFonts w:ascii="Times New Roman" w:eastAsia="Times New Roman" w:hAnsi="Times New Roman" w:cs="Times New Roman"/>
        </w:rPr>
        <w:t xml:space="preserve"> </w:t>
      </w:r>
    </w:p>
    <w:p w14:paraId="1F95CBA4" w14:textId="77777777" w:rsidR="00591C44" w:rsidRDefault="00095C8D">
      <w:pPr>
        <w:numPr>
          <w:ilvl w:val="0"/>
          <w:numId w:val="54"/>
        </w:numPr>
        <w:ind w:right="8" w:hanging="360"/>
      </w:pPr>
      <w:r>
        <w:t>法律法规及中国证监会规定的和《基金合同》约定的其他情形。</w:t>
      </w:r>
      <w:r>
        <w:rPr>
          <w:rFonts w:ascii="Times New Roman" w:eastAsia="Times New Roman" w:hAnsi="Times New Roman" w:cs="Times New Roman"/>
        </w:rPr>
        <w:t xml:space="preserve"> </w:t>
      </w:r>
    </w:p>
    <w:p w14:paraId="50B203A8" w14:textId="77777777" w:rsidR="00591C44" w:rsidRDefault="00095C8D">
      <w:pPr>
        <w:ind w:right="8"/>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58431CE5" w14:textId="77777777" w:rsidR="00591C44" w:rsidRDefault="00095C8D">
      <w:pPr>
        <w:ind w:right="8"/>
      </w:pPr>
      <w:r>
        <w:t>有下列情形之一的，基金托管人职责终止：</w:t>
      </w:r>
      <w:r>
        <w:rPr>
          <w:rFonts w:ascii="Times New Roman" w:eastAsia="Times New Roman" w:hAnsi="Times New Roman" w:cs="Times New Roman"/>
        </w:rPr>
        <w:t xml:space="preserve"> </w:t>
      </w:r>
    </w:p>
    <w:p w14:paraId="21B8675E" w14:textId="77777777" w:rsidR="00591C44" w:rsidRDefault="00095C8D">
      <w:pPr>
        <w:numPr>
          <w:ilvl w:val="0"/>
          <w:numId w:val="55"/>
        </w:numPr>
        <w:ind w:right="8" w:hanging="360"/>
      </w:pPr>
      <w:r>
        <w:t>被依法取消基金托管资格；</w:t>
      </w:r>
      <w:r>
        <w:rPr>
          <w:rFonts w:ascii="Times New Roman" w:eastAsia="Times New Roman" w:hAnsi="Times New Roman" w:cs="Times New Roman"/>
        </w:rPr>
        <w:t xml:space="preserve">  </w:t>
      </w:r>
    </w:p>
    <w:p w14:paraId="3A624363" w14:textId="77777777" w:rsidR="00591C44" w:rsidRDefault="00095C8D">
      <w:pPr>
        <w:numPr>
          <w:ilvl w:val="0"/>
          <w:numId w:val="55"/>
        </w:numPr>
        <w:ind w:right="8" w:hanging="360"/>
      </w:pPr>
      <w:r>
        <w:t>被基金份额持有人大会解任；</w:t>
      </w:r>
      <w:r>
        <w:rPr>
          <w:rFonts w:ascii="Times New Roman" w:eastAsia="Times New Roman" w:hAnsi="Times New Roman" w:cs="Times New Roman"/>
        </w:rPr>
        <w:t xml:space="preserve"> </w:t>
      </w:r>
    </w:p>
    <w:p w14:paraId="66BFF651" w14:textId="77777777" w:rsidR="00591C44" w:rsidRDefault="00095C8D">
      <w:pPr>
        <w:numPr>
          <w:ilvl w:val="0"/>
          <w:numId w:val="55"/>
        </w:numPr>
        <w:ind w:right="8" w:hanging="360"/>
      </w:pPr>
      <w:r>
        <w:t>依法解散、被依法撤销或被依法宣告破产；</w:t>
      </w:r>
      <w:r>
        <w:rPr>
          <w:rFonts w:ascii="Times New Roman" w:eastAsia="Times New Roman" w:hAnsi="Times New Roman" w:cs="Times New Roman"/>
        </w:rPr>
        <w:t xml:space="preserve"> </w:t>
      </w:r>
    </w:p>
    <w:p w14:paraId="6D597AF5" w14:textId="77777777" w:rsidR="00591C44" w:rsidRDefault="00095C8D">
      <w:pPr>
        <w:numPr>
          <w:ilvl w:val="0"/>
          <w:numId w:val="55"/>
        </w:numPr>
        <w:ind w:right="8" w:hanging="360"/>
      </w:pPr>
      <w:r>
        <w:t>法律法规及中国证监会规定的和《基金合同》约定的其他情形。</w:t>
      </w:r>
      <w:r>
        <w:rPr>
          <w:rFonts w:ascii="Times New Roman" w:eastAsia="Times New Roman" w:hAnsi="Times New Roman" w:cs="Times New Roman"/>
        </w:rPr>
        <w:t xml:space="preserve"> </w:t>
      </w:r>
    </w:p>
    <w:p w14:paraId="1CCEFAAC" w14:textId="77777777" w:rsidR="00591C44" w:rsidRDefault="00095C8D">
      <w:pPr>
        <w:ind w:right="8"/>
      </w:pPr>
      <w:r>
        <w:t>二、基金管理人和基金托管人的更换程序</w:t>
      </w:r>
      <w:r>
        <w:rPr>
          <w:rFonts w:ascii="Times New Roman" w:eastAsia="Times New Roman" w:hAnsi="Times New Roman" w:cs="Times New Roman"/>
        </w:rPr>
        <w:t xml:space="preserve"> </w:t>
      </w:r>
    </w:p>
    <w:p w14:paraId="4B736117" w14:textId="77777777" w:rsidR="00591C44" w:rsidRDefault="00095C8D">
      <w:pPr>
        <w:ind w:right="8"/>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24608992" w14:textId="77777777" w:rsidR="00591C44" w:rsidRDefault="00095C8D">
      <w:pPr>
        <w:numPr>
          <w:ilvl w:val="0"/>
          <w:numId w:val="56"/>
        </w:numPr>
        <w:ind w:right="8" w:firstLine="480"/>
      </w:pPr>
      <w:r>
        <w:t>提名：新任基金管理人由基金托管人或由单独</w:t>
      </w:r>
      <w:r>
        <w:t>或合计持有</w:t>
      </w:r>
      <w:r>
        <w:t xml:space="preserve"> </w:t>
      </w:r>
      <w:r>
        <w:rPr>
          <w:rFonts w:ascii="Times New Roman" w:eastAsia="Times New Roman" w:hAnsi="Times New Roman" w:cs="Times New Roman"/>
        </w:rPr>
        <w:t>10%</w:t>
      </w:r>
      <w:r>
        <w:t>以上（含</w:t>
      </w:r>
    </w:p>
    <w:p w14:paraId="268A7431" w14:textId="77777777" w:rsidR="00591C44" w:rsidRDefault="00095C8D">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28984096" w14:textId="77777777" w:rsidR="00591C44" w:rsidRDefault="00095C8D">
      <w:pPr>
        <w:numPr>
          <w:ilvl w:val="0"/>
          <w:numId w:val="56"/>
        </w:numPr>
        <w:spacing w:after="3" w:line="372" w:lineRule="auto"/>
        <w:ind w:right="8"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73F28A96" w14:textId="77777777" w:rsidR="00591C44" w:rsidRDefault="00095C8D">
      <w:pPr>
        <w:numPr>
          <w:ilvl w:val="0"/>
          <w:numId w:val="56"/>
        </w:numPr>
        <w:spacing w:after="0" w:line="379" w:lineRule="auto"/>
        <w:ind w:right="8"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3ABBA35D" w14:textId="77777777" w:rsidR="00591C44" w:rsidRDefault="00095C8D">
      <w:pPr>
        <w:numPr>
          <w:ilvl w:val="0"/>
          <w:numId w:val="56"/>
        </w:numPr>
        <w:spacing w:after="0" w:line="379" w:lineRule="auto"/>
        <w:ind w:right="8"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4B76FED3" w14:textId="77777777" w:rsidR="00591C44" w:rsidRDefault="00095C8D">
      <w:pPr>
        <w:numPr>
          <w:ilvl w:val="0"/>
          <w:numId w:val="56"/>
        </w:numPr>
        <w:spacing w:after="0" w:line="380" w:lineRule="auto"/>
        <w:ind w:right="8"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2F1ACEE7" w14:textId="77777777" w:rsidR="00591C44" w:rsidRDefault="00095C8D">
      <w:pPr>
        <w:numPr>
          <w:ilvl w:val="0"/>
          <w:numId w:val="56"/>
        </w:numPr>
        <w:spacing w:after="14" w:line="363" w:lineRule="auto"/>
        <w:ind w:right="8" w:firstLine="480"/>
      </w:pPr>
      <w:r>
        <w:t>交接：基金管理人职责终止的，基金管理人应妥善保管基金管理业务资料，及时向临时基金管理人或新任基金管理人办理基金管理业务的移交手续，临时基金管理人或新任基金管理人应及时接收。临时基金管理人或新任基金管理人应与基金托管人核对基金资产总值；</w:t>
      </w:r>
      <w:r>
        <w:rPr>
          <w:rFonts w:ascii="Times New Roman" w:eastAsia="Times New Roman" w:hAnsi="Times New Roman" w:cs="Times New Roman"/>
        </w:rPr>
        <w:t xml:space="preserve"> </w:t>
      </w:r>
    </w:p>
    <w:p w14:paraId="32803D20" w14:textId="77777777" w:rsidR="00591C44" w:rsidRDefault="00095C8D">
      <w:pPr>
        <w:numPr>
          <w:ilvl w:val="0"/>
          <w:numId w:val="56"/>
        </w:numPr>
        <w:spacing w:after="6" w:line="369" w:lineRule="auto"/>
        <w:ind w:right="8" w:firstLine="480"/>
      </w:pPr>
      <w:r>
        <w:t>审计：基金管理人职责终止的，</w:t>
      </w:r>
      <w:r>
        <w:t>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7CB5B9DB" w14:textId="77777777" w:rsidR="00591C44" w:rsidRDefault="00095C8D">
      <w:pPr>
        <w:numPr>
          <w:ilvl w:val="0"/>
          <w:numId w:val="56"/>
        </w:numPr>
        <w:spacing w:after="0" w:line="379" w:lineRule="auto"/>
        <w:ind w:right="8"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62A80077" w14:textId="77777777" w:rsidR="00591C44" w:rsidRDefault="00095C8D">
      <w:pPr>
        <w:ind w:right="8"/>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6226C373" w14:textId="77777777" w:rsidR="00591C44" w:rsidRDefault="00095C8D">
      <w:pPr>
        <w:numPr>
          <w:ilvl w:val="0"/>
          <w:numId w:val="57"/>
        </w:numPr>
        <w:spacing w:line="259" w:lineRule="auto"/>
        <w:ind w:right="8"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0424F40A" w14:textId="77777777" w:rsidR="00591C44" w:rsidRDefault="00095C8D">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18B2CE45" w14:textId="77777777" w:rsidR="00591C44" w:rsidRDefault="00095C8D">
      <w:pPr>
        <w:numPr>
          <w:ilvl w:val="0"/>
          <w:numId w:val="57"/>
        </w:numPr>
        <w:spacing w:after="3" w:line="372" w:lineRule="auto"/>
        <w:ind w:right="8"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w:t>
      </w:r>
      <w:r>
        <w:t>需经参加大会的基金份额持有人所持表决权的三分之二以上（含三分之二）表决通过；</w:t>
      </w:r>
      <w:r>
        <w:rPr>
          <w:rFonts w:ascii="Times New Roman" w:eastAsia="Times New Roman" w:hAnsi="Times New Roman" w:cs="Times New Roman"/>
        </w:rPr>
        <w:t xml:space="preserve"> </w:t>
      </w:r>
    </w:p>
    <w:p w14:paraId="1E9FEE1B" w14:textId="77777777" w:rsidR="00591C44" w:rsidRDefault="00095C8D">
      <w:pPr>
        <w:numPr>
          <w:ilvl w:val="0"/>
          <w:numId w:val="57"/>
        </w:numPr>
        <w:spacing w:after="0" w:line="379" w:lineRule="auto"/>
        <w:ind w:right="8"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787E4EC2" w14:textId="77777777" w:rsidR="00591C44" w:rsidRDefault="00095C8D">
      <w:pPr>
        <w:numPr>
          <w:ilvl w:val="0"/>
          <w:numId w:val="57"/>
        </w:numPr>
        <w:spacing w:after="0" w:line="380" w:lineRule="auto"/>
        <w:ind w:right="8"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20A05739" w14:textId="77777777" w:rsidR="00591C44" w:rsidRDefault="00095C8D">
      <w:pPr>
        <w:numPr>
          <w:ilvl w:val="0"/>
          <w:numId w:val="57"/>
        </w:numPr>
        <w:spacing w:after="0" w:line="380" w:lineRule="auto"/>
        <w:ind w:right="8"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423EEB2A" w14:textId="77777777" w:rsidR="00591C44" w:rsidRDefault="00095C8D">
      <w:pPr>
        <w:numPr>
          <w:ilvl w:val="0"/>
          <w:numId w:val="57"/>
        </w:numPr>
        <w:spacing w:after="9" w:line="366" w:lineRule="auto"/>
        <w:ind w:right="8" w:firstLine="480"/>
      </w:pPr>
      <w:r>
        <w:t>交接：基金托管人职责终止的，应当妥善保管基金财产和基金托管业务资料，及时办理基金财产和基金托管业务的移交手续，新任基金托管人或者临时基金托管人应当及时接收。临时基金托管人或新任基金托管人与基金管理人核对基金资产总值；</w:t>
      </w:r>
      <w:r>
        <w:rPr>
          <w:rFonts w:ascii="Times New Roman" w:eastAsia="Times New Roman" w:hAnsi="Times New Roman" w:cs="Times New Roman"/>
        </w:rPr>
        <w:t xml:space="preserve">  </w:t>
      </w:r>
    </w:p>
    <w:p w14:paraId="02D092B6" w14:textId="77777777" w:rsidR="00591C44" w:rsidRDefault="00095C8D">
      <w:pPr>
        <w:numPr>
          <w:ilvl w:val="0"/>
          <w:numId w:val="57"/>
        </w:numPr>
        <w:spacing w:after="12" w:line="370" w:lineRule="auto"/>
        <w:ind w:right="8" w:firstLine="480"/>
      </w:pPr>
      <w:r>
        <w:t>审计：基金托管人职责终止的，应当按照法律法规规定聘请符合《证券法》规定的会计师事务所对基金财产进行审计，并将审计结果予以公告，同时报中国证监会备案，审计费用从基金财产中列支。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16990B8A" w14:textId="77777777" w:rsidR="00591C44" w:rsidRDefault="00095C8D">
      <w:pPr>
        <w:ind w:right="8"/>
      </w:pPr>
      <w:r>
        <w:t>（三）基金管理人与基金托管人同时更换的条件和程序</w:t>
      </w:r>
      <w:r>
        <w:rPr>
          <w:rFonts w:ascii="Times New Roman" w:eastAsia="Times New Roman" w:hAnsi="Times New Roman" w:cs="Times New Roman"/>
        </w:rPr>
        <w:t xml:space="preserve"> </w:t>
      </w:r>
    </w:p>
    <w:p w14:paraId="085C6230" w14:textId="77777777" w:rsidR="00591C44" w:rsidRDefault="00095C8D">
      <w:pPr>
        <w:numPr>
          <w:ilvl w:val="0"/>
          <w:numId w:val="58"/>
        </w:numPr>
        <w:spacing w:after="0" w:line="383" w:lineRule="auto"/>
        <w:ind w:right="8" w:hanging="360"/>
      </w:pPr>
      <w:r>
        <w:t>提名：如果基金管理人和基金托管人同时更换，由单独或合计持有基</w:t>
      </w:r>
      <w:r>
        <w:t>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5B2F86A1" w14:textId="77777777" w:rsidR="00591C44" w:rsidRDefault="00095C8D">
      <w:pPr>
        <w:numPr>
          <w:ilvl w:val="0"/>
          <w:numId w:val="58"/>
        </w:numPr>
        <w:ind w:right="8" w:hanging="360"/>
      </w:pPr>
      <w:r>
        <w:t>基金管理人和基金托管人的更换分别按上述程序进行；</w:t>
      </w:r>
      <w:r>
        <w:rPr>
          <w:rFonts w:ascii="Times New Roman" w:eastAsia="Times New Roman" w:hAnsi="Times New Roman" w:cs="Times New Roman"/>
        </w:rPr>
        <w:t xml:space="preserve"> </w:t>
      </w:r>
    </w:p>
    <w:p w14:paraId="494CBB5C" w14:textId="77777777" w:rsidR="00591C44" w:rsidRDefault="00095C8D">
      <w:pPr>
        <w:numPr>
          <w:ilvl w:val="0"/>
          <w:numId w:val="58"/>
        </w:numPr>
        <w:spacing w:after="0" w:line="380" w:lineRule="auto"/>
        <w:ind w:right="8"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1FBC8F57" w14:textId="77777777" w:rsidR="00591C44" w:rsidRDefault="00095C8D">
      <w:pPr>
        <w:numPr>
          <w:ilvl w:val="0"/>
          <w:numId w:val="59"/>
        </w:numPr>
        <w:spacing w:after="16" w:line="361" w:lineRule="auto"/>
        <w:ind w:right="8" w:firstLine="480"/>
      </w:pPr>
      <w:r>
        <w:t>新基金管理人或临时基金管理人接收基金管理业务，或新基金托管人或临时基金托管人接收基金财产和基金托管业务前，原基金管理人或原基金托管人应继续履行相关职责，并保证不做出对基金份额持有人的利益造成损害的行为。原基金管理人或原基金托管人在继续履行相关</w:t>
      </w:r>
      <w:r>
        <w:t>职责期间，仍有权按照本基金合同的规定收取基金管理费或基金托管费。</w:t>
      </w:r>
      <w:r>
        <w:rPr>
          <w:rFonts w:ascii="Times New Roman" w:eastAsia="Times New Roman" w:hAnsi="Times New Roman" w:cs="Times New Roman"/>
        </w:rPr>
        <w:t xml:space="preserve"> </w:t>
      </w:r>
    </w:p>
    <w:p w14:paraId="1FD3CB0F" w14:textId="77777777" w:rsidR="00591C44" w:rsidRDefault="00095C8D">
      <w:pPr>
        <w:numPr>
          <w:ilvl w:val="0"/>
          <w:numId w:val="59"/>
        </w:numPr>
        <w:spacing w:after="13" w:line="362" w:lineRule="auto"/>
        <w:ind w:right="8" w:firstLine="480"/>
      </w:pPr>
      <w:r>
        <w:t>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1B21B8BF" w14:textId="77777777" w:rsidR="00591C44" w:rsidRDefault="00095C8D">
      <w:pPr>
        <w:spacing w:after="0" w:line="259" w:lineRule="auto"/>
        <w:ind w:left="480" w:firstLine="0"/>
      </w:pPr>
      <w:r>
        <w:rPr>
          <w:rFonts w:ascii="Times New Roman" w:eastAsia="Times New Roman" w:hAnsi="Times New Roman" w:cs="Times New Roman"/>
        </w:rPr>
        <w:t xml:space="preserve"> </w:t>
      </w:r>
      <w:r>
        <w:br w:type="page"/>
      </w:r>
    </w:p>
    <w:p w14:paraId="77B936FF" w14:textId="77777777" w:rsidR="00591C44" w:rsidRDefault="00095C8D">
      <w:pPr>
        <w:pStyle w:val="1"/>
        <w:ind w:right="241"/>
      </w:pPr>
      <w:bookmarkStart w:id="9" w:name="_Toc68876"/>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177FDD02" w14:textId="77777777" w:rsidR="00591C44" w:rsidRDefault="00095C8D">
      <w:pPr>
        <w:spacing w:after="175" w:line="259" w:lineRule="auto"/>
        <w:ind w:left="0" w:firstLine="0"/>
      </w:pPr>
      <w:r>
        <w:rPr>
          <w:rFonts w:ascii="Times New Roman" w:eastAsia="Times New Roman" w:hAnsi="Times New Roman" w:cs="Times New Roman"/>
        </w:rPr>
        <w:t xml:space="preserve"> </w:t>
      </w:r>
    </w:p>
    <w:p w14:paraId="1F4E5FAF" w14:textId="77777777" w:rsidR="00591C44" w:rsidRDefault="00095C8D">
      <w:pPr>
        <w:spacing w:after="10" w:line="365" w:lineRule="auto"/>
        <w:ind w:left="-15" w:right="8" w:firstLine="480"/>
      </w:pPr>
      <w:r>
        <w:t>基金托管人和基金管理人按照《基金法》《基金合同》及其他有关规定订立托管协议，基金托管具体事宜以托管协议约定为准。</w:t>
      </w:r>
      <w:r>
        <w:rPr>
          <w:rFonts w:ascii="Times New Roman" w:eastAsia="Times New Roman" w:hAnsi="Times New Roman" w:cs="Times New Roman"/>
        </w:rPr>
        <w:t xml:space="preserve"> </w:t>
      </w:r>
    </w:p>
    <w:p w14:paraId="1CB97AC4" w14:textId="77777777" w:rsidR="00591C44" w:rsidRDefault="00095C8D">
      <w:pPr>
        <w:spacing w:line="363" w:lineRule="auto"/>
        <w:ind w:left="-15" w:right="8"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12A781E7" w14:textId="77777777" w:rsidR="00591C44" w:rsidRDefault="00095C8D">
      <w:pPr>
        <w:pStyle w:val="1"/>
        <w:ind w:right="242"/>
      </w:pPr>
      <w:bookmarkStart w:id="10" w:name="_Toc68877"/>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3F2F4672" w14:textId="77777777" w:rsidR="00591C44" w:rsidRDefault="00095C8D">
      <w:pPr>
        <w:spacing w:after="182" w:line="259" w:lineRule="auto"/>
        <w:ind w:left="0" w:firstLine="0"/>
      </w:pPr>
      <w:r>
        <w:rPr>
          <w:rFonts w:ascii="Times New Roman" w:eastAsia="Times New Roman" w:hAnsi="Times New Roman" w:cs="Times New Roman"/>
        </w:rPr>
        <w:t xml:space="preserve"> </w:t>
      </w:r>
    </w:p>
    <w:p w14:paraId="13AE60DA" w14:textId="77777777" w:rsidR="00591C44" w:rsidRDefault="00095C8D">
      <w:pPr>
        <w:numPr>
          <w:ilvl w:val="0"/>
          <w:numId w:val="60"/>
        </w:numPr>
        <w:ind w:right="8" w:hanging="480"/>
      </w:pPr>
      <w:r>
        <w:t>基金的份额登记业务</w:t>
      </w:r>
      <w:r>
        <w:rPr>
          <w:rFonts w:ascii="Times New Roman" w:eastAsia="Times New Roman" w:hAnsi="Times New Roman" w:cs="Times New Roman"/>
        </w:rPr>
        <w:t xml:space="preserve"> </w:t>
      </w:r>
    </w:p>
    <w:p w14:paraId="23C65214" w14:textId="77777777" w:rsidR="00591C44" w:rsidRDefault="00095C8D">
      <w:pPr>
        <w:spacing w:after="8" w:line="360" w:lineRule="auto"/>
        <w:ind w:left="-15" w:right="8" w:firstLine="480"/>
      </w:pPr>
      <w:r>
        <w:t>本基金的登记业务指本基金登记、存管、过户、清算和结算业务，具体内容包括投资人基金账户的建立和管理、基金份额登记、基金销售业务的确认、清算</w:t>
      </w:r>
    </w:p>
    <w:p w14:paraId="0A479CAA" w14:textId="77777777" w:rsidR="00591C44" w:rsidRDefault="00095C8D">
      <w:pPr>
        <w:ind w:left="-5" w:right="8"/>
      </w:pPr>
      <w:r>
        <w:t>和结算、代理发放红利、建立并保管基金份额持有人名册和办理非交易过户等。</w:t>
      </w:r>
      <w:r>
        <w:rPr>
          <w:rFonts w:ascii="Times New Roman" w:eastAsia="Times New Roman" w:hAnsi="Times New Roman" w:cs="Times New Roman"/>
        </w:rPr>
        <w:t xml:space="preserve"> </w:t>
      </w:r>
    </w:p>
    <w:p w14:paraId="7851DF99" w14:textId="77777777" w:rsidR="00591C44" w:rsidRDefault="00095C8D">
      <w:pPr>
        <w:numPr>
          <w:ilvl w:val="0"/>
          <w:numId w:val="60"/>
        </w:numPr>
        <w:ind w:right="8" w:hanging="480"/>
      </w:pPr>
      <w:r>
        <w:t>基金登记业务办理机构</w:t>
      </w:r>
      <w:r>
        <w:rPr>
          <w:rFonts w:ascii="Times New Roman" w:eastAsia="Times New Roman" w:hAnsi="Times New Roman" w:cs="Times New Roman"/>
        </w:rPr>
        <w:t xml:space="preserve"> </w:t>
      </w:r>
    </w:p>
    <w:p w14:paraId="77FBF979" w14:textId="77777777" w:rsidR="00591C44" w:rsidRDefault="00095C8D">
      <w:pPr>
        <w:spacing w:after="23" w:line="361" w:lineRule="auto"/>
        <w:ind w:left="-15" w:right="8" w:firstLine="480"/>
      </w:pPr>
      <w:r>
        <w:t>本基金的登记业务由基金管理人或基金管理人委托的其他符合条件的机构办理，但基金管理人依法应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189E91C4" w14:textId="77777777" w:rsidR="00591C44" w:rsidRDefault="00095C8D">
      <w:pPr>
        <w:numPr>
          <w:ilvl w:val="0"/>
          <w:numId w:val="60"/>
        </w:numPr>
        <w:ind w:right="8" w:hanging="480"/>
      </w:pPr>
      <w:r>
        <w:t>基金登记机构的权利</w:t>
      </w:r>
      <w:r>
        <w:rPr>
          <w:rFonts w:ascii="Times New Roman" w:eastAsia="Times New Roman" w:hAnsi="Times New Roman" w:cs="Times New Roman"/>
        </w:rPr>
        <w:t xml:space="preserve"> </w:t>
      </w:r>
    </w:p>
    <w:p w14:paraId="164ADAF5" w14:textId="77777777" w:rsidR="00591C44" w:rsidRDefault="00095C8D">
      <w:pPr>
        <w:ind w:right="8"/>
      </w:pPr>
      <w:r>
        <w:t>基金登记机构享有以下权利：</w:t>
      </w:r>
      <w:r>
        <w:rPr>
          <w:rFonts w:ascii="Times New Roman" w:eastAsia="Times New Roman" w:hAnsi="Times New Roman" w:cs="Times New Roman"/>
        </w:rPr>
        <w:t xml:space="preserve"> </w:t>
      </w:r>
    </w:p>
    <w:p w14:paraId="50BE98CF" w14:textId="77777777" w:rsidR="00591C44" w:rsidRDefault="00095C8D">
      <w:pPr>
        <w:numPr>
          <w:ilvl w:val="0"/>
          <w:numId w:val="61"/>
        </w:numPr>
        <w:ind w:right="8" w:firstLine="480"/>
      </w:pPr>
      <w:r>
        <w:t>取得登记费；</w:t>
      </w:r>
      <w:r>
        <w:rPr>
          <w:rFonts w:ascii="Times New Roman" w:eastAsia="Times New Roman" w:hAnsi="Times New Roman" w:cs="Times New Roman"/>
        </w:rPr>
        <w:t xml:space="preserve"> </w:t>
      </w:r>
    </w:p>
    <w:p w14:paraId="3AF912B1" w14:textId="77777777" w:rsidR="00591C44" w:rsidRDefault="00095C8D">
      <w:pPr>
        <w:numPr>
          <w:ilvl w:val="0"/>
          <w:numId w:val="61"/>
        </w:numPr>
        <w:ind w:right="8" w:firstLine="480"/>
      </w:pPr>
      <w:r>
        <w:t>建立和管理投资者基金账户；</w:t>
      </w:r>
      <w:r>
        <w:rPr>
          <w:rFonts w:ascii="Times New Roman" w:eastAsia="Times New Roman" w:hAnsi="Times New Roman" w:cs="Times New Roman"/>
        </w:rPr>
        <w:t xml:space="preserve"> </w:t>
      </w:r>
    </w:p>
    <w:p w14:paraId="004EF3CF" w14:textId="77777777" w:rsidR="00591C44" w:rsidRDefault="00095C8D">
      <w:pPr>
        <w:numPr>
          <w:ilvl w:val="0"/>
          <w:numId w:val="61"/>
        </w:numPr>
        <w:ind w:right="8" w:firstLine="480"/>
      </w:pPr>
      <w:r>
        <w:t>保管基金份额持有人开户资料、交易资料、基金份额持有人</w:t>
      </w:r>
      <w:r>
        <w:t>名册等；</w:t>
      </w:r>
      <w:r>
        <w:rPr>
          <w:rFonts w:ascii="Times New Roman" w:eastAsia="Times New Roman" w:hAnsi="Times New Roman" w:cs="Times New Roman"/>
        </w:rPr>
        <w:t xml:space="preserve"> </w:t>
      </w:r>
    </w:p>
    <w:p w14:paraId="6FEC0810" w14:textId="77777777" w:rsidR="00591C44" w:rsidRDefault="00095C8D">
      <w:pPr>
        <w:numPr>
          <w:ilvl w:val="0"/>
          <w:numId w:val="61"/>
        </w:numPr>
        <w:spacing w:after="1" w:line="379" w:lineRule="auto"/>
        <w:ind w:right="8"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4CFE5309" w14:textId="77777777" w:rsidR="00591C44" w:rsidRDefault="00095C8D">
      <w:pPr>
        <w:numPr>
          <w:ilvl w:val="0"/>
          <w:numId w:val="61"/>
        </w:numPr>
        <w:ind w:right="8" w:firstLine="480"/>
      </w:pPr>
      <w:r>
        <w:t>法律法规及中国证监会规定的和《基金合同》约定的其他权利。</w:t>
      </w:r>
      <w:r>
        <w:rPr>
          <w:rFonts w:ascii="Times New Roman" w:eastAsia="Times New Roman" w:hAnsi="Times New Roman" w:cs="Times New Roman"/>
        </w:rPr>
        <w:t xml:space="preserve"> </w:t>
      </w:r>
    </w:p>
    <w:p w14:paraId="53C466D8" w14:textId="77777777" w:rsidR="00591C44" w:rsidRDefault="00095C8D">
      <w:pPr>
        <w:ind w:right="8"/>
      </w:pPr>
      <w:r>
        <w:t>四、基金登记机构的义务</w:t>
      </w:r>
      <w:r>
        <w:rPr>
          <w:rFonts w:ascii="Times New Roman" w:eastAsia="Times New Roman" w:hAnsi="Times New Roman" w:cs="Times New Roman"/>
        </w:rPr>
        <w:t xml:space="preserve"> </w:t>
      </w:r>
    </w:p>
    <w:p w14:paraId="30AA5FDC" w14:textId="77777777" w:rsidR="00591C44" w:rsidRDefault="00095C8D">
      <w:pPr>
        <w:ind w:right="8"/>
      </w:pPr>
      <w:r>
        <w:t>基金登记机构承担以下义务：</w:t>
      </w:r>
      <w:r>
        <w:rPr>
          <w:rFonts w:ascii="Times New Roman" w:eastAsia="Times New Roman" w:hAnsi="Times New Roman" w:cs="Times New Roman"/>
        </w:rPr>
        <w:t xml:space="preserve"> </w:t>
      </w:r>
    </w:p>
    <w:p w14:paraId="132C4A46" w14:textId="77777777" w:rsidR="00591C44" w:rsidRDefault="00095C8D">
      <w:pPr>
        <w:numPr>
          <w:ilvl w:val="0"/>
          <w:numId w:val="62"/>
        </w:numPr>
        <w:ind w:right="8" w:firstLine="480"/>
      </w:pPr>
      <w:r>
        <w:t>配备足够的专业人员办理本基金份额的登记业务；</w:t>
      </w:r>
      <w:r>
        <w:rPr>
          <w:rFonts w:ascii="Times New Roman" w:eastAsia="Times New Roman" w:hAnsi="Times New Roman" w:cs="Times New Roman"/>
        </w:rPr>
        <w:t xml:space="preserve"> </w:t>
      </w:r>
    </w:p>
    <w:p w14:paraId="252A209F" w14:textId="77777777" w:rsidR="00591C44" w:rsidRDefault="00095C8D">
      <w:pPr>
        <w:numPr>
          <w:ilvl w:val="0"/>
          <w:numId w:val="62"/>
        </w:numPr>
        <w:spacing w:after="0" w:line="379" w:lineRule="auto"/>
        <w:ind w:right="8" w:firstLine="480"/>
      </w:pPr>
      <w:r>
        <w:t>严格按照法律法规和《基金合同》规定的条件办理本基金份额的登记业务；</w:t>
      </w:r>
      <w:r>
        <w:rPr>
          <w:rFonts w:ascii="Times New Roman" w:eastAsia="Times New Roman" w:hAnsi="Times New Roman" w:cs="Times New Roman"/>
        </w:rPr>
        <w:t xml:space="preserve"> </w:t>
      </w:r>
    </w:p>
    <w:p w14:paraId="5C322849" w14:textId="77777777" w:rsidR="00591C44" w:rsidRDefault="00095C8D">
      <w:pPr>
        <w:numPr>
          <w:ilvl w:val="0"/>
          <w:numId w:val="62"/>
        </w:numPr>
        <w:spacing w:after="6" w:line="369" w:lineRule="auto"/>
        <w:ind w:right="8" w:firstLine="480"/>
      </w:pPr>
      <w:r>
        <w:t>妥善保存登记数据，并将基金份额持有人名称、身份信息及基金份额明细等数据备份至中国证监会认定的机构。其保存期限自基金账户销户之日起不得少于法律法规规定的最低期限；</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0B405F06" w14:textId="77777777" w:rsidR="00591C44" w:rsidRDefault="00095C8D">
      <w:pPr>
        <w:numPr>
          <w:ilvl w:val="0"/>
          <w:numId w:val="63"/>
        </w:numPr>
        <w:spacing w:after="1" w:line="379" w:lineRule="auto"/>
        <w:ind w:right="8"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3F8A2F3D" w14:textId="77777777" w:rsidR="00591C44" w:rsidRDefault="00095C8D">
      <w:pPr>
        <w:numPr>
          <w:ilvl w:val="0"/>
          <w:numId w:val="63"/>
        </w:numPr>
        <w:ind w:right="8" w:firstLine="480"/>
      </w:pPr>
      <w:r>
        <w:t>接受基金管理人的监督；</w:t>
      </w:r>
      <w:r>
        <w:rPr>
          <w:rFonts w:ascii="Times New Roman" w:eastAsia="Times New Roman" w:hAnsi="Times New Roman" w:cs="Times New Roman"/>
        </w:rPr>
        <w:t xml:space="preserve"> </w:t>
      </w:r>
    </w:p>
    <w:p w14:paraId="33430AA2" w14:textId="77777777" w:rsidR="00591C44" w:rsidRDefault="00095C8D">
      <w:pPr>
        <w:numPr>
          <w:ilvl w:val="0"/>
          <w:numId w:val="63"/>
        </w:numPr>
        <w:ind w:right="8" w:firstLine="480"/>
      </w:pPr>
      <w:r>
        <w:t>法律法规及中国证监会规定的和《基金合同》约定的其他义务。</w:t>
      </w:r>
      <w:r>
        <w:rPr>
          <w:rFonts w:ascii="Times New Roman" w:eastAsia="Times New Roman" w:hAnsi="Times New Roman" w:cs="Times New Roman"/>
        </w:rPr>
        <w:t xml:space="preserve"> </w:t>
      </w:r>
      <w:r>
        <w:br w:type="page"/>
      </w:r>
    </w:p>
    <w:p w14:paraId="2DFBA9AA" w14:textId="77777777" w:rsidR="00591C44" w:rsidRDefault="00095C8D">
      <w:pPr>
        <w:pStyle w:val="1"/>
        <w:ind w:right="244"/>
      </w:pPr>
      <w:bookmarkStart w:id="11" w:name="_Toc68878"/>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2AA8BD2B" w14:textId="77777777" w:rsidR="00591C44" w:rsidRDefault="00095C8D">
      <w:pPr>
        <w:spacing w:after="177" w:line="259" w:lineRule="auto"/>
        <w:ind w:left="480" w:firstLine="0"/>
      </w:pPr>
      <w:r>
        <w:rPr>
          <w:rFonts w:ascii="Times New Roman" w:eastAsia="Times New Roman" w:hAnsi="Times New Roman" w:cs="Times New Roman"/>
        </w:rPr>
        <w:t xml:space="preserve"> </w:t>
      </w:r>
    </w:p>
    <w:p w14:paraId="266DEF5E" w14:textId="77777777" w:rsidR="00591C44" w:rsidRDefault="00095C8D">
      <w:pPr>
        <w:numPr>
          <w:ilvl w:val="0"/>
          <w:numId w:val="64"/>
        </w:numPr>
        <w:ind w:right="8" w:hanging="480"/>
      </w:pPr>
      <w:r>
        <w:t>投资目标</w:t>
      </w:r>
      <w:r>
        <w:rPr>
          <w:rFonts w:ascii="Times New Roman" w:eastAsia="Times New Roman" w:hAnsi="Times New Roman" w:cs="Times New Roman"/>
        </w:rPr>
        <w:t xml:space="preserve"> </w:t>
      </w:r>
    </w:p>
    <w:p w14:paraId="6284AD55" w14:textId="77777777" w:rsidR="00591C44" w:rsidRDefault="00095C8D">
      <w:pPr>
        <w:spacing w:after="0" w:line="383" w:lineRule="auto"/>
        <w:ind w:left="-15" w:right="8" w:firstLine="480"/>
      </w:pPr>
      <w:r>
        <w:t>本基金通过主要投资于目标</w:t>
      </w:r>
      <w:r>
        <w:t xml:space="preserve"> </w:t>
      </w:r>
      <w:r>
        <w:rPr>
          <w:rFonts w:ascii="Times New Roman" w:eastAsia="Times New Roman" w:hAnsi="Times New Roman" w:cs="Times New Roman"/>
        </w:rPr>
        <w:t>ETF</w:t>
      </w:r>
      <w:r>
        <w:t>，紧密跟踪业绩比较基准，追求跟踪偏离度和跟踪误差最小化。</w:t>
      </w:r>
      <w:r>
        <w:rPr>
          <w:rFonts w:ascii="Times New Roman" w:eastAsia="Times New Roman" w:hAnsi="Times New Roman" w:cs="Times New Roman"/>
        </w:rPr>
        <w:t xml:space="preserve"> </w:t>
      </w:r>
    </w:p>
    <w:p w14:paraId="16FA7AF6" w14:textId="77777777" w:rsidR="00591C44" w:rsidRDefault="00095C8D">
      <w:pPr>
        <w:numPr>
          <w:ilvl w:val="0"/>
          <w:numId w:val="64"/>
        </w:numPr>
        <w:ind w:right="8" w:hanging="480"/>
      </w:pPr>
      <w:r>
        <w:t>投资范围</w:t>
      </w:r>
      <w:r>
        <w:rPr>
          <w:rFonts w:ascii="Times New Roman" w:eastAsia="Times New Roman" w:hAnsi="Times New Roman" w:cs="Times New Roman"/>
        </w:rPr>
        <w:t xml:space="preserve"> </w:t>
      </w:r>
    </w:p>
    <w:p w14:paraId="224BE41E" w14:textId="77777777" w:rsidR="00591C44" w:rsidRDefault="00095C8D">
      <w:pPr>
        <w:spacing w:after="21" w:line="367" w:lineRule="auto"/>
        <w:ind w:left="-15" w:right="8" w:firstLine="480"/>
      </w:pPr>
      <w:r>
        <w:t>本基金以目标</w:t>
      </w:r>
      <w:r>
        <w:t xml:space="preserve"> </w:t>
      </w:r>
      <w:r>
        <w:rPr>
          <w:rFonts w:ascii="Times New Roman" w:eastAsia="Times New Roman" w:hAnsi="Times New Roman" w:cs="Times New Roman"/>
        </w:rPr>
        <w:t xml:space="preserve">ETF </w:t>
      </w:r>
      <w:r>
        <w:t>基金份额、标的指数成份股及备选成份股（含存托凭证）为主要投资对象。此外，为更好地实现投资目标，本基金可少量投资于非成份股（包括科创板、创业板及其他国内依法发行上市的股票、存托凭证）、债券、债券回购、资产支持证券、银行存款、同业存单、货币市场工具、金融衍生工具（包括股指期货、股票期权、国债期货等）以及法律法规或中国证监会允许本基金投资的其他金融工具（但须符合中国证监会的相关规定）。本基金的目标</w:t>
      </w:r>
      <w:r>
        <w:t xml:space="preserve"> </w:t>
      </w:r>
      <w:r>
        <w:rPr>
          <w:rFonts w:ascii="Times New Roman" w:eastAsia="Times New Roman" w:hAnsi="Times New Roman" w:cs="Times New Roman"/>
        </w:rPr>
        <w:t xml:space="preserve">ETF </w:t>
      </w:r>
      <w:r>
        <w:t>为广发上证</w:t>
      </w:r>
      <w:r>
        <w:t xml:space="preserve"> </w:t>
      </w:r>
      <w:r>
        <w:rPr>
          <w:rFonts w:ascii="Times New Roman" w:eastAsia="Times New Roman" w:hAnsi="Times New Roman" w:cs="Times New Roman"/>
        </w:rPr>
        <w:t xml:space="preserve">50 </w:t>
      </w:r>
      <w:r>
        <w:t>交易型开放式指数证券投资基金。</w:t>
      </w:r>
      <w:r>
        <w:rPr>
          <w:rFonts w:ascii="Times New Roman" w:eastAsia="Times New Roman" w:hAnsi="Times New Roman" w:cs="Times New Roman"/>
        </w:rPr>
        <w:t xml:space="preserve"> </w:t>
      </w:r>
    </w:p>
    <w:p w14:paraId="547B27F1" w14:textId="77777777" w:rsidR="00591C44" w:rsidRDefault="00095C8D">
      <w:pPr>
        <w:ind w:right="8"/>
      </w:pPr>
      <w:r>
        <w:t>本基金可根据相关法律法规的规定参与转融通证券出借业务。</w:t>
      </w:r>
      <w:r>
        <w:rPr>
          <w:rFonts w:ascii="Times New Roman" w:eastAsia="Times New Roman" w:hAnsi="Times New Roman" w:cs="Times New Roman"/>
        </w:rPr>
        <w:t xml:space="preserve"> </w:t>
      </w:r>
    </w:p>
    <w:p w14:paraId="13B8289D" w14:textId="77777777" w:rsidR="00591C44" w:rsidRDefault="00095C8D">
      <w:pPr>
        <w:spacing w:after="15" w:line="365" w:lineRule="auto"/>
        <w:ind w:left="-15" w:right="8" w:firstLine="480"/>
      </w:pPr>
      <w:r>
        <w:t>如法律法规或监管机构以后允许基金投资于其他品种，基金管理人在履行适当程序后，可以将其纳入投资范围。</w:t>
      </w:r>
      <w:r>
        <w:rPr>
          <w:rFonts w:ascii="Times New Roman" w:eastAsia="Times New Roman" w:hAnsi="Times New Roman" w:cs="Times New Roman"/>
        </w:rPr>
        <w:t xml:space="preserve"> </w:t>
      </w:r>
    </w:p>
    <w:p w14:paraId="1AFABD45" w14:textId="77777777" w:rsidR="00591C44" w:rsidRDefault="00095C8D">
      <w:pPr>
        <w:ind w:right="8"/>
      </w:pPr>
      <w:r>
        <w:t>基金的投资组合比例为：投资于目标</w:t>
      </w:r>
      <w:r>
        <w:rPr>
          <w:rFonts w:ascii="Times New Roman" w:eastAsia="Times New Roman" w:hAnsi="Times New Roman" w:cs="Times New Roman"/>
        </w:rPr>
        <w:t>ETF</w:t>
      </w:r>
      <w:r>
        <w:t>的比例不低于基金资产净值的</w:t>
      </w:r>
      <w:r>
        <w:rPr>
          <w:rFonts w:ascii="Times New Roman" w:eastAsia="Times New Roman" w:hAnsi="Times New Roman" w:cs="Times New Roman"/>
        </w:rPr>
        <w:t>90%</w:t>
      </w:r>
    </w:p>
    <w:p w14:paraId="203BB651" w14:textId="77777777" w:rsidR="00591C44" w:rsidRDefault="00095C8D">
      <w:pPr>
        <w:spacing w:after="4" w:line="371" w:lineRule="auto"/>
        <w:ind w:left="-5" w:right="8"/>
      </w:pPr>
      <w:r>
        <w:t>且不低于非现金基金资产的</w:t>
      </w:r>
      <w:r>
        <w:t xml:space="preserve"> </w:t>
      </w:r>
      <w:r>
        <w:rPr>
          <w:rFonts w:ascii="Times New Roman" w:eastAsia="Times New Roman" w:hAnsi="Times New Roman" w:cs="Times New Roman"/>
        </w:rPr>
        <w:t>80%</w:t>
      </w:r>
      <w:r>
        <w:t>；每个交易日日终在扣除股指期货、股票期权、国债期货合约需缴纳的交易保证金后，现金及到期日在一年以内的政府债券的比例合计不低于基金资产净值的</w:t>
      </w:r>
      <w:r>
        <w:t xml:space="preserve"> </w:t>
      </w:r>
      <w:r>
        <w:rPr>
          <w:rFonts w:ascii="Times New Roman" w:eastAsia="Times New Roman" w:hAnsi="Times New Roman" w:cs="Times New Roman"/>
        </w:rPr>
        <w:t>5%</w:t>
      </w:r>
      <w:r>
        <w:t>，现金不包括结算备付金、存出保证金、应收申购款等。</w:t>
      </w:r>
      <w:r>
        <w:t>股指期货、股票期权、国债期货及其他金融工具的投资比例依照法律法规或监管机构的规定执行。</w:t>
      </w:r>
      <w:r>
        <w:rPr>
          <w:rFonts w:ascii="Times New Roman" w:eastAsia="Times New Roman" w:hAnsi="Times New Roman" w:cs="Times New Roman"/>
        </w:rPr>
        <w:t xml:space="preserve"> </w:t>
      </w:r>
    </w:p>
    <w:p w14:paraId="2DCE0862" w14:textId="77777777" w:rsidR="00591C44" w:rsidRDefault="00095C8D">
      <w:pPr>
        <w:spacing w:after="18" w:line="365" w:lineRule="auto"/>
        <w:ind w:left="-15" w:right="8" w:firstLine="480"/>
      </w:pPr>
      <w:r>
        <w:t>如法律法规或中国证监会变更投资品种的投资比例限制，基金管理人在履行适当程序后，可以做出相应调整。</w:t>
      </w:r>
      <w:r>
        <w:rPr>
          <w:rFonts w:ascii="Times New Roman" w:eastAsia="Times New Roman" w:hAnsi="Times New Roman" w:cs="Times New Roman"/>
        </w:rPr>
        <w:t xml:space="preserve"> </w:t>
      </w:r>
    </w:p>
    <w:p w14:paraId="542471F7" w14:textId="77777777" w:rsidR="00591C44" w:rsidRDefault="00095C8D">
      <w:pPr>
        <w:ind w:right="8"/>
      </w:pPr>
      <w:r>
        <w:t>三、投资策略</w:t>
      </w:r>
      <w:r>
        <w:rPr>
          <w:rFonts w:ascii="Times New Roman" w:eastAsia="Times New Roman" w:hAnsi="Times New Roman" w:cs="Times New Roman"/>
        </w:rPr>
        <w:t xml:space="preserve"> </w:t>
      </w:r>
    </w:p>
    <w:p w14:paraId="1534ECD2" w14:textId="77777777" w:rsidR="00591C44" w:rsidRDefault="00095C8D">
      <w:pPr>
        <w:spacing w:after="11" w:line="374" w:lineRule="auto"/>
        <w:ind w:left="-15" w:right="8" w:firstLine="480"/>
      </w:pPr>
      <w:r>
        <w:t>本基金为</w:t>
      </w:r>
      <w:r>
        <w:t xml:space="preserve"> </w:t>
      </w:r>
      <w:r>
        <w:rPr>
          <w:rFonts w:ascii="Times New Roman" w:eastAsia="Times New Roman" w:hAnsi="Times New Roman" w:cs="Times New Roman"/>
        </w:rPr>
        <w:t xml:space="preserve">ETF </w:t>
      </w:r>
      <w:r>
        <w:t>联接基金，主要通过投资于目标</w:t>
      </w:r>
      <w:r>
        <w:t xml:space="preserve"> </w:t>
      </w:r>
      <w:r>
        <w:rPr>
          <w:rFonts w:ascii="Times New Roman" w:eastAsia="Times New Roman" w:hAnsi="Times New Roman" w:cs="Times New Roman"/>
        </w:rPr>
        <w:t xml:space="preserve">ETF </w:t>
      </w:r>
      <w:r>
        <w:t>实现对标的指数的紧密跟踪。本基金力争将本基金净值增长率与业绩比较基准之间的日均跟踪偏离度的绝对值控制在</w:t>
      </w:r>
      <w:r>
        <w:t xml:space="preserve"> </w:t>
      </w:r>
      <w:r>
        <w:rPr>
          <w:rFonts w:ascii="Times New Roman" w:eastAsia="Times New Roman" w:hAnsi="Times New Roman" w:cs="Times New Roman"/>
        </w:rPr>
        <w:t>0.35%</w:t>
      </w:r>
      <w:r>
        <w:t>以内，年化跟踪误差控制在</w:t>
      </w:r>
      <w:r>
        <w:t xml:space="preserve"> </w:t>
      </w:r>
      <w:r>
        <w:rPr>
          <w:rFonts w:ascii="Times New Roman" w:eastAsia="Times New Roman" w:hAnsi="Times New Roman" w:cs="Times New Roman"/>
        </w:rPr>
        <w:t>4%</w:t>
      </w:r>
      <w:r>
        <w:t>以内。</w:t>
      </w:r>
      <w:r>
        <w:rPr>
          <w:rFonts w:ascii="Times New Roman" w:eastAsia="Times New Roman" w:hAnsi="Times New Roman" w:cs="Times New Roman"/>
        </w:rPr>
        <w:t xml:space="preserve"> </w:t>
      </w:r>
    </w:p>
    <w:p w14:paraId="2A6DF0D5" w14:textId="77777777" w:rsidR="00591C44" w:rsidRDefault="00095C8D">
      <w:pPr>
        <w:numPr>
          <w:ilvl w:val="0"/>
          <w:numId w:val="65"/>
        </w:numPr>
        <w:ind w:right="8" w:hanging="720"/>
      </w:pPr>
      <w:r>
        <w:t>资产配置策略</w:t>
      </w:r>
      <w:r>
        <w:rPr>
          <w:rFonts w:ascii="Times New Roman" w:eastAsia="Times New Roman" w:hAnsi="Times New Roman" w:cs="Times New Roman"/>
        </w:rPr>
        <w:t xml:space="preserve"> </w:t>
      </w:r>
    </w:p>
    <w:p w14:paraId="56BCEC3A" w14:textId="77777777" w:rsidR="00591C44" w:rsidRDefault="00095C8D">
      <w:pPr>
        <w:spacing w:after="5" w:line="371" w:lineRule="auto"/>
        <w:ind w:left="-15" w:right="229" w:firstLine="470"/>
        <w:jc w:val="both"/>
      </w:pPr>
      <w:r>
        <w:t>本基金主要投资于目标</w:t>
      </w:r>
      <w:r>
        <w:t xml:space="preserve"> </w:t>
      </w:r>
      <w:r>
        <w:rPr>
          <w:rFonts w:ascii="Times New Roman" w:eastAsia="Times New Roman" w:hAnsi="Times New Roman" w:cs="Times New Roman"/>
        </w:rPr>
        <w:t>ETF</w:t>
      </w:r>
      <w:r>
        <w:t>、标的指数成份股、备选成份股（含存托凭证），其中投资</w:t>
      </w:r>
      <w:r>
        <w:t>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，每个交易日日终在扣除股指期货、股票期权、国债期货合约需缴纳的交易保证金后，保持不低于基金资产净值</w:t>
      </w:r>
      <w:r>
        <w:t xml:space="preserve"> </w:t>
      </w:r>
      <w:r>
        <w:rPr>
          <w:rFonts w:ascii="Times New Roman" w:eastAsia="Times New Roman" w:hAnsi="Times New Roman" w:cs="Times New Roman"/>
        </w:rPr>
        <w:t>5%</w:t>
      </w:r>
      <w:r>
        <w:t>的现金或到期日在一年以内的政府债券。为更好地实现投资目标，本基金可少量投资于非成份股（包括科创板、创业板及其他国内依法发行上市的股票、存托凭证）、债券、债券回购、资产支持证券、银行存款、同业存单、货币市场工具、金融衍生工具（包括股指期货、股票期权、国债期货等）以及法律法规或中国证监会允许本基金投资的其他金融工具，其目的是为了</w:t>
      </w:r>
      <w:r>
        <w:t>使本基金在应付申购赎回的前提下，更好地跟踪标的指数。</w:t>
      </w:r>
      <w:r>
        <w:rPr>
          <w:rFonts w:ascii="Times New Roman" w:eastAsia="Times New Roman" w:hAnsi="Times New Roman" w:cs="Times New Roman"/>
        </w:rPr>
        <w:t xml:space="preserve"> </w:t>
      </w:r>
    </w:p>
    <w:p w14:paraId="28BF4689" w14:textId="77777777" w:rsidR="00591C44" w:rsidRDefault="00095C8D">
      <w:pPr>
        <w:spacing w:after="24" w:line="365" w:lineRule="auto"/>
        <w:ind w:left="-15" w:right="8" w:firstLine="480"/>
      </w:pPr>
      <w:r>
        <w:t>本基金将根据市场的实际情况，适当调整基金资产在各类资产上的配置比例，以保证对标的指数的有效跟踪。</w:t>
      </w:r>
      <w:r>
        <w:rPr>
          <w:rFonts w:ascii="Times New Roman" w:eastAsia="Times New Roman" w:hAnsi="Times New Roman" w:cs="Times New Roman"/>
        </w:rPr>
        <w:t xml:space="preserve"> </w:t>
      </w:r>
    </w:p>
    <w:p w14:paraId="4D01CAF6" w14:textId="77777777" w:rsidR="00591C44" w:rsidRDefault="00095C8D">
      <w:pPr>
        <w:numPr>
          <w:ilvl w:val="0"/>
          <w:numId w:val="65"/>
        </w:numPr>
        <w:ind w:right="8" w:hanging="720"/>
      </w:pPr>
      <w:r>
        <w:t>目标</w:t>
      </w:r>
      <w:r>
        <w:t xml:space="preserve"> </w:t>
      </w:r>
      <w:r>
        <w:rPr>
          <w:rFonts w:ascii="Times New Roman" w:eastAsia="Times New Roman" w:hAnsi="Times New Roman" w:cs="Times New Roman"/>
        </w:rPr>
        <w:t xml:space="preserve">ETF </w:t>
      </w:r>
      <w:r>
        <w:t>投资策略</w:t>
      </w:r>
      <w:r>
        <w:rPr>
          <w:rFonts w:ascii="Times New Roman" w:eastAsia="Times New Roman" w:hAnsi="Times New Roman" w:cs="Times New Roman"/>
        </w:rPr>
        <w:t xml:space="preserve"> </w:t>
      </w:r>
    </w:p>
    <w:p w14:paraId="58D42D5C" w14:textId="77777777" w:rsidR="00591C44" w:rsidRDefault="00095C8D">
      <w:pPr>
        <w:numPr>
          <w:ilvl w:val="0"/>
          <w:numId w:val="66"/>
        </w:numPr>
        <w:ind w:right="8" w:hanging="360"/>
      </w:pPr>
      <w:r>
        <w:t>投资组合的投资方式</w:t>
      </w:r>
      <w:r>
        <w:rPr>
          <w:rFonts w:ascii="Times New Roman" w:eastAsia="Times New Roman" w:hAnsi="Times New Roman" w:cs="Times New Roman"/>
        </w:rPr>
        <w:t xml:space="preserve"> </w:t>
      </w:r>
    </w:p>
    <w:p w14:paraId="5EDD1523" w14:textId="77777777" w:rsidR="00591C44" w:rsidRDefault="00095C8D">
      <w:pPr>
        <w:spacing w:after="5" w:line="371" w:lineRule="auto"/>
        <w:ind w:left="-15" w:right="229" w:firstLine="470"/>
        <w:jc w:val="both"/>
      </w:pPr>
      <w:r>
        <w:t>本基金在综合考虑合规、风险、效率、成本等因素的基础上，决定采用申赎的方式或证券交易所场内交易的方式进行目标</w:t>
      </w:r>
      <w:r>
        <w:t xml:space="preserve"> </w:t>
      </w:r>
      <w:r>
        <w:rPr>
          <w:rFonts w:ascii="Times New Roman" w:eastAsia="Times New Roman" w:hAnsi="Times New Roman" w:cs="Times New Roman"/>
        </w:rPr>
        <w:t xml:space="preserve">ETF </w:t>
      </w:r>
      <w:r>
        <w:t>的买卖。本基金还可适度参与目标</w:t>
      </w:r>
      <w:r>
        <w:t xml:space="preserve"> </w:t>
      </w:r>
      <w:r>
        <w:rPr>
          <w:rFonts w:ascii="Times New Roman" w:eastAsia="Times New Roman" w:hAnsi="Times New Roman" w:cs="Times New Roman"/>
        </w:rPr>
        <w:t xml:space="preserve">ETF </w:t>
      </w:r>
      <w:r>
        <w:t>基金份额交易和申购、赎回之间的套利，以增强基金收益。当目标</w:t>
      </w:r>
      <w:r>
        <w:t xml:space="preserve"> </w:t>
      </w:r>
      <w:r>
        <w:rPr>
          <w:rFonts w:ascii="Times New Roman" w:eastAsia="Times New Roman" w:hAnsi="Times New Roman" w:cs="Times New Roman"/>
        </w:rPr>
        <w:t xml:space="preserve">ETF </w:t>
      </w:r>
      <w:r>
        <w:t>申购、赎回或交易模式进行了变更或调整，履行适当程序后本基金也将作相应的变更或调整。</w:t>
      </w:r>
      <w:r>
        <w:rPr>
          <w:rFonts w:ascii="Times New Roman" w:eastAsia="Times New Roman" w:hAnsi="Times New Roman" w:cs="Times New Roman"/>
        </w:rPr>
        <w:t xml:space="preserve"> </w:t>
      </w:r>
    </w:p>
    <w:p w14:paraId="6280BD13" w14:textId="77777777" w:rsidR="00591C44" w:rsidRDefault="00095C8D">
      <w:pPr>
        <w:numPr>
          <w:ilvl w:val="0"/>
          <w:numId w:val="66"/>
        </w:numPr>
        <w:ind w:right="8" w:hanging="360"/>
      </w:pPr>
      <w:r>
        <w:t>投资组合的调整</w:t>
      </w:r>
      <w:r>
        <w:rPr>
          <w:rFonts w:ascii="Times New Roman" w:eastAsia="Times New Roman" w:hAnsi="Times New Roman" w:cs="Times New Roman"/>
        </w:rPr>
        <w:t xml:space="preserve"> </w:t>
      </w:r>
    </w:p>
    <w:p w14:paraId="7FE2682D" w14:textId="77777777" w:rsidR="00591C44" w:rsidRDefault="00095C8D">
      <w:pPr>
        <w:ind w:right="8"/>
      </w:pPr>
      <w:r>
        <w:t>本基金将根据开放日申购和赎回情况，决定投资目标</w:t>
      </w:r>
      <w:r>
        <w:t xml:space="preserve"> </w:t>
      </w:r>
      <w:r>
        <w:rPr>
          <w:rFonts w:ascii="Times New Roman" w:eastAsia="Times New Roman" w:hAnsi="Times New Roman" w:cs="Times New Roman"/>
        </w:rPr>
        <w:t xml:space="preserve">ETF </w:t>
      </w:r>
      <w:r>
        <w:t>的时间和方式。</w:t>
      </w:r>
      <w:r>
        <w:rPr>
          <w:rFonts w:ascii="Times New Roman" w:eastAsia="Times New Roman" w:hAnsi="Times New Roman" w:cs="Times New Roman"/>
        </w:rPr>
        <w:t xml:space="preserve"> </w:t>
      </w:r>
    </w:p>
    <w:p w14:paraId="2BC3843B" w14:textId="77777777" w:rsidR="00591C44" w:rsidRDefault="00095C8D">
      <w:pPr>
        <w:numPr>
          <w:ilvl w:val="0"/>
          <w:numId w:val="67"/>
        </w:numPr>
        <w:spacing w:after="0" w:line="383" w:lineRule="auto"/>
        <w:ind w:right="8" w:firstLine="480"/>
      </w:pPr>
      <w:r>
        <w:t>当净申购时，本基金将根据净申购规模及仓位情况，决定股票组合的构建、目标</w:t>
      </w:r>
      <w:r>
        <w:t xml:space="preserve"> </w:t>
      </w:r>
      <w:r>
        <w:rPr>
          <w:rFonts w:ascii="Times New Roman" w:eastAsia="Times New Roman" w:hAnsi="Times New Roman" w:cs="Times New Roman"/>
        </w:rPr>
        <w:t xml:space="preserve">ETF </w:t>
      </w:r>
      <w:r>
        <w:t>的申购或买入等；</w:t>
      </w:r>
      <w:r>
        <w:rPr>
          <w:rFonts w:ascii="Times New Roman" w:eastAsia="Times New Roman" w:hAnsi="Times New Roman" w:cs="Times New Roman"/>
        </w:rPr>
        <w:t xml:space="preserve"> </w:t>
      </w:r>
    </w:p>
    <w:p w14:paraId="06B484E8" w14:textId="77777777" w:rsidR="00591C44" w:rsidRDefault="00095C8D">
      <w:pPr>
        <w:numPr>
          <w:ilvl w:val="0"/>
          <w:numId w:val="67"/>
        </w:numPr>
        <w:spacing w:after="0" w:line="383" w:lineRule="auto"/>
        <w:ind w:right="8" w:firstLine="480"/>
      </w:pPr>
      <w:r>
        <w:t>当净赎回时，本基金将根据净赎回规模及仓位情况，决定目标</w:t>
      </w:r>
      <w:r>
        <w:t xml:space="preserve"> </w:t>
      </w:r>
      <w:r>
        <w:rPr>
          <w:rFonts w:ascii="Times New Roman" w:eastAsia="Times New Roman" w:hAnsi="Times New Roman" w:cs="Times New Roman"/>
        </w:rPr>
        <w:t xml:space="preserve">ETF </w:t>
      </w:r>
      <w:r>
        <w:t>的赎回或卖出等。</w:t>
      </w:r>
      <w:r>
        <w:rPr>
          <w:rFonts w:ascii="Times New Roman" w:eastAsia="Times New Roman" w:hAnsi="Times New Roman" w:cs="Times New Roman"/>
        </w:rPr>
        <w:t xml:space="preserve"> </w:t>
      </w:r>
    </w:p>
    <w:p w14:paraId="565B77F8" w14:textId="77777777" w:rsidR="00591C44" w:rsidRDefault="00095C8D">
      <w:pPr>
        <w:ind w:right="8"/>
      </w:pPr>
      <w:r>
        <w:t>（三）股票投资策略</w:t>
      </w:r>
      <w:r>
        <w:rPr>
          <w:rFonts w:ascii="Times New Roman" w:eastAsia="Times New Roman" w:hAnsi="Times New Roman" w:cs="Times New Roman"/>
        </w:rPr>
        <w:t xml:space="preserve"> </w:t>
      </w:r>
    </w:p>
    <w:p w14:paraId="0E164E12" w14:textId="77777777" w:rsidR="00591C44" w:rsidRDefault="00095C8D">
      <w:pPr>
        <w:numPr>
          <w:ilvl w:val="0"/>
          <w:numId w:val="68"/>
        </w:numPr>
        <w:ind w:right="8" w:hanging="360"/>
      </w:pPr>
      <w:r>
        <w:t>股票组合构建原则</w:t>
      </w:r>
      <w:r>
        <w:rPr>
          <w:rFonts w:ascii="Times New Roman" w:eastAsia="Times New Roman" w:hAnsi="Times New Roman" w:cs="Times New Roman"/>
        </w:rPr>
        <w:t xml:space="preserve"> </w:t>
      </w:r>
    </w:p>
    <w:p w14:paraId="08BDCE60" w14:textId="77777777" w:rsidR="00591C44" w:rsidRDefault="00095C8D">
      <w:pPr>
        <w:spacing w:after="20" w:line="365" w:lineRule="auto"/>
        <w:ind w:left="-15" w:right="8" w:firstLine="480"/>
      </w:pPr>
      <w:r>
        <w:t>根据标的指数，结合研究判断和基金组合的构建情况，采用被动式指数化投资的方法构建股票组合。</w:t>
      </w:r>
      <w:r>
        <w:rPr>
          <w:rFonts w:ascii="Times New Roman" w:eastAsia="Times New Roman" w:hAnsi="Times New Roman" w:cs="Times New Roman"/>
        </w:rPr>
        <w:t xml:space="preserve"> </w:t>
      </w:r>
    </w:p>
    <w:p w14:paraId="74A2F770" w14:textId="77777777" w:rsidR="00591C44" w:rsidRDefault="00095C8D">
      <w:pPr>
        <w:numPr>
          <w:ilvl w:val="0"/>
          <w:numId w:val="68"/>
        </w:numPr>
        <w:spacing w:after="26" w:line="361" w:lineRule="auto"/>
        <w:ind w:right="8" w:hanging="360"/>
      </w:pPr>
      <w:r>
        <w:t>股票组合构建方法</w:t>
      </w:r>
      <w:r>
        <w:t>本基金将以追求跟踪误差最小化进行标的指数的成份股和备选成份股的投资。本基金采用被动式指数化投资的方法，根据标的指数成份股的构成及权重构建股票投资组合。如有因受成份股停牌、成份股流动性不足或其它一些影响指数复制的市场因素的限制，基金管理人可以根据市场情况，结合经验判断，对股票组合管理进行适当变通和调整，以更紧密的跟踪标的指数。</w:t>
      </w:r>
      <w:r>
        <w:rPr>
          <w:rFonts w:ascii="Times New Roman" w:eastAsia="Times New Roman" w:hAnsi="Times New Roman" w:cs="Times New Roman"/>
        </w:rPr>
        <w:t xml:space="preserve"> </w:t>
      </w:r>
    </w:p>
    <w:p w14:paraId="2AFB773B" w14:textId="77777777" w:rsidR="00591C44" w:rsidRDefault="00095C8D">
      <w:pPr>
        <w:numPr>
          <w:ilvl w:val="0"/>
          <w:numId w:val="68"/>
        </w:numPr>
        <w:ind w:right="8" w:hanging="360"/>
      </w:pPr>
      <w:r>
        <w:t>股票组合的调整</w:t>
      </w:r>
      <w:r>
        <w:rPr>
          <w:rFonts w:ascii="Times New Roman" w:eastAsia="Times New Roman" w:hAnsi="Times New Roman" w:cs="Times New Roman"/>
        </w:rPr>
        <w:t xml:space="preserve"> </w:t>
      </w:r>
    </w:p>
    <w:p w14:paraId="0C19C982" w14:textId="77777777" w:rsidR="00591C44" w:rsidRDefault="00095C8D">
      <w:pPr>
        <w:numPr>
          <w:ilvl w:val="0"/>
          <w:numId w:val="69"/>
        </w:numPr>
        <w:ind w:right="8" w:hanging="600"/>
      </w:pPr>
      <w:r>
        <w:t>定期调整</w:t>
      </w:r>
      <w:r>
        <w:rPr>
          <w:rFonts w:ascii="Times New Roman" w:eastAsia="Times New Roman" w:hAnsi="Times New Roman" w:cs="Times New Roman"/>
        </w:rPr>
        <w:t xml:space="preserve">  </w:t>
      </w:r>
    </w:p>
    <w:p w14:paraId="5454471C" w14:textId="77777777" w:rsidR="00591C44" w:rsidRDefault="00095C8D">
      <w:pPr>
        <w:spacing w:after="20" w:line="366" w:lineRule="auto"/>
        <w:ind w:left="-15" w:right="8" w:firstLine="480"/>
      </w:pPr>
      <w:r>
        <w:t>本基金所构建的股票组合将根据所跟踪的标的指数对其成份股的调整而进行相应的定期跟踪调整。</w:t>
      </w:r>
      <w:r>
        <w:rPr>
          <w:rFonts w:ascii="Times New Roman" w:eastAsia="Times New Roman" w:hAnsi="Times New Roman" w:cs="Times New Roman"/>
        </w:rPr>
        <w:t xml:space="preserve">  </w:t>
      </w:r>
    </w:p>
    <w:p w14:paraId="4038D091" w14:textId="77777777" w:rsidR="00591C44" w:rsidRDefault="00095C8D">
      <w:pPr>
        <w:numPr>
          <w:ilvl w:val="0"/>
          <w:numId w:val="69"/>
        </w:numPr>
        <w:ind w:right="8" w:hanging="600"/>
      </w:pPr>
      <w:r>
        <w:t>不定期调整</w:t>
      </w:r>
      <w:r>
        <w:rPr>
          <w:rFonts w:ascii="Times New Roman" w:eastAsia="Times New Roman" w:hAnsi="Times New Roman" w:cs="Times New Roman"/>
        </w:rPr>
        <w:t xml:space="preserve"> </w:t>
      </w:r>
    </w:p>
    <w:p w14:paraId="5EA62AE2" w14:textId="77777777" w:rsidR="00591C44" w:rsidRDefault="00095C8D">
      <w:pPr>
        <w:spacing w:after="14" w:line="363" w:lineRule="auto"/>
        <w:ind w:left="-15" w:right="8" w:firstLine="480"/>
      </w:pPr>
      <w:r>
        <w:t>基金经理将跟踪标的指数变动，基金组合跟踪偏离</w:t>
      </w:r>
      <w:r>
        <w:t>度情况，结合成份股基本面情况、流动性状况、基金申购和赎回的现金流量情况以及组合投资绩效评估的结果，对投资组合进行监控和调整，密切跟踪标的指数。</w:t>
      </w:r>
      <w:r>
        <w:rPr>
          <w:rFonts w:ascii="Times New Roman" w:eastAsia="Times New Roman" w:hAnsi="Times New Roman" w:cs="Times New Roman"/>
        </w:rPr>
        <w:t xml:space="preserve"> </w:t>
      </w:r>
    </w:p>
    <w:p w14:paraId="27C802A2" w14:textId="77777777" w:rsidR="00591C44" w:rsidRDefault="00095C8D">
      <w:pPr>
        <w:ind w:right="8"/>
      </w:pPr>
      <w:r>
        <w:t>本基金参与非标的指数成份股投资的，应当坚守产品定位，符合投资目标、</w:t>
      </w:r>
      <w:r>
        <w:rPr>
          <w:rFonts w:ascii="Times New Roman" w:eastAsia="Times New Roman" w:hAnsi="Times New Roman" w:cs="Times New Roman"/>
        </w:rPr>
        <w:t xml:space="preserve"> </w:t>
      </w:r>
    </w:p>
    <w:p w14:paraId="3F19D539" w14:textId="77777777" w:rsidR="00591C44" w:rsidRDefault="00095C8D">
      <w:pPr>
        <w:spacing w:after="17" w:line="365" w:lineRule="auto"/>
        <w:ind w:left="-5" w:right="8"/>
      </w:pPr>
      <w:r>
        <w:t>投资策略、跟踪误差等要求，具有充分的投资依据，并履行基金管理人内部决策程序。</w:t>
      </w:r>
      <w:r>
        <w:rPr>
          <w:rFonts w:ascii="Times New Roman" w:eastAsia="Times New Roman" w:hAnsi="Times New Roman" w:cs="Times New Roman"/>
        </w:rPr>
        <w:t xml:space="preserve"> </w:t>
      </w:r>
    </w:p>
    <w:p w14:paraId="5D15B369" w14:textId="77777777" w:rsidR="00591C44" w:rsidRDefault="00095C8D">
      <w:pPr>
        <w:numPr>
          <w:ilvl w:val="0"/>
          <w:numId w:val="70"/>
        </w:numPr>
        <w:ind w:right="8" w:hanging="720"/>
      </w:pPr>
      <w:r>
        <w:t>存托凭证投资策略</w:t>
      </w:r>
      <w:r>
        <w:rPr>
          <w:rFonts w:ascii="Times New Roman" w:eastAsia="Times New Roman" w:hAnsi="Times New Roman" w:cs="Times New Roman"/>
        </w:rPr>
        <w:t xml:space="preserve"> </w:t>
      </w:r>
    </w:p>
    <w:p w14:paraId="2490BCD4" w14:textId="77777777" w:rsidR="00591C44" w:rsidRDefault="00095C8D">
      <w:pPr>
        <w:spacing w:after="18" w:line="365" w:lineRule="auto"/>
        <w:ind w:left="-15" w:right="8" w:firstLine="480"/>
      </w:pPr>
      <w:r>
        <w:t>为更好地实现投资目标，本基金可投资存托凭证。基金管理人将在综合考虑预期收益、风险、流动性等因素的基础上，审慎参与存托凭证的投资。</w:t>
      </w:r>
      <w:r>
        <w:rPr>
          <w:rFonts w:ascii="Times New Roman" w:eastAsia="Times New Roman" w:hAnsi="Times New Roman" w:cs="Times New Roman"/>
        </w:rPr>
        <w:t xml:space="preserve"> </w:t>
      </w:r>
    </w:p>
    <w:p w14:paraId="5FA8EA41" w14:textId="77777777" w:rsidR="00591C44" w:rsidRDefault="00095C8D">
      <w:pPr>
        <w:numPr>
          <w:ilvl w:val="0"/>
          <w:numId w:val="70"/>
        </w:numPr>
        <w:ind w:right="8" w:hanging="720"/>
      </w:pPr>
      <w:r>
        <w:t>债券投资策略</w:t>
      </w:r>
      <w:r>
        <w:rPr>
          <w:rFonts w:ascii="Times New Roman" w:eastAsia="Times New Roman" w:hAnsi="Times New Roman" w:cs="Times New Roman"/>
        </w:rPr>
        <w:t xml:space="preserve"> </w:t>
      </w:r>
    </w:p>
    <w:p w14:paraId="6E2FA643" w14:textId="77777777" w:rsidR="00591C44" w:rsidRDefault="00095C8D">
      <w:pPr>
        <w:spacing w:after="8" w:line="360" w:lineRule="auto"/>
        <w:ind w:left="-15" w:right="8" w:firstLine="480"/>
      </w:pPr>
      <w:r>
        <w:t>本基金将通过自上而下的宏观分析，结合对金融货币政策和利率趋势的判断确定债券投资组合的债券类别配置，并根据对个券相对价值的比较，进行个券选</w:t>
      </w:r>
    </w:p>
    <w:p w14:paraId="350A52B3" w14:textId="77777777" w:rsidR="00591C44" w:rsidRDefault="00095C8D">
      <w:pPr>
        <w:ind w:left="-5" w:right="8"/>
      </w:pPr>
      <w:r>
        <w:t>择和配置。债券投资的主要目的是保证基金资产的流动性，有效利用基金资产。</w:t>
      </w:r>
      <w:r>
        <w:rPr>
          <w:rFonts w:ascii="Times New Roman" w:eastAsia="Times New Roman" w:hAnsi="Times New Roman" w:cs="Times New Roman"/>
        </w:rPr>
        <w:t xml:space="preserve"> </w:t>
      </w:r>
    </w:p>
    <w:p w14:paraId="68136854" w14:textId="77777777" w:rsidR="00591C44" w:rsidRDefault="00095C8D">
      <w:pPr>
        <w:numPr>
          <w:ilvl w:val="0"/>
          <w:numId w:val="70"/>
        </w:numPr>
        <w:ind w:right="8" w:hanging="720"/>
      </w:pPr>
      <w:r>
        <w:t>金融衍生品投资策略</w:t>
      </w:r>
      <w:r>
        <w:rPr>
          <w:rFonts w:ascii="Times New Roman" w:eastAsia="Times New Roman" w:hAnsi="Times New Roman" w:cs="Times New Roman"/>
        </w:rPr>
        <w:t xml:space="preserve"> </w:t>
      </w:r>
    </w:p>
    <w:p w14:paraId="4B964D69" w14:textId="77777777" w:rsidR="00591C44" w:rsidRDefault="00095C8D">
      <w:pPr>
        <w:spacing w:after="15" w:line="362" w:lineRule="auto"/>
        <w:ind w:left="-15" w:right="8" w:firstLine="480"/>
      </w:pPr>
      <w:r>
        <w:t>为更好地实现投资目标，本基金可投资股指期货、股票期权、国债期货和其他经中国证监会允许的衍生金融产品，如与标的指数或标的指数成份股、</w:t>
      </w:r>
      <w:r>
        <w:t>备选成份股相关的衍生工具。本基金将根据风险管理的原则，主要选择流动性好、交易活跃的衍生品合约进行交易。</w:t>
      </w:r>
      <w:r>
        <w:rPr>
          <w:rFonts w:ascii="Times New Roman" w:eastAsia="Times New Roman" w:hAnsi="Times New Roman" w:cs="Times New Roman"/>
        </w:rPr>
        <w:t xml:space="preserve"> </w:t>
      </w:r>
    </w:p>
    <w:p w14:paraId="60248863" w14:textId="77777777" w:rsidR="00591C44" w:rsidRDefault="00095C8D">
      <w:pPr>
        <w:spacing w:after="13" w:line="369" w:lineRule="auto"/>
        <w:ind w:right="8"/>
      </w:pPr>
      <w:r>
        <w:t>本基金运用金融衍生品的情形主要包括：对冲系统性风险；对冲特殊情况下的流动性风险，如大额申购赎回等；对冲因其他原因导致无法有效跟踪标的指数的风险；利用金融衍生品的杠杆作用，降低股票和目标</w:t>
      </w:r>
      <w:r>
        <w:rPr>
          <w:rFonts w:ascii="Times New Roman" w:eastAsia="Times New Roman" w:hAnsi="Times New Roman" w:cs="Times New Roman"/>
        </w:rPr>
        <w:t xml:space="preserve"> ETF </w:t>
      </w:r>
      <w:r>
        <w:t>仓位频繁调整的交易成本，达到有效跟踪标的指数的目的。除此之外，基金还可适度参与目标</w:t>
      </w:r>
      <w:r>
        <w:rPr>
          <w:rFonts w:ascii="Times New Roman" w:eastAsia="Times New Roman" w:hAnsi="Times New Roman" w:cs="Times New Roman"/>
        </w:rPr>
        <w:t xml:space="preserve"> ETF </w:t>
      </w:r>
      <w:r>
        <w:t>基金份额交易和申购、赎回以及股指期货、股票期权之间的投资操作，以更好地跟踪标的指数。</w:t>
      </w:r>
      <w:r>
        <w:rPr>
          <w:rFonts w:ascii="Times New Roman" w:eastAsia="Times New Roman" w:hAnsi="Times New Roman" w:cs="Times New Roman"/>
        </w:rPr>
        <w:t xml:space="preserve"> </w:t>
      </w:r>
    </w:p>
    <w:p w14:paraId="74913699" w14:textId="77777777" w:rsidR="00591C44" w:rsidRDefault="00095C8D">
      <w:pPr>
        <w:numPr>
          <w:ilvl w:val="0"/>
          <w:numId w:val="70"/>
        </w:numPr>
        <w:ind w:right="8" w:hanging="720"/>
      </w:pPr>
      <w:r>
        <w:t>资产支持证券投资策略</w:t>
      </w:r>
      <w:r>
        <w:rPr>
          <w:rFonts w:ascii="Times New Roman" w:eastAsia="Times New Roman" w:hAnsi="Times New Roman" w:cs="Times New Roman"/>
        </w:rPr>
        <w:t xml:space="preserve"> </w:t>
      </w:r>
    </w:p>
    <w:p w14:paraId="01E8765C" w14:textId="77777777" w:rsidR="00591C44" w:rsidRDefault="00095C8D">
      <w:pPr>
        <w:spacing w:after="22" w:line="363" w:lineRule="auto"/>
        <w:ind w:left="-15" w:right="8" w:firstLine="480"/>
      </w:pPr>
      <w:r>
        <w:t>本基金将</w:t>
      </w:r>
      <w:r>
        <w:t>重点对市场利率、发行条款、支持资产的构成及质量、提前偿还率、风险补偿收益和市场流动性等影响资产支持证券价值的因素进行分析，并辅助数量化定价模型，评估资产支持证券的相对投资价值并做出相应的投资决策。</w:t>
      </w:r>
      <w:r>
        <w:rPr>
          <w:rFonts w:ascii="Times New Roman" w:eastAsia="Times New Roman" w:hAnsi="Times New Roman" w:cs="Times New Roman"/>
        </w:rPr>
        <w:t xml:space="preserve"> </w:t>
      </w:r>
    </w:p>
    <w:p w14:paraId="4E1154C1" w14:textId="77777777" w:rsidR="00591C44" w:rsidRDefault="00095C8D">
      <w:pPr>
        <w:numPr>
          <w:ilvl w:val="0"/>
          <w:numId w:val="70"/>
        </w:numPr>
        <w:ind w:right="8" w:hanging="720"/>
      </w:pPr>
      <w:r>
        <w:t>参与转融通证券出借业务策略</w:t>
      </w:r>
      <w:r>
        <w:rPr>
          <w:rFonts w:ascii="Times New Roman" w:eastAsia="Times New Roman" w:hAnsi="Times New Roman" w:cs="Times New Roman"/>
        </w:rPr>
        <w:t xml:space="preserve"> </w:t>
      </w:r>
    </w:p>
    <w:p w14:paraId="09ED45D6" w14:textId="77777777" w:rsidR="00591C44" w:rsidRDefault="00095C8D">
      <w:pPr>
        <w:spacing w:after="18" w:line="365" w:lineRule="auto"/>
        <w:ind w:left="-15" w:right="8" w:firstLine="480"/>
      </w:pPr>
      <w:r>
        <w:t>为更好地实现投资目标，在加强风险防范并遵守审慎性原则的前提下，本基金可根据投资管理的需要参与转融通证券出借业务。</w:t>
      </w:r>
      <w:r>
        <w:rPr>
          <w:rFonts w:ascii="Times New Roman" w:eastAsia="Times New Roman" w:hAnsi="Times New Roman" w:cs="Times New Roman"/>
        </w:rPr>
        <w:t xml:space="preserve"> </w:t>
      </w:r>
    </w:p>
    <w:p w14:paraId="6E9CE56D" w14:textId="77777777" w:rsidR="00591C44" w:rsidRDefault="00095C8D">
      <w:pPr>
        <w:ind w:right="8"/>
      </w:pPr>
      <w:r>
        <w:t>四、投资限制</w:t>
      </w:r>
      <w:r>
        <w:rPr>
          <w:rFonts w:ascii="Times New Roman" w:eastAsia="Times New Roman" w:hAnsi="Times New Roman" w:cs="Times New Roman"/>
        </w:rPr>
        <w:t xml:space="preserve"> </w:t>
      </w:r>
    </w:p>
    <w:p w14:paraId="141A79C4" w14:textId="77777777" w:rsidR="00591C44" w:rsidRDefault="00095C8D">
      <w:pPr>
        <w:ind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6BE0EB9" w14:textId="77777777" w:rsidR="00591C44" w:rsidRDefault="00095C8D">
      <w:pPr>
        <w:ind w:right="8"/>
      </w:pPr>
      <w:r>
        <w:t>基金的投资组合应遵循以下限制：</w:t>
      </w:r>
      <w:r>
        <w:rPr>
          <w:rFonts w:ascii="Times New Roman" w:eastAsia="Times New Roman" w:hAnsi="Times New Roman" w:cs="Times New Roman"/>
        </w:rPr>
        <w:t xml:space="preserve"> </w:t>
      </w:r>
    </w:p>
    <w:p w14:paraId="5447A3BA" w14:textId="77777777" w:rsidR="00591C44" w:rsidRDefault="00095C8D">
      <w:pPr>
        <w:numPr>
          <w:ilvl w:val="0"/>
          <w:numId w:val="71"/>
        </w:numPr>
        <w:spacing w:after="0" w:line="388" w:lineRule="auto"/>
        <w:ind w:right="8" w:firstLine="480"/>
      </w:pPr>
      <w:r>
        <w:t>本基金投资于目标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5B60EC36" w14:textId="77777777" w:rsidR="00591C44" w:rsidRDefault="00095C8D">
      <w:pPr>
        <w:numPr>
          <w:ilvl w:val="0"/>
          <w:numId w:val="71"/>
        </w:numPr>
        <w:spacing w:after="1" w:line="379" w:lineRule="auto"/>
        <w:ind w:right="8" w:firstLine="480"/>
      </w:pPr>
      <w:r>
        <w:t>每个交易日日终在扣除股指期货、股票期权、国债期货合约需缴纳的交易保证金后，保持不低于基金资产净值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 xml:space="preserve"> </w:t>
      </w:r>
    </w:p>
    <w:p w14:paraId="3052C50F" w14:textId="77777777" w:rsidR="00591C44" w:rsidRDefault="00095C8D">
      <w:pPr>
        <w:numPr>
          <w:ilvl w:val="0"/>
          <w:numId w:val="71"/>
        </w:numPr>
        <w:ind w:right="8" w:firstLine="480"/>
      </w:pPr>
      <w:r>
        <w:t>本基金参与股指期货交易的，应当符合下列投资限制：</w:t>
      </w:r>
      <w:r>
        <w:rPr>
          <w:rFonts w:ascii="Times New Roman" w:eastAsia="Times New Roman" w:hAnsi="Times New Roman" w:cs="Times New Roman"/>
        </w:rPr>
        <w:t xml:space="preserve"> </w:t>
      </w:r>
    </w:p>
    <w:p w14:paraId="725EAA6F" w14:textId="77777777" w:rsidR="00591C44" w:rsidRDefault="00095C8D">
      <w:pPr>
        <w:spacing w:line="371" w:lineRule="auto"/>
        <w:ind w:left="-15" w:right="8"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100%</w:t>
      </w:r>
      <w:r>
        <w:t>，其中，有价证券指目标</w:t>
      </w:r>
      <w:r>
        <w:t xml:space="preserve"> </w:t>
      </w:r>
      <w:r>
        <w:rPr>
          <w:rFonts w:ascii="Times New Roman" w:eastAsia="Times New Roman" w:hAnsi="Times New Roman" w:cs="Times New Roman"/>
        </w:rPr>
        <w:t>ETF</w:t>
      </w:r>
      <w:r>
        <w:t>、股票、债券（不含到期日在一年以内的政府债券）、资产支持证券、买入返售金融资产（不含质押式回购）等；在任何交易日日终，持有的卖出股指期货合约价值不得超过基金持有的股票及目标</w:t>
      </w:r>
      <w:r>
        <w:t xml:space="preserve"> </w:t>
      </w:r>
      <w:r>
        <w:rPr>
          <w:rFonts w:ascii="Times New Roman" w:eastAsia="Times New Roman" w:hAnsi="Times New Roman" w:cs="Times New Roman"/>
        </w:rPr>
        <w:t xml:space="preserve">ETF </w:t>
      </w:r>
      <w:r>
        <w:t>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；本基金所持有的股票和买入、卖出股指期货合约价值合计（轧差计算）应当符合基</w:t>
      </w:r>
      <w:r>
        <w:t>金合同关于股票投资比例的有关约定；</w:t>
      </w:r>
      <w:r>
        <w:rPr>
          <w:rFonts w:ascii="Times New Roman" w:eastAsia="Times New Roman" w:hAnsi="Times New Roman" w:cs="Times New Roman"/>
        </w:rPr>
        <w:t xml:space="preserve"> </w:t>
      </w:r>
    </w:p>
    <w:p w14:paraId="34BD6A4C" w14:textId="77777777" w:rsidR="00591C44" w:rsidRDefault="00095C8D">
      <w:pPr>
        <w:numPr>
          <w:ilvl w:val="0"/>
          <w:numId w:val="71"/>
        </w:numPr>
        <w:spacing w:after="5" w:line="371" w:lineRule="auto"/>
        <w:ind w:right="8"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；参与出借业务的单只证券不得超过基金持有该证券总量的</w:t>
      </w:r>
      <w:r>
        <w:t xml:space="preserve"> </w:t>
      </w:r>
      <w:r>
        <w:rPr>
          <w:rFonts w:ascii="Times New Roman" w:eastAsia="Times New Roman" w:hAnsi="Times New Roman" w:cs="Times New Roman"/>
        </w:rPr>
        <w:t>50%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61A3B6C1" w14:textId="77777777" w:rsidR="00591C44" w:rsidRDefault="00095C8D">
      <w:pPr>
        <w:numPr>
          <w:ilvl w:val="0"/>
          <w:numId w:val="71"/>
        </w:numPr>
        <w:spacing w:after="0" w:line="385" w:lineRule="auto"/>
        <w:ind w:right="8"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0A6FF73" w14:textId="77777777" w:rsidR="00591C44" w:rsidRDefault="00095C8D">
      <w:pPr>
        <w:numPr>
          <w:ilvl w:val="0"/>
          <w:numId w:val="71"/>
        </w:numPr>
        <w:spacing w:line="259" w:lineRule="auto"/>
        <w:ind w:right="8"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01A2C9DB" w14:textId="77777777" w:rsidR="00591C44" w:rsidRDefault="00095C8D">
      <w:pPr>
        <w:numPr>
          <w:ilvl w:val="0"/>
          <w:numId w:val="71"/>
        </w:numPr>
        <w:spacing w:after="0" w:line="384" w:lineRule="auto"/>
        <w:ind w:right="8" w:firstLine="480"/>
      </w:pPr>
      <w:r>
        <w:t>本基金持有的同一（指同一信用</w:t>
      </w:r>
      <w:r>
        <w:t>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D267953" w14:textId="77777777" w:rsidR="00591C44" w:rsidRDefault="00095C8D">
      <w:pPr>
        <w:numPr>
          <w:ilvl w:val="0"/>
          <w:numId w:val="71"/>
        </w:numPr>
        <w:spacing w:after="0" w:line="382" w:lineRule="auto"/>
        <w:ind w:right="8"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80949C9" w14:textId="77777777" w:rsidR="00591C44" w:rsidRDefault="00095C8D">
      <w:pPr>
        <w:numPr>
          <w:ilvl w:val="0"/>
          <w:numId w:val="71"/>
        </w:numPr>
        <w:spacing w:after="5" w:line="371" w:lineRule="auto"/>
        <w:ind w:right="8"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076060CA" w14:textId="77777777" w:rsidR="00591C44" w:rsidRDefault="00095C8D">
      <w:pPr>
        <w:numPr>
          <w:ilvl w:val="0"/>
          <w:numId w:val="71"/>
        </w:numPr>
        <w:spacing w:after="4" w:line="371" w:lineRule="auto"/>
        <w:ind w:right="8" w:firstLine="480"/>
      </w:pPr>
      <w:r>
        <w:t>本基金主动投资于流动性受限资产的市值合计不得超过该基金资产净值的</w:t>
      </w:r>
      <w:r>
        <w:rPr>
          <w:rFonts w:ascii="Times New Roman" w:eastAsia="Times New Roman" w:hAnsi="Times New Roman" w:cs="Times New Roman"/>
        </w:rPr>
        <w:t xml:space="preserve"> 15%</w:t>
      </w:r>
      <w:r>
        <w:t>。因期货市场波动、证券市场波动、证券停牌、基金规模变动等基金管理人之外的因素致使基金不符合该比例限制的，基金管理人不得主动新增流动性受限资产的投资；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176DE4C6" w14:textId="77777777" w:rsidR="00591C44" w:rsidRDefault="00095C8D">
      <w:pPr>
        <w:numPr>
          <w:ilvl w:val="0"/>
          <w:numId w:val="71"/>
        </w:numPr>
        <w:spacing w:after="5" w:line="371" w:lineRule="auto"/>
        <w:ind w:right="8"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6DEE4D07" w14:textId="77777777" w:rsidR="00591C44" w:rsidRDefault="00095C8D">
      <w:pPr>
        <w:numPr>
          <w:ilvl w:val="0"/>
          <w:numId w:val="71"/>
        </w:numPr>
        <w:ind w:right="8" w:firstLine="480"/>
      </w:pPr>
      <w:r>
        <w:t>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6A0E0239" w14:textId="77777777" w:rsidR="00591C44" w:rsidRDefault="00095C8D">
      <w:pPr>
        <w:numPr>
          <w:ilvl w:val="0"/>
          <w:numId w:val="71"/>
        </w:numPr>
        <w:spacing w:after="0" w:line="379" w:lineRule="auto"/>
        <w:ind w:right="8"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36782823" w14:textId="77777777" w:rsidR="00591C44" w:rsidRDefault="00095C8D">
      <w:pPr>
        <w:numPr>
          <w:ilvl w:val="0"/>
          <w:numId w:val="71"/>
        </w:numPr>
        <w:spacing w:after="0" w:line="371" w:lineRule="auto"/>
        <w:ind w:right="8" w:firstLine="480"/>
      </w:pPr>
      <w:r>
        <w:t>本基金参与股票期权交易的，应当符合下列风险控制指标要求：因未平仓的期权合约支</w:t>
      </w:r>
      <w:r>
        <w:t>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3AA8A1FA" w14:textId="77777777" w:rsidR="00591C44" w:rsidRDefault="00095C8D">
      <w:pPr>
        <w:numPr>
          <w:ilvl w:val="0"/>
          <w:numId w:val="71"/>
        </w:numPr>
        <w:ind w:right="8" w:firstLine="480"/>
      </w:pPr>
      <w:r>
        <w:t>本基金参与国债期货交易，应当符合下列投资限制：</w:t>
      </w:r>
      <w:r>
        <w:rPr>
          <w:rFonts w:ascii="Times New Roman" w:eastAsia="Times New Roman" w:hAnsi="Times New Roman" w:cs="Times New Roman"/>
        </w:rPr>
        <w:t xml:space="preserve"> </w:t>
      </w:r>
    </w:p>
    <w:p w14:paraId="725AD6CC" w14:textId="77777777" w:rsidR="00591C44" w:rsidRDefault="00095C8D">
      <w:pPr>
        <w:spacing w:after="9" w:line="367" w:lineRule="auto"/>
        <w:ind w:left="-15" w:right="8" w:firstLine="480"/>
      </w:pPr>
      <w:r>
        <w:t>本基金在任何交易日日终，持有的买入国债期货合约价值，不得超过基金资产净值的</w:t>
      </w:r>
      <w:r>
        <w:rPr>
          <w:rFonts w:ascii="Times New Roman" w:eastAsia="Times New Roman" w:hAnsi="Times New Roman" w:cs="Times New Roman"/>
        </w:rPr>
        <w:t xml:space="preserve"> 15%</w:t>
      </w:r>
      <w:r>
        <w:t>；在任何交易日日终，持有的卖出国债期货合约价值不得超过基金持有的债券总市值的</w:t>
      </w:r>
      <w:r>
        <w:rPr>
          <w:rFonts w:ascii="Times New Roman" w:eastAsia="Times New Roman" w:hAnsi="Times New Roman" w:cs="Times New Roman"/>
        </w:rPr>
        <w:t xml:space="preserve"> 30%</w:t>
      </w:r>
      <w:r>
        <w:t>；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rPr>
          <w:rFonts w:ascii="Times New Roman" w:eastAsia="Times New Roman" w:hAnsi="Times New Roman" w:cs="Times New Roman"/>
        </w:rPr>
        <w:t xml:space="preserve"> 30%</w:t>
      </w:r>
      <w:r>
        <w:t>；</w:t>
      </w:r>
      <w:r>
        <w:rPr>
          <w:rFonts w:ascii="Times New Roman" w:eastAsia="Times New Roman" w:hAnsi="Times New Roman" w:cs="Times New Roman"/>
        </w:rPr>
        <w:t xml:space="preserve"> </w:t>
      </w:r>
    </w:p>
    <w:p w14:paraId="21EF4E4A" w14:textId="77777777" w:rsidR="00591C44" w:rsidRDefault="00095C8D">
      <w:pPr>
        <w:numPr>
          <w:ilvl w:val="0"/>
          <w:numId w:val="71"/>
        </w:numPr>
        <w:spacing w:after="2" w:line="379" w:lineRule="auto"/>
        <w:ind w:right="8"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749B4239" w14:textId="77777777" w:rsidR="00591C44" w:rsidRDefault="00095C8D">
      <w:pPr>
        <w:numPr>
          <w:ilvl w:val="0"/>
          <w:numId w:val="71"/>
        </w:numPr>
        <w:spacing w:line="259" w:lineRule="auto"/>
        <w:ind w:right="8" w:firstLine="480"/>
      </w:pPr>
      <w:r>
        <w:t>法律法规及中国证监会规定的和《基金合同》约定的其他投资限制。</w:t>
      </w:r>
      <w:r>
        <w:rPr>
          <w:rFonts w:ascii="Times New Roman" w:eastAsia="Times New Roman" w:hAnsi="Times New Roman" w:cs="Times New Roman"/>
        </w:rPr>
        <w:t xml:space="preserve"> </w:t>
      </w:r>
    </w:p>
    <w:p w14:paraId="034880A4" w14:textId="77777777" w:rsidR="00591C44" w:rsidRDefault="00095C8D">
      <w:pPr>
        <w:spacing w:after="5" w:line="371" w:lineRule="auto"/>
        <w:ind w:left="-15" w:right="229" w:firstLine="470"/>
        <w:jc w:val="both"/>
      </w:pPr>
      <w:r>
        <w:t>除第（</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4</w:t>
      </w:r>
      <w:r>
        <w:t>）、（</w:t>
      </w:r>
      <w:r>
        <w:rPr>
          <w:rFonts w:ascii="Times New Roman" w:eastAsia="Times New Roman" w:hAnsi="Times New Roman" w:cs="Times New Roman"/>
        </w:rPr>
        <w:t>9</w:t>
      </w:r>
      <w:r>
        <w:t>）、（</w:t>
      </w:r>
      <w:r>
        <w:rPr>
          <w:rFonts w:ascii="Times New Roman" w:eastAsia="Times New Roman" w:hAnsi="Times New Roman" w:cs="Times New Roman"/>
        </w:rPr>
        <w:t>10</w:t>
      </w:r>
      <w:r>
        <w:t>）、（</w:t>
      </w:r>
      <w:r>
        <w:rPr>
          <w:rFonts w:ascii="Times New Roman" w:eastAsia="Times New Roman" w:hAnsi="Times New Roman" w:cs="Times New Roman"/>
        </w:rPr>
        <w:t>11</w:t>
      </w:r>
      <w:r>
        <w:t>）条规定的情形外</w:t>
      </w:r>
      <w:r>
        <w:t>，因期货市场波动、证券市场波动、基金规模变动、目标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0F7BD7D7" w14:textId="77777777" w:rsidR="00591C44" w:rsidRDefault="00095C8D">
      <w:pPr>
        <w:spacing w:after="5" w:line="371" w:lineRule="auto"/>
        <w:ind w:left="-15" w:right="229" w:firstLine="470"/>
        <w:jc w:val="both"/>
      </w:pPr>
      <w:r>
        <w:t>因期货市场波动、证券市场波动、基金规模变动、目标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暂停申购、赎回或二级市场交易停牌等基金管理人之外的因素致使基金投资比例不符合上述第（</w:t>
      </w:r>
      <w:r>
        <w:rPr>
          <w:rFonts w:ascii="Times New Roman" w:eastAsia="Times New Roman" w:hAnsi="Times New Roman" w:cs="Times New Roman"/>
        </w:rPr>
        <w:t>1</w:t>
      </w:r>
      <w:r>
        <w:t>）项规定的比例的</w:t>
      </w:r>
      <w:r>
        <w:rPr>
          <w:rFonts w:ascii="Times New Roman" w:eastAsia="Times New Roman" w:hAnsi="Times New Roman" w:cs="Times New Roman"/>
        </w:rPr>
        <w:t xml:space="preserve"> </w:t>
      </w:r>
      <w:r>
        <w:t>，基金管理人应当在</w:t>
      </w:r>
      <w:r>
        <w:t xml:space="preserve"> </w:t>
      </w:r>
      <w:r>
        <w:rPr>
          <w:rFonts w:ascii="Times New Roman" w:eastAsia="Times New Roman" w:hAnsi="Times New Roman" w:cs="Times New Roman"/>
        </w:rPr>
        <w:t xml:space="preserve">20 </w:t>
      </w:r>
      <w:r>
        <w:t>个交易日内进行调整，但中国证监会规定的特殊情形除外。</w:t>
      </w:r>
      <w:r>
        <w:rPr>
          <w:rFonts w:ascii="Times New Roman" w:eastAsia="Times New Roman" w:hAnsi="Times New Roman" w:cs="Times New Roman"/>
        </w:rPr>
        <w:t xml:space="preserve"> </w:t>
      </w:r>
    </w:p>
    <w:p w14:paraId="1D1418CB" w14:textId="77777777" w:rsidR="00591C44" w:rsidRDefault="00095C8D">
      <w:pPr>
        <w:spacing w:after="12" w:line="360" w:lineRule="auto"/>
        <w:ind w:left="-15" w:right="8" w:firstLine="480"/>
      </w:pPr>
      <w:r>
        <w:t>因证券市场波动、上市公司合并、基金规模变动等基金管理人之外的因素致使基金投资不符合第（</w:t>
      </w:r>
      <w:r>
        <w:t>4</w:t>
      </w:r>
      <w:r>
        <w:t>）项规定的，基金管理人不得新增出借业务。基金参与出借业务不终止确认出借证券。基金持有证券的持有期计算不因出借而受影响，出借证券应纳入基金投资运作指标计算范围。</w:t>
      </w:r>
      <w:r>
        <w:rPr>
          <w:rFonts w:ascii="Times New Roman" w:eastAsia="Times New Roman" w:hAnsi="Times New Roman" w:cs="Times New Roman"/>
          <w:sz w:val="21"/>
        </w:rPr>
        <w:t xml:space="preserve"> </w:t>
      </w:r>
    </w:p>
    <w:p w14:paraId="2707EB61" w14:textId="77777777" w:rsidR="00591C44" w:rsidRDefault="00095C8D">
      <w:pPr>
        <w:spacing w:after="5" w:line="371"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75DDB496" w14:textId="77777777" w:rsidR="00591C44" w:rsidRDefault="00095C8D">
      <w:pPr>
        <w:ind w:right="8"/>
      </w:pPr>
      <w:r>
        <w:rPr>
          <w:rFonts w:ascii="Times New Roman" w:eastAsia="Times New Roman" w:hAnsi="Times New Roman" w:cs="Times New Roman"/>
        </w:rPr>
        <w:t>2</w:t>
      </w:r>
      <w:r>
        <w:t>、禁止行为为维护基金份额持有人的合法权益</w:t>
      </w:r>
      <w:r>
        <w:t>，基金财产不得用于下列投资或者活动：</w:t>
      </w:r>
      <w:r>
        <w:rPr>
          <w:rFonts w:ascii="Times New Roman" w:eastAsia="Times New Roman" w:hAnsi="Times New Roman" w:cs="Times New Roman"/>
        </w:rPr>
        <w:t xml:space="preserve"> </w:t>
      </w:r>
    </w:p>
    <w:p w14:paraId="5565E237" w14:textId="77777777" w:rsidR="00591C44" w:rsidRDefault="00095C8D">
      <w:pPr>
        <w:numPr>
          <w:ilvl w:val="0"/>
          <w:numId w:val="72"/>
        </w:numPr>
        <w:ind w:right="8" w:hanging="600"/>
      </w:pPr>
      <w:r>
        <w:t>承销证券；</w:t>
      </w:r>
      <w:r>
        <w:rPr>
          <w:rFonts w:ascii="Times New Roman" w:eastAsia="Times New Roman" w:hAnsi="Times New Roman" w:cs="Times New Roman"/>
        </w:rPr>
        <w:t xml:space="preserve"> </w:t>
      </w:r>
    </w:p>
    <w:p w14:paraId="40A43E68" w14:textId="77777777" w:rsidR="00591C44" w:rsidRDefault="00095C8D">
      <w:pPr>
        <w:numPr>
          <w:ilvl w:val="0"/>
          <w:numId w:val="72"/>
        </w:numPr>
        <w:ind w:right="8" w:hanging="600"/>
      </w:pPr>
      <w:r>
        <w:t>违反规定向他人贷款或者提供担保；</w:t>
      </w:r>
      <w:r>
        <w:rPr>
          <w:rFonts w:ascii="Times New Roman" w:eastAsia="Times New Roman" w:hAnsi="Times New Roman" w:cs="Times New Roman"/>
        </w:rPr>
        <w:t xml:space="preserve"> </w:t>
      </w:r>
    </w:p>
    <w:p w14:paraId="77FB013B" w14:textId="77777777" w:rsidR="00591C44" w:rsidRDefault="00095C8D">
      <w:pPr>
        <w:numPr>
          <w:ilvl w:val="0"/>
          <w:numId w:val="72"/>
        </w:numPr>
        <w:ind w:right="8" w:hanging="600"/>
      </w:pPr>
      <w:r>
        <w:t>从事承担无限责任的投资；</w:t>
      </w:r>
      <w:r>
        <w:rPr>
          <w:rFonts w:ascii="Times New Roman" w:eastAsia="Times New Roman" w:hAnsi="Times New Roman" w:cs="Times New Roman"/>
        </w:rPr>
        <w:t xml:space="preserve"> </w:t>
      </w:r>
    </w:p>
    <w:p w14:paraId="736B3263" w14:textId="77777777" w:rsidR="00591C44" w:rsidRDefault="00095C8D">
      <w:pPr>
        <w:numPr>
          <w:ilvl w:val="0"/>
          <w:numId w:val="72"/>
        </w:numPr>
        <w:ind w:right="8" w:hanging="600"/>
      </w:pPr>
      <w:r>
        <w:t>向其基金管理人、基金托管人出资；</w:t>
      </w:r>
      <w:r>
        <w:rPr>
          <w:rFonts w:ascii="Times New Roman" w:eastAsia="Times New Roman" w:hAnsi="Times New Roman" w:cs="Times New Roman"/>
        </w:rPr>
        <w:t xml:space="preserve"> </w:t>
      </w:r>
    </w:p>
    <w:p w14:paraId="7278E6D7" w14:textId="77777777" w:rsidR="00591C44" w:rsidRDefault="00095C8D">
      <w:pPr>
        <w:numPr>
          <w:ilvl w:val="0"/>
          <w:numId w:val="72"/>
        </w:numPr>
        <w:ind w:right="8" w:hanging="600"/>
      </w:pPr>
      <w:r>
        <w:t>从事内幕交易、操纵证券交易价格及其他不正当的证券交易活动；</w:t>
      </w:r>
      <w:r>
        <w:rPr>
          <w:rFonts w:ascii="Times New Roman" w:eastAsia="Times New Roman" w:hAnsi="Times New Roman" w:cs="Times New Roman"/>
        </w:rPr>
        <w:t xml:space="preserve"> </w:t>
      </w:r>
    </w:p>
    <w:p w14:paraId="233CAF15" w14:textId="77777777" w:rsidR="00591C44" w:rsidRDefault="00095C8D">
      <w:pPr>
        <w:numPr>
          <w:ilvl w:val="0"/>
          <w:numId w:val="72"/>
        </w:numPr>
        <w:ind w:right="8" w:hanging="600"/>
      </w:pPr>
      <w:r>
        <w:t>法律、行政法规和中国证监会规定禁止的其他活动。</w:t>
      </w:r>
      <w:r>
        <w:rPr>
          <w:rFonts w:ascii="Times New Roman" w:eastAsia="Times New Roman" w:hAnsi="Times New Roman" w:cs="Times New Roman"/>
        </w:rPr>
        <w:t xml:space="preserve"> </w:t>
      </w:r>
    </w:p>
    <w:p w14:paraId="6A157E89" w14:textId="77777777" w:rsidR="00591C44" w:rsidRDefault="00095C8D">
      <w:pPr>
        <w:spacing w:after="17" w:line="361" w:lineRule="auto"/>
        <w:ind w:left="-15" w:right="8" w:firstLine="480"/>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w:t>
      </w:r>
      <w:r>
        <w:t>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55A439AA" w14:textId="77777777" w:rsidR="00591C44" w:rsidRDefault="00095C8D">
      <w:pPr>
        <w:ind w:right="8"/>
      </w:pPr>
      <w:r>
        <w:rPr>
          <w:rFonts w:ascii="Times New Roman" w:eastAsia="Times New Roman" w:hAnsi="Times New Roman" w:cs="Times New Roman"/>
        </w:rPr>
        <w:t>3</w:t>
      </w:r>
      <w:r>
        <w:t>、法律法规或监管部门取消上述组合限制、禁止行为规定或从事关联交易</w:t>
      </w:r>
    </w:p>
    <w:p w14:paraId="18451E2E" w14:textId="77777777" w:rsidR="00591C44" w:rsidRDefault="00095C8D">
      <w:pPr>
        <w:spacing w:after="22" w:line="361" w:lineRule="auto"/>
        <w:ind w:left="-5" w:right="8"/>
      </w:pPr>
      <w:r>
        <w:t>的条件和要求，本基金可不受相关限制。法律法规或监管部门对上述组合限制、禁止行为规定或从事关联交易的条件和要求进行变更的，本基金可以变更后的规定为准。经与基金托管人协商一致，基金管理人履行适当程序后可依</w:t>
      </w:r>
      <w:r>
        <w:t>据法律法规或监管部门规定直接对基金合同进行变更，该变更无须召开基金份额持有人大会审议。</w:t>
      </w:r>
      <w:r>
        <w:rPr>
          <w:rFonts w:ascii="Times New Roman" w:eastAsia="Times New Roman" w:hAnsi="Times New Roman" w:cs="Times New Roman"/>
        </w:rPr>
        <w:t xml:space="preserve"> </w:t>
      </w:r>
    </w:p>
    <w:p w14:paraId="2EA38202" w14:textId="77777777" w:rsidR="00591C44" w:rsidRDefault="00095C8D">
      <w:pPr>
        <w:numPr>
          <w:ilvl w:val="0"/>
          <w:numId w:val="73"/>
        </w:numPr>
        <w:ind w:right="8" w:hanging="480"/>
      </w:pPr>
      <w:r>
        <w:t>业绩比较基准</w:t>
      </w:r>
      <w:r>
        <w:rPr>
          <w:rFonts w:ascii="Times New Roman" w:eastAsia="Times New Roman" w:hAnsi="Times New Roman" w:cs="Times New Roman"/>
        </w:rPr>
        <w:t xml:space="preserve"> </w:t>
      </w:r>
    </w:p>
    <w:p w14:paraId="51BF6283" w14:textId="77777777" w:rsidR="00591C44" w:rsidRDefault="00095C8D">
      <w:pPr>
        <w:spacing w:after="0" w:line="391" w:lineRule="auto"/>
        <w:ind w:left="-15" w:right="8" w:firstLine="480"/>
      </w:pPr>
      <w:r>
        <w:t>本基金业绩比较基准为：上证</w:t>
      </w:r>
      <w:r>
        <w:t xml:space="preserve"> </w:t>
      </w:r>
      <w:r>
        <w:rPr>
          <w:rFonts w:ascii="Times New Roman" w:eastAsia="Times New Roman" w:hAnsi="Times New Roman" w:cs="Times New Roman"/>
        </w:rPr>
        <w:t xml:space="preserve">50 </w:t>
      </w:r>
      <w:r>
        <w:t>指数收益率</w:t>
      </w:r>
      <w:r>
        <w:t>×</w:t>
      </w:r>
      <w:r>
        <w:rPr>
          <w:rFonts w:ascii="Times New Roman" w:eastAsia="Times New Roman" w:hAnsi="Times New Roman" w:cs="Times New Roman"/>
        </w:rPr>
        <w:t>95%+</w:t>
      </w:r>
      <w:r>
        <w:t>银行活期存款利率（税后）</w:t>
      </w:r>
      <w:r>
        <w:t>×</w:t>
      </w:r>
      <w:r>
        <w:rPr>
          <w:rFonts w:ascii="Times New Roman" w:eastAsia="Times New Roman" w:hAnsi="Times New Roman" w:cs="Times New Roman"/>
        </w:rPr>
        <w:t xml:space="preserve">5% </w:t>
      </w:r>
    </w:p>
    <w:p w14:paraId="363328FC" w14:textId="77777777" w:rsidR="00591C44" w:rsidRDefault="00095C8D">
      <w:pPr>
        <w:spacing w:after="21" w:line="365" w:lineRule="auto"/>
        <w:ind w:left="-15" w:right="8" w:firstLine="480"/>
      </w:pPr>
      <w:r>
        <w:t>未来若出现标的指数不符合要求（因成份股价格波动等指数编制方法变动之外的因素致使标的指数不符合要求的情形除外）、指数编制机构退出等情形，基金管理人应当自该情形发生之日起十个工作日内向中国证监会报告并提出解决方案，如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t>自指数编制机构停止标的指数的编制及发布至解决方案确定期间，基金管理人应按照指数编制机构提供的最近一个交易日的指数信息遵循基金份额持有人利益优先原则维持基金投资运作。</w:t>
      </w:r>
      <w:r>
        <w:rPr>
          <w:rFonts w:ascii="Times New Roman" w:eastAsia="Times New Roman" w:hAnsi="Times New Roman" w:cs="Times New Roman"/>
        </w:rPr>
        <w:t xml:space="preserve"> </w:t>
      </w:r>
    </w:p>
    <w:p w14:paraId="63B82CE0" w14:textId="77777777" w:rsidR="00591C44" w:rsidRDefault="00095C8D">
      <w:pPr>
        <w:numPr>
          <w:ilvl w:val="0"/>
          <w:numId w:val="73"/>
        </w:numPr>
        <w:ind w:right="8" w:hanging="480"/>
      </w:pPr>
      <w:r>
        <w:t>风险收益特征</w:t>
      </w:r>
      <w:r>
        <w:rPr>
          <w:rFonts w:ascii="Times New Roman" w:eastAsia="Times New Roman" w:hAnsi="Times New Roman" w:cs="Times New Roman"/>
        </w:rPr>
        <w:t xml:space="preserve"> </w:t>
      </w:r>
    </w:p>
    <w:p w14:paraId="2B9E8BB5" w14:textId="77777777" w:rsidR="00591C44" w:rsidRDefault="00095C8D">
      <w:pPr>
        <w:spacing w:after="14" w:line="372" w:lineRule="auto"/>
        <w:ind w:left="-15" w:right="8" w:firstLine="480"/>
      </w:pPr>
      <w:r>
        <w:t>本基金为</w:t>
      </w:r>
      <w:r>
        <w:t xml:space="preserve"> </w:t>
      </w:r>
      <w:r>
        <w:rPr>
          <w:rFonts w:ascii="Times New Roman" w:eastAsia="Times New Roman" w:hAnsi="Times New Roman" w:cs="Times New Roman"/>
        </w:rPr>
        <w:t xml:space="preserve">ETF </w:t>
      </w:r>
      <w:r>
        <w:t>联接基金，风险与收益高于混合型基金、债券型基金与货币市场基金。本基金为指数型基金，具有与标的指数、以及标的指数所代表的股票市场相似的风险收益特征。</w:t>
      </w:r>
      <w:r>
        <w:rPr>
          <w:rFonts w:ascii="Times New Roman" w:eastAsia="Times New Roman" w:hAnsi="Times New Roman" w:cs="Times New Roman"/>
        </w:rPr>
        <w:t xml:space="preserve"> </w:t>
      </w:r>
    </w:p>
    <w:p w14:paraId="7C625BAB" w14:textId="77777777" w:rsidR="00591C44" w:rsidRDefault="00095C8D">
      <w:pPr>
        <w:numPr>
          <w:ilvl w:val="0"/>
          <w:numId w:val="73"/>
        </w:numPr>
        <w:ind w:right="8" w:hanging="480"/>
      </w:pPr>
      <w:r>
        <w:t>目标</w:t>
      </w:r>
      <w:r>
        <w:t xml:space="preserve"> </w:t>
      </w:r>
      <w:r>
        <w:rPr>
          <w:rFonts w:ascii="Times New Roman" w:eastAsia="Times New Roman" w:hAnsi="Times New Roman" w:cs="Times New Roman"/>
        </w:rPr>
        <w:t xml:space="preserve">ETF </w:t>
      </w:r>
      <w:r>
        <w:t>发生相关变更情形时的处理</w:t>
      </w:r>
      <w:r>
        <w:rPr>
          <w:rFonts w:ascii="Times New Roman" w:eastAsia="Times New Roman" w:hAnsi="Times New Roman" w:cs="Times New Roman"/>
        </w:rPr>
        <w:t xml:space="preserve"> </w:t>
      </w:r>
    </w:p>
    <w:p w14:paraId="6463A2CF" w14:textId="77777777" w:rsidR="00591C44" w:rsidRDefault="00095C8D">
      <w:pPr>
        <w:spacing w:after="5" w:line="371" w:lineRule="auto"/>
        <w:ind w:left="-15" w:right="229" w:firstLine="470"/>
        <w:jc w:val="both"/>
      </w:pPr>
      <w:r>
        <w:t>目标</w:t>
      </w:r>
      <w:r>
        <w:t xml:space="preserve"> </w:t>
      </w:r>
      <w:r>
        <w:rPr>
          <w:rFonts w:ascii="Times New Roman" w:eastAsia="Times New Roman" w:hAnsi="Times New Roman" w:cs="Times New Roman"/>
        </w:rPr>
        <w:t xml:space="preserve">ETF </w:t>
      </w:r>
      <w:r>
        <w:t>出现下述情形之一的，本基金将在履行适当程序后由投资于目标</w:t>
      </w:r>
      <w:r>
        <w:t xml:space="preserve"> </w:t>
      </w:r>
      <w:r>
        <w:rPr>
          <w:rFonts w:ascii="Times New Roman" w:eastAsia="Times New Roman" w:hAnsi="Times New Roman" w:cs="Times New Roman"/>
        </w:rPr>
        <w:t xml:space="preserve">ETF </w:t>
      </w:r>
      <w:r>
        <w:t>的联接基金变更为直接投资该标的指数的指</w:t>
      </w:r>
      <w:r>
        <w:t>数基金。相应地，基金合同中将删除关于目标</w:t>
      </w:r>
      <w:r>
        <w:t xml:space="preserve"> </w:t>
      </w:r>
      <w:r>
        <w:rPr>
          <w:rFonts w:ascii="Times New Roman" w:eastAsia="Times New Roman" w:hAnsi="Times New Roman" w:cs="Times New Roman"/>
        </w:rPr>
        <w:t xml:space="preserve">ETF </w:t>
      </w:r>
      <w:r>
        <w:t>的表述部分，届时将由基金管理人另行公告。</w:t>
      </w:r>
      <w:r>
        <w:rPr>
          <w:rFonts w:ascii="Times New Roman" w:eastAsia="Times New Roman" w:hAnsi="Times New Roman" w:cs="Times New Roman"/>
        </w:rPr>
        <w:t xml:space="preserve"> </w:t>
      </w:r>
    </w:p>
    <w:p w14:paraId="5D69CA6C" w14:textId="77777777" w:rsidR="00591C44" w:rsidRDefault="00095C8D">
      <w:pPr>
        <w:numPr>
          <w:ilvl w:val="0"/>
          <w:numId w:val="74"/>
        </w:numPr>
        <w:ind w:right="8" w:firstLine="480"/>
      </w:pPr>
      <w:r>
        <w:t>目标</w:t>
      </w:r>
      <w:r>
        <w:t xml:space="preserve"> </w:t>
      </w:r>
      <w:r>
        <w:rPr>
          <w:rFonts w:ascii="Times New Roman" w:eastAsia="Times New Roman" w:hAnsi="Times New Roman" w:cs="Times New Roman"/>
        </w:rPr>
        <w:t xml:space="preserve">ETF </w:t>
      </w:r>
      <w:r>
        <w:t>交易方式发生重大变更致使本基金的投资策略难以实现；</w:t>
      </w:r>
      <w:r>
        <w:rPr>
          <w:rFonts w:ascii="Times New Roman" w:eastAsia="Times New Roman" w:hAnsi="Times New Roman" w:cs="Times New Roman"/>
        </w:rPr>
        <w:t xml:space="preserve"> </w:t>
      </w:r>
    </w:p>
    <w:p w14:paraId="3E87684D" w14:textId="77777777" w:rsidR="00591C44" w:rsidRDefault="00095C8D">
      <w:pPr>
        <w:numPr>
          <w:ilvl w:val="0"/>
          <w:numId w:val="74"/>
        </w:numPr>
        <w:ind w:right="8" w:firstLine="480"/>
      </w:pPr>
      <w:r>
        <w:t>目标</w:t>
      </w:r>
      <w:r>
        <w:t xml:space="preserve"> </w:t>
      </w:r>
      <w:r>
        <w:rPr>
          <w:rFonts w:ascii="Times New Roman" w:eastAsia="Times New Roman" w:hAnsi="Times New Roman" w:cs="Times New Roman"/>
        </w:rPr>
        <w:t xml:space="preserve">ETF </w:t>
      </w:r>
      <w:r>
        <w:t>终止上市；</w:t>
      </w:r>
      <w:r>
        <w:rPr>
          <w:rFonts w:ascii="Times New Roman" w:eastAsia="Times New Roman" w:hAnsi="Times New Roman" w:cs="Times New Roman"/>
        </w:rPr>
        <w:t xml:space="preserve"> </w:t>
      </w:r>
    </w:p>
    <w:p w14:paraId="6BB92E5B" w14:textId="77777777" w:rsidR="00591C44" w:rsidRDefault="00095C8D">
      <w:pPr>
        <w:numPr>
          <w:ilvl w:val="0"/>
          <w:numId w:val="74"/>
        </w:numPr>
        <w:ind w:right="8" w:firstLine="480"/>
      </w:pPr>
      <w:r>
        <w:t>目标</w:t>
      </w:r>
      <w:r>
        <w:t xml:space="preserve"> </w:t>
      </w:r>
      <w:r>
        <w:rPr>
          <w:rFonts w:ascii="Times New Roman" w:eastAsia="Times New Roman" w:hAnsi="Times New Roman" w:cs="Times New Roman"/>
        </w:rPr>
        <w:t xml:space="preserve">ETF </w:t>
      </w:r>
      <w:r>
        <w:t>基金合同终止；</w:t>
      </w:r>
      <w:r>
        <w:rPr>
          <w:rFonts w:ascii="Times New Roman" w:eastAsia="Times New Roman" w:hAnsi="Times New Roman" w:cs="Times New Roman"/>
        </w:rPr>
        <w:t xml:space="preserve"> </w:t>
      </w:r>
    </w:p>
    <w:p w14:paraId="3A3457D7" w14:textId="77777777" w:rsidR="00591C44" w:rsidRDefault="00095C8D">
      <w:pPr>
        <w:numPr>
          <w:ilvl w:val="0"/>
          <w:numId w:val="74"/>
        </w:numPr>
        <w:spacing w:after="0" w:line="382" w:lineRule="auto"/>
        <w:ind w:right="8" w:firstLine="480"/>
      </w:pPr>
      <w:r>
        <w:t>目标</w:t>
      </w:r>
      <w:r>
        <w:t xml:space="preserve"> </w:t>
      </w:r>
      <w:r>
        <w:rPr>
          <w:rFonts w:ascii="Times New Roman" w:eastAsia="Times New Roman" w:hAnsi="Times New Roman" w:cs="Times New Roman"/>
        </w:rPr>
        <w:t xml:space="preserve">ETF </w:t>
      </w:r>
      <w:r>
        <w:t>的基金管理人发生变更（但变更后本基金与目标</w:t>
      </w:r>
      <w:r>
        <w:t xml:space="preserve"> </w:t>
      </w:r>
      <w:r>
        <w:rPr>
          <w:rFonts w:ascii="Times New Roman" w:eastAsia="Times New Roman" w:hAnsi="Times New Roman" w:cs="Times New Roman"/>
        </w:rPr>
        <w:t xml:space="preserve">ETF </w:t>
      </w:r>
      <w:r>
        <w:t>的基金管理人相同的除外）。</w:t>
      </w:r>
      <w:r>
        <w:rPr>
          <w:rFonts w:ascii="Times New Roman" w:eastAsia="Times New Roman" w:hAnsi="Times New Roman" w:cs="Times New Roman"/>
        </w:rPr>
        <w:t xml:space="preserve"> </w:t>
      </w:r>
    </w:p>
    <w:p w14:paraId="051A9379" w14:textId="77777777" w:rsidR="00591C44" w:rsidRDefault="00095C8D">
      <w:pPr>
        <w:ind w:right="8"/>
      </w:pPr>
      <w:r>
        <w:t>八、基金管理人代表基金行使股东或债权人权利的处理原则及方法</w:t>
      </w:r>
      <w:r>
        <w:rPr>
          <w:rFonts w:ascii="Times New Roman" w:eastAsia="Times New Roman" w:hAnsi="Times New Roman" w:cs="Times New Roman"/>
        </w:rPr>
        <w:t xml:space="preserve"> </w:t>
      </w:r>
    </w:p>
    <w:p w14:paraId="67983D8E" w14:textId="77777777" w:rsidR="00591C44" w:rsidRDefault="00095C8D">
      <w:pPr>
        <w:numPr>
          <w:ilvl w:val="0"/>
          <w:numId w:val="75"/>
        </w:numPr>
        <w:spacing w:after="1" w:line="380" w:lineRule="auto"/>
        <w:ind w:right="8"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567E5E0E" w14:textId="77777777" w:rsidR="00591C44" w:rsidRDefault="00095C8D">
      <w:pPr>
        <w:numPr>
          <w:ilvl w:val="0"/>
          <w:numId w:val="75"/>
        </w:numPr>
        <w:ind w:right="8" w:firstLine="480"/>
      </w:pPr>
      <w:r>
        <w:t>不谋求对上市公司的控股；</w:t>
      </w:r>
      <w:r>
        <w:rPr>
          <w:rFonts w:ascii="Times New Roman" w:eastAsia="Times New Roman" w:hAnsi="Times New Roman" w:cs="Times New Roman"/>
        </w:rPr>
        <w:t xml:space="preserve">  </w:t>
      </w:r>
    </w:p>
    <w:p w14:paraId="48EB2763" w14:textId="77777777" w:rsidR="00591C44" w:rsidRDefault="00095C8D">
      <w:pPr>
        <w:numPr>
          <w:ilvl w:val="0"/>
          <w:numId w:val="75"/>
        </w:numPr>
        <w:ind w:right="8" w:firstLine="480"/>
      </w:pPr>
      <w:r>
        <w:t>有利于基金财产的安全与增值；</w:t>
      </w:r>
      <w:r>
        <w:rPr>
          <w:rFonts w:ascii="Times New Roman" w:eastAsia="Times New Roman" w:hAnsi="Times New Roman" w:cs="Times New Roman"/>
        </w:rPr>
        <w:t xml:space="preserve">  </w:t>
      </w:r>
    </w:p>
    <w:p w14:paraId="0052D4D0" w14:textId="77777777" w:rsidR="00591C44" w:rsidRDefault="00095C8D">
      <w:pPr>
        <w:numPr>
          <w:ilvl w:val="0"/>
          <w:numId w:val="75"/>
        </w:numPr>
        <w:spacing w:after="0" w:line="379" w:lineRule="auto"/>
        <w:ind w:right="8"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04BAECDC" w14:textId="77777777" w:rsidR="00591C44" w:rsidRDefault="00095C8D">
      <w:pPr>
        <w:numPr>
          <w:ilvl w:val="0"/>
          <w:numId w:val="76"/>
        </w:numPr>
        <w:ind w:right="8" w:hanging="480"/>
      </w:pPr>
      <w:r>
        <w:t>基金的融资业务</w:t>
      </w:r>
      <w:r>
        <w:rPr>
          <w:rFonts w:ascii="Times New Roman" w:eastAsia="Times New Roman" w:hAnsi="Times New Roman" w:cs="Times New Roman"/>
        </w:rPr>
        <w:t xml:space="preserve"> </w:t>
      </w:r>
    </w:p>
    <w:p w14:paraId="121D575E" w14:textId="77777777" w:rsidR="00591C44" w:rsidRDefault="00095C8D">
      <w:pPr>
        <w:spacing w:after="17" w:line="366" w:lineRule="auto"/>
        <w:ind w:left="-15" w:right="8" w:firstLine="480"/>
      </w:pPr>
      <w:r>
        <w:t>本基金可以按照监管机构的有关规定参与融资等相关业务，参与范围和比例、信息披露、风险控制及估值核算等应符合监管机构的有关规定。</w:t>
      </w:r>
      <w:r>
        <w:rPr>
          <w:rFonts w:ascii="Times New Roman" w:eastAsia="Times New Roman" w:hAnsi="Times New Roman" w:cs="Times New Roman"/>
        </w:rPr>
        <w:t xml:space="preserve"> </w:t>
      </w:r>
    </w:p>
    <w:p w14:paraId="0AAD6FC7" w14:textId="77777777" w:rsidR="00591C44" w:rsidRDefault="00095C8D">
      <w:pPr>
        <w:numPr>
          <w:ilvl w:val="0"/>
          <w:numId w:val="76"/>
        </w:numPr>
        <w:ind w:right="8" w:hanging="480"/>
      </w:pPr>
      <w:r>
        <w:t>侧袋机制的实施和投资运作安排</w:t>
      </w:r>
      <w:r>
        <w:rPr>
          <w:rFonts w:ascii="Times New Roman" w:eastAsia="Times New Roman" w:hAnsi="Times New Roman" w:cs="Times New Roman"/>
        </w:rPr>
        <w:t xml:space="preserve"> </w:t>
      </w:r>
    </w:p>
    <w:p w14:paraId="3AA5E28C" w14:textId="77777777" w:rsidR="00591C44" w:rsidRDefault="00095C8D">
      <w:pPr>
        <w:spacing w:line="360" w:lineRule="auto"/>
        <w:ind w:left="-15" w:right="8"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w:t>
      </w:r>
      <w:r>
        <w:t>侧袋机制。</w:t>
      </w:r>
      <w:r>
        <w:rPr>
          <w:rFonts w:ascii="Times New Roman" w:eastAsia="Times New Roman" w:hAnsi="Times New Roman" w:cs="Times New Roman"/>
        </w:rPr>
        <w:t xml:space="preserve"> </w:t>
      </w:r>
    </w:p>
    <w:p w14:paraId="08F0EE5D" w14:textId="77777777" w:rsidR="00591C44" w:rsidRDefault="00095C8D">
      <w:pPr>
        <w:spacing w:after="10" w:line="365" w:lineRule="auto"/>
        <w:ind w:left="-15" w:right="8"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1DF52B52" w14:textId="77777777" w:rsidR="00591C44" w:rsidRDefault="00095C8D">
      <w:pPr>
        <w:spacing w:after="55" w:line="365" w:lineRule="auto"/>
        <w:ind w:left="-15" w:right="8"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p>
    <w:p w14:paraId="618BB1D8" w14:textId="77777777" w:rsidR="00591C44" w:rsidRDefault="00095C8D">
      <w:pPr>
        <w:spacing w:after="0" w:line="259" w:lineRule="auto"/>
        <w:ind w:left="480" w:firstLine="0"/>
      </w:pPr>
      <w:r>
        <w:rPr>
          <w:rFonts w:ascii="Times New Roman" w:eastAsia="Times New Roman" w:hAnsi="Times New Roman" w:cs="Times New Roman"/>
        </w:rPr>
        <w:t xml:space="preserve">                                                        </w:t>
      </w:r>
      <w:r>
        <w:br w:type="page"/>
      </w:r>
    </w:p>
    <w:p w14:paraId="47328921" w14:textId="77777777" w:rsidR="00591C44" w:rsidRDefault="00095C8D">
      <w:pPr>
        <w:pStyle w:val="1"/>
        <w:ind w:right="244"/>
      </w:pPr>
      <w:bookmarkStart w:id="12" w:name="_Toc68879"/>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78C392C6" w14:textId="77777777" w:rsidR="00591C44" w:rsidRDefault="00095C8D">
      <w:pPr>
        <w:spacing w:after="177" w:line="259" w:lineRule="auto"/>
        <w:ind w:left="480" w:firstLine="0"/>
      </w:pPr>
      <w:r>
        <w:rPr>
          <w:rFonts w:ascii="Times New Roman" w:eastAsia="Times New Roman" w:hAnsi="Times New Roman" w:cs="Times New Roman"/>
        </w:rPr>
        <w:t xml:space="preserve"> </w:t>
      </w:r>
    </w:p>
    <w:p w14:paraId="01E2A354" w14:textId="77777777" w:rsidR="00591C44" w:rsidRDefault="00095C8D">
      <w:pPr>
        <w:numPr>
          <w:ilvl w:val="0"/>
          <w:numId w:val="77"/>
        </w:numPr>
        <w:ind w:right="8" w:hanging="480"/>
      </w:pPr>
      <w:r>
        <w:t>基金资产总值</w:t>
      </w:r>
      <w:r>
        <w:rPr>
          <w:rFonts w:ascii="Times New Roman" w:eastAsia="Times New Roman" w:hAnsi="Times New Roman" w:cs="Times New Roman"/>
        </w:rPr>
        <w:t xml:space="preserve"> </w:t>
      </w:r>
    </w:p>
    <w:p w14:paraId="6EA0887B" w14:textId="77777777" w:rsidR="00591C44" w:rsidRDefault="00095C8D">
      <w:pPr>
        <w:spacing w:after="0" w:line="384" w:lineRule="auto"/>
        <w:ind w:left="-15" w:right="8" w:firstLine="480"/>
      </w:pPr>
      <w:r>
        <w:t>基金资产总值是指购买的目标</w:t>
      </w:r>
      <w:r>
        <w:t xml:space="preserve"> </w:t>
      </w:r>
      <w:r>
        <w:rPr>
          <w:rFonts w:ascii="Times New Roman" w:eastAsia="Times New Roman" w:hAnsi="Times New Roman" w:cs="Times New Roman"/>
        </w:rPr>
        <w:t xml:space="preserve">ETF </w:t>
      </w:r>
      <w:r>
        <w:t>基金份额、各类证券及票据价值、银行存款本息和基金应收的申购基金款以及其他投资所形成的价值总和。</w:t>
      </w:r>
      <w:r>
        <w:rPr>
          <w:rFonts w:ascii="Times New Roman" w:eastAsia="Times New Roman" w:hAnsi="Times New Roman" w:cs="Times New Roman"/>
        </w:rPr>
        <w:t xml:space="preserve"> </w:t>
      </w:r>
    </w:p>
    <w:p w14:paraId="1FA0D504" w14:textId="77777777" w:rsidR="00591C44" w:rsidRDefault="00095C8D">
      <w:pPr>
        <w:numPr>
          <w:ilvl w:val="0"/>
          <w:numId w:val="77"/>
        </w:numPr>
        <w:ind w:right="8" w:hanging="480"/>
      </w:pPr>
      <w:r>
        <w:t>基金资产净值</w:t>
      </w:r>
      <w:r>
        <w:rPr>
          <w:rFonts w:ascii="Times New Roman" w:eastAsia="Times New Roman" w:hAnsi="Times New Roman" w:cs="Times New Roman"/>
        </w:rPr>
        <w:t xml:space="preserve"> </w:t>
      </w:r>
    </w:p>
    <w:p w14:paraId="7818CE72" w14:textId="77777777" w:rsidR="00591C44" w:rsidRDefault="00095C8D">
      <w:pPr>
        <w:ind w:right="8"/>
      </w:pPr>
      <w:r>
        <w:t>基金资产净值是指基金资产总值减去基金负债后的价值。</w:t>
      </w:r>
      <w:r>
        <w:rPr>
          <w:rFonts w:ascii="Times New Roman" w:eastAsia="Times New Roman" w:hAnsi="Times New Roman" w:cs="Times New Roman"/>
        </w:rPr>
        <w:t xml:space="preserve"> </w:t>
      </w:r>
    </w:p>
    <w:p w14:paraId="6AB4DD01" w14:textId="77777777" w:rsidR="00591C44" w:rsidRDefault="00095C8D">
      <w:pPr>
        <w:numPr>
          <w:ilvl w:val="0"/>
          <w:numId w:val="77"/>
        </w:numPr>
        <w:ind w:right="8" w:hanging="480"/>
      </w:pPr>
      <w:r>
        <w:t>基金财产的账户</w:t>
      </w:r>
      <w:r>
        <w:rPr>
          <w:rFonts w:ascii="Times New Roman" w:eastAsia="Times New Roman" w:hAnsi="Times New Roman" w:cs="Times New Roman"/>
        </w:rPr>
        <w:t xml:space="preserve"> </w:t>
      </w:r>
    </w:p>
    <w:p w14:paraId="378F574A" w14:textId="77777777" w:rsidR="00591C44" w:rsidRDefault="00095C8D">
      <w:pPr>
        <w:spacing w:after="0" w:line="360" w:lineRule="auto"/>
        <w:ind w:left="-15" w:right="8" w:firstLine="480"/>
      </w:pPr>
      <w:r>
        <w:t>基金托管人根据相关法律法规、规范性文件为本基金开立资金账户、证券账户以及投资所需的其他专用账户。开立的基金专用账户与基金管理人、基金托管</w:t>
      </w:r>
    </w:p>
    <w:p w14:paraId="11148941" w14:textId="77777777" w:rsidR="00591C44" w:rsidRDefault="00095C8D">
      <w:pPr>
        <w:ind w:left="-5" w:right="8"/>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5BE22E25" w14:textId="77777777" w:rsidR="00591C44" w:rsidRDefault="00095C8D">
      <w:pPr>
        <w:numPr>
          <w:ilvl w:val="0"/>
          <w:numId w:val="77"/>
        </w:numPr>
        <w:ind w:right="8" w:hanging="480"/>
      </w:pPr>
      <w:r>
        <w:t>基金财产的保管和处分</w:t>
      </w:r>
      <w:r>
        <w:rPr>
          <w:rFonts w:ascii="Times New Roman" w:eastAsia="Times New Roman" w:hAnsi="Times New Roman" w:cs="Times New Roman"/>
        </w:rPr>
        <w:t xml:space="preserve"> </w:t>
      </w:r>
    </w:p>
    <w:p w14:paraId="0F112FBD" w14:textId="77777777" w:rsidR="00591C44" w:rsidRDefault="00095C8D">
      <w:pPr>
        <w:spacing w:after="15" w:line="361" w:lineRule="auto"/>
        <w:ind w:left="-15" w:right="8" w:firstLine="480"/>
      </w:pPr>
      <w:r>
        <w:t>本基金财产独立于基金管理人、基金托管人和基金销售机构的财产，并由基金托管人保管。基金管理</w:t>
      </w:r>
      <w:r>
        <w:t>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21612786" w14:textId="77777777" w:rsidR="00591C44" w:rsidRDefault="00095C8D">
      <w:pPr>
        <w:spacing w:after="13" w:line="361" w:lineRule="auto"/>
        <w:ind w:left="-15" w:right="8"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27360C8F" w14:textId="77777777" w:rsidR="00591C44" w:rsidRDefault="00095C8D">
      <w:pPr>
        <w:spacing w:after="0" w:line="259" w:lineRule="auto"/>
        <w:ind w:left="480" w:firstLine="0"/>
      </w:pPr>
      <w:r>
        <w:rPr>
          <w:rFonts w:ascii="Times New Roman" w:eastAsia="Times New Roman" w:hAnsi="Times New Roman" w:cs="Times New Roman"/>
        </w:rPr>
        <w:t xml:space="preserve"> </w:t>
      </w:r>
    </w:p>
    <w:p w14:paraId="5F8C8B5C" w14:textId="77777777" w:rsidR="00591C44" w:rsidRDefault="00095C8D">
      <w:pPr>
        <w:pStyle w:val="1"/>
        <w:ind w:right="244"/>
      </w:pPr>
      <w:bookmarkStart w:id="13" w:name="_Toc68880"/>
      <w:r>
        <w:t>第十四部</w:t>
      </w:r>
      <w:r>
        <w:t>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2DCB3837" w14:textId="77777777" w:rsidR="00591C44" w:rsidRDefault="00095C8D">
      <w:pPr>
        <w:spacing w:after="177" w:line="259" w:lineRule="auto"/>
        <w:ind w:left="480" w:firstLine="0"/>
      </w:pPr>
      <w:r>
        <w:rPr>
          <w:rFonts w:ascii="Times New Roman" w:eastAsia="Times New Roman" w:hAnsi="Times New Roman" w:cs="Times New Roman"/>
        </w:rPr>
        <w:t xml:space="preserve"> </w:t>
      </w:r>
    </w:p>
    <w:p w14:paraId="6838701E" w14:textId="77777777" w:rsidR="00591C44" w:rsidRDefault="00095C8D">
      <w:pPr>
        <w:numPr>
          <w:ilvl w:val="0"/>
          <w:numId w:val="78"/>
        </w:numPr>
        <w:ind w:right="8" w:hanging="480"/>
      </w:pPr>
      <w:r>
        <w:t>估值日</w:t>
      </w:r>
      <w:r>
        <w:rPr>
          <w:rFonts w:ascii="Times New Roman" w:eastAsia="Times New Roman" w:hAnsi="Times New Roman" w:cs="Times New Roman"/>
        </w:rPr>
        <w:t xml:space="preserve"> </w:t>
      </w:r>
    </w:p>
    <w:p w14:paraId="58321C71" w14:textId="77777777" w:rsidR="00591C44" w:rsidRDefault="00095C8D">
      <w:pPr>
        <w:spacing w:after="18" w:line="365" w:lineRule="auto"/>
        <w:ind w:left="-15" w:right="8" w:firstLine="480"/>
      </w:pPr>
      <w:r>
        <w:t>本基金的估值日为本基金相关的交易场所的交易日以及国家法律法规规定需要对外披露基金净值的非交易日。</w:t>
      </w:r>
      <w:r>
        <w:rPr>
          <w:rFonts w:ascii="Times New Roman" w:eastAsia="Times New Roman" w:hAnsi="Times New Roman" w:cs="Times New Roman"/>
        </w:rPr>
        <w:t xml:space="preserve"> </w:t>
      </w:r>
    </w:p>
    <w:p w14:paraId="157A0A52" w14:textId="77777777" w:rsidR="00591C44" w:rsidRDefault="00095C8D">
      <w:pPr>
        <w:numPr>
          <w:ilvl w:val="0"/>
          <w:numId w:val="78"/>
        </w:numPr>
        <w:ind w:right="8" w:hanging="480"/>
      </w:pPr>
      <w:r>
        <w:t>估值对象</w:t>
      </w:r>
      <w:r>
        <w:rPr>
          <w:rFonts w:ascii="Times New Roman" w:eastAsia="Times New Roman" w:hAnsi="Times New Roman" w:cs="Times New Roman"/>
        </w:rPr>
        <w:t xml:space="preserve"> </w:t>
      </w:r>
    </w:p>
    <w:p w14:paraId="05EABB84" w14:textId="77777777" w:rsidR="00591C44" w:rsidRDefault="00095C8D">
      <w:pPr>
        <w:spacing w:after="0" w:line="384" w:lineRule="auto"/>
        <w:ind w:left="-15" w:right="8" w:firstLine="480"/>
      </w:pPr>
      <w:r>
        <w:t>基金所拥有的目标</w:t>
      </w:r>
      <w:r>
        <w:t xml:space="preserve"> </w:t>
      </w:r>
      <w:r>
        <w:rPr>
          <w:rFonts w:ascii="Times New Roman" w:eastAsia="Times New Roman" w:hAnsi="Times New Roman" w:cs="Times New Roman"/>
        </w:rPr>
        <w:t xml:space="preserve">ETF </w:t>
      </w:r>
      <w:r>
        <w:t>份额、股票、股指期货合约、股票期权合约、国债期货合约、债券和银行存款本息、应收款项、其它投资等资产及负债。</w:t>
      </w:r>
      <w:r>
        <w:rPr>
          <w:rFonts w:ascii="Times New Roman" w:eastAsia="Times New Roman" w:hAnsi="Times New Roman" w:cs="Times New Roman"/>
        </w:rPr>
        <w:t xml:space="preserve"> </w:t>
      </w:r>
    </w:p>
    <w:p w14:paraId="1928749F" w14:textId="77777777" w:rsidR="00591C44" w:rsidRDefault="00095C8D">
      <w:pPr>
        <w:numPr>
          <w:ilvl w:val="0"/>
          <w:numId w:val="78"/>
        </w:numPr>
        <w:ind w:right="8" w:hanging="480"/>
      </w:pPr>
      <w:r>
        <w:t>估值原则</w:t>
      </w:r>
      <w:r>
        <w:rPr>
          <w:rFonts w:ascii="Times New Roman" w:eastAsia="Times New Roman" w:hAnsi="Times New Roman" w:cs="Times New Roman"/>
        </w:rPr>
        <w:t xml:space="preserve"> </w:t>
      </w:r>
    </w:p>
    <w:p w14:paraId="400EBE0B" w14:textId="77777777" w:rsidR="00591C44" w:rsidRDefault="00095C8D">
      <w:pPr>
        <w:spacing w:after="10" w:line="365" w:lineRule="auto"/>
        <w:ind w:left="-15" w:right="8"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109D9460" w14:textId="77777777" w:rsidR="00591C44" w:rsidRDefault="00095C8D">
      <w:pPr>
        <w:numPr>
          <w:ilvl w:val="0"/>
          <w:numId w:val="79"/>
        </w:numPr>
        <w:spacing w:after="16" w:line="361" w:lineRule="auto"/>
        <w:ind w:right="8"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0851DB54" w14:textId="77777777" w:rsidR="00591C44" w:rsidRDefault="00095C8D">
      <w:pPr>
        <w:spacing w:after="16" w:line="361" w:lineRule="auto"/>
        <w:ind w:left="-15" w:right="8" w:firstLine="480"/>
      </w:pPr>
      <w:r>
        <w:t>与上述投资品种相同，但具有不同特征的，应以相同资产或负债的公允价值为基础，并在估值技术中考虑不同特征因素的影响。特征是指对资产出售或使用的限制等，如果该限制是针对</w:t>
      </w:r>
      <w:r>
        <w:t>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4757DEB0" w14:textId="77777777" w:rsidR="00591C44" w:rsidRDefault="00095C8D">
      <w:pPr>
        <w:numPr>
          <w:ilvl w:val="0"/>
          <w:numId w:val="79"/>
        </w:numPr>
        <w:spacing w:after="15" w:line="362" w:lineRule="auto"/>
        <w:ind w:right="8"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1106D01F" w14:textId="77777777" w:rsidR="00591C44" w:rsidRDefault="00095C8D">
      <w:pPr>
        <w:numPr>
          <w:ilvl w:val="0"/>
          <w:numId w:val="79"/>
        </w:numPr>
        <w:ind w:right="8" w:firstLine="480"/>
      </w:pPr>
      <w:r>
        <w:t>如经济环境发生重大变化或证券发行人发生影响证券价格的重大事件，</w:t>
      </w:r>
    </w:p>
    <w:p w14:paraId="4D6AE1FE" w14:textId="77777777" w:rsidR="00591C44" w:rsidRDefault="00095C8D">
      <w:pPr>
        <w:spacing w:line="383" w:lineRule="auto"/>
        <w:ind w:left="-5" w:right="8"/>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186CB7F9" w14:textId="77777777" w:rsidR="00591C44" w:rsidRDefault="00095C8D">
      <w:pPr>
        <w:ind w:right="8"/>
      </w:pPr>
      <w:r>
        <w:t>四、估值方法</w:t>
      </w:r>
      <w:r>
        <w:rPr>
          <w:rFonts w:ascii="Times New Roman" w:eastAsia="Times New Roman" w:hAnsi="Times New Roman" w:cs="Times New Roman"/>
        </w:rPr>
        <w:t xml:space="preserve"> </w:t>
      </w:r>
    </w:p>
    <w:p w14:paraId="1DDA981C" w14:textId="77777777" w:rsidR="00591C44" w:rsidRDefault="00095C8D">
      <w:pPr>
        <w:numPr>
          <w:ilvl w:val="0"/>
          <w:numId w:val="80"/>
        </w:numPr>
        <w:ind w:right="8" w:hanging="360"/>
      </w:pPr>
      <w:r>
        <w:t>目标</w:t>
      </w:r>
      <w:r>
        <w:t xml:space="preserve"> </w:t>
      </w:r>
      <w:r>
        <w:rPr>
          <w:rFonts w:ascii="Times New Roman" w:eastAsia="Times New Roman" w:hAnsi="Times New Roman" w:cs="Times New Roman"/>
        </w:rPr>
        <w:t xml:space="preserve">ETF </w:t>
      </w:r>
      <w:r>
        <w:t>份额的估值</w:t>
      </w:r>
      <w:r>
        <w:rPr>
          <w:rFonts w:ascii="Times New Roman" w:eastAsia="Times New Roman" w:hAnsi="Times New Roman" w:cs="Times New Roman"/>
        </w:rPr>
        <w:t xml:space="preserve"> </w:t>
      </w:r>
    </w:p>
    <w:p w14:paraId="660A3D0A" w14:textId="77777777" w:rsidR="00591C44" w:rsidRDefault="00095C8D">
      <w:pPr>
        <w:spacing w:after="1" w:line="383" w:lineRule="auto"/>
        <w:ind w:left="-15" w:right="8" w:firstLine="480"/>
      </w:pPr>
      <w:r>
        <w:t>本基金投资的目标</w:t>
      </w:r>
      <w:r>
        <w:t xml:space="preserve"> </w:t>
      </w:r>
      <w:r>
        <w:rPr>
          <w:rFonts w:ascii="Times New Roman" w:eastAsia="Times New Roman" w:hAnsi="Times New Roman" w:cs="Times New Roman"/>
        </w:rPr>
        <w:t xml:space="preserve">ETF </w:t>
      </w:r>
      <w:r>
        <w:t>份额以目标</w:t>
      </w:r>
      <w:r>
        <w:t xml:space="preserve"> </w:t>
      </w:r>
      <w:r>
        <w:rPr>
          <w:rFonts w:ascii="Times New Roman" w:eastAsia="Times New Roman" w:hAnsi="Times New Roman" w:cs="Times New Roman"/>
        </w:rPr>
        <w:t xml:space="preserve">ETF </w:t>
      </w:r>
      <w:r>
        <w:t>估值日基金份额净值估值，若估值日为非交易所营业日，以该基金最近估值日的基金份额净值估值。</w:t>
      </w:r>
      <w:r>
        <w:rPr>
          <w:rFonts w:ascii="Times New Roman" w:eastAsia="Times New Roman" w:hAnsi="Times New Roman" w:cs="Times New Roman"/>
        </w:rPr>
        <w:t xml:space="preserve"> </w:t>
      </w:r>
    </w:p>
    <w:p w14:paraId="31D4A4CA" w14:textId="77777777" w:rsidR="00591C44" w:rsidRDefault="00095C8D">
      <w:pPr>
        <w:numPr>
          <w:ilvl w:val="0"/>
          <w:numId w:val="80"/>
        </w:numPr>
        <w:ind w:right="8" w:hanging="360"/>
      </w:pPr>
      <w:r>
        <w:t>证券交易所上市的有价证券（目标</w:t>
      </w:r>
      <w:r>
        <w:t xml:space="preserve"> </w:t>
      </w:r>
      <w:r>
        <w:rPr>
          <w:rFonts w:ascii="Times New Roman" w:eastAsia="Times New Roman" w:hAnsi="Times New Roman" w:cs="Times New Roman"/>
        </w:rPr>
        <w:t xml:space="preserve">ETF </w:t>
      </w:r>
      <w:r>
        <w:t>除外）的估值</w:t>
      </w:r>
      <w:r>
        <w:rPr>
          <w:rFonts w:ascii="Times New Roman" w:eastAsia="Times New Roman" w:hAnsi="Times New Roman" w:cs="Times New Roman"/>
        </w:rPr>
        <w:t xml:space="preserve"> </w:t>
      </w:r>
    </w:p>
    <w:p w14:paraId="45C2B266" w14:textId="77777777" w:rsidR="00591C44" w:rsidRDefault="00095C8D">
      <w:pPr>
        <w:numPr>
          <w:ilvl w:val="0"/>
          <w:numId w:val="81"/>
        </w:numPr>
        <w:spacing w:after="13" w:line="364" w:lineRule="auto"/>
        <w:ind w:right="8"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5942C4CD" w14:textId="77777777" w:rsidR="00591C44" w:rsidRDefault="00095C8D">
      <w:pPr>
        <w:numPr>
          <w:ilvl w:val="0"/>
          <w:numId w:val="81"/>
        </w:numPr>
        <w:spacing w:after="10" w:line="366" w:lineRule="auto"/>
        <w:ind w:right="8" w:firstLine="480"/>
      </w:pPr>
      <w:r>
        <w:t>交易所上市交易或挂牌转让的不含权固定收益品种，选取估值日第三方估值机构提供的相应品种当日的估值全价；交易所上市交易或挂牌转让的含权固定收</w:t>
      </w:r>
      <w:r>
        <w:t>益品种，选取估值日第三方估值机构提供的相应品种当日的唯一估值全价或推荐估值全价。具体估值机构由基金管理人与托管人另行协商约定。</w:t>
      </w:r>
      <w:r>
        <w:rPr>
          <w:rFonts w:ascii="Times New Roman" w:eastAsia="Times New Roman" w:hAnsi="Times New Roman" w:cs="Times New Roman"/>
        </w:rPr>
        <w:t xml:space="preserve"> </w:t>
      </w:r>
    </w:p>
    <w:p w14:paraId="7184CCD4" w14:textId="77777777" w:rsidR="00591C44" w:rsidRDefault="00095C8D">
      <w:pPr>
        <w:numPr>
          <w:ilvl w:val="0"/>
          <w:numId w:val="81"/>
        </w:numPr>
        <w:spacing w:after="13" w:line="370" w:lineRule="auto"/>
        <w:ind w:right="8" w:firstLine="480"/>
      </w:pPr>
      <w:r>
        <w:t>交易所上市交易的公开发行的可转换债券等有活跃市场的含转股权的债券，实行全价交易的债券选取估值日收盘价作为估值全价；实行净价交易的债券选取估值日收盘价并加计每百元税前应计利息作为估值全价；</w:t>
      </w:r>
      <w:r>
        <w:rPr>
          <w:rFonts w:ascii="Times New Roman" w:eastAsia="Times New Roman" w:hAnsi="Times New Roman" w:cs="Times New Roman"/>
        </w:rPr>
        <w:t xml:space="preserve"> </w:t>
      </w:r>
    </w:p>
    <w:p w14:paraId="0EB2D17D" w14:textId="77777777" w:rsidR="00591C44" w:rsidRDefault="00095C8D">
      <w:pPr>
        <w:numPr>
          <w:ilvl w:val="0"/>
          <w:numId w:val="81"/>
        </w:numPr>
        <w:ind w:right="8" w:firstLine="480"/>
      </w:pPr>
      <w:r>
        <w:t>交易所上市不存在活跃市场的有价证券，采用估值技术确定公允价值。</w:t>
      </w:r>
      <w:r>
        <w:rPr>
          <w:rFonts w:ascii="Times New Roman" w:eastAsia="Times New Roman" w:hAnsi="Times New Roman" w:cs="Times New Roman"/>
        </w:rPr>
        <w:t xml:space="preserve"> </w:t>
      </w:r>
    </w:p>
    <w:p w14:paraId="7D1B4E3F" w14:textId="77777777" w:rsidR="00591C44" w:rsidRDefault="00095C8D">
      <w:pPr>
        <w:ind w:right="8"/>
      </w:pPr>
      <w:r>
        <w:rPr>
          <w:rFonts w:ascii="Times New Roman" w:eastAsia="Times New Roman" w:hAnsi="Times New Roman" w:cs="Times New Roman"/>
        </w:rPr>
        <w:t>3</w:t>
      </w:r>
      <w:r>
        <w:t>、处于未上市期间或流通受限的有价证券应区分如下情况处理：</w:t>
      </w:r>
      <w:r>
        <w:rPr>
          <w:rFonts w:ascii="Times New Roman" w:eastAsia="Times New Roman" w:hAnsi="Times New Roman" w:cs="Times New Roman"/>
        </w:rPr>
        <w:t xml:space="preserve"> </w:t>
      </w:r>
    </w:p>
    <w:p w14:paraId="1B95BCAD" w14:textId="77777777" w:rsidR="00591C44" w:rsidRDefault="00095C8D">
      <w:pPr>
        <w:numPr>
          <w:ilvl w:val="0"/>
          <w:numId w:val="82"/>
        </w:numPr>
        <w:ind w:right="8" w:firstLine="480"/>
      </w:pPr>
      <w:r>
        <w:t>送股、转增股、配股和公开增发的新股，按估值日在证券交易所挂牌</w:t>
      </w:r>
    </w:p>
    <w:p w14:paraId="5A740101" w14:textId="77777777" w:rsidR="00591C44" w:rsidRDefault="00095C8D">
      <w:pPr>
        <w:ind w:left="-5" w:right="8"/>
      </w:pPr>
      <w:r>
        <w:t>的</w:t>
      </w:r>
      <w:r>
        <w:t>同一股票的估值方法估值；该日无交易的，以最近一日的市价（收盘价）估值；</w:t>
      </w:r>
      <w:r>
        <w:rPr>
          <w:rFonts w:ascii="Times New Roman" w:eastAsia="Times New Roman" w:hAnsi="Times New Roman" w:cs="Times New Roman"/>
        </w:rPr>
        <w:t xml:space="preserve">  </w:t>
      </w:r>
    </w:p>
    <w:p w14:paraId="2F575A22" w14:textId="77777777" w:rsidR="00591C44" w:rsidRDefault="00095C8D">
      <w:pPr>
        <w:numPr>
          <w:ilvl w:val="0"/>
          <w:numId w:val="82"/>
        </w:numPr>
        <w:ind w:right="8" w:firstLine="480"/>
      </w:pPr>
      <w:r>
        <w:t>首次公开发行未上市的股票，采用估值技术确定公允价值；</w:t>
      </w:r>
      <w:r>
        <w:rPr>
          <w:rFonts w:ascii="Times New Roman" w:eastAsia="Times New Roman" w:hAnsi="Times New Roman" w:cs="Times New Roman"/>
        </w:rPr>
        <w:t xml:space="preserve">  </w:t>
      </w:r>
    </w:p>
    <w:p w14:paraId="45298ADD" w14:textId="77777777" w:rsidR="00591C44" w:rsidRDefault="00095C8D">
      <w:pPr>
        <w:numPr>
          <w:ilvl w:val="0"/>
          <w:numId w:val="82"/>
        </w:numPr>
        <w:spacing w:after="9" w:line="366" w:lineRule="auto"/>
        <w:ind w:right="8" w:firstLine="480"/>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65C1292F" w14:textId="77777777" w:rsidR="00591C44" w:rsidRDefault="00095C8D">
      <w:pPr>
        <w:numPr>
          <w:ilvl w:val="0"/>
          <w:numId w:val="82"/>
        </w:numPr>
        <w:spacing w:line="360" w:lineRule="auto"/>
        <w:ind w:right="8" w:firstLine="480"/>
      </w:pPr>
      <w:r>
        <w:t>交易所未上市或未挂牌转让且不存在活跃市场的固定收益品种，应采用在当前情况下适用并且有足够可利用数据和其他信息支持的估值技术确定其公允价值。</w:t>
      </w:r>
      <w:r>
        <w:t xml:space="preserve"> </w:t>
      </w:r>
    </w:p>
    <w:p w14:paraId="3E55D54E" w14:textId="77777777" w:rsidR="00591C44" w:rsidRDefault="00095C8D">
      <w:pPr>
        <w:numPr>
          <w:ilvl w:val="0"/>
          <w:numId w:val="83"/>
        </w:numPr>
        <w:spacing w:after="150" w:line="259" w:lineRule="auto"/>
        <w:ind w:right="8" w:firstLine="480"/>
      </w:pPr>
      <w:r>
        <w:t>对全国银行间市场上不含权的固定收益品种，选取估值日第三方估值机</w:t>
      </w:r>
    </w:p>
    <w:p w14:paraId="7DE4D405" w14:textId="77777777" w:rsidR="00591C44" w:rsidRDefault="00095C8D">
      <w:pPr>
        <w:spacing w:after="13" w:line="362" w:lineRule="auto"/>
        <w:ind w:left="-5" w:right="8"/>
      </w:pPr>
      <w:r>
        <w:t>构提供的相应品种当日的估值全价；对全国银行间市场上含权的固定收</w:t>
      </w:r>
      <w:r>
        <w:t>益品种，选取估值日第三方估值机构提供的相应品种当日的唯一估值全价或推荐估值全价。</w:t>
      </w:r>
      <w:r>
        <w:rPr>
          <w:rFonts w:ascii="Times New Roman" w:eastAsia="Times New Roman" w:hAnsi="Times New Roman" w:cs="Times New Roman"/>
        </w:rPr>
        <w:t xml:space="preserve"> </w:t>
      </w:r>
    </w:p>
    <w:p w14:paraId="4EA6B6FB" w14:textId="77777777" w:rsidR="00591C44" w:rsidRDefault="00095C8D">
      <w:pPr>
        <w:spacing w:after="129"/>
        <w:ind w:right="8"/>
      </w:pPr>
      <w:r>
        <w:t>对全国银行间市场未上市或未挂牌转让且不存在活跃市场的固定收益品种，</w:t>
      </w:r>
    </w:p>
    <w:p w14:paraId="6CC69C10" w14:textId="77777777" w:rsidR="00591C44" w:rsidRDefault="00095C8D">
      <w:pPr>
        <w:spacing w:after="11" w:line="365" w:lineRule="auto"/>
        <w:ind w:left="-5" w:right="8"/>
      </w:pPr>
      <w:r>
        <w:t>应采用在当前情况下适用并且有足够可利用数据和其他信息支持的估值技术确定其公允价值。</w:t>
      </w:r>
      <w:r>
        <w:rPr>
          <w:rFonts w:ascii="Times New Roman" w:eastAsia="Times New Roman" w:hAnsi="Times New Roman" w:cs="Times New Roman"/>
        </w:rPr>
        <w:t xml:space="preserve"> </w:t>
      </w:r>
    </w:p>
    <w:p w14:paraId="1A5E0CB3" w14:textId="77777777" w:rsidR="00591C44" w:rsidRDefault="00095C8D">
      <w:pPr>
        <w:numPr>
          <w:ilvl w:val="0"/>
          <w:numId w:val="83"/>
        </w:numPr>
        <w:spacing w:after="10" w:line="366" w:lineRule="auto"/>
        <w:ind w:right="8" w:firstLine="480"/>
      </w:pPr>
      <w:r>
        <w:t>对于含投资者回售权的固定收益品种，行使回售权的，在回售登记日至实际收款日期间选取第三方估值基准服务机构提供的相应品种的唯一估值全价或推荐估值全价。回售登记期截止日（含当日）后未行使回售权的按照长待偿期所对应的价格进行估值。</w:t>
      </w:r>
      <w:r>
        <w:rPr>
          <w:rFonts w:ascii="Times New Roman" w:eastAsia="Times New Roman" w:hAnsi="Times New Roman" w:cs="Times New Roman"/>
        </w:rPr>
        <w:t xml:space="preserve"> </w:t>
      </w:r>
    </w:p>
    <w:p w14:paraId="2519DE4F" w14:textId="77777777" w:rsidR="00591C44" w:rsidRDefault="00095C8D">
      <w:pPr>
        <w:numPr>
          <w:ilvl w:val="0"/>
          <w:numId w:val="83"/>
        </w:numPr>
        <w:spacing w:after="13" w:line="365" w:lineRule="auto"/>
        <w:ind w:right="8" w:firstLine="480"/>
      </w:pPr>
      <w:r>
        <w:t>对于发行人已破产、发行人未能按时足额偿付本金或利</w:t>
      </w:r>
      <w:r>
        <w:t>息，或者有其它可靠信息表明本金或利息无法按时足额偿付的债券投资品种，第三方估值基准服务机构可在提供推荐价格的同时提供价格区间作为公允价值的参考范围以及公允价值存在重大不确定性的相关提示。基金管理人在与托管人协商一致后，可采用价格区间中的数据作为该债券投资品种的公允价值。</w:t>
      </w:r>
      <w:r>
        <w:rPr>
          <w:rFonts w:ascii="Times New Roman" w:eastAsia="Times New Roman" w:hAnsi="Times New Roman" w:cs="Times New Roman"/>
        </w:rPr>
        <w:t xml:space="preserve"> </w:t>
      </w:r>
    </w:p>
    <w:p w14:paraId="6C7247C6" w14:textId="77777777" w:rsidR="00591C44" w:rsidRDefault="00095C8D">
      <w:pPr>
        <w:numPr>
          <w:ilvl w:val="0"/>
          <w:numId w:val="83"/>
        </w:numPr>
        <w:spacing w:after="0" w:line="379" w:lineRule="auto"/>
        <w:ind w:right="8" w:firstLine="480"/>
      </w:pPr>
      <w:r>
        <w:t>同一证券同时在两个或两个以上市场交易的，按证券所处的市场分别估值。</w:t>
      </w:r>
      <w:r>
        <w:rPr>
          <w:rFonts w:ascii="Times New Roman" w:eastAsia="Times New Roman" w:hAnsi="Times New Roman" w:cs="Times New Roman"/>
        </w:rPr>
        <w:t xml:space="preserve"> </w:t>
      </w:r>
    </w:p>
    <w:p w14:paraId="77387747" w14:textId="77777777" w:rsidR="00591C44" w:rsidRDefault="00095C8D">
      <w:pPr>
        <w:numPr>
          <w:ilvl w:val="0"/>
          <w:numId w:val="83"/>
        </w:numPr>
        <w:spacing w:after="1" w:line="379" w:lineRule="auto"/>
        <w:ind w:right="8"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4C44E4D7" w14:textId="77777777" w:rsidR="00591C44" w:rsidRDefault="00095C8D">
      <w:pPr>
        <w:numPr>
          <w:ilvl w:val="0"/>
          <w:numId w:val="83"/>
        </w:numPr>
        <w:spacing w:after="150" w:line="259" w:lineRule="auto"/>
        <w:ind w:right="8" w:firstLine="480"/>
      </w:pPr>
      <w:r>
        <w:t>本基金投资股票期权，根据相关法律法规以及监管部门的规定估值。</w:t>
      </w:r>
      <w:r>
        <w:rPr>
          <w:rFonts w:ascii="Times New Roman" w:eastAsia="Times New Roman" w:hAnsi="Times New Roman" w:cs="Times New Roman"/>
        </w:rPr>
        <w:t xml:space="preserve"> </w:t>
      </w:r>
    </w:p>
    <w:p w14:paraId="0A0BE44D" w14:textId="77777777" w:rsidR="00591C44" w:rsidRDefault="00095C8D">
      <w:pPr>
        <w:numPr>
          <w:ilvl w:val="0"/>
          <w:numId w:val="83"/>
        </w:numPr>
        <w:spacing w:after="0" w:line="379" w:lineRule="auto"/>
        <w:ind w:right="8" w:firstLine="480"/>
      </w:pPr>
      <w:r>
        <w:t>本基金参与融资和转融通证券出借业务，按照相关法律法规和行业协会的相关规定进行估值。</w:t>
      </w:r>
      <w:r>
        <w:rPr>
          <w:rFonts w:ascii="Times New Roman" w:eastAsia="Times New Roman" w:hAnsi="Times New Roman" w:cs="Times New Roman"/>
        </w:rPr>
        <w:t xml:space="preserve"> </w:t>
      </w:r>
    </w:p>
    <w:p w14:paraId="0542096F" w14:textId="77777777" w:rsidR="00591C44" w:rsidRDefault="00095C8D">
      <w:pPr>
        <w:numPr>
          <w:ilvl w:val="0"/>
          <w:numId w:val="83"/>
        </w:numPr>
        <w:spacing w:after="1" w:line="379" w:lineRule="auto"/>
        <w:ind w:right="8"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5170A849" w14:textId="77777777" w:rsidR="00591C44" w:rsidRDefault="00095C8D">
      <w:pPr>
        <w:numPr>
          <w:ilvl w:val="0"/>
          <w:numId w:val="83"/>
        </w:numPr>
        <w:spacing w:after="150" w:line="259" w:lineRule="auto"/>
        <w:ind w:right="8" w:firstLine="480"/>
      </w:pPr>
      <w:r>
        <w:t>本基金投资存托凭证的估值核算，依照境内上市交易的股票执行。</w:t>
      </w:r>
      <w:r>
        <w:rPr>
          <w:rFonts w:ascii="Times New Roman" w:eastAsia="Times New Roman" w:hAnsi="Times New Roman" w:cs="Times New Roman"/>
        </w:rPr>
        <w:t xml:space="preserve"> </w:t>
      </w:r>
    </w:p>
    <w:p w14:paraId="69F4E4DD" w14:textId="77777777" w:rsidR="00591C44" w:rsidRDefault="00095C8D">
      <w:pPr>
        <w:numPr>
          <w:ilvl w:val="0"/>
          <w:numId w:val="83"/>
        </w:numPr>
        <w:spacing w:after="0" w:line="379" w:lineRule="auto"/>
        <w:ind w:right="8"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14</w:t>
      </w:r>
      <w:r>
        <w:t>、相关法律法规以及监管部门有强制规定的，从其规定。如有新增事项，按</w:t>
      </w:r>
      <w:r>
        <w:t>国家最新规定估值。</w:t>
      </w:r>
      <w:r>
        <w:rPr>
          <w:rFonts w:ascii="Times New Roman" w:eastAsia="Times New Roman" w:hAnsi="Times New Roman" w:cs="Times New Roman"/>
        </w:rPr>
        <w:t xml:space="preserve"> </w:t>
      </w:r>
    </w:p>
    <w:p w14:paraId="72FCE526" w14:textId="77777777" w:rsidR="00591C44" w:rsidRDefault="00095C8D">
      <w:pPr>
        <w:spacing w:after="14" w:line="363" w:lineRule="auto"/>
        <w:ind w:left="-15" w:right="8"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6AEFCE1A" w14:textId="77777777" w:rsidR="00591C44" w:rsidRDefault="00095C8D">
      <w:pPr>
        <w:spacing w:after="23" w:line="362" w:lineRule="auto"/>
        <w:ind w:left="-15" w:right="8"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净值信息的计算结果对外予以公布。</w:t>
      </w:r>
      <w:r>
        <w:rPr>
          <w:rFonts w:ascii="Times New Roman" w:eastAsia="Times New Roman" w:hAnsi="Times New Roman" w:cs="Times New Roman"/>
        </w:rPr>
        <w:t xml:space="preserve"> </w:t>
      </w:r>
    </w:p>
    <w:p w14:paraId="0CC2997C" w14:textId="77777777" w:rsidR="00591C44" w:rsidRDefault="00095C8D">
      <w:pPr>
        <w:ind w:right="8"/>
      </w:pPr>
      <w:r>
        <w:t>五、估值程序</w:t>
      </w:r>
      <w:r>
        <w:rPr>
          <w:rFonts w:ascii="Times New Roman" w:eastAsia="Times New Roman" w:hAnsi="Times New Roman" w:cs="Times New Roman"/>
        </w:rPr>
        <w:t xml:space="preserve"> </w:t>
      </w:r>
    </w:p>
    <w:p w14:paraId="2086DC07" w14:textId="77777777" w:rsidR="00591C44" w:rsidRDefault="00095C8D">
      <w:pPr>
        <w:numPr>
          <w:ilvl w:val="0"/>
          <w:numId w:val="84"/>
        </w:numPr>
        <w:spacing w:after="8" w:line="373" w:lineRule="auto"/>
        <w:ind w:right="8" w:firstLine="480"/>
      </w:pPr>
      <w:r>
        <w:t>各类基金份额净值是按照每个估值日闭市后，各</w:t>
      </w:r>
      <w:r>
        <w:t>类基金份额的基金资产净值除以当日该类基金份额的余额总数计算，精确到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70B3B1EF" w14:textId="77777777" w:rsidR="00591C44" w:rsidRDefault="00095C8D">
      <w:pPr>
        <w:ind w:right="8"/>
      </w:pPr>
      <w:r>
        <w:t>每个估值日计算基金资产净值及各类基金份额净值，并按规定披露。</w:t>
      </w:r>
      <w:r>
        <w:rPr>
          <w:rFonts w:ascii="Times New Roman" w:eastAsia="Times New Roman" w:hAnsi="Times New Roman" w:cs="Times New Roman"/>
        </w:rPr>
        <w:t xml:space="preserve"> </w:t>
      </w:r>
    </w:p>
    <w:p w14:paraId="38BE2346" w14:textId="77777777" w:rsidR="00591C44" w:rsidRDefault="00095C8D">
      <w:pPr>
        <w:numPr>
          <w:ilvl w:val="0"/>
          <w:numId w:val="84"/>
        </w:numPr>
        <w:ind w:right="8" w:firstLine="480"/>
      </w:pPr>
      <w:r>
        <w:t>基金管理人应每个估值日对基金资产估值。但基金管理人根据法律法规</w:t>
      </w:r>
    </w:p>
    <w:p w14:paraId="715BFB3C" w14:textId="77777777" w:rsidR="00591C44" w:rsidRDefault="00095C8D">
      <w:pPr>
        <w:spacing w:after="7" w:line="368" w:lineRule="auto"/>
        <w:ind w:left="-5" w:right="8"/>
      </w:pPr>
      <w:r>
        <w:t>或本基金合同的规定暂停估值时除外。基金管理人每个估值日对基金资产估值后，将各类基金份额净值结果发送基金托管人，经基金托管人复核无误后，由基金管理人按照规定对外公布。</w:t>
      </w:r>
      <w:r>
        <w:t>六、估值错误的处理</w:t>
      </w:r>
      <w:r>
        <w:rPr>
          <w:rFonts w:ascii="Times New Roman" w:eastAsia="Times New Roman" w:hAnsi="Times New Roman" w:cs="Times New Roman"/>
        </w:rPr>
        <w:t xml:space="preserve"> </w:t>
      </w:r>
    </w:p>
    <w:p w14:paraId="70C21F96" w14:textId="77777777" w:rsidR="00591C44" w:rsidRDefault="00095C8D">
      <w:pPr>
        <w:spacing w:after="9" w:line="372" w:lineRule="auto"/>
        <w:ind w:left="-15" w:right="8"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位）发生估值错误时，视为该类基金份额净值错误。</w:t>
      </w:r>
      <w:r>
        <w:rPr>
          <w:rFonts w:ascii="Times New Roman" w:eastAsia="Times New Roman" w:hAnsi="Times New Roman" w:cs="Times New Roman"/>
        </w:rPr>
        <w:t xml:space="preserve"> </w:t>
      </w:r>
    </w:p>
    <w:p w14:paraId="6242A1D2" w14:textId="77777777" w:rsidR="00591C44" w:rsidRDefault="00095C8D">
      <w:pPr>
        <w:ind w:right="8"/>
      </w:pPr>
      <w:r>
        <w:t>本基金合同的当事人应按照以下约定处理：</w:t>
      </w:r>
      <w:r>
        <w:rPr>
          <w:rFonts w:ascii="Times New Roman" w:eastAsia="Times New Roman" w:hAnsi="Times New Roman" w:cs="Times New Roman"/>
        </w:rPr>
        <w:t xml:space="preserve"> </w:t>
      </w:r>
    </w:p>
    <w:p w14:paraId="3146D785" w14:textId="77777777" w:rsidR="00591C44" w:rsidRDefault="00095C8D">
      <w:pPr>
        <w:numPr>
          <w:ilvl w:val="0"/>
          <w:numId w:val="85"/>
        </w:numPr>
        <w:ind w:right="8" w:hanging="360"/>
      </w:pPr>
      <w:r>
        <w:t>估值错误类型</w:t>
      </w:r>
      <w:r>
        <w:rPr>
          <w:rFonts w:ascii="Times New Roman" w:eastAsia="Times New Roman" w:hAnsi="Times New Roman" w:cs="Times New Roman"/>
        </w:rPr>
        <w:t xml:space="preserve"> </w:t>
      </w:r>
    </w:p>
    <w:p w14:paraId="05C6E82E" w14:textId="77777777" w:rsidR="00591C44" w:rsidRDefault="00095C8D">
      <w:pPr>
        <w:spacing w:after="7" w:line="360" w:lineRule="auto"/>
        <w:ind w:left="-15" w:right="8"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t>“</w:t>
      </w:r>
      <w:r>
        <w:t>受损方</w:t>
      </w:r>
      <w:r>
        <w:t>”</w:t>
      </w:r>
      <w:r>
        <w:t>）的直接损失按下述</w:t>
      </w:r>
    </w:p>
    <w:p w14:paraId="3AC5DE8A" w14:textId="77777777" w:rsidR="00591C44" w:rsidRDefault="00095C8D">
      <w:pPr>
        <w:spacing w:after="19" w:line="366" w:lineRule="auto"/>
        <w:ind w:left="-5" w:right="8"/>
      </w:pPr>
      <w:r>
        <w:t>“</w:t>
      </w:r>
      <w:r>
        <w:t>估值错误处理原则</w:t>
      </w:r>
      <w:r>
        <w:t>”</w:t>
      </w:r>
      <w:r>
        <w:t>给予赔偿，承担赔偿责任。上述估值错误的主要类型包括但不限于：资料申报差错、数据传输差错、数据计算差错、系统故障差错、下达指令差错等。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53F725F4" w14:textId="77777777" w:rsidR="00591C44" w:rsidRDefault="00095C8D">
      <w:pPr>
        <w:numPr>
          <w:ilvl w:val="0"/>
          <w:numId w:val="85"/>
        </w:numPr>
        <w:ind w:right="8" w:hanging="360"/>
      </w:pPr>
      <w:r>
        <w:t>估值错误处理原则</w:t>
      </w:r>
      <w:r>
        <w:rPr>
          <w:rFonts w:ascii="Times New Roman" w:eastAsia="Times New Roman" w:hAnsi="Times New Roman" w:cs="Times New Roman"/>
        </w:rPr>
        <w:t xml:space="preserve"> </w:t>
      </w:r>
    </w:p>
    <w:p w14:paraId="4B77E8F7" w14:textId="77777777" w:rsidR="00591C44" w:rsidRDefault="00095C8D">
      <w:pPr>
        <w:numPr>
          <w:ilvl w:val="0"/>
          <w:numId w:val="86"/>
        </w:numPr>
        <w:ind w:right="8" w:firstLine="480"/>
      </w:pPr>
      <w:r>
        <w:t>估值错误已发生，但尚未给当事人造成损失时，估值错误责任方应及</w:t>
      </w:r>
    </w:p>
    <w:p w14:paraId="52313813" w14:textId="77777777" w:rsidR="00591C44" w:rsidRDefault="00095C8D">
      <w:pPr>
        <w:spacing w:after="16" w:line="361" w:lineRule="auto"/>
        <w:ind w:left="-5" w:right="8"/>
      </w:pPr>
      <w:r>
        <w:t>时协调各方，及时进行更正，因更正估值错误发生的费用由估值错误责任</w:t>
      </w:r>
      <w:r>
        <w:t>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454123C4" w14:textId="77777777" w:rsidR="00591C44" w:rsidRDefault="00095C8D">
      <w:pPr>
        <w:numPr>
          <w:ilvl w:val="0"/>
          <w:numId w:val="86"/>
        </w:numPr>
        <w:spacing w:after="0" w:line="379" w:lineRule="auto"/>
        <w:ind w:right="8"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6F06017F" w14:textId="77777777" w:rsidR="00591C44" w:rsidRDefault="00095C8D">
      <w:pPr>
        <w:numPr>
          <w:ilvl w:val="0"/>
          <w:numId w:val="86"/>
        </w:numPr>
        <w:spacing w:after="22" w:line="363" w:lineRule="auto"/>
        <w:ind w:right="8" w:firstLine="480"/>
      </w:pPr>
      <w:r>
        <w:t>因估值错误而获得不当得利的当事人负有及时返还不当得利的义务。但估值错误责任方仍应对估值错误负</w:t>
      </w:r>
      <w:r>
        <w:t>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54746989" w14:textId="77777777" w:rsidR="00591C44" w:rsidRDefault="00095C8D">
      <w:pPr>
        <w:numPr>
          <w:ilvl w:val="0"/>
          <w:numId w:val="86"/>
        </w:numPr>
        <w:ind w:right="8" w:firstLine="480"/>
      </w:pPr>
      <w:r>
        <w:t>估值错误调整采用尽量恢复至假设未发生估值错误的正确情形的方式。</w:t>
      </w:r>
      <w:r>
        <w:rPr>
          <w:rFonts w:ascii="Times New Roman" w:eastAsia="Times New Roman" w:hAnsi="Times New Roman" w:cs="Times New Roman"/>
        </w:rPr>
        <w:t xml:space="preserve"> </w:t>
      </w:r>
    </w:p>
    <w:p w14:paraId="1101851D" w14:textId="77777777" w:rsidR="00591C44" w:rsidRDefault="00095C8D">
      <w:pPr>
        <w:ind w:right="8"/>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025C62EF" w14:textId="77777777" w:rsidR="00591C44" w:rsidRDefault="00095C8D">
      <w:pPr>
        <w:ind w:right="8"/>
      </w:pPr>
      <w:r>
        <w:t>估值错误被发现后，有关的当事人应当及时</w:t>
      </w:r>
      <w:r>
        <w:t>进行处理，处理的程序如下：</w:t>
      </w:r>
      <w:r>
        <w:rPr>
          <w:rFonts w:ascii="Times New Roman" w:eastAsia="Times New Roman" w:hAnsi="Times New Roman" w:cs="Times New Roman"/>
        </w:rPr>
        <w:t xml:space="preserve"> </w:t>
      </w:r>
    </w:p>
    <w:p w14:paraId="2D4C238C" w14:textId="77777777" w:rsidR="00591C44" w:rsidRDefault="00095C8D">
      <w:pPr>
        <w:numPr>
          <w:ilvl w:val="0"/>
          <w:numId w:val="87"/>
        </w:numPr>
        <w:spacing w:after="0" w:line="379" w:lineRule="auto"/>
        <w:ind w:right="8"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5CFC7898" w14:textId="77777777" w:rsidR="00591C44" w:rsidRDefault="00095C8D">
      <w:pPr>
        <w:numPr>
          <w:ilvl w:val="0"/>
          <w:numId w:val="87"/>
        </w:numPr>
        <w:spacing w:after="0" w:line="379" w:lineRule="auto"/>
        <w:ind w:right="8"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5CAB3BAE" w14:textId="77777777" w:rsidR="00591C44" w:rsidRDefault="00095C8D">
      <w:pPr>
        <w:numPr>
          <w:ilvl w:val="0"/>
          <w:numId w:val="87"/>
        </w:numPr>
        <w:spacing w:after="0" w:line="379" w:lineRule="auto"/>
        <w:ind w:right="8"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301D6199" w14:textId="77777777" w:rsidR="00591C44" w:rsidRDefault="00095C8D">
      <w:pPr>
        <w:numPr>
          <w:ilvl w:val="0"/>
          <w:numId w:val="87"/>
        </w:numPr>
        <w:ind w:right="8"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7235E6D2" w14:textId="77777777" w:rsidR="00591C44" w:rsidRDefault="00095C8D">
      <w:pPr>
        <w:ind w:right="8"/>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18E507FE" w14:textId="77777777" w:rsidR="00591C44" w:rsidRDefault="00095C8D">
      <w:pPr>
        <w:numPr>
          <w:ilvl w:val="0"/>
          <w:numId w:val="88"/>
        </w:numPr>
        <w:spacing w:after="0" w:line="379" w:lineRule="auto"/>
        <w:ind w:right="8"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25705EF0" w14:textId="77777777" w:rsidR="00591C44" w:rsidRDefault="00095C8D">
      <w:pPr>
        <w:numPr>
          <w:ilvl w:val="0"/>
          <w:numId w:val="88"/>
        </w:numPr>
        <w:spacing w:after="0" w:line="377" w:lineRule="auto"/>
        <w:ind w:right="8" w:firstLine="480"/>
      </w:pPr>
      <w:r>
        <w:t>任一类错误偏差达到该类基金份额净值的</w:t>
      </w:r>
      <w:r>
        <w:t xml:space="preserve"> </w:t>
      </w:r>
      <w:r>
        <w:rPr>
          <w:rFonts w:ascii="Times New Roman" w:eastAsia="Times New Roman" w:hAnsi="Times New Roman" w:cs="Times New Roman"/>
        </w:rPr>
        <w:t>0.25%</w:t>
      </w:r>
      <w:r>
        <w:t>时，基金管理人应当通报基金托管人并报中国证监会备案；任一类错误偏差达到该类基金份额净值的</w:t>
      </w:r>
    </w:p>
    <w:p w14:paraId="62F6D17C" w14:textId="77777777" w:rsidR="00591C44" w:rsidRDefault="00095C8D">
      <w:pPr>
        <w:ind w:left="-5" w:right="8"/>
      </w:pP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31CF7A02" w14:textId="77777777" w:rsidR="00591C44" w:rsidRDefault="00095C8D">
      <w:pPr>
        <w:numPr>
          <w:ilvl w:val="0"/>
          <w:numId w:val="88"/>
        </w:numPr>
        <w:spacing w:after="5" w:line="370" w:lineRule="auto"/>
        <w:ind w:right="8" w:firstLine="480"/>
      </w:pPr>
      <w:r>
        <w:t>当基金份额净值计算差错给基金和基金份额持有人造成损失需要进行赔偿时，基金管理人和基金托管人应根据实际情况界定双方承担的责任，经确认后按以下条款进行赔偿：</w:t>
      </w:r>
      <w:r>
        <w:rPr>
          <w:rFonts w:ascii="Times New Roman" w:eastAsia="Times New Roman" w:hAnsi="Times New Roman" w:cs="Times New Roman"/>
        </w:rPr>
        <w:t xml:space="preserve"> </w:t>
      </w:r>
    </w:p>
    <w:p w14:paraId="7F887125" w14:textId="77777777" w:rsidR="00591C44" w:rsidRDefault="00095C8D">
      <w:pPr>
        <w:spacing w:after="129"/>
        <w:ind w:right="8"/>
      </w:pPr>
      <w:r>
        <w:t>①</w:t>
      </w:r>
      <w:r>
        <w:t>本基金的基金会计责任方由基金管理人担任，与本基金</w:t>
      </w:r>
      <w:r>
        <w:t>有关的会计问题，</w:t>
      </w:r>
    </w:p>
    <w:p w14:paraId="30699127" w14:textId="77777777" w:rsidR="00591C44" w:rsidRDefault="00095C8D">
      <w:pPr>
        <w:spacing w:after="10" w:line="365" w:lineRule="auto"/>
        <w:ind w:left="-5" w:right="8"/>
      </w:pPr>
      <w:r>
        <w:t>如经双方在平等基础上充分讨论后，尚不能达成一致时，按基金管理人的建议执行，由此给基金份额持有人和基金财产造成的损失，由基金管理人负责赔付。</w:t>
      </w:r>
      <w:r>
        <w:rPr>
          <w:rFonts w:ascii="Times New Roman" w:eastAsia="Times New Roman" w:hAnsi="Times New Roman" w:cs="Times New Roman"/>
        </w:rPr>
        <w:t xml:space="preserve"> </w:t>
      </w:r>
    </w:p>
    <w:p w14:paraId="5CF2509F" w14:textId="77777777" w:rsidR="00591C44" w:rsidRDefault="00095C8D">
      <w:pPr>
        <w:spacing w:after="16" w:line="362" w:lineRule="auto"/>
        <w:ind w:left="-15" w:right="8" w:firstLine="480"/>
      </w:pPr>
      <w:r>
        <w:t>②</w:t>
      </w:r>
      <w:r>
        <w:t>若基金管理人计算的基金份额净值已由基金托管人复核确认后公告，由此给基金份额持有人造成损失的，应根据法律法规的规定对投资者或基金支付赔偿金，就实际向投资者或基金支付的赔偿金额，基金管理人与基金托管人按照过错程度各自承担相应的责任。</w:t>
      </w:r>
      <w:r>
        <w:rPr>
          <w:rFonts w:ascii="Times New Roman" w:eastAsia="Times New Roman" w:hAnsi="Times New Roman" w:cs="Times New Roman"/>
        </w:rPr>
        <w:t xml:space="preserve"> </w:t>
      </w:r>
    </w:p>
    <w:p w14:paraId="570BBA3A" w14:textId="77777777" w:rsidR="00591C44" w:rsidRDefault="00095C8D">
      <w:pPr>
        <w:spacing w:after="15" w:line="362" w:lineRule="auto"/>
        <w:ind w:left="-15" w:right="8" w:firstLine="480"/>
      </w:pPr>
      <w:r>
        <w:t>③</w:t>
      </w:r>
      <w:r>
        <w:t>如基金管理人和基金托管人对基金份额净值的计算结果，虽然多次重新计算和核对，尚不能达成一致时，为避免不能按时公布基金份额净值的情形，以基金管理人的计算结果对外公布，由此给基金份额持有人和基金造成的损失，由基金管理人负责赔付。</w:t>
      </w:r>
      <w:r>
        <w:rPr>
          <w:rFonts w:ascii="Times New Roman" w:eastAsia="Times New Roman" w:hAnsi="Times New Roman" w:cs="Times New Roman"/>
        </w:rPr>
        <w:t xml:space="preserve"> </w:t>
      </w:r>
    </w:p>
    <w:p w14:paraId="77F4346F" w14:textId="77777777" w:rsidR="00591C44" w:rsidRDefault="00095C8D">
      <w:pPr>
        <w:spacing w:after="129"/>
        <w:ind w:right="8"/>
      </w:pPr>
      <w:r>
        <w:t>④</w:t>
      </w:r>
      <w:r>
        <w:t>由于基金管理人提供的信息错误（包括但不限于基金申购或赎回金额等），</w:t>
      </w:r>
    </w:p>
    <w:p w14:paraId="6E8C7FB5" w14:textId="77777777" w:rsidR="00591C44" w:rsidRDefault="00095C8D">
      <w:pPr>
        <w:spacing w:after="18" w:line="365" w:lineRule="auto"/>
        <w:ind w:left="-5" w:right="8"/>
      </w:pPr>
      <w:r>
        <w:t>进而导致基金份额净值计算错误而引起的基金份额持有人和基金财产的损失，由基金管理人负责赔付。</w:t>
      </w:r>
      <w:r>
        <w:rPr>
          <w:rFonts w:ascii="Times New Roman" w:eastAsia="Times New Roman" w:hAnsi="Times New Roman" w:cs="Times New Roman"/>
        </w:rPr>
        <w:t xml:space="preserve"> </w:t>
      </w:r>
    </w:p>
    <w:p w14:paraId="1F0C267C" w14:textId="77777777" w:rsidR="00591C44" w:rsidRDefault="00095C8D">
      <w:pPr>
        <w:ind w:right="8"/>
      </w:pPr>
      <w:r>
        <w:t>（</w:t>
      </w:r>
      <w:r>
        <w:rPr>
          <w:rFonts w:ascii="Times New Roman" w:eastAsia="Times New Roman" w:hAnsi="Times New Roman" w:cs="Times New Roman"/>
        </w:rPr>
        <w:t>4</w:t>
      </w:r>
      <w:r>
        <w:t>）前述内容如法律法规或监管机关另有规定的，从其规定处理。</w:t>
      </w:r>
      <w:r>
        <w:rPr>
          <w:rFonts w:ascii="Times New Roman" w:eastAsia="Times New Roman" w:hAnsi="Times New Roman" w:cs="Times New Roman"/>
        </w:rPr>
        <w:t xml:space="preserve"> </w:t>
      </w:r>
    </w:p>
    <w:p w14:paraId="302D33E5" w14:textId="77777777" w:rsidR="00591C44" w:rsidRDefault="00095C8D">
      <w:pPr>
        <w:ind w:right="8"/>
      </w:pPr>
      <w:r>
        <w:t>七、暂停估值的情形</w:t>
      </w:r>
      <w:r>
        <w:rPr>
          <w:rFonts w:ascii="Times New Roman" w:eastAsia="Times New Roman" w:hAnsi="Times New Roman" w:cs="Times New Roman"/>
        </w:rPr>
        <w:t xml:space="preserve"> </w:t>
      </w:r>
    </w:p>
    <w:p w14:paraId="512CB1A8" w14:textId="77777777" w:rsidR="00591C44" w:rsidRDefault="00095C8D">
      <w:pPr>
        <w:numPr>
          <w:ilvl w:val="0"/>
          <w:numId w:val="89"/>
        </w:numPr>
        <w:ind w:right="8" w:hanging="360"/>
      </w:pPr>
      <w:r>
        <w:t>基金投资所涉及的交易市场遇法定节假日或因其他原因暂停营业时；</w:t>
      </w:r>
      <w:r>
        <w:rPr>
          <w:rFonts w:ascii="Times New Roman" w:eastAsia="Times New Roman" w:hAnsi="Times New Roman" w:cs="Times New Roman"/>
        </w:rPr>
        <w:t xml:space="preserve"> </w:t>
      </w:r>
    </w:p>
    <w:p w14:paraId="3AA84F3A" w14:textId="77777777" w:rsidR="00591C44" w:rsidRDefault="00095C8D">
      <w:pPr>
        <w:numPr>
          <w:ilvl w:val="0"/>
          <w:numId w:val="89"/>
        </w:numPr>
        <w:ind w:right="8" w:hanging="360"/>
      </w:pPr>
      <w:r>
        <w:t>因不可抗力致使基金管理人、基金托管人无法准确评估基金资产价值时；</w:t>
      </w:r>
      <w:r>
        <w:rPr>
          <w:rFonts w:ascii="Times New Roman" w:eastAsia="Times New Roman" w:hAnsi="Times New Roman" w:cs="Times New Roman"/>
        </w:rPr>
        <w:t xml:space="preserve"> </w:t>
      </w:r>
    </w:p>
    <w:p w14:paraId="65F42BB3" w14:textId="77777777" w:rsidR="00591C44" w:rsidRDefault="00095C8D">
      <w:pPr>
        <w:numPr>
          <w:ilvl w:val="0"/>
          <w:numId w:val="89"/>
        </w:numPr>
        <w:spacing w:after="0" w:line="384" w:lineRule="auto"/>
        <w:ind w:right="8" w:hanging="360"/>
      </w:pPr>
      <w:r>
        <w:t>基金所投资的目标</w:t>
      </w:r>
      <w:r>
        <w:t xml:space="preserve"> </w:t>
      </w:r>
      <w:r>
        <w:rPr>
          <w:rFonts w:ascii="Times New Roman" w:eastAsia="Times New Roman" w:hAnsi="Times New Roman" w:cs="Times New Roman"/>
        </w:rPr>
        <w:t xml:space="preserve">ETF </w:t>
      </w:r>
      <w:r>
        <w:t>发生暂停估值、暂停公告基金份额净值的情形；</w:t>
      </w:r>
      <w:r>
        <w:rPr>
          <w:rFonts w:ascii="Times New Roman" w:eastAsia="Times New Roman" w:hAnsi="Times New Roman" w:cs="Times New Roman"/>
        </w:rPr>
        <w:t xml:space="preserve"> 4</w:t>
      </w: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633D64BE" w14:textId="77777777" w:rsidR="00591C44" w:rsidRDefault="00095C8D">
      <w:pPr>
        <w:ind w:right="8"/>
      </w:pPr>
      <w:r>
        <w:rPr>
          <w:rFonts w:ascii="Times New Roman" w:eastAsia="Times New Roman" w:hAnsi="Times New Roman" w:cs="Times New Roman"/>
        </w:rPr>
        <w:t>5</w:t>
      </w:r>
      <w:r>
        <w:t>、中国证监会和基金合同认定的其它情形。</w:t>
      </w:r>
      <w:r>
        <w:rPr>
          <w:rFonts w:ascii="Times New Roman" w:eastAsia="Times New Roman" w:hAnsi="Times New Roman" w:cs="Times New Roman"/>
        </w:rPr>
        <w:t xml:space="preserve"> </w:t>
      </w:r>
    </w:p>
    <w:p w14:paraId="454EAA62" w14:textId="77777777" w:rsidR="00591C44" w:rsidRDefault="00095C8D">
      <w:pPr>
        <w:numPr>
          <w:ilvl w:val="0"/>
          <w:numId w:val="90"/>
        </w:numPr>
        <w:ind w:right="8" w:hanging="480"/>
      </w:pPr>
      <w:r>
        <w:t>基金净值的确认</w:t>
      </w:r>
      <w:r>
        <w:rPr>
          <w:rFonts w:ascii="Times New Roman" w:eastAsia="Times New Roman" w:hAnsi="Times New Roman" w:cs="Times New Roman"/>
        </w:rPr>
        <w:t xml:space="preserve"> </w:t>
      </w:r>
    </w:p>
    <w:p w14:paraId="75EB57E0" w14:textId="77777777" w:rsidR="00591C44" w:rsidRDefault="00095C8D">
      <w:pPr>
        <w:spacing w:after="8" w:line="360" w:lineRule="auto"/>
        <w:ind w:left="-15" w:right="8" w:firstLine="480"/>
      </w:pPr>
      <w:r>
        <w:t>用于基金信息披露的基金资产净值和各类基金份额净值由基金管理人负责计算，基金托管人负责进行复核。基金管理人应于每个开放日交易结束后计算当日的基</w:t>
      </w:r>
      <w:r>
        <w:t>金资产净值和各类基金份额净值并发送给基金托管人。基金托管人对净值</w:t>
      </w:r>
    </w:p>
    <w:p w14:paraId="60972A41" w14:textId="77777777" w:rsidR="00591C44" w:rsidRDefault="00095C8D">
      <w:pPr>
        <w:ind w:left="-5" w:right="8"/>
      </w:pPr>
      <w:r>
        <w:t>计算结果复核确认后发送给基金管理人，由基金管理人对基金净值信息予以公布。</w:t>
      </w:r>
      <w:r>
        <w:rPr>
          <w:rFonts w:ascii="Times New Roman" w:eastAsia="Times New Roman" w:hAnsi="Times New Roman" w:cs="Times New Roman"/>
        </w:rPr>
        <w:t xml:space="preserve"> </w:t>
      </w:r>
    </w:p>
    <w:p w14:paraId="223CDF73" w14:textId="77777777" w:rsidR="00591C44" w:rsidRDefault="00095C8D">
      <w:pPr>
        <w:numPr>
          <w:ilvl w:val="0"/>
          <w:numId w:val="90"/>
        </w:numPr>
        <w:ind w:right="8" w:hanging="480"/>
      </w:pPr>
      <w:r>
        <w:t>实施侧袋机制期间的基金资产估值</w:t>
      </w:r>
      <w:r>
        <w:rPr>
          <w:rFonts w:ascii="Times New Roman" w:eastAsia="Times New Roman" w:hAnsi="Times New Roman" w:cs="Times New Roman"/>
        </w:rPr>
        <w:t xml:space="preserve"> </w:t>
      </w:r>
    </w:p>
    <w:p w14:paraId="1454FE78" w14:textId="77777777" w:rsidR="00591C44" w:rsidRDefault="00095C8D">
      <w:pPr>
        <w:spacing w:after="19" w:line="365" w:lineRule="auto"/>
        <w:ind w:left="-15" w:right="8" w:firstLine="480"/>
      </w:pPr>
      <w:r>
        <w:t>本基金实施侧袋机制的，应根据本部分的约定对主袋账户资产进行估值并披露主袋账户的基金净值信息，暂停披露侧袋账户份额净值。</w:t>
      </w:r>
      <w:r>
        <w:rPr>
          <w:rFonts w:ascii="Times New Roman" w:eastAsia="Times New Roman" w:hAnsi="Times New Roman" w:cs="Times New Roman"/>
        </w:rPr>
        <w:t xml:space="preserve"> </w:t>
      </w:r>
    </w:p>
    <w:p w14:paraId="1BB30435" w14:textId="77777777" w:rsidR="00591C44" w:rsidRDefault="00095C8D">
      <w:pPr>
        <w:numPr>
          <w:ilvl w:val="0"/>
          <w:numId w:val="90"/>
        </w:numPr>
        <w:ind w:right="8" w:hanging="480"/>
      </w:pPr>
      <w:r>
        <w:t>特殊情形的处理</w:t>
      </w:r>
      <w:r>
        <w:rPr>
          <w:rFonts w:ascii="Times New Roman" w:eastAsia="Times New Roman" w:hAnsi="Times New Roman" w:cs="Times New Roman"/>
        </w:rPr>
        <w:t xml:space="preserve">  </w:t>
      </w:r>
    </w:p>
    <w:p w14:paraId="3DB52B16" w14:textId="77777777" w:rsidR="00591C44" w:rsidRDefault="00095C8D">
      <w:pPr>
        <w:numPr>
          <w:ilvl w:val="0"/>
          <w:numId w:val="91"/>
        </w:numPr>
        <w:spacing w:after="0" w:line="384" w:lineRule="auto"/>
        <w:ind w:right="8" w:firstLine="480"/>
      </w:pPr>
      <w:r>
        <w:t>基金管理人按估值方法的第</w:t>
      </w:r>
      <w:r>
        <w:t xml:space="preserve"> </w:t>
      </w:r>
      <w:r>
        <w:rPr>
          <w:rFonts w:ascii="Times New Roman" w:eastAsia="Times New Roman" w:hAnsi="Times New Roman" w:cs="Times New Roman"/>
        </w:rPr>
        <w:t xml:space="preserve">13 </w:t>
      </w:r>
      <w:r>
        <w:t>项进行估值时，所造成的误差不作为基金资产估值错误处理；</w:t>
      </w:r>
      <w:r>
        <w:rPr>
          <w:rFonts w:ascii="Times New Roman" w:eastAsia="Times New Roman" w:hAnsi="Times New Roman" w:cs="Times New Roman"/>
        </w:rPr>
        <w:t xml:space="preserve">  </w:t>
      </w:r>
    </w:p>
    <w:p w14:paraId="6A42CFEB" w14:textId="77777777" w:rsidR="00591C44" w:rsidRDefault="00095C8D">
      <w:pPr>
        <w:numPr>
          <w:ilvl w:val="0"/>
          <w:numId w:val="91"/>
        </w:numPr>
        <w:spacing w:line="365" w:lineRule="auto"/>
        <w:ind w:right="8" w:firstLine="480"/>
      </w:pPr>
      <w:r>
        <w:t>由于交易所及登记结算公司发送的数据错误，或由于其他不可抗力原因，基金管理人和基金托管人虽然已经采取必要、适当、合理的措施进行检查，但是未能发现该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202F5DEA" w14:textId="77777777" w:rsidR="00591C44" w:rsidRDefault="00095C8D">
      <w:pPr>
        <w:pStyle w:val="1"/>
        <w:ind w:right="242"/>
      </w:pPr>
      <w:bookmarkStart w:id="14" w:name="_Toc68881"/>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543290EE" w14:textId="77777777" w:rsidR="00591C44" w:rsidRDefault="00095C8D">
      <w:pPr>
        <w:spacing w:after="177" w:line="259" w:lineRule="auto"/>
        <w:ind w:left="480" w:firstLine="0"/>
      </w:pPr>
      <w:r>
        <w:rPr>
          <w:rFonts w:ascii="Times New Roman" w:eastAsia="Times New Roman" w:hAnsi="Times New Roman" w:cs="Times New Roman"/>
        </w:rPr>
        <w:t xml:space="preserve"> </w:t>
      </w:r>
    </w:p>
    <w:p w14:paraId="32EED9C5" w14:textId="77777777" w:rsidR="00591C44" w:rsidRDefault="00095C8D">
      <w:pPr>
        <w:ind w:right="8"/>
      </w:pPr>
      <w:r>
        <w:t>一、基金费用的种类</w:t>
      </w:r>
      <w:r>
        <w:rPr>
          <w:rFonts w:ascii="Times New Roman" w:eastAsia="Times New Roman" w:hAnsi="Times New Roman" w:cs="Times New Roman"/>
        </w:rPr>
        <w:t xml:space="preserve"> </w:t>
      </w:r>
    </w:p>
    <w:p w14:paraId="10253635" w14:textId="77777777" w:rsidR="00591C44" w:rsidRDefault="00095C8D">
      <w:pPr>
        <w:numPr>
          <w:ilvl w:val="0"/>
          <w:numId w:val="92"/>
        </w:numPr>
        <w:ind w:right="8" w:firstLine="480"/>
      </w:pPr>
      <w:r>
        <w:t>基金管理人的管理费；</w:t>
      </w:r>
      <w:r>
        <w:rPr>
          <w:rFonts w:ascii="Times New Roman" w:eastAsia="Times New Roman" w:hAnsi="Times New Roman" w:cs="Times New Roman"/>
        </w:rPr>
        <w:t xml:space="preserve"> </w:t>
      </w:r>
    </w:p>
    <w:p w14:paraId="7E9D4859" w14:textId="77777777" w:rsidR="00591C44" w:rsidRDefault="00095C8D">
      <w:pPr>
        <w:numPr>
          <w:ilvl w:val="0"/>
          <w:numId w:val="92"/>
        </w:numPr>
        <w:ind w:right="8" w:firstLine="480"/>
      </w:pPr>
      <w:r>
        <w:t>基金托管人的托管费；</w:t>
      </w:r>
      <w:r>
        <w:rPr>
          <w:rFonts w:ascii="Times New Roman" w:eastAsia="Times New Roman" w:hAnsi="Times New Roman" w:cs="Times New Roman"/>
        </w:rPr>
        <w:t xml:space="preserve"> </w:t>
      </w:r>
    </w:p>
    <w:p w14:paraId="72ED67E7" w14:textId="77777777" w:rsidR="00591C44" w:rsidRDefault="00095C8D">
      <w:pPr>
        <w:numPr>
          <w:ilvl w:val="0"/>
          <w:numId w:val="92"/>
        </w:numPr>
        <w:ind w:right="8"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18B80693" w14:textId="77777777" w:rsidR="00591C44" w:rsidRDefault="00095C8D">
      <w:pPr>
        <w:numPr>
          <w:ilvl w:val="0"/>
          <w:numId w:val="92"/>
        </w:numPr>
        <w:ind w:right="8" w:firstLine="480"/>
      </w:pPr>
      <w:r>
        <w:t>《基金合同》生效后与基金相关的信息披露费用；</w:t>
      </w:r>
      <w:r>
        <w:rPr>
          <w:rFonts w:ascii="Times New Roman" w:eastAsia="Times New Roman" w:hAnsi="Times New Roman" w:cs="Times New Roman"/>
        </w:rPr>
        <w:t xml:space="preserve"> </w:t>
      </w:r>
    </w:p>
    <w:p w14:paraId="66E10067" w14:textId="77777777" w:rsidR="00591C44" w:rsidRDefault="00095C8D">
      <w:pPr>
        <w:numPr>
          <w:ilvl w:val="0"/>
          <w:numId w:val="92"/>
        </w:numPr>
        <w:ind w:right="8" w:firstLine="480"/>
      </w:pPr>
      <w:r>
        <w:t>《基金合同》生</w:t>
      </w:r>
      <w:r>
        <w:t>效后与基金相关的会计师费、律师费、诉讼费和仲裁费；</w:t>
      </w:r>
      <w:r>
        <w:rPr>
          <w:rFonts w:ascii="Times New Roman" w:eastAsia="Times New Roman" w:hAnsi="Times New Roman" w:cs="Times New Roman"/>
        </w:rPr>
        <w:t xml:space="preserve"> </w:t>
      </w:r>
    </w:p>
    <w:p w14:paraId="60D968CD" w14:textId="77777777" w:rsidR="00591C44" w:rsidRDefault="00095C8D">
      <w:pPr>
        <w:numPr>
          <w:ilvl w:val="0"/>
          <w:numId w:val="92"/>
        </w:numPr>
        <w:ind w:right="8" w:firstLine="480"/>
      </w:pPr>
      <w:r>
        <w:t>基金份额持有人大会费用；</w:t>
      </w:r>
      <w:r>
        <w:rPr>
          <w:rFonts w:ascii="Times New Roman" w:eastAsia="Times New Roman" w:hAnsi="Times New Roman" w:cs="Times New Roman"/>
        </w:rPr>
        <w:t xml:space="preserve"> </w:t>
      </w:r>
    </w:p>
    <w:p w14:paraId="0F966435" w14:textId="77777777" w:rsidR="00591C44" w:rsidRDefault="00095C8D">
      <w:pPr>
        <w:numPr>
          <w:ilvl w:val="0"/>
          <w:numId w:val="92"/>
        </w:numPr>
        <w:ind w:right="8" w:firstLine="480"/>
      </w:pPr>
      <w:r>
        <w:t>基金的证券、期货、股票期权交易费用；</w:t>
      </w:r>
      <w:r>
        <w:rPr>
          <w:rFonts w:ascii="Times New Roman" w:eastAsia="Times New Roman" w:hAnsi="Times New Roman" w:cs="Times New Roman"/>
        </w:rPr>
        <w:t xml:space="preserve"> </w:t>
      </w:r>
    </w:p>
    <w:p w14:paraId="178EEFAB" w14:textId="77777777" w:rsidR="00591C44" w:rsidRDefault="00095C8D">
      <w:pPr>
        <w:numPr>
          <w:ilvl w:val="0"/>
          <w:numId w:val="92"/>
        </w:numPr>
        <w:ind w:right="8" w:firstLine="480"/>
      </w:pPr>
      <w:r>
        <w:t>基金的银行汇划费用；</w:t>
      </w:r>
      <w:r>
        <w:rPr>
          <w:rFonts w:ascii="Times New Roman" w:eastAsia="Times New Roman" w:hAnsi="Times New Roman" w:cs="Times New Roman"/>
        </w:rPr>
        <w:t xml:space="preserve"> </w:t>
      </w:r>
    </w:p>
    <w:p w14:paraId="618D1F41" w14:textId="77777777" w:rsidR="00591C44" w:rsidRDefault="00095C8D">
      <w:pPr>
        <w:numPr>
          <w:ilvl w:val="0"/>
          <w:numId w:val="92"/>
        </w:numPr>
        <w:ind w:right="8" w:firstLine="480"/>
      </w:pPr>
      <w:r>
        <w:t>账户开户费用和账户维护费用；</w:t>
      </w:r>
      <w:r>
        <w:rPr>
          <w:rFonts w:ascii="Times New Roman" w:eastAsia="Times New Roman" w:hAnsi="Times New Roman" w:cs="Times New Roman"/>
        </w:rPr>
        <w:t xml:space="preserve"> </w:t>
      </w:r>
    </w:p>
    <w:p w14:paraId="7DF4D9ED" w14:textId="77777777" w:rsidR="00591C44" w:rsidRDefault="00095C8D">
      <w:pPr>
        <w:numPr>
          <w:ilvl w:val="0"/>
          <w:numId w:val="92"/>
        </w:numPr>
        <w:spacing w:after="0" w:line="379" w:lineRule="auto"/>
        <w:ind w:right="8" w:firstLine="480"/>
      </w:pPr>
      <w:r>
        <w:t>按照国家有关规定和《基金合同》约定，可以在基金财产中列支的其他费用。</w:t>
      </w:r>
      <w:r>
        <w:rPr>
          <w:rFonts w:ascii="Times New Roman" w:eastAsia="Times New Roman" w:hAnsi="Times New Roman" w:cs="Times New Roman"/>
        </w:rPr>
        <w:t xml:space="preserve"> </w:t>
      </w:r>
    </w:p>
    <w:p w14:paraId="355946B8" w14:textId="77777777" w:rsidR="00591C44" w:rsidRDefault="00095C8D">
      <w:pPr>
        <w:ind w:right="8"/>
      </w:pPr>
      <w:r>
        <w:t>本基金终止清算时所发生费用，按实际支出额从基金财产总值中扣除。</w:t>
      </w:r>
      <w:r>
        <w:rPr>
          <w:rFonts w:ascii="Times New Roman" w:eastAsia="Times New Roman" w:hAnsi="Times New Roman" w:cs="Times New Roman"/>
        </w:rPr>
        <w:t xml:space="preserve"> </w:t>
      </w:r>
    </w:p>
    <w:p w14:paraId="3CFAD0CB" w14:textId="77777777" w:rsidR="00591C44" w:rsidRDefault="00095C8D">
      <w:pPr>
        <w:ind w:right="8"/>
      </w:pPr>
      <w:r>
        <w:t>二、基金费用计提方法、计提标准和支付方式</w:t>
      </w:r>
      <w:r>
        <w:rPr>
          <w:rFonts w:ascii="Times New Roman" w:eastAsia="Times New Roman" w:hAnsi="Times New Roman" w:cs="Times New Roman"/>
        </w:rPr>
        <w:t xml:space="preserve"> </w:t>
      </w:r>
    </w:p>
    <w:p w14:paraId="7D28CE50" w14:textId="77777777" w:rsidR="00591C44" w:rsidRDefault="00095C8D">
      <w:pPr>
        <w:ind w:right="8"/>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217FD9B6" w14:textId="77777777" w:rsidR="00591C44" w:rsidRDefault="00095C8D">
      <w:pPr>
        <w:spacing w:after="31" w:line="371"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的部分不收取管理费。本基金管理费按前一日基金资产净值扣除所持有目标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0.15%</w:t>
      </w:r>
      <w:r>
        <w:t>年费率计提。管理费的计算方法如下：</w:t>
      </w:r>
      <w:r>
        <w:rPr>
          <w:rFonts w:ascii="Times New Roman" w:eastAsia="Times New Roman" w:hAnsi="Times New Roman" w:cs="Times New Roman"/>
        </w:rPr>
        <w:t xml:space="preserve"> </w:t>
      </w:r>
    </w:p>
    <w:p w14:paraId="40CFDE54" w14:textId="77777777" w:rsidR="00591C44" w:rsidRDefault="00095C8D">
      <w:pPr>
        <w:pStyle w:val="2"/>
        <w:ind w:left="475"/>
      </w:pPr>
      <w:r>
        <w:t>H</w:t>
      </w:r>
      <w:r>
        <w:rPr>
          <w:rFonts w:ascii="宋体" w:eastAsia="宋体" w:hAnsi="宋体" w:cs="宋体"/>
        </w:rPr>
        <w:t>＝</w:t>
      </w:r>
      <w:r>
        <w:t>E×0.15%÷</w:t>
      </w:r>
      <w:r>
        <w:rPr>
          <w:rFonts w:ascii="宋体" w:eastAsia="宋体" w:hAnsi="宋体" w:cs="宋体"/>
        </w:rPr>
        <w:t>当年天数</w:t>
      </w:r>
      <w:r>
        <w:t xml:space="preserve"> </w:t>
      </w:r>
    </w:p>
    <w:p w14:paraId="019113BC" w14:textId="77777777" w:rsidR="00591C44" w:rsidRDefault="00095C8D">
      <w:pPr>
        <w:ind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35AED742" w14:textId="77777777" w:rsidR="00591C44" w:rsidRDefault="00095C8D">
      <w:pPr>
        <w:spacing w:after="0" w:line="386" w:lineRule="auto"/>
        <w:ind w:left="-15" w:right="8"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0F84CF27" w14:textId="77777777" w:rsidR="00591C44" w:rsidRDefault="00095C8D">
      <w:pPr>
        <w:spacing w:line="366" w:lineRule="auto"/>
        <w:ind w:left="-15" w:right="8" w:firstLine="480"/>
      </w:pPr>
      <w:r>
        <w:t>基金管理费每日计算，逐日累计至每月月末，按月支付，由基金托管人根据与基金管理人核对一致的财务数据，自动在月初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w:t>
      </w:r>
      <w:r>
        <w:t>付，基金管理人无需再出具资金划拨指令。若遇法定节假日、公休日等，支付日期顺延。费用自动扣划后，基金管理人应进行核对，如发现数据不符，及时联系基金托管人协商解决。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750BD7BE" w14:textId="77777777" w:rsidR="00591C44" w:rsidRDefault="00095C8D">
      <w:pPr>
        <w:ind w:right="8"/>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6260864A" w14:textId="77777777" w:rsidR="00591C44" w:rsidRDefault="00095C8D">
      <w:pPr>
        <w:spacing w:after="31" w:line="371"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的部分不收取托管费。本基金托管费按前一日基金资产净值扣除所持有目标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2C0C9EE0" w14:textId="77777777" w:rsidR="00591C44" w:rsidRDefault="00095C8D">
      <w:pPr>
        <w:pStyle w:val="2"/>
        <w:ind w:left="475"/>
      </w:pPr>
      <w:r>
        <w:t>H</w:t>
      </w:r>
      <w:r>
        <w:rPr>
          <w:rFonts w:ascii="宋体" w:eastAsia="宋体" w:hAnsi="宋体" w:cs="宋体"/>
        </w:rPr>
        <w:t>＝</w:t>
      </w:r>
      <w:r>
        <w:t>E×0.05%÷</w:t>
      </w:r>
      <w:r>
        <w:rPr>
          <w:rFonts w:ascii="宋体" w:eastAsia="宋体" w:hAnsi="宋体" w:cs="宋体"/>
        </w:rPr>
        <w:t>当年天数</w:t>
      </w:r>
      <w:r>
        <w:t xml:space="preserve"> </w:t>
      </w:r>
    </w:p>
    <w:p w14:paraId="7B37B09E" w14:textId="77777777" w:rsidR="00591C44" w:rsidRDefault="00095C8D">
      <w:pPr>
        <w:ind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227F94E9" w14:textId="77777777" w:rsidR="00591C44" w:rsidRDefault="00095C8D">
      <w:pPr>
        <w:spacing w:after="0" w:line="386" w:lineRule="auto"/>
        <w:ind w:left="-15" w:right="8" w:firstLine="480"/>
      </w:pPr>
      <w:r>
        <w:rPr>
          <w:rFonts w:ascii="Times New Roman" w:eastAsia="Times New Roman" w:hAnsi="Times New Roman" w:cs="Times New Roman"/>
        </w:rPr>
        <w:t xml:space="preserve">E </w:t>
      </w:r>
      <w:r>
        <w:t>为前一日的基金资产净值－前一日所</w:t>
      </w:r>
      <w:r>
        <w:t>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13807DB2" w14:textId="77777777" w:rsidR="00591C44" w:rsidRDefault="00095C8D">
      <w:pPr>
        <w:spacing w:after="19" w:line="366" w:lineRule="auto"/>
        <w:ind w:left="-15" w:right="8" w:firstLine="480"/>
      </w:pPr>
      <w:r>
        <w:t>基金托管费每日计算，逐日累计至每月月末，按月支付，由基金托管人根据与基金管理人核对一致的财务数据，自动在月初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4362E157" w14:textId="77777777" w:rsidR="00591C44" w:rsidRDefault="00095C8D">
      <w:pPr>
        <w:ind w:right="8"/>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436BB1FA" w14:textId="77777777" w:rsidR="00591C44" w:rsidRDefault="00095C8D">
      <w:pPr>
        <w:spacing w:after="8" w:line="387" w:lineRule="auto"/>
        <w:ind w:left="-15" w:right="8"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0.20%</w:t>
      </w:r>
      <w:r>
        <w:t>年费率计提。计算方法如下：</w:t>
      </w:r>
      <w:r>
        <w:rPr>
          <w:rFonts w:ascii="Times New Roman" w:eastAsia="Times New Roman" w:hAnsi="Times New Roman" w:cs="Times New Roman"/>
        </w:rPr>
        <w:t xml:space="preserve"> </w:t>
      </w:r>
    </w:p>
    <w:p w14:paraId="1597A8D4" w14:textId="77777777" w:rsidR="00591C44" w:rsidRDefault="00095C8D">
      <w:pPr>
        <w:ind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76347ACB" w14:textId="77777777" w:rsidR="00591C44" w:rsidRDefault="00095C8D">
      <w:pPr>
        <w:ind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5657BD46" w14:textId="77777777" w:rsidR="00591C44" w:rsidRDefault="00095C8D">
      <w:pPr>
        <w:ind w:right="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7F050642" w14:textId="77777777" w:rsidR="00591C44" w:rsidRDefault="00095C8D">
      <w:pPr>
        <w:spacing w:after="10" w:line="366" w:lineRule="auto"/>
        <w:ind w:left="-15" w:right="8" w:firstLine="480"/>
      </w:pPr>
      <w:del w:id="25" w:author="FundLex" w:date="2026-10-21T17:12:12Z">
        <w:r>
          <w:delText>基金销售服务费每日计算，逐日累计至每月月末，按月支付，由基金托管人根据与基金管理人核对一致的财务数据，自动在月初</w:delText>
        </w:r>
        <w:r>
          <w:delText xml:space="preserve"> </w:delText>
        </w:r>
        <w:r>
          <w:rPr>
            <w:rFonts w:ascii="Times New Roman" w:eastAsia="Times New Roman" w:hAnsi="Times New Roman" w:cs="Times New Roman"/>
          </w:rPr>
          <w:delText xml:space="preserve">5 </w:delText>
        </w:r>
        <w:r>
          <w:delText>个工作日内、按照指定的账户路径进行资金支付，基金管理人无需再出具资金划拨指令。若遇法定节假日、公休日等，支付日期顺延。费用自动扣划后，基金管理人应进行核对，如发现数据不符，及时联系基金托管人协商解决。</w:delText>
        </w:r>
      </w:del>
      <w:ins w:id="26" w:author="FundLex" w:date="2026-10-21T17:12:12Z">
        <w:r>
          <w:t/>
        </w:r>
      </w:ins>
      <w:r>
        <w:rPr>
          <w:rFonts w:ascii="Times New Roman" w:eastAsia="Times New Roman" w:hAnsi="Times New Roman" w:cs="Times New Roman"/>
        </w:rPr>
        <w:t xml:space="preserve"> </w:t>
      </w:r>
    </w:p>
    <w:p w14:paraId="7ECE1E64" w14:textId="77777777" w:rsidR="00591C44" w:rsidRDefault="00095C8D">
      <w:pPr>
        <w:spacing w:after="17" w:line="366" w:lineRule="auto"/>
        <w:ind w:left="-15" w:right="8" w:firstLine="480"/>
      </w:pPr>
      <w:del w:id="27" w:author="FundLex" w:date="2026-10-21T17:12:12Z">
        <w:r>
          <w:delText>销售服务费主要用于支付销售机构佣金，及基金管理人的基金行销广告费、促销活动费、基金份额持有人服务费等。</w:delText>
        </w:r>
      </w:del>
      <w:ins w:id="28" w:author="FundLex" w:date="2026-10-21T17:12:12Z">
        <w:r>
          <w:t/>
        </w:r>
      </w:ins>
      <w:r>
        <w:rPr>
          <w:rFonts w:ascii="Times New Roman" w:eastAsia="Times New Roman" w:hAnsi="Times New Roman" w:cs="Times New Roman"/>
        </w:rPr>
        <w:t xml:space="preserve"> </w:t>
      </w:r>
    </w:p>
    <w:p w14:paraId="4470CB74" w14:textId="77777777" w:rsidR="00591C44" w:rsidRDefault="00095C8D">
      <w:pPr>
        <w:ind w:right="8"/>
      </w:pPr>
      <w:del w:id="29" w:author="FundLex" w:date="2026-10-21T17:12:12Z">
        <w:r>
          <w:delText>销售服务费使用范围不包括基金募集期间的上述费用。</w:delText>
        </w:r>
      </w:del>
      <w:ins w:id="30" w:author="FundLex" w:date="2026-10-21T17:12:12Z">
        <w:r>
          <w:t/>
        </w:r>
      </w:ins>
      <w:r>
        <w:rPr>
          <w:rFonts w:ascii="Times New Roman" w:eastAsia="Times New Roman" w:hAnsi="Times New Roman" w:cs="Times New Roman"/>
        </w:rPr>
        <w:t xml:space="preserve"> </w:t>
      </w:r>
    </w:p>
    <w:p w14:paraId="3639F4FC" w14:textId="77777777" w:rsidR="00591C44" w:rsidRDefault="00095C8D">
      <w:pPr>
        <w:ind w:right="8"/>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项费用，根据有关法规及相应协议</w:t>
      </w:r>
    </w:p>
    <w:p w14:paraId="68784B33" w14:textId="77777777" w:rsidR="00591C44" w:rsidRDefault="00095C8D">
      <w:pPr>
        <w:spacing w:after="5" w:line="371" w:lineRule="auto"/>
        <w:ind w:left="-15" w:right="229" w:firstLine="0"/>
        <w:jc w:val="both"/>
      </w:pPr>
      <w:r>
        <w:t>规定，按费用实际支出金额列入当期费用，由基金托管人从基金财产中支付。三、不列</w:t>
      </w:r>
      <w:r>
        <w:t>入基金费用的项目下列费用不列入基金费用：</w:t>
      </w:r>
      <w:r>
        <w:rPr>
          <w:rFonts w:ascii="Times New Roman" w:eastAsia="Times New Roman" w:hAnsi="Times New Roman" w:cs="Times New Roman"/>
        </w:rPr>
        <w:t xml:space="preserve"> </w:t>
      </w:r>
    </w:p>
    <w:p w14:paraId="69E9D3B1" w14:textId="77777777" w:rsidR="00591C44" w:rsidRDefault="00095C8D">
      <w:pPr>
        <w:numPr>
          <w:ilvl w:val="0"/>
          <w:numId w:val="93"/>
        </w:numPr>
        <w:spacing w:after="0" w:line="379" w:lineRule="auto"/>
        <w:ind w:right="8"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4A6B2A48" w14:textId="77777777" w:rsidR="00591C44" w:rsidRDefault="00095C8D">
      <w:pPr>
        <w:numPr>
          <w:ilvl w:val="0"/>
          <w:numId w:val="93"/>
        </w:numPr>
        <w:ind w:right="8" w:firstLine="480"/>
      </w:pPr>
      <w:r>
        <w:t>基金管理人和基金托管人处理与基金运作无关的事项发生的费用；</w:t>
      </w:r>
      <w:r>
        <w:rPr>
          <w:rFonts w:ascii="Times New Roman" w:eastAsia="Times New Roman" w:hAnsi="Times New Roman" w:cs="Times New Roman"/>
        </w:rPr>
        <w:t xml:space="preserve"> </w:t>
      </w:r>
    </w:p>
    <w:p w14:paraId="0C41E51A" w14:textId="77777777" w:rsidR="00591C44" w:rsidRDefault="00095C8D">
      <w:pPr>
        <w:numPr>
          <w:ilvl w:val="0"/>
          <w:numId w:val="93"/>
        </w:numPr>
        <w:ind w:right="8" w:firstLine="480"/>
      </w:pPr>
      <w:r>
        <w:t>《基金合同》生效前的相关费用；</w:t>
      </w:r>
      <w:r>
        <w:rPr>
          <w:rFonts w:ascii="Times New Roman" w:eastAsia="Times New Roman" w:hAnsi="Times New Roman" w:cs="Times New Roman"/>
        </w:rPr>
        <w:t xml:space="preserve"> </w:t>
      </w:r>
    </w:p>
    <w:p w14:paraId="56FEBADC" w14:textId="77777777" w:rsidR="00591C44" w:rsidRDefault="00095C8D">
      <w:pPr>
        <w:numPr>
          <w:ilvl w:val="0"/>
          <w:numId w:val="93"/>
        </w:numPr>
        <w:spacing w:after="0" w:line="379" w:lineRule="auto"/>
        <w:ind w:right="8" w:firstLine="480"/>
      </w:pPr>
      <w:r>
        <w:t>标的指数许可使用费。标的指数许可使用费由基金管理人承担，不从基金财产中列支；</w:t>
      </w:r>
      <w:r>
        <w:rPr>
          <w:rFonts w:ascii="Times New Roman" w:eastAsia="Times New Roman" w:hAnsi="Times New Roman" w:cs="Times New Roman"/>
        </w:rPr>
        <w:t xml:space="preserve"> </w:t>
      </w:r>
    </w:p>
    <w:p w14:paraId="05536E68" w14:textId="77777777" w:rsidR="00591C44" w:rsidRDefault="00095C8D">
      <w:pPr>
        <w:numPr>
          <w:ilvl w:val="0"/>
          <w:numId w:val="93"/>
        </w:numPr>
        <w:spacing w:after="0" w:line="379" w:lineRule="auto"/>
        <w:ind w:right="8" w:firstLine="480"/>
      </w:pPr>
      <w:r>
        <w:t>其他根据相关法律法规及中国证监会的有关规定不得列入基金费用的项目。</w:t>
      </w:r>
      <w:r>
        <w:rPr>
          <w:rFonts w:ascii="Times New Roman" w:eastAsia="Times New Roman" w:hAnsi="Times New Roman" w:cs="Times New Roman"/>
        </w:rPr>
        <w:t xml:space="preserve"> </w:t>
      </w:r>
    </w:p>
    <w:p w14:paraId="6CBF2F25" w14:textId="77777777" w:rsidR="00591C44" w:rsidRDefault="00095C8D">
      <w:pPr>
        <w:numPr>
          <w:ilvl w:val="0"/>
          <w:numId w:val="94"/>
        </w:numPr>
        <w:ind w:right="8" w:hanging="480"/>
      </w:pPr>
      <w:r>
        <w:t>实施侧袋机制期间的基金费用</w:t>
      </w:r>
      <w:r>
        <w:rPr>
          <w:rFonts w:ascii="Times New Roman" w:eastAsia="Times New Roman" w:hAnsi="Times New Roman" w:cs="Times New Roman"/>
        </w:rPr>
        <w:t xml:space="preserve"> </w:t>
      </w:r>
    </w:p>
    <w:p w14:paraId="7D809473" w14:textId="77777777" w:rsidR="00591C44" w:rsidRDefault="00095C8D">
      <w:pPr>
        <w:spacing w:after="21" w:line="363" w:lineRule="auto"/>
        <w:ind w:left="-15" w:right="8"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48CC0347" w14:textId="77777777" w:rsidR="00591C44" w:rsidRDefault="00095C8D">
      <w:pPr>
        <w:numPr>
          <w:ilvl w:val="0"/>
          <w:numId w:val="94"/>
        </w:numPr>
        <w:ind w:right="8" w:hanging="480"/>
      </w:pPr>
      <w:r>
        <w:t>基金税收</w:t>
      </w:r>
      <w:r>
        <w:rPr>
          <w:rFonts w:ascii="Times New Roman" w:eastAsia="Times New Roman" w:hAnsi="Times New Roman" w:cs="Times New Roman"/>
        </w:rPr>
        <w:t xml:space="preserve"> </w:t>
      </w:r>
    </w:p>
    <w:p w14:paraId="55A68C3D" w14:textId="77777777" w:rsidR="00591C44" w:rsidRDefault="00095C8D">
      <w:pPr>
        <w:spacing w:after="12" w:line="363" w:lineRule="auto"/>
        <w:ind w:left="-15" w:right="8"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715EEB01" w14:textId="77777777" w:rsidR="00591C44" w:rsidRDefault="00095C8D">
      <w:pPr>
        <w:spacing w:after="0" w:line="259" w:lineRule="auto"/>
        <w:ind w:left="480" w:firstLine="0"/>
      </w:pPr>
      <w:r>
        <w:rPr>
          <w:rFonts w:ascii="Times New Roman" w:eastAsia="Times New Roman" w:hAnsi="Times New Roman" w:cs="Times New Roman"/>
        </w:rPr>
        <w:t xml:space="preserve"> </w:t>
      </w:r>
    </w:p>
    <w:p w14:paraId="616A8650" w14:textId="77777777" w:rsidR="00591C44" w:rsidRDefault="00095C8D">
      <w:pPr>
        <w:pStyle w:val="1"/>
      </w:pPr>
      <w:bookmarkStart w:id="15" w:name="_Toc68882"/>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4EAF9C21" w14:textId="77777777" w:rsidR="00591C44" w:rsidRDefault="00095C8D">
      <w:pPr>
        <w:spacing w:after="223" w:line="259" w:lineRule="auto"/>
        <w:ind w:left="0" w:firstLine="0"/>
      </w:pPr>
      <w:r>
        <w:rPr>
          <w:rFonts w:ascii="Times New Roman" w:eastAsia="Times New Roman" w:hAnsi="Times New Roman" w:cs="Times New Roman"/>
          <w:sz w:val="21"/>
        </w:rPr>
        <w:t xml:space="preserve"> </w:t>
      </w:r>
    </w:p>
    <w:p w14:paraId="42057B80" w14:textId="77777777" w:rsidR="00591C44" w:rsidRDefault="00095C8D">
      <w:pPr>
        <w:numPr>
          <w:ilvl w:val="0"/>
          <w:numId w:val="95"/>
        </w:numPr>
        <w:ind w:right="8" w:hanging="480"/>
      </w:pPr>
      <w:r>
        <w:t>基金利润的构成</w:t>
      </w:r>
      <w:r>
        <w:rPr>
          <w:rFonts w:ascii="Times New Roman" w:eastAsia="Times New Roman" w:hAnsi="Times New Roman" w:cs="Times New Roman"/>
        </w:rPr>
        <w:t xml:space="preserve"> </w:t>
      </w:r>
    </w:p>
    <w:p w14:paraId="675FAB59" w14:textId="77777777" w:rsidR="00591C44" w:rsidRDefault="00095C8D">
      <w:pPr>
        <w:ind w:left="550" w:right="8"/>
      </w:pPr>
      <w:r>
        <w:t>基金利润指基金利息收入、投资收益、公允价值变动收益和其他收入扣除</w:t>
      </w:r>
      <w:r>
        <w:t>相</w:t>
      </w:r>
    </w:p>
    <w:p w14:paraId="5C3D6AF8" w14:textId="77777777" w:rsidR="00591C44" w:rsidRDefault="00095C8D">
      <w:pPr>
        <w:ind w:left="-5" w:right="8"/>
      </w:pPr>
      <w:r>
        <w:t>关费用后的余额，基金已实现收益指基金利润减去公允价值变动收益后的余额。</w:t>
      </w:r>
      <w:r>
        <w:rPr>
          <w:rFonts w:ascii="Times New Roman" w:eastAsia="Times New Roman" w:hAnsi="Times New Roman" w:cs="Times New Roman"/>
        </w:rPr>
        <w:t xml:space="preserve"> </w:t>
      </w:r>
    </w:p>
    <w:p w14:paraId="3B3D8CAD" w14:textId="77777777" w:rsidR="00591C44" w:rsidRDefault="00095C8D">
      <w:pPr>
        <w:numPr>
          <w:ilvl w:val="0"/>
          <w:numId w:val="95"/>
        </w:numPr>
        <w:ind w:right="8" w:hanging="480"/>
      </w:pPr>
      <w:r>
        <w:t>基金可供分配利润</w:t>
      </w:r>
      <w:r>
        <w:rPr>
          <w:rFonts w:ascii="Times New Roman" w:eastAsia="Times New Roman" w:hAnsi="Times New Roman" w:cs="Times New Roman"/>
        </w:rPr>
        <w:t xml:space="preserve"> </w:t>
      </w:r>
    </w:p>
    <w:p w14:paraId="434AA7DB" w14:textId="77777777" w:rsidR="00591C44" w:rsidRDefault="00095C8D">
      <w:pPr>
        <w:spacing w:after="18" w:line="365" w:lineRule="auto"/>
        <w:ind w:left="-15" w:right="8"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221662B0" w14:textId="77777777" w:rsidR="00591C44" w:rsidRDefault="00095C8D">
      <w:pPr>
        <w:numPr>
          <w:ilvl w:val="0"/>
          <w:numId w:val="95"/>
        </w:numPr>
        <w:ind w:right="8" w:hanging="480"/>
      </w:pPr>
      <w:r>
        <w:t>基金收益分配原则</w:t>
      </w:r>
      <w:r>
        <w:rPr>
          <w:rFonts w:ascii="Times New Roman" w:eastAsia="Times New Roman" w:hAnsi="Times New Roman" w:cs="Times New Roman"/>
        </w:rPr>
        <w:t xml:space="preserve"> </w:t>
      </w:r>
    </w:p>
    <w:p w14:paraId="4FD4C384" w14:textId="77777777" w:rsidR="00591C44" w:rsidRDefault="00095C8D">
      <w:pPr>
        <w:numPr>
          <w:ilvl w:val="0"/>
          <w:numId w:val="96"/>
        </w:numPr>
        <w:spacing w:after="5" w:line="371" w:lineRule="auto"/>
        <w:ind w:right="8"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305D8708" w14:textId="77777777" w:rsidR="00591C44" w:rsidRDefault="00095C8D">
      <w:pPr>
        <w:numPr>
          <w:ilvl w:val="0"/>
          <w:numId w:val="96"/>
        </w:numPr>
        <w:ind w:right="8" w:firstLine="540"/>
      </w:pPr>
      <w:r>
        <w:t>本基金收益分配方式分两种：现金分红与红利再投资，投资者可选择现</w:t>
      </w:r>
    </w:p>
    <w:p w14:paraId="0F11FCD9" w14:textId="77777777" w:rsidR="00591C44" w:rsidRDefault="00095C8D">
      <w:pPr>
        <w:spacing w:after="11" w:line="365" w:lineRule="auto"/>
        <w:ind w:left="-5" w:right="8"/>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401DDA7D" w14:textId="77777777" w:rsidR="00591C44" w:rsidRDefault="00095C8D">
      <w:pPr>
        <w:numPr>
          <w:ilvl w:val="0"/>
          <w:numId w:val="96"/>
        </w:numPr>
        <w:spacing w:after="0" w:line="379" w:lineRule="auto"/>
        <w:ind w:right="8"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5453B617" w14:textId="77777777" w:rsidR="00591C44" w:rsidRDefault="00095C8D">
      <w:pPr>
        <w:numPr>
          <w:ilvl w:val="0"/>
          <w:numId w:val="96"/>
        </w:numPr>
        <w:spacing w:after="0" w:line="381" w:lineRule="auto"/>
        <w:ind w:right="8" w:firstLine="540"/>
      </w:pPr>
      <w:r>
        <w:t>本基金同一类别的每一基金份额享有同等分配权。</w:t>
      </w:r>
      <w:del w:id="31" w:author="FundLex" w:date="2026-10-21T17:12:12Z">
        <w:r>
          <w:delText>由于本基金</w:delText>
        </w:r>
        <w:r>
          <w:delText xml:space="preserve"> </w:delText>
        </w:r>
        <w:r>
          <w:rPr>
            <w:rFonts w:ascii="Times New Roman" w:eastAsia="Times New Roman" w:hAnsi="Times New Roman" w:cs="Times New Roman"/>
          </w:rPr>
          <w:delText xml:space="preserve">A </w:delText>
        </w:r>
        <w:r>
          <w:delText>类基金份额不收取销售服务费，而</w:delText>
        </w:r>
        <w:r>
          <w:delText xml:space="preserve"> </w:delText>
        </w:r>
        <w:r>
          <w:rPr>
            <w:rFonts w:ascii="Times New Roman" w:eastAsia="Times New Roman" w:hAnsi="Times New Roman" w:cs="Times New Roman"/>
          </w:rPr>
          <w:delText xml:space="preserve">C </w:delText>
        </w:r>
        <w:r>
          <w:delText>类基金份额收取销售服务费</w:delText>
        </w:r>
      </w:del>
      <w:ins w:id="32" w:author="FundLex" w:date="2026-10-21T17:12:12Z">
        <w:r>
          <w:t>由于本基金A类基金份额和C类基金份额费用收取不同</w:t>
        </w:r>
      </w:ins>
      <w:r>
        <w:t>，各基金份额类别对应的可分配收益将有所不同；</w:t>
      </w:r>
      <w:r>
        <w:rPr>
          <w:rFonts w:ascii="Times New Roman" w:eastAsia="Times New Roman" w:hAnsi="Times New Roman" w:cs="Times New Roman"/>
        </w:rPr>
        <w:t xml:space="preserve"> </w:t>
      </w:r>
    </w:p>
    <w:p w14:paraId="2A7D718A" w14:textId="77777777" w:rsidR="00591C44" w:rsidRDefault="00095C8D">
      <w:pPr>
        <w:numPr>
          <w:ilvl w:val="0"/>
          <w:numId w:val="96"/>
        </w:numPr>
        <w:ind w:right="8" w:firstLine="540"/>
      </w:pPr>
      <w:r>
        <w:t>法律法规或监管机关另有规定的，从其规定。</w:t>
      </w:r>
      <w:r>
        <w:rPr>
          <w:rFonts w:ascii="Times New Roman" w:eastAsia="Times New Roman" w:hAnsi="Times New Roman" w:cs="Times New Roman"/>
        </w:rPr>
        <w:t xml:space="preserve"> </w:t>
      </w:r>
    </w:p>
    <w:p w14:paraId="2979852A" w14:textId="77777777" w:rsidR="00591C44" w:rsidRDefault="00095C8D">
      <w:pPr>
        <w:spacing w:after="18" w:line="365" w:lineRule="auto"/>
        <w:ind w:left="-15" w:right="8" w:firstLine="480"/>
      </w:pPr>
      <w:r>
        <w:t>在对基金份额持有人利益无实质性不利影响的前提下，基金</w:t>
      </w:r>
      <w:r>
        <w:t>管理人与基金托管人协商一致，在履行适当程序后可对基金收益分配原则进行调整。</w:t>
      </w:r>
      <w:r>
        <w:rPr>
          <w:rFonts w:ascii="Times New Roman" w:eastAsia="Times New Roman" w:hAnsi="Times New Roman" w:cs="Times New Roman"/>
        </w:rPr>
        <w:t xml:space="preserve"> </w:t>
      </w:r>
    </w:p>
    <w:p w14:paraId="35F6616B" w14:textId="77777777" w:rsidR="00591C44" w:rsidRDefault="00095C8D">
      <w:pPr>
        <w:numPr>
          <w:ilvl w:val="0"/>
          <w:numId w:val="97"/>
        </w:numPr>
        <w:ind w:right="8" w:hanging="480"/>
      </w:pPr>
      <w:r>
        <w:t>收益分配方案</w:t>
      </w:r>
      <w:r>
        <w:rPr>
          <w:rFonts w:ascii="Times New Roman" w:eastAsia="Times New Roman" w:hAnsi="Times New Roman" w:cs="Times New Roman"/>
        </w:rPr>
        <w:t xml:space="preserve"> </w:t>
      </w:r>
    </w:p>
    <w:p w14:paraId="48041273" w14:textId="77777777" w:rsidR="00591C44" w:rsidRDefault="00095C8D">
      <w:pPr>
        <w:spacing w:after="17" w:line="366" w:lineRule="auto"/>
        <w:ind w:left="-15" w:right="8"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5F4491AE" w14:textId="77777777" w:rsidR="00591C44" w:rsidRDefault="00095C8D">
      <w:pPr>
        <w:numPr>
          <w:ilvl w:val="0"/>
          <w:numId w:val="97"/>
        </w:numPr>
        <w:ind w:right="8" w:hanging="480"/>
      </w:pPr>
      <w:r>
        <w:t>收益分配方案的确定、公告与实施</w:t>
      </w:r>
      <w:r>
        <w:rPr>
          <w:rFonts w:ascii="Times New Roman" w:eastAsia="Times New Roman" w:hAnsi="Times New Roman" w:cs="Times New Roman"/>
        </w:rPr>
        <w:t xml:space="preserve"> </w:t>
      </w:r>
    </w:p>
    <w:p w14:paraId="64959A1F" w14:textId="77777777" w:rsidR="00591C44" w:rsidRDefault="00095C8D">
      <w:pPr>
        <w:ind w:left="550" w:right="8"/>
      </w:pPr>
      <w:r>
        <w:t>本基金收益分配方案由基金管理人拟定，并由基金托管人复核，依照《信息</w:t>
      </w:r>
    </w:p>
    <w:p w14:paraId="5A469644" w14:textId="77777777" w:rsidR="00591C44" w:rsidRDefault="00095C8D">
      <w:pPr>
        <w:ind w:left="-5" w:right="8"/>
      </w:pPr>
      <w:r>
        <w:t>披露办法》的有关规定在规定媒介公告。法律法规或监管机关另有规定的，从其规定。</w:t>
      </w:r>
      <w:r>
        <w:rPr>
          <w:rFonts w:ascii="Times New Roman" w:eastAsia="Times New Roman" w:hAnsi="Times New Roman" w:cs="Times New Roman"/>
        </w:rPr>
        <w:t xml:space="preserve"> </w:t>
      </w:r>
    </w:p>
    <w:p w14:paraId="60FF83F8" w14:textId="77777777" w:rsidR="00591C44" w:rsidRDefault="00095C8D">
      <w:pPr>
        <w:numPr>
          <w:ilvl w:val="0"/>
          <w:numId w:val="97"/>
        </w:numPr>
        <w:ind w:right="8" w:hanging="480"/>
      </w:pPr>
      <w:r>
        <w:t>基金收益分配中发生的费用</w:t>
      </w:r>
      <w:r>
        <w:rPr>
          <w:rFonts w:ascii="Times New Roman" w:eastAsia="Times New Roman" w:hAnsi="Times New Roman" w:cs="Times New Roman"/>
        </w:rPr>
        <w:t xml:space="preserve"> </w:t>
      </w:r>
    </w:p>
    <w:p w14:paraId="4576B60F" w14:textId="77777777" w:rsidR="00591C44" w:rsidRDefault="00095C8D">
      <w:pPr>
        <w:spacing w:after="23" w:line="362" w:lineRule="auto"/>
        <w:ind w:left="-15" w:right="8"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763325AD" w14:textId="77777777" w:rsidR="00591C44" w:rsidRDefault="00095C8D">
      <w:pPr>
        <w:numPr>
          <w:ilvl w:val="0"/>
          <w:numId w:val="97"/>
        </w:numPr>
        <w:ind w:right="8" w:hanging="480"/>
      </w:pPr>
      <w:r>
        <w:t>实施侧袋机制期间的收益分配</w:t>
      </w:r>
      <w:r>
        <w:rPr>
          <w:rFonts w:ascii="Times New Roman" w:eastAsia="Times New Roman" w:hAnsi="Times New Roman" w:cs="Times New Roman"/>
        </w:rPr>
        <w:t xml:space="preserve"> </w:t>
      </w:r>
    </w:p>
    <w:p w14:paraId="233961F3" w14:textId="77777777" w:rsidR="00591C44" w:rsidRDefault="00095C8D">
      <w:pPr>
        <w:spacing w:after="8" w:line="365" w:lineRule="auto"/>
        <w:ind w:left="-15" w:right="8" w:firstLine="540"/>
      </w:pPr>
      <w:r>
        <w:t>本基金实施侧袋机制的，侧袋账户不进行收益分配，详见招募说明书的规定。</w:t>
      </w:r>
      <w:r>
        <w:rPr>
          <w:rFonts w:ascii="Times New Roman" w:eastAsia="Times New Roman" w:hAnsi="Times New Roman" w:cs="Times New Roman"/>
        </w:rPr>
        <w:t xml:space="preserve"> </w:t>
      </w:r>
    </w:p>
    <w:p w14:paraId="6B6F63BE" w14:textId="77777777" w:rsidR="00591C44" w:rsidRDefault="00095C8D">
      <w:pPr>
        <w:spacing w:after="0" w:line="259" w:lineRule="auto"/>
        <w:ind w:left="540" w:firstLine="0"/>
      </w:pPr>
      <w:r>
        <w:rPr>
          <w:rFonts w:ascii="Times New Roman" w:eastAsia="Times New Roman" w:hAnsi="Times New Roman" w:cs="Times New Roman"/>
        </w:rPr>
        <w:t xml:space="preserve"> </w:t>
      </w:r>
      <w:r>
        <w:br w:type="page"/>
      </w:r>
    </w:p>
    <w:p w14:paraId="2B526045" w14:textId="77777777" w:rsidR="00591C44" w:rsidRDefault="00095C8D">
      <w:pPr>
        <w:pStyle w:val="1"/>
      </w:pPr>
      <w:bookmarkStart w:id="16" w:name="_Toc68883"/>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1243EE71" w14:textId="77777777" w:rsidR="00591C44" w:rsidRDefault="00095C8D">
      <w:pPr>
        <w:spacing w:after="177" w:line="259" w:lineRule="auto"/>
        <w:ind w:left="480" w:firstLine="0"/>
      </w:pPr>
      <w:r>
        <w:rPr>
          <w:rFonts w:ascii="Times New Roman" w:eastAsia="Times New Roman" w:hAnsi="Times New Roman" w:cs="Times New Roman"/>
        </w:rPr>
        <w:t xml:space="preserve"> </w:t>
      </w:r>
    </w:p>
    <w:p w14:paraId="531F2171" w14:textId="77777777" w:rsidR="00591C44" w:rsidRDefault="00095C8D">
      <w:pPr>
        <w:ind w:right="8"/>
      </w:pPr>
      <w:r>
        <w:t>一、基金会计政策</w:t>
      </w:r>
      <w:r>
        <w:rPr>
          <w:rFonts w:ascii="Times New Roman" w:eastAsia="Times New Roman" w:hAnsi="Times New Roman" w:cs="Times New Roman"/>
        </w:rPr>
        <w:t xml:space="preserve"> </w:t>
      </w:r>
    </w:p>
    <w:p w14:paraId="6C52D553" w14:textId="77777777" w:rsidR="00591C44" w:rsidRDefault="00095C8D">
      <w:pPr>
        <w:numPr>
          <w:ilvl w:val="0"/>
          <w:numId w:val="98"/>
        </w:numPr>
        <w:ind w:right="8" w:firstLine="480"/>
      </w:pPr>
      <w:r>
        <w:t>基金管理人为本基金的基金会计责任方；</w:t>
      </w:r>
      <w:r>
        <w:rPr>
          <w:rFonts w:ascii="Times New Roman" w:eastAsia="Times New Roman" w:hAnsi="Times New Roman" w:cs="Times New Roman"/>
        </w:rPr>
        <w:t xml:space="preserve"> </w:t>
      </w:r>
    </w:p>
    <w:p w14:paraId="40CEB2DC" w14:textId="77777777" w:rsidR="00591C44" w:rsidRDefault="00095C8D">
      <w:pPr>
        <w:numPr>
          <w:ilvl w:val="0"/>
          <w:numId w:val="98"/>
        </w:numPr>
        <w:spacing w:after="5" w:line="371" w:lineRule="auto"/>
        <w:ind w:right="8"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31</w:t>
      </w:r>
      <w:r>
        <w:rPr>
          <w:rFonts w:ascii="Times New Roman" w:eastAsia="Times New Roman" w:hAnsi="Times New Roman" w:cs="Times New Roman"/>
        </w:rPr>
        <w:t xml:space="preserve">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54B0765D" w14:textId="77777777" w:rsidR="00591C44" w:rsidRDefault="00095C8D">
      <w:pPr>
        <w:numPr>
          <w:ilvl w:val="0"/>
          <w:numId w:val="98"/>
        </w:numPr>
        <w:ind w:right="8" w:firstLine="480"/>
      </w:pPr>
      <w:r>
        <w:t>基金核算以人民币为记账本位币，以人民币元为记账单位；</w:t>
      </w:r>
      <w:r>
        <w:rPr>
          <w:rFonts w:ascii="Times New Roman" w:eastAsia="Times New Roman" w:hAnsi="Times New Roman" w:cs="Times New Roman"/>
        </w:rPr>
        <w:t xml:space="preserve"> </w:t>
      </w:r>
    </w:p>
    <w:p w14:paraId="10B9C2D4" w14:textId="77777777" w:rsidR="00591C44" w:rsidRDefault="00095C8D">
      <w:pPr>
        <w:numPr>
          <w:ilvl w:val="0"/>
          <w:numId w:val="98"/>
        </w:numPr>
        <w:ind w:right="8" w:firstLine="480"/>
      </w:pPr>
      <w:r>
        <w:t>会计制度执行国家有关会计制度；</w:t>
      </w:r>
      <w:r>
        <w:rPr>
          <w:rFonts w:ascii="Times New Roman" w:eastAsia="Times New Roman" w:hAnsi="Times New Roman" w:cs="Times New Roman"/>
        </w:rPr>
        <w:t xml:space="preserve"> </w:t>
      </w:r>
    </w:p>
    <w:p w14:paraId="4173E7DA" w14:textId="77777777" w:rsidR="00591C44" w:rsidRDefault="00095C8D">
      <w:pPr>
        <w:numPr>
          <w:ilvl w:val="0"/>
          <w:numId w:val="98"/>
        </w:numPr>
        <w:ind w:right="8" w:firstLine="480"/>
      </w:pPr>
      <w:r>
        <w:t>本基金独立建账、独立核算；</w:t>
      </w:r>
      <w:r>
        <w:rPr>
          <w:rFonts w:ascii="Times New Roman" w:eastAsia="Times New Roman" w:hAnsi="Times New Roman" w:cs="Times New Roman"/>
        </w:rPr>
        <w:t xml:space="preserve"> </w:t>
      </w:r>
    </w:p>
    <w:p w14:paraId="16926FD0" w14:textId="77777777" w:rsidR="00591C44" w:rsidRDefault="00095C8D">
      <w:pPr>
        <w:numPr>
          <w:ilvl w:val="0"/>
          <w:numId w:val="98"/>
        </w:numPr>
        <w:spacing w:after="0" w:line="379" w:lineRule="auto"/>
        <w:ind w:right="8"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0AD83B55" w14:textId="77777777" w:rsidR="00591C44" w:rsidRDefault="00095C8D">
      <w:pPr>
        <w:numPr>
          <w:ilvl w:val="0"/>
          <w:numId w:val="98"/>
        </w:numPr>
        <w:spacing w:after="0" w:line="379" w:lineRule="auto"/>
        <w:ind w:right="8"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2468EB45" w14:textId="77777777" w:rsidR="00591C44" w:rsidRDefault="00095C8D">
      <w:pPr>
        <w:ind w:right="8"/>
      </w:pPr>
      <w:r>
        <w:t>二、基金的年度审计</w:t>
      </w:r>
      <w:r>
        <w:rPr>
          <w:rFonts w:ascii="Times New Roman" w:eastAsia="Times New Roman" w:hAnsi="Times New Roman" w:cs="Times New Roman"/>
        </w:rPr>
        <w:t xml:space="preserve"> </w:t>
      </w:r>
    </w:p>
    <w:p w14:paraId="6816832A" w14:textId="77777777" w:rsidR="00591C44" w:rsidRDefault="00095C8D">
      <w:pPr>
        <w:numPr>
          <w:ilvl w:val="0"/>
          <w:numId w:val="99"/>
        </w:numPr>
        <w:spacing w:after="1" w:line="379" w:lineRule="auto"/>
        <w:ind w:right="8"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42B2DEF0" w14:textId="77777777" w:rsidR="00591C44" w:rsidRDefault="00095C8D">
      <w:pPr>
        <w:numPr>
          <w:ilvl w:val="0"/>
          <w:numId w:val="99"/>
        </w:numPr>
        <w:ind w:right="8" w:firstLine="480"/>
      </w:pPr>
      <w:r>
        <w:t>会计师事务所更换经办注册会计师，应事先征得基金管理人同意。</w:t>
      </w:r>
      <w:r>
        <w:rPr>
          <w:rFonts w:ascii="Times New Roman" w:eastAsia="Times New Roman" w:hAnsi="Times New Roman" w:cs="Times New Roman"/>
        </w:rPr>
        <w:t xml:space="preserve"> </w:t>
      </w:r>
    </w:p>
    <w:p w14:paraId="631F809E" w14:textId="77777777" w:rsidR="00591C44" w:rsidRDefault="00095C8D">
      <w:pPr>
        <w:numPr>
          <w:ilvl w:val="0"/>
          <w:numId w:val="99"/>
        </w:numPr>
        <w:ind w:right="8" w:firstLine="480"/>
      </w:pPr>
      <w:r>
        <w:t>基金管理人认为有充足理由更换会计师事务所，须通报基金托管人。更</w:t>
      </w:r>
    </w:p>
    <w:p w14:paraId="4A9608A9" w14:textId="77777777" w:rsidR="00591C44" w:rsidRDefault="00095C8D">
      <w:pPr>
        <w:ind w:left="-5" w:right="8"/>
      </w:pPr>
      <w:r>
        <w:t>换会计师事务所需依照《信息披露办法》的有关规定在规定媒介公告。</w:t>
      </w:r>
      <w:r>
        <w:rPr>
          <w:rFonts w:ascii="Times New Roman" w:eastAsia="Times New Roman" w:hAnsi="Times New Roman" w:cs="Times New Roman"/>
        </w:rPr>
        <w:t xml:space="preserve"> </w:t>
      </w:r>
    </w:p>
    <w:p w14:paraId="78D71E5F" w14:textId="77777777" w:rsidR="00591C44" w:rsidRDefault="00095C8D">
      <w:pPr>
        <w:pStyle w:val="1"/>
        <w:ind w:right="242"/>
      </w:pPr>
      <w:bookmarkStart w:id="17" w:name="_Toc68884"/>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6FB520B0" w14:textId="77777777" w:rsidR="00591C44" w:rsidRDefault="00095C8D">
      <w:pPr>
        <w:spacing w:after="170" w:line="259" w:lineRule="auto"/>
        <w:ind w:left="480" w:firstLine="0"/>
      </w:pPr>
      <w:r>
        <w:rPr>
          <w:rFonts w:ascii="Times New Roman" w:eastAsia="Times New Roman" w:hAnsi="Times New Roman" w:cs="Times New Roman"/>
        </w:rPr>
        <w:t xml:space="preserve"> </w:t>
      </w:r>
    </w:p>
    <w:p w14:paraId="12B3FBA6" w14:textId="77777777" w:rsidR="00591C44" w:rsidRDefault="00095C8D">
      <w:pPr>
        <w:numPr>
          <w:ilvl w:val="0"/>
          <w:numId w:val="100"/>
        </w:numPr>
        <w:spacing w:after="22" w:line="363" w:lineRule="auto"/>
        <w:ind w:right="8" w:firstLine="480"/>
      </w:pPr>
      <w:r>
        <w:t>本基金的信息披露应符合《基金法》《运作办法》《信息披露办法》《流动性风险管理规定》《基金合同》及其他有关规定。相关法律对信息披露的方式、登载媒介、报备方式</w:t>
      </w:r>
      <w:r>
        <w:t>等规定发生变化时，本基金从其最新规定。</w:t>
      </w:r>
      <w:r>
        <w:rPr>
          <w:rFonts w:ascii="Times New Roman" w:eastAsia="Times New Roman" w:hAnsi="Times New Roman" w:cs="Times New Roman"/>
        </w:rPr>
        <w:t xml:space="preserve"> </w:t>
      </w:r>
    </w:p>
    <w:p w14:paraId="1DC9BE96" w14:textId="77777777" w:rsidR="00591C44" w:rsidRDefault="00095C8D">
      <w:pPr>
        <w:numPr>
          <w:ilvl w:val="0"/>
          <w:numId w:val="100"/>
        </w:numPr>
        <w:ind w:right="8" w:firstLine="480"/>
      </w:pPr>
      <w:r>
        <w:t>信息披露义务人</w:t>
      </w:r>
      <w:r>
        <w:rPr>
          <w:rFonts w:ascii="Times New Roman" w:eastAsia="Times New Roman" w:hAnsi="Times New Roman" w:cs="Times New Roman"/>
        </w:rPr>
        <w:t xml:space="preserve"> </w:t>
      </w:r>
    </w:p>
    <w:p w14:paraId="5FA14B92" w14:textId="77777777" w:rsidR="00591C44" w:rsidRDefault="00095C8D">
      <w:pPr>
        <w:spacing w:after="5" w:line="371"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49DCFA07" w14:textId="77777777" w:rsidR="00591C44" w:rsidRDefault="00095C8D">
      <w:pPr>
        <w:spacing w:after="129"/>
        <w:ind w:right="8"/>
      </w:pPr>
      <w:r>
        <w:t>本基金信息披露义务人以保护基金份额持有人利益为根本出发点，按照法律</w:t>
      </w:r>
    </w:p>
    <w:p w14:paraId="3D70BE27" w14:textId="77777777" w:rsidR="00591C44" w:rsidRDefault="00095C8D">
      <w:pPr>
        <w:spacing w:after="10" w:line="365" w:lineRule="auto"/>
        <w:ind w:left="-5" w:right="8"/>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293BAF51" w14:textId="77777777" w:rsidR="00591C44" w:rsidRDefault="00095C8D">
      <w:pPr>
        <w:spacing w:after="15" w:line="362" w:lineRule="auto"/>
        <w:ind w:left="-15" w:right="8"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71C18566" w14:textId="77777777" w:rsidR="00591C44" w:rsidRDefault="00095C8D">
      <w:pPr>
        <w:spacing w:after="18" w:line="366" w:lineRule="auto"/>
        <w:ind w:left="-15" w:right="8"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28278521" w14:textId="77777777" w:rsidR="00591C44" w:rsidRDefault="00095C8D">
      <w:pPr>
        <w:ind w:right="8"/>
      </w:pPr>
      <w:r>
        <w:t>三、本基金信息披露义务人承诺公开披露的基金信息，不得有下列行为：</w:t>
      </w:r>
      <w:r>
        <w:rPr>
          <w:rFonts w:ascii="Times New Roman" w:eastAsia="Times New Roman" w:hAnsi="Times New Roman" w:cs="Times New Roman"/>
        </w:rPr>
        <w:t xml:space="preserve"> </w:t>
      </w:r>
    </w:p>
    <w:p w14:paraId="0F2B0C32" w14:textId="77777777" w:rsidR="00591C44" w:rsidRDefault="00095C8D">
      <w:pPr>
        <w:numPr>
          <w:ilvl w:val="0"/>
          <w:numId w:val="101"/>
        </w:numPr>
        <w:ind w:right="8" w:firstLine="480"/>
      </w:pPr>
      <w:r>
        <w:t>虚假记载、误导性陈述或者重大遗漏；</w:t>
      </w:r>
      <w:r>
        <w:rPr>
          <w:rFonts w:ascii="Times New Roman" w:eastAsia="Times New Roman" w:hAnsi="Times New Roman" w:cs="Times New Roman"/>
        </w:rPr>
        <w:t xml:space="preserve"> </w:t>
      </w:r>
    </w:p>
    <w:p w14:paraId="017F9F67" w14:textId="77777777" w:rsidR="00591C44" w:rsidRDefault="00095C8D">
      <w:pPr>
        <w:numPr>
          <w:ilvl w:val="0"/>
          <w:numId w:val="101"/>
        </w:numPr>
        <w:ind w:right="8" w:firstLine="480"/>
      </w:pPr>
      <w:r>
        <w:t>对证券投资业</w:t>
      </w:r>
      <w:r>
        <w:t>绩进行预测；</w:t>
      </w:r>
      <w:r>
        <w:rPr>
          <w:rFonts w:ascii="Times New Roman" w:eastAsia="Times New Roman" w:hAnsi="Times New Roman" w:cs="Times New Roman"/>
        </w:rPr>
        <w:t xml:space="preserve"> </w:t>
      </w:r>
    </w:p>
    <w:p w14:paraId="1812DF9A" w14:textId="77777777" w:rsidR="00591C44" w:rsidRDefault="00095C8D">
      <w:pPr>
        <w:numPr>
          <w:ilvl w:val="0"/>
          <w:numId w:val="101"/>
        </w:numPr>
        <w:ind w:right="8" w:firstLine="480"/>
      </w:pPr>
      <w:r>
        <w:t>违规承诺收益或者承担损失；</w:t>
      </w:r>
      <w:r>
        <w:rPr>
          <w:rFonts w:ascii="Times New Roman" w:eastAsia="Times New Roman" w:hAnsi="Times New Roman" w:cs="Times New Roman"/>
        </w:rPr>
        <w:t xml:space="preserve"> </w:t>
      </w:r>
    </w:p>
    <w:p w14:paraId="2718DEBB" w14:textId="77777777" w:rsidR="00591C44" w:rsidRDefault="00095C8D">
      <w:pPr>
        <w:numPr>
          <w:ilvl w:val="0"/>
          <w:numId w:val="101"/>
        </w:numPr>
        <w:ind w:right="8" w:firstLine="480"/>
      </w:pPr>
      <w:r>
        <w:t>诋毁其他基金管理人、基金托管人或者基金销售机构；</w:t>
      </w:r>
      <w:r>
        <w:rPr>
          <w:rFonts w:ascii="Times New Roman" w:eastAsia="Times New Roman" w:hAnsi="Times New Roman" w:cs="Times New Roman"/>
        </w:rPr>
        <w:t xml:space="preserve"> </w:t>
      </w:r>
    </w:p>
    <w:p w14:paraId="00256B5D" w14:textId="77777777" w:rsidR="00591C44" w:rsidRDefault="00095C8D">
      <w:pPr>
        <w:numPr>
          <w:ilvl w:val="0"/>
          <w:numId w:val="101"/>
        </w:numPr>
        <w:spacing w:after="1" w:line="379" w:lineRule="auto"/>
        <w:ind w:right="8" w:firstLine="480"/>
      </w:pPr>
      <w:r>
        <w:t>登载任何自然人、法人或者非法人组织的祝贺性、恭维性或推荐性的文字；</w:t>
      </w:r>
      <w:r>
        <w:rPr>
          <w:rFonts w:ascii="Times New Roman" w:eastAsia="Times New Roman" w:hAnsi="Times New Roman" w:cs="Times New Roman"/>
        </w:rPr>
        <w:t xml:space="preserve"> </w:t>
      </w:r>
    </w:p>
    <w:p w14:paraId="36948C31" w14:textId="77777777" w:rsidR="00591C44" w:rsidRDefault="00095C8D">
      <w:pPr>
        <w:numPr>
          <w:ilvl w:val="0"/>
          <w:numId w:val="101"/>
        </w:numPr>
        <w:ind w:right="8" w:firstLine="480"/>
      </w:pPr>
      <w:r>
        <w:t>中国证监会禁止的其他行为。</w:t>
      </w:r>
      <w:r>
        <w:rPr>
          <w:rFonts w:ascii="Times New Roman" w:eastAsia="Times New Roman" w:hAnsi="Times New Roman" w:cs="Times New Roman"/>
        </w:rPr>
        <w:t xml:space="preserve"> </w:t>
      </w:r>
    </w:p>
    <w:p w14:paraId="7BD2F4E0" w14:textId="77777777" w:rsidR="00591C44" w:rsidRDefault="00095C8D">
      <w:pPr>
        <w:numPr>
          <w:ilvl w:val="0"/>
          <w:numId w:val="102"/>
        </w:numPr>
        <w:spacing w:after="5" w:line="371" w:lineRule="auto"/>
        <w:ind w:right="1358"/>
      </w:pPr>
      <w:r>
        <w:t>本基金公开披露的信息应采用中文文本。如同时采用外文文本的，基金信息披露义务人应保证不同文本的内容一致。不同文本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67092757" w14:textId="77777777" w:rsidR="00591C44" w:rsidRDefault="00095C8D">
      <w:pPr>
        <w:numPr>
          <w:ilvl w:val="0"/>
          <w:numId w:val="102"/>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65371915" w14:textId="77777777" w:rsidR="00591C44" w:rsidRDefault="00095C8D">
      <w:pPr>
        <w:spacing w:line="259" w:lineRule="auto"/>
        <w:ind w:left="10" w:right="387"/>
        <w:jc w:val="right"/>
      </w:pPr>
      <w:r>
        <w:t>（一）基金招募说明书、《基金合同》、基金托管协议、基金产品资料概要</w:t>
      </w:r>
      <w:r>
        <w:rPr>
          <w:rFonts w:ascii="Times New Roman" w:eastAsia="Times New Roman" w:hAnsi="Times New Roman" w:cs="Times New Roman"/>
        </w:rPr>
        <w:t xml:space="preserve"> </w:t>
      </w:r>
    </w:p>
    <w:p w14:paraId="0DCA2ABA" w14:textId="77777777" w:rsidR="00591C44" w:rsidRDefault="00095C8D">
      <w:pPr>
        <w:numPr>
          <w:ilvl w:val="0"/>
          <w:numId w:val="103"/>
        </w:numPr>
        <w:spacing w:after="6" w:line="369" w:lineRule="auto"/>
        <w:ind w:right="8"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1FD5CADC" w14:textId="77777777" w:rsidR="00591C44" w:rsidRDefault="00095C8D">
      <w:pPr>
        <w:numPr>
          <w:ilvl w:val="0"/>
          <w:numId w:val="103"/>
        </w:numPr>
        <w:spacing w:after="13" w:line="364" w:lineRule="auto"/>
        <w:ind w:right="8"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w:t>
      </w:r>
      <w:r>
        <w:t>规定网站上；发生其他变更的，基金管理人至少每年更新一次基金招募说明书。基金终止运作的，基金管理人不再更新基金招募说明书。</w:t>
      </w:r>
      <w:r>
        <w:rPr>
          <w:rFonts w:ascii="Times New Roman" w:eastAsia="Times New Roman" w:hAnsi="Times New Roman" w:cs="Times New Roman"/>
        </w:rPr>
        <w:t xml:space="preserve"> </w:t>
      </w:r>
    </w:p>
    <w:p w14:paraId="67D4109E" w14:textId="77777777" w:rsidR="00591C44" w:rsidRDefault="00095C8D">
      <w:pPr>
        <w:numPr>
          <w:ilvl w:val="0"/>
          <w:numId w:val="103"/>
        </w:numPr>
        <w:spacing w:after="0" w:line="379" w:lineRule="auto"/>
        <w:ind w:right="8"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4D8E6E2A" w14:textId="77777777" w:rsidR="00591C44" w:rsidRDefault="00095C8D">
      <w:pPr>
        <w:numPr>
          <w:ilvl w:val="0"/>
          <w:numId w:val="103"/>
        </w:numPr>
        <w:spacing w:after="12" w:line="364" w:lineRule="auto"/>
        <w:ind w:right="8"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w:t>
      </w:r>
      <w:r>
        <w:t>人至少每年更新一次。基金终止运作的，基金管理人不再更新基金产品资料概要。</w:t>
      </w:r>
      <w:r>
        <w:rPr>
          <w:rFonts w:ascii="Times New Roman" w:eastAsia="Times New Roman" w:hAnsi="Times New Roman" w:cs="Times New Roman"/>
        </w:rPr>
        <w:t xml:space="preserve"> </w:t>
      </w:r>
    </w:p>
    <w:p w14:paraId="6C252942" w14:textId="77777777" w:rsidR="00591C44" w:rsidRDefault="00095C8D">
      <w:pPr>
        <w:spacing w:after="23" w:line="361" w:lineRule="auto"/>
        <w:ind w:left="-15" w:right="8"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68ACA74F" w14:textId="77777777" w:rsidR="00591C44" w:rsidRDefault="00095C8D">
      <w:pPr>
        <w:numPr>
          <w:ilvl w:val="0"/>
          <w:numId w:val="104"/>
        </w:numPr>
        <w:spacing w:after="17" w:line="366" w:lineRule="auto"/>
        <w:ind w:right="8" w:hanging="720"/>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429B75EA" w14:textId="77777777" w:rsidR="00591C44" w:rsidRDefault="00095C8D">
      <w:pPr>
        <w:numPr>
          <w:ilvl w:val="0"/>
          <w:numId w:val="104"/>
        </w:numPr>
        <w:ind w:right="8" w:hanging="720"/>
      </w:pPr>
      <w:r>
        <w:t>《基金合同》生效公告</w:t>
      </w:r>
      <w:r>
        <w:rPr>
          <w:rFonts w:ascii="Times New Roman" w:eastAsia="Times New Roman" w:hAnsi="Times New Roman" w:cs="Times New Roman"/>
        </w:rPr>
        <w:t xml:space="preserve"> </w:t>
      </w:r>
    </w:p>
    <w:p w14:paraId="61076148" w14:textId="77777777" w:rsidR="00591C44" w:rsidRDefault="00095C8D">
      <w:pPr>
        <w:spacing w:after="17" w:line="365" w:lineRule="auto"/>
        <w:ind w:left="-15" w:right="8" w:firstLine="480"/>
      </w:pPr>
      <w:r>
        <w:t>基</w:t>
      </w:r>
      <w:r>
        <w:t>金管理人应当在基金合同生效日次日在规定媒介上登载《基金合同》生效公告。</w:t>
      </w:r>
      <w:r>
        <w:rPr>
          <w:rFonts w:ascii="Times New Roman" w:eastAsia="Times New Roman" w:hAnsi="Times New Roman" w:cs="Times New Roman"/>
        </w:rPr>
        <w:t xml:space="preserve"> </w:t>
      </w:r>
    </w:p>
    <w:p w14:paraId="732BE7BC" w14:textId="77777777" w:rsidR="00591C44" w:rsidRDefault="00095C8D">
      <w:pPr>
        <w:numPr>
          <w:ilvl w:val="0"/>
          <w:numId w:val="104"/>
        </w:numPr>
        <w:ind w:right="8" w:hanging="720"/>
      </w:pPr>
      <w:r>
        <w:t>基金净值信息</w:t>
      </w:r>
      <w:r>
        <w:rPr>
          <w:rFonts w:ascii="Times New Roman" w:eastAsia="Times New Roman" w:hAnsi="Times New Roman" w:cs="Times New Roman"/>
        </w:rPr>
        <w:t xml:space="preserve"> </w:t>
      </w:r>
    </w:p>
    <w:p w14:paraId="76661CAB" w14:textId="77777777" w:rsidR="00591C44" w:rsidRDefault="00095C8D">
      <w:pPr>
        <w:spacing w:after="10" w:line="365" w:lineRule="auto"/>
        <w:ind w:left="-15" w:right="8" w:firstLine="480"/>
      </w:pPr>
      <w:r>
        <w:t>《基金合同》生效后，在开始办理基金份额申购或者赎回前，基金管理人应当至少每周在规定网站上披露一次各类基金份额净值和基金份额累计净值。</w:t>
      </w:r>
      <w:r>
        <w:rPr>
          <w:rFonts w:ascii="Times New Roman" w:eastAsia="Times New Roman" w:hAnsi="Times New Roman" w:cs="Times New Roman"/>
        </w:rPr>
        <w:t xml:space="preserve"> </w:t>
      </w:r>
    </w:p>
    <w:p w14:paraId="4666B240" w14:textId="77777777" w:rsidR="00591C44" w:rsidRDefault="00095C8D">
      <w:pPr>
        <w:spacing w:after="14" w:line="363" w:lineRule="auto"/>
        <w:ind w:left="-15" w:right="8" w:firstLine="480"/>
      </w:pPr>
      <w:r>
        <w:t>在开始办理基金份额申购或者赎回后，基金管理人应当在不晚于每个开放日的次日，通过规定网站、基金销售机构的网站或营业网点，披露开放日的各类基金份额净值和基金份额累计净值。</w:t>
      </w:r>
      <w:r>
        <w:rPr>
          <w:rFonts w:ascii="Times New Roman" w:eastAsia="Times New Roman" w:hAnsi="Times New Roman" w:cs="Times New Roman"/>
        </w:rPr>
        <w:t xml:space="preserve"> </w:t>
      </w:r>
    </w:p>
    <w:p w14:paraId="6CD10AE7" w14:textId="77777777" w:rsidR="00591C44" w:rsidRDefault="00095C8D">
      <w:pPr>
        <w:spacing w:after="18" w:line="365" w:lineRule="auto"/>
        <w:ind w:left="-15" w:right="8" w:firstLine="480"/>
      </w:pPr>
      <w:r>
        <w:t>基金管理人应当不晚于半年度和年度最后一日的次日，在规定网站披露半年度和年度最后一日的各类基金份额净值和基金份额累计净值。</w:t>
      </w:r>
      <w:r>
        <w:rPr>
          <w:rFonts w:ascii="Times New Roman" w:eastAsia="Times New Roman" w:hAnsi="Times New Roman" w:cs="Times New Roman"/>
        </w:rPr>
        <w:t xml:space="preserve"> </w:t>
      </w:r>
    </w:p>
    <w:p w14:paraId="2A9C2EF7" w14:textId="77777777" w:rsidR="00591C44" w:rsidRDefault="00095C8D">
      <w:pPr>
        <w:numPr>
          <w:ilvl w:val="0"/>
          <w:numId w:val="104"/>
        </w:numPr>
        <w:ind w:right="8" w:hanging="720"/>
      </w:pPr>
      <w:r>
        <w:t>基金份额申购、赎回价格</w:t>
      </w:r>
      <w:r>
        <w:rPr>
          <w:rFonts w:ascii="Times New Roman" w:eastAsia="Times New Roman" w:hAnsi="Times New Roman" w:cs="Times New Roman"/>
        </w:rPr>
        <w:t xml:space="preserve"> </w:t>
      </w:r>
    </w:p>
    <w:p w14:paraId="44C274B3" w14:textId="77777777" w:rsidR="00591C44" w:rsidRDefault="00095C8D">
      <w:pPr>
        <w:spacing w:after="22" w:line="363" w:lineRule="auto"/>
        <w:ind w:left="-15" w:right="8"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7303CEFE" w14:textId="77777777" w:rsidR="00591C44" w:rsidRDefault="00095C8D">
      <w:pPr>
        <w:numPr>
          <w:ilvl w:val="0"/>
          <w:numId w:val="104"/>
        </w:numPr>
        <w:spacing w:after="9" w:line="366" w:lineRule="auto"/>
        <w:ind w:right="8" w:hanging="720"/>
      </w:pPr>
      <w:r>
        <w:t>基金</w:t>
      </w:r>
      <w:r>
        <w:t>定期报告，包括基金年度报告、基金中期报告和基金季度报告基金管理人应当在每年结束之日起三个月内，编制完成基金年度报告，并将年度报告正文登载于规定网站上，将年度报告提示性公告登载在规定报刊上。基金年度报告的财务会计报告应当经过符合《证券法》规定的会计师事务所审计。</w:t>
      </w:r>
      <w:r>
        <w:rPr>
          <w:rFonts w:ascii="Times New Roman" w:eastAsia="Times New Roman" w:hAnsi="Times New Roman" w:cs="Times New Roman"/>
        </w:rPr>
        <w:t xml:space="preserve"> </w:t>
      </w:r>
    </w:p>
    <w:p w14:paraId="7428C98D" w14:textId="77777777" w:rsidR="00591C44" w:rsidRDefault="00095C8D">
      <w:pPr>
        <w:spacing w:after="12" w:line="365" w:lineRule="auto"/>
        <w:ind w:left="-15" w:right="8" w:firstLine="480"/>
      </w:pPr>
      <w:r>
        <w:t>基金管理人应当在上半年结束之日起两个月内，编制完成基金中期报告，并将中期报告正文登载在规定网站上，将中期报告提示性公告登载在规定报刊上。</w:t>
      </w:r>
      <w:r>
        <w:rPr>
          <w:rFonts w:ascii="Times New Roman" w:eastAsia="Times New Roman" w:hAnsi="Times New Roman" w:cs="Times New Roman"/>
        </w:rPr>
        <w:t xml:space="preserve"> </w:t>
      </w:r>
    </w:p>
    <w:p w14:paraId="5BC919FC" w14:textId="77777777" w:rsidR="00591C44" w:rsidRDefault="00095C8D">
      <w:pPr>
        <w:spacing w:after="5" w:line="371" w:lineRule="auto"/>
        <w:ind w:left="-15" w:right="229"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w:t>
      </w:r>
      <w:r>
        <w:t>季度报告提示性公告登载在规定报刊上。</w:t>
      </w:r>
      <w:r>
        <w:rPr>
          <w:rFonts w:ascii="Times New Roman" w:eastAsia="Times New Roman" w:hAnsi="Times New Roman" w:cs="Times New Roman"/>
        </w:rPr>
        <w:t xml:space="preserve"> </w:t>
      </w:r>
    </w:p>
    <w:p w14:paraId="4CF6CAD0" w14:textId="77777777" w:rsidR="00591C44" w:rsidRDefault="00095C8D">
      <w:pPr>
        <w:spacing w:after="0" w:line="384" w:lineRule="auto"/>
        <w:ind w:left="-15" w:right="8"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32CF677A" w14:textId="77777777" w:rsidR="00591C44" w:rsidRDefault="00095C8D">
      <w:pPr>
        <w:spacing w:after="14" w:line="363" w:lineRule="auto"/>
        <w:ind w:left="10" w:right="234"/>
        <w:jc w:val="right"/>
      </w:pPr>
      <w:r>
        <w:t>如报告期内出现单一投资者持有基金份额达到或超过基金总份额</w:t>
      </w:r>
      <w:r>
        <w:t xml:space="preserve"> </w:t>
      </w:r>
      <w:r>
        <w:rPr>
          <w:rFonts w:ascii="Times New Roman" w:eastAsia="Times New Roman" w:hAnsi="Times New Roman" w:cs="Times New Roman"/>
        </w:rPr>
        <w:t>20%</w:t>
      </w:r>
      <w:r>
        <w:t>的情形，为保障其他投资者的权益，基金管理人至少应当在定期报告</w:t>
      </w:r>
      <w:r>
        <w:t>“</w:t>
      </w:r>
      <w:r>
        <w:t>影响投资者决策的其他重要信息</w:t>
      </w:r>
      <w:r>
        <w:t>”</w:t>
      </w:r>
      <w:r>
        <w:t>项下披露该投资者的类别、报告期末持有份额及占比、报告期内持有份额变化情况及本基金的特有风险，中国证监会认定的特殊情形除外。</w:t>
      </w:r>
      <w:r>
        <w:rPr>
          <w:rFonts w:ascii="Times New Roman" w:eastAsia="Times New Roman" w:hAnsi="Times New Roman" w:cs="Times New Roman"/>
        </w:rPr>
        <w:t xml:space="preserve"> </w:t>
      </w:r>
    </w:p>
    <w:p w14:paraId="59C18BF6" w14:textId="77777777" w:rsidR="00591C44" w:rsidRDefault="00095C8D">
      <w:pPr>
        <w:spacing w:after="10" w:line="365" w:lineRule="auto"/>
        <w:ind w:left="-15" w:right="8" w:firstLine="480"/>
      </w:pPr>
      <w:r>
        <w:t>基金管理人应当在基金年度报告和中期报告中披露基金组合资产情况及其流动性风险分析等。</w:t>
      </w:r>
      <w:r>
        <w:rPr>
          <w:rFonts w:ascii="Times New Roman" w:eastAsia="Times New Roman" w:hAnsi="Times New Roman" w:cs="Times New Roman"/>
        </w:rPr>
        <w:t xml:space="preserve"> </w:t>
      </w:r>
    </w:p>
    <w:p w14:paraId="712331A2" w14:textId="77777777" w:rsidR="00591C44" w:rsidRDefault="00095C8D">
      <w:pPr>
        <w:spacing w:after="21" w:line="363" w:lineRule="auto"/>
        <w:ind w:left="-15" w:right="8" w:firstLine="480"/>
      </w:pPr>
      <w:r>
        <w:t>基金管理人应在年度报告、中期报告、季度报告中分别披露基金管理人、基金管理人高级管理人员、基金经理等投资管理人员以及基金管理人股东持有基金的份额、期限及期间的变动情况。</w:t>
      </w:r>
      <w:r>
        <w:rPr>
          <w:rFonts w:ascii="Times New Roman" w:eastAsia="Times New Roman" w:hAnsi="Times New Roman" w:cs="Times New Roman"/>
        </w:rPr>
        <w:t xml:space="preserve"> </w:t>
      </w:r>
    </w:p>
    <w:p w14:paraId="6E3408D0" w14:textId="77777777" w:rsidR="00591C44" w:rsidRDefault="00095C8D">
      <w:pPr>
        <w:ind w:right="8"/>
      </w:pPr>
      <w:r>
        <w:t>（七）临时报告</w:t>
      </w:r>
      <w:r>
        <w:rPr>
          <w:rFonts w:ascii="Times New Roman" w:eastAsia="Times New Roman" w:hAnsi="Times New Roman" w:cs="Times New Roman"/>
        </w:rPr>
        <w:t xml:space="preserve"> </w:t>
      </w:r>
    </w:p>
    <w:p w14:paraId="5D43023B" w14:textId="77777777" w:rsidR="00591C44" w:rsidRDefault="00095C8D">
      <w:pPr>
        <w:spacing w:after="0" w:line="384" w:lineRule="auto"/>
        <w:ind w:left="-15" w:right="8"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6EB97636" w14:textId="77777777" w:rsidR="00591C44" w:rsidRDefault="00095C8D">
      <w:pPr>
        <w:spacing w:after="19" w:line="365" w:lineRule="auto"/>
        <w:ind w:left="-15" w:right="8" w:firstLine="480"/>
      </w:pPr>
      <w:r>
        <w:t>前款所称</w:t>
      </w:r>
      <w:r>
        <w:t>重大事件，是指可能对基金份额持有人权益或者基金份额的价格产生重大影响的下列事件：</w:t>
      </w:r>
      <w:r>
        <w:rPr>
          <w:rFonts w:ascii="Times New Roman" w:eastAsia="Times New Roman" w:hAnsi="Times New Roman" w:cs="Times New Roman"/>
        </w:rPr>
        <w:t xml:space="preserve"> </w:t>
      </w:r>
    </w:p>
    <w:p w14:paraId="5BF8DB38" w14:textId="77777777" w:rsidR="00591C44" w:rsidRDefault="00095C8D">
      <w:pPr>
        <w:numPr>
          <w:ilvl w:val="0"/>
          <w:numId w:val="105"/>
        </w:numPr>
        <w:ind w:right="8" w:hanging="360"/>
      </w:pPr>
      <w:r>
        <w:t>基金份额持有人大会的召开及决定的事项；</w:t>
      </w:r>
      <w:r>
        <w:rPr>
          <w:rFonts w:ascii="Times New Roman" w:eastAsia="Times New Roman" w:hAnsi="Times New Roman" w:cs="Times New Roman"/>
        </w:rPr>
        <w:t xml:space="preserve"> </w:t>
      </w:r>
    </w:p>
    <w:p w14:paraId="74FED8DE" w14:textId="77777777" w:rsidR="00591C44" w:rsidRDefault="00095C8D">
      <w:pPr>
        <w:numPr>
          <w:ilvl w:val="0"/>
          <w:numId w:val="105"/>
        </w:numPr>
        <w:ind w:right="8" w:hanging="360"/>
      </w:pPr>
      <w:r>
        <w:t>终止《基金合同》、基金清算；</w:t>
      </w:r>
      <w:r>
        <w:rPr>
          <w:rFonts w:ascii="Times New Roman" w:eastAsia="Times New Roman" w:hAnsi="Times New Roman" w:cs="Times New Roman"/>
        </w:rPr>
        <w:t xml:space="preserve"> </w:t>
      </w:r>
    </w:p>
    <w:p w14:paraId="6FD2C192" w14:textId="77777777" w:rsidR="00591C44" w:rsidRDefault="00095C8D">
      <w:pPr>
        <w:numPr>
          <w:ilvl w:val="0"/>
          <w:numId w:val="105"/>
        </w:numPr>
        <w:spacing w:after="0" w:line="380" w:lineRule="auto"/>
        <w:ind w:right="8" w:hanging="360"/>
      </w:pPr>
      <w:r>
        <w:t>转换基金运作方式、基金合并；</w:t>
      </w:r>
      <w:r>
        <w:rPr>
          <w:rFonts w:ascii="Times New Roman" w:eastAsia="Times New Roman" w:hAnsi="Times New Roman" w:cs="Times New Roman"/>
        </w:rPr>
        <w:t xml:space="preserve"> 4</w:t>
      </w:r>
      <w:r>
        <w:t>、更换基金管理人、基金托管人；</w:t>
      </w:r>
      <w:r>
        <w:rPr>
          <w:rFonts w:ascii="Times New Roman" w:eastAsia="Times New Roman" w:hAnsi="Times New Roman" w:cs="Times New Roman"/>
        </w:rPr>
        <w:t xml:space="preserve"> </w:t>
      </w:r>
    </w:p>
    <w:p w14:paraId="0358E0E0" w14:textId="77777777" w:rsidR="00591C44" w:rsidRDefault="00095C8D">
      <w:pPr>
        <w:numPr>
          <w:ilvl w:val="0"/>
          <w:numId w:val="106"/>
        </w:numPr>
        <w:ind w:right="8" w:firstLine="480"/>
      </w:pPr>
      <w:r>
        <w:t>基金管理人委托基金服务机构代为办理基金的份额登记、核算、估值等</w:t>
      </w:r>
    </w:p>
    <w:p w14:paraId="03B794F8" w14:textId="77777777" w:rsidR="00591C44" w:rsidRDefault="00095C8D">
      <w:pPr>
        <w:ind w:left="-5" w:right="8"/>
      </w:pPr>
      <w:r>
        <w:t>事项，基金托管人委托基金服务机构代为办理基金的核算、估值、复核等事项；</w:t>
      </w:r>
      <w:r>
        <w:rPr>
          <w:rFonts w:ascii="Times New Roman" w:eastAsia="Times New Roman" w:hAnsi="Times New Roman" w:cs="Times New Roman"/>
        </w:rPr>
        <w:t xml:space="preserve"> </w:t>
      </w:r>
    </w:p>
    <w:p w14:paraId="34DAAC49" w14:textId="77777777" w:rsidR="00591C44" w:rsidRDefault="00095C8D">
      <w:pPr>
        <w:numPr>
          <w:ilvl w:val="0"/>
          <w:numId w:val="106"/>
        </w:numPr>
        <w:ind w:right="8" w:firstLine="480"/>
      </w:pPr>
      <w:r>
        <w:t>基金管理人、基金托管人的法定名称、住所发生变更；</w:t>
      </w:r>
      <w:r>
        <w:rPr>
          <w:rFonts w:ascii="Times New Roman" w:eastAsia="Times New Roman" w:hAnsi="Times New Roman" w:cs="Times New Roman"/>
        </w:rPr>
        <w:t xml:space="preserve"> </w:t>
      </w:r>
    </w:p>
    <w:p w14:paraId="44103D38" w14:textId="77777777" w:rsidR="00591C44" w:rsidRDefault="00095C8D">
      <w:pPr>
        <w:numPr>
          <w:ilvl w:val="0"/>
          <w:numId w:val="106"/>
        </w:numPr>
        <w:ind w:right="8" w:firstLine="480"/>
      </w:pPr>
      <w:r>
        <w:t>基金管理人变更持有百分之五以上股权的股东、变更公司的实际控制人；</w:t>
      </w:r>
      <w:r>
        <w:rPr>
          <w:rFonts w:ascii="Times New Roman" w:eastAsia="Times New Roman" w:hAnsi="Times New Roman" w:cs="Times New Roman"/>
        </w:rPr>
        <w:t xml:space="preserve"> </w:t>
      </w:r>
    </w:p>
    <w:p w14:paraId="3E0958DF" w14:textId="77777777" w:rsidR="00591C44" w:rsidRDefault="00095C8D">
      <w:pPr>
        <w:numPr>
          <w:ilvl w:val="0"/>
          <w:numId w:val="106"/>
        </w:numPr>
        <w:ind w:right="8" w:firstLine="480"/>
      </w:pPr>
      <w:r>
        <w:t>基金募集期延长或提前结束募集；</w:t>
      </w:r>
      <w:r>
        <w:rPr>
          <w:rFonts w:ascii="Times New Roman" w:eastAsia="Times New Roman" w:hAnsi="Times New Roman" w:cs="Times New Roman"/>
        </w:rPr>
        <w:t xml:space="preserve"> </w:t>
      </w:r>
    </w:p>
    <w:p w14:paraId="07A34073" w14:textId="77777777" w:rsidR="00591C44" w:rsidRDefault="00095C8D">
      <w:pPr>
        <w:numPr>
          <w:ilvl w:val="0"/>
          <w:numId w:val="106"/>
        </w:numPr>
        <w:spacing w:after="3" w:line="379" w:lineRule="auto"/>
        <w:ind w:right="8" w:firstLine="480"/>
      </w:pPr>
      <w:r>
        <w:t>基金管理人高级管理人员、基金经理和基金托管人专门基金托管部门负责人发生变动；</w:t>
      </w:r>
      <w:r>
        <w:rPr>
          <w:rFonts w:ascii="Times New Roman" w:eastAsia="Times New Roman" w:hAnsi="Times New Roman" w:cs="Times New Roman"/>
        </w:rPr>
        <w:t xml:space="preserve"> </w:t>
      </w:r>
    </w:p>
    <w:p w14:paraId="1CEC42A9" w14:textId="77777777" w:rsidR="00591C44" w:rsidRDefault="00095C8D">
      <w:pPr>
        <w:numPr>
          <w:ilvl w:val="0"/>
          <w:numId w:val="106"/>
        </w:numPr>
        <w:ind w:right="8"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2EC620CB" w14:textId="77777777" w:rsidR="00591C44" w:rsidRDefault="00095C8D">
      <w:pPr>
        <w:numPr>
          <w:ilvl w:val="0"/>
          <w:numId w:val="106"/>
        </w:numPr>
        <w:spacing w:after="0" w:line="383" w:lineRule="auto"/>
        <w:ind w:right="8"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01E4C598" w14:textId="77777777" w:rsidR="00591C44" w:rsidRDefault="00095C8D">
      <w:pPr>
        <w:numPr>
          <w:ilvl w:val="0"/>
          <w:numId w:val="106"/>
        </w:numPr>
        <w:ind w:right="8" w:firstLine="480"/>
      </w:pPr>
      <w:r>
        <w:t>涉及基金管理业务、基金财产、基金托管业务的诉讼或仲裁；</w:t>
      </w:r>
      <w:r>
        <w:rPr>
          <w:rFonts w:ascii="Times New Roman" w:eastAsia="Times New Roman" w:hAnsi="Times New Roman" w:cs="Times New Roman"/>
        </w:rPr>
        <w:t xml:space="preserve"> </w:t>
      </w:r>
    </w:p>
    <w:p w14:paraId="407D1463" w14:textId="77777777" w:rsidR="00591C44" w:rsidRDefault="00095C8D">
      <w:pPr>
        <w:numPr>
          <w:ilvl w:val="0"/>
          <w:numId w:val="106"/>
        </w:numPr>
        <w:spacing w:after="11" w:line="366" w:lineRule="auto"/>
        <w:ind w:right="8"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1983EE57" w14:textId="77777777" w:rsidR="00591C44" w:rsidRDefault="00095C8D">
      <w:pPr>
        <w:numPr>
          <w:ilvl w:val="0"/>
          <w:numId w:val="106"/>
        </w:numPr>
        <w:ind w:right="8" w:firstLine="480"/>
      </w:pPr>
      <w:r>
        <w:t>基金管理人运用基金财产买卖基金管理人、基金托管人及其控股股东、</w:t>
      </w:r>
    </w:p>
    <w:p w14:paraId="755B37F3" w14:textId="77777777" w:rsidR="00591C44" w:rsidRDefault="00095C8D">
      <w:pPr>
        <w:spacing w:after="21" w:line="365" w:lineRule="auto"/>
        <w:ind w:left="-5" w:right="8"/>
      </w:pPr>
      <w:r>
        <w:t>实际控制人或者与其有重大利害关系的公司发行的证券或者承销期内承销的证券，或者从事其他重大关联交易事项，但中国证监会另有规定的情形除外；</w:t>
      </w:r>
      <w:r>
        <w:rPr>
          <w:rFonts w:ascii="Times New Roman" w:eastAsia="Times New Roman" w:hAnsi="Times New Roman" w:cs="Times New Roman"/>
        </w:rPr>
        <w:t xml:space="preserve"> </w:t>
      </w:r>
    </w:p>
    <w:p w14:paraId="477E55E5" w14:textId="77777777" w:rsidR="00591C44" w:rsidRDefault="00095C8D">
      <w:pPr>
        <w:numPr>
          <w:ilvl w:val="0"/>
          <w:numId w:val="106"/>
        </w:numPr>
        <w:ind w:right="8" w:firstLine="480"/>
      </w:pPr>
      <w:r>
        <w:t>基金收益分配事项；</w:t>
      </w:r>
      <w:r>
        <w:rPr>
          <w:rFonts w:ascii="Times New Roman" w:eastAsia="Times New Roman" w:hAnsi="Times New Roman" w:cs="Times New Roman"/>
        </w:rPr>
        <w:t xml:space="preserve"> </w:t>
      </w:r>
    </w:p>
    <w:p w14:paraId="54B20C54" w14:textId="77777777" w:rsidR="00591C44" w:rsidRDefault="00095C8D">
      <w:pPr>
        <w:numPr>
          <w:ilvl w:val="0"/>
          <w:numId w:val="106"/>
        </w:numPr>
        <w:spacing w:after="1" w:line="378" w:lineRule="auto"/>
        <w:ind w:right="8" w:firstLine="480"/>
      </w:pPr>
      <w:r>
        <w:t>管理费、托管费、销售服务费等费用计提标准、计提方式和费率发生变更；</w:t>
      </w:r>
      <w:r>
        <w:rPr>
          <w:rFonts w:ascii="Times New Roman" w:eastAsia="Times New Roman" w:hAnsi="Times New Roman" w:cs="Times New Roman"/>
        </w:rPr>
        <w:t xml:space="preserve"> </w:t>
      </w:r>
    </w:p>
    <w:p w14:paraId="4D8FE00F" w14:textId="77777777" w:rsidR="00591C44" w:rsidRDefault="00095C8D">
      <w:pPr>
        <w:numPr>
          <w:ilvl w:val="0"/>
          <w:numId w:val="106"/>
        </w:numPr>
        <w:ind w:right="8" w:firstLine="480"/>
      </w:pPr>
      <w:r>
        <w:t>任一类基金份额净值计价错误达该类基金份额净</w:t>
      </w:r>
      <w:r>
        <w:t>值百分之零点五；</w:t>
      </w:r>
      <w:r>
        <w:rPr>
          <w:rFonts w:ascii="Times New Roman" w:eastAsia="Times New Roman" w:hAnsi="Times New Roman" w:cs="Times New Roman"/>
        </w:rPr>
        <w:t xml:space="preserve"> </w:t>
      </w:r>
    </w:p>
    <w:p w14:paraId="23938EB8" w14:textId="77777777" w:rsidR="00591C44" w:rsidRDefault="00095C8D">
      <w:pPr>
        <w:numPr>
          <w:ilvl w:val="0"/>
          <w:numId w:val="106"/>
        </w:numPr>
        <w:ind w:right="8" w:firstLine="480"/>
      </w:pPr>
      <w:r>
        <w:t>基金改聘会计师事务所；</w:t>
      </w:r>
      <w:r>
        <w:rPr>
          <w:rFonts w:ascii="Times New Roman" w:eastAsia="Times New Roman" w:hAnsi="Times New Roman" w:cs="Times New Roman"/>
        </w:rPr>
        <w:t xml:space="preserve"> </w:t>
      </w:r>
    </w:p>
    <w:p w14:paraId="6ED6F891" w14:textId="77777777" w:rsidR="00591C44" w:rsidRDefault="00095C8D">
      <w:pPr>
        <w:numPr>
          <w:ilvl w:val="0"/>
          <w:numId w:val="106"/>
        </w:numPr>
        <w:ind w:right="8" w:firstLine="480"/>
      </w:pPr>
      <w:r>
        <w:t>更换基金登记机构；</w:t>
      </w:r>
      <w:r>
        <w:rPr>
          <w:rFonts w:ascii="Times New Roman" w:eastAsia="Times New Roman" w:hAnsi="Times New Roman" w:cs="Times New Roman"/>
        </w:rPr>
        <w:t xml:space="preserve"> </w:t>
      </w:r>
    </w:p>
    <w:p w14:paraId="480AB6B4" w14:textId="77777777" w:rsidR="00591C44" w:rsidRDefault="00095C8D">
      <w:pPr>
        <w:numPr>
          <w:ilvl w:val="0"/>
          <w:numId w:val="106"/>
        </w:numPr>
        <w:ind w:right="8" w:firstLine="480"/>
      </w:pPr>
      <w:r>
        <w:t>本基金开始办理申购、赎回；</w:t>
      </w:r>
      <w:r>
        <w:rPr>
          <w:rFonts w:ascii="Times New Roman" w:eastAsia="Times New Roman" w:hAnsi="Times New Roman" w:cs="Times New Roman"/>
        </w:rPr>
        <w:t xml:space="preserve"> </w:t>
      </w:r>
    </w:p>
    <w:p w14:paraId="5E10041C" w14:textId="77777777" w:rsidR="00591C44" w:rsidRDefault="00095C8D">
      <w:pPr>
        <w:numPr>
          <w:ilvl w:val="0"/>
          <w:numId w:val="106"/>
        </w:numPr>
        <w:ind w:right="8" w:firstLine="480"/>
      </w:pPr>
      <w:r>
        <w:t>本基金申购、赎回费率及其收费方式发生变更；</w:t>
      </w:r>
      <w:r>
        <w:rPr>
          <w:rFonts w:ascii="Times New Roman" w:eastAsia="Times New Roman" w:hAnsi="Times New Roman" w:cs="Times New Roman"/>
        </w:rPr>
        <w:t xml:space="preserve"> </w:t>
      </w:r>
    </w:p>
    <w:p w14:paraId="277A9584" w14:textId="77777777" w:rsidR="00591C44" w:rsidRDefault="00095C8D">
      <w:pPr>
        <w:numPr>
          <w:ilvl w:val="0"/>
          <w:numId w:val="106"/>
        </w:numPr>
        <w:ind w:right="8" w:firstLine="480"/>
      </w:pPr>
      <w:r>
        <w:t>本基金发生巨额赎回并延期办理；</w:t>
      </w:r>
      <w:r>
        <w:rPr>
          <w:rFonts w:ascii="Times New Roman" w:eastAsia="Times New Roman" w:hAnsi="Times New Roman" w:cs="Times New Roman"/>
        </w:rPr>
        <w:t xml:space="preserve"> </w:t>
      </w:r>
    </w:p>
    <w:p w14:paraId="24C6BFA6" w14:textId="77777777" w:rsidR="00591C44" w:rsidRDefault="00095C8D">
      <w:pPr>
        <w:numPr>
          <w:ilvl w:val="0"/>
          <w:numId w:val="106"/>
        </w:numPr>
        <w:ind w:right="8" w:firstLine="480"/>
      </w:pPr>
      <w:r>
        <w:t>本基金连续发生巨额赎回并暂停接受赎回申请或延缓支付赎回款项；</w:t>
      </w:r>
      <w:r>
        <w:rPr>
          <w:rFonts w:ascii="Times New Roman" w:eastAsia="Times New Roman" w:hAnsi="Times New Roman" w:cs="Times New Roman"/>
        </w:rPr>
        <w:t xml:space="preserve"> </w:t>
      </w:r>
    </w:p>
    <w:p w14:paraId="77B2FCD9" w14:textId="77777777" w:rsidR="00591C44" w:rsidRDefault="00095C8D">
      <w:pPr>
        <w:numPr>
          <w:ilvl w:val="0"/>
          <w:numId w:val="106"/>
        </w:numPr>
        <w:ind w:right="8" w:firstLine="480"/>
      </w:pPr>
      <w:r>
        <w:t>本基金暂停接受申购、赎回申请或重新接受申购、赎回；</w:t>
      </w:r>
      <w:r>
        <w:rPr>
          <w:rFonts w:ascii="Times New Roman" w:eastAsia="Times New Roman" w:hAnsi="Times New Roman" w:cs="Times New Roman"/>
        </w:rPr>
        <w:t xml:space="preserve"> </w:t>
      </w:r>
    </w:p>
    <w:p w14:paraId="289AFDDB" w14:textId="77777777" w:rsidR="00591C44" w:rsidRDefault="00095C8D">
      <w:pPr>
        <w:numPr>
          <w:ilvl w:val="0"/>
          <w:numId w:val="106"/>
        </w:numPr>
        <w:ind w:right="8" w:firstLine="480"/>
      </w:pPr>
      <w:r>
        <w:t>发生涉及基金申购、赎回事项调整或潜在影响投资者赎回等重大事项时；</w:t>
      </w:r>
      <w:r>
        <w:rPr>
          <w:rFonts w:ascii="Times New Roman" w:eastAsia="Times New Roman" w:hAnsi="Times New Roman" w:cs="Times New Roman"/>
        </w:rPr>
        <w:t xml:space="preserve"> </w:t>
      </w:r>
    </w:p>
    <w:p w14:paraId="5D09791F" w14:textId="77777777" w:rsidR="00591C44" w:rsidRDefault="00095C8D">
      <w:pPr>
        <w:numPr>
          <w:ilvl w:val="0"/>
          <w:numId w:val="106"/>
        </w:numPr>
        <w:ind w:right="8" w:firstLine="480"/>
      </w:pPr>
      <w:r>
        <w:t>调整基金份额类别的设置；</w:t>
      </w:r>
      <w:r>
        <w:rPr>
          <w:rFonts w:ascii="Times New Roman" w:eastAsia="Times New Roman" w:hAnsi="Times New Roman" w:cs="Times New Roman"/>
        </w:rPr>
        <w:t xml:space="preserve"> </w:t>
      </w:r>
    </w:p>
    <w:p w14:paraId="4F788DCD" w14:textId="77777777" w:rsidR="00591C44" w:rsidRDefault="00095C8D">
      <w:pPr>
        <w:numPr>
          <w:ilvl w:val="0"/>
          <w:numId w:val="106"/>
        </w:numPr>
        <w:ind w:right="8" w:firstLine="480"/>
      </w:pPr>
      <w:r>
        <w:t>基金管理人采用摆动定价机制进行估值；</w:t>
      </w:r>
      <w:r>
        <w:rPr>
          <w:rFonts w:ascii="Times New Roman" w:eastAsia="Times New Roman" w:hAnsi="Times New Roman" w:cs="Times New Roman"/>
        </w:rPr>
        <w:t xml:space="preserve"> </w:t>
      </w:r>
    </w:p>
    <w:p w14:paraId="5EE4CEC2" w14:textId="77777777" w:rsidR="00591C44" w:rsidRDefault="00095C8D">
      <w:pPr>
        <w:numPr>
          <w:ilvl w:val="0"/>
          <w:numId w:val="106"/>
        </w:numPr>
        <w:ind w:right="8" w:firstLine="480"/>
      </w:pPr>
      <w:r>
        <w:t>基金推出新业务或服务；</w:t>
      </w:r>
      <w:r>
        <w:rPr>
          <w:rFonts w:ascii="Times New Roman" w:eastAsia="Times New Roman" w:hAnsi="Times New Roman" w:cs="Times New Roman"/>
        </w:rPr>
        <w:t xml:space="preserve"> </w:t>
      </w:r>
    </w:p>
    <w:p w14:paraId="0ADCC7CA" w14:textId="77777777" w:rsidR="00591C44" w:rsidRDefault="00095C8D">
      <w:pPr>
        <w:numPr>
          <w:ilvl w:val="0"/>
          <w:numId w:val="106"/>
        </w:numPr>
        <w:ind w:right="8" w:firstLine="480"/>
      </w:pPr>
      <w:r>
        <w:t>本基金变更目标</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 </w:t>
      </w:r>
    </w:p>
    <w:p w14:paraId="52E945A8" w14:textId="77777777" w:rsidR="00591C44" w:rsidRDefault="00095C8D">
      <w:pPr>
        <w:numPr>
          <w:ilvl w:val="0"/>
          <w:numId w:val="106"/>
        </w:numPr>
        <w:ind w:right="8" w:firstLine="480"/>
      </w:pPr>
      <w:r>
        <w:t>本基金标的指数调整指数编制方法；</w:t>
      </w:r>
      <w:r>
        <w:rPr>
          <w:rFonts w:ascii="Times New Roman" w:eastAsia="Times New Roman" w:hAnsi="Times New Roman" w:cs="Times New Roman"/>
        </w:rPr>
        <w:t xml:space="preserve"> </w:t>
      </w:r>
    </w:p>
    <w:p w14:paraId="5A221D7D" w14:textId="77777777" w:rsidR="00591C44" w:rsidRDefault="00095C8D">
      <w:pPr>
        <w:numPr>
          <w:ilvl w:val="0"/>
          <w:numId w:val="106"/>
        </w:numPr>
        <w:spacing w:after="0" w:line="379" w:lineRule="auto"/>
        <w:ind w:right="8" w:firstLine="480"/>
      </w:pPr>
      <w:r>
        <w:t>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69D22DFB" w14:textId="77777777" w:rsidR="00591C44" w:rsidRDefault="00095C8D">
      <w:pPr>
        <w:numPr>
          <w:ilvl w:val="0"/>
          <w:numId w:val="107"/>
        </w:numPr>
        <w:ind w:right="8" w:hanging="960"/>
      </w:pPr>
      <w:r>
        <w:t>澄清公告</w:t>
      </w:r>
      <w:r>
        <w:rPr>
          <w:rFonts w:ascii="Times New Roman" w:eastAsia="Times New Roman" w:hAnsi="Times New Roman" w:cs="Times New Roman"/>
        </w:rPr>
        <w:t xml:space="preserve"> </w:t>
      </w:r>
    </w:p>
    <w:p w14:paraId="3F3AF3C4" w14:textId="77777777" w:rsidR="00591C44" w:rsidRDefault="00095C8D">
      <w:pPr>
        <w:spacing w:after="8" w:line="360" w:lineRule="auto"/>
        <w:ind w:left="-15" w:right="8" w:firstLine="480"/>
      </w:pPr>
      <w:r>
        <w:t>在《基金合同》存续期限内，任何公共媒体中出现的或者在市场上流传的消息可能对基金份额价格产生误导性影响或者引起较大波动，以及可能损害基金份</w:t>
      </w:r>
    </w:p>
    <w:p w14:paraId="53A66A2A" w14:textId="77777777" w:rsidR="00591C44" w:rsidRDefault="00095C8D">
      <w:pPr>
        <w:ind w:left="-5" w:right="8"/>
      </w:pPr>
      <w:r>
        <w:t>额持有人权益的，相关信息披露义务人知悉后应当立即对该消息进行公开澄清。</w:t>
      </w:r>
      <w:r>
        <w:rPr>
          <w:rFonts w:ascii="Times New Roman" w:eastAsia="Times New Roman" w:hAnsi="Times New Roman" w:cs="Times New Roman"/>
        </w:rPr>
        <w:t xml:space="preserve"> </w:t>
      </w:r>
    </w:p>
    <w:p w14:paraId="32439D6F" w14:textId="77777777" w:rsidR="00591C44" w:rsidRDefault="00095C8D">
      <w:pPr>
        <w:numPr>
          <w:ilvl w:val="0"/>
          <w:numId w:val="107"/>
        </w:numPr>
        <w:ind w:right="8" w:hanging="960"/>
      </w:pPr>
      <w:r>
        <w:t>基金份额持有人大会决议基金份额持有人大会决定的事项，应当依法报中国证监会备案，并予以公告。</w:t>
      </w:r>
      <w:r>
        <w:rPr>
          <w:rFonts w:ascii="Times New Roman" w:eastAsia="Times New Roman" w:hAnsi="Times New Roman" w:cs="Times New Roman"/>
        </w:rPr>
        <w:t xml:space="preserve"> </w:t>
      </w:r>
    </w:p>
    <w:p w14:paraId="66FB6C6F" w14:textId="77777777" w:rsidR="00591C44" w:rsidRDefault="00095C8D">
      <w:pPr>
        <w:numPr>
          <w:ilvl w:val="0"/>
          <w:numId w:val="107"/>
        </w:numPr>
        <w:ind w:right="8" w:hanging="960"/>
      </w:pPr>
      <w:r>
        <w:t>清算报告</w:t>
      </w:r>
      <w:r>
        <w:rPr>
          <w:rFonts w:ascii="Times New Roman" w:eastAsia="Times New Roman" w:hAnsi="Times New Roman" w:cs="Times New Roman"/>
        </w:rPr>
        <w:t xml:space="preserve"> </w:t>
      </w:r>
    </w:p>
    <w:p w14:paraId="567BD89B" w14:textId="77777777" w:rsidR="00591C44" w:rsidRDefault="00095C8D">
      <w:pPr>
        <w:spacing w:after="23" w:line="362" w:lineRule="auto"/>
        <w:ind w:left="-15" w:right="8" w:firstLine="480"/>
      </w:pPr>
      <w:r>
        <w:t>基金合同终止的，基金管理人应当依</w:t>
      </w:r>
      <w:r>
        <w:t>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68319CEE" w14:textId="77777777" w:rsidR="00591C44" w:rsidRDefault="00095C8D">
      <w:pPr>
        <w:numPr>
          <w:ilvl w:val="0"/>
          <w:numId w:val="107"/>
        </w:numPr>
        <w:ind w:right="8" w:hanging="960"/>
      </w:pPr>
      <w:r>
        <w:t>实施侧袋机制期间的信息披露</w:t>
      </w:r>
      <w:r>
        <w:rPr>
          <w:rFonts w:ascii="Times New Roman" w:eastAsia="Times New Roman" w:hAnsi="Times New Roman" w:cs="Times New Roman"/>
        </w:rPr>
        <w:t xml:space="preserve"> </w:t>
      </w:r>
    </w:p>
    <w:p w14:paraId="525E4282" w14:textId="77777777" w:rsidR="00591C44" w:rsidRDefault="00095C8D">
      <w:pPr>
        <w:spacing w:after="18" w:line="365" w:lineRule="auto"/>
        <w:ind w:left="-15" w:right="8"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052A4C39" w14:textId="77777777" w:rsidR="00591C44" w:rsidRDefault="00095C8D">
      <w:pPr>
        <w:numPr>
          <w:ilvl w:val="0"/>
          <w:numId w:val="107"/>
        </w:numPr>
        <w:ind w:right="8" w:hanging="960"/>
      </w:pPr>
      <w:r>
        <w:t>中国证监会规定的其他信息</w:t>
      </w:r>
      <w:r>
        <w:rPr>
          <w:rFonts w:ascii="Times New Roman" w:eastAsia="Times New Roman" w:hAnsi="Times New Roman" w:cs="Times New Roman"/>
        </w:rPr>
        <w:t xml:space="preserve"> </w:t>
      </w:r>
    </w:p>
    <w:p w14:paraId="42BAD5C3" w14:textId="77777777" w:rsidR="00591C44" w:rsidRDefault="00095C8D">
      <w:pPr>
        <w:spacing w:after="18" w:line="365" w:lineRule="auto"/>
        <w:ind w:left="-15" w:right="8" w:firstLine="480"/>
      </w:pPr>
      <w:r>
        <w:t>若本基金投资资产支持证券、股指期货、股票期权、</w:t>
      </w:r>
      <w:r>
        <w:t>国债期货、参与融资和转融通证券出借业务，基金管理人将按相关法律法规要求进行披露。</w:t>
      </w:r>
      <w:r>
        <w:rPr>
          <w:rFonts w:ascii="Times New Roman" w:eastAsia="Times New Roman" w:hAnsi="Times New Roman" w:cs="Times New Roman"/>
        </w:rPr>
        <w:t xml:space="preserve"> </w:t>
      </w:r>
    </w:p>
    <w:p w14:paraId="14A77661" w14:textId="77777777" w:rsidR="00591C44" w:rsidRDefault="00095C8D">
      <w:pPr>
        <w:ind w:right="8"/>
      </w:pPr>
      <w:r>
        <w:t>六、信息披露事务管理</w:t>
      </w:r>
      <w:r>
        <w:rPr>
          <w:rFonts w:ascii="Times New Roman" w:eastAsia="Times New Roman" w:hAnsi="Times New Roman" w:cs="Times New Roman"/>
        </w:rPr>
        <w:t xml:space="preserve"> </w:t>
      </w:r>
    </w:p>
    <w:p w14:paraId="77752739" w14:textId="77777777" w:rsidR="00591C44" w:rsidRDefault="00095C8D">
      <w:pPr>
        <w:spacing w:after="10" w:line="365" w:lineRule="auto"/>
        <w:ind w:left="-15" w:right="8"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646EBA8E" w14:textId="77777777" w:rsidR="00591C44" w:rsidRDefault="00095C8D">
      <w:pPr>
        <w:spacing w:after="11" w:line="365" w:lineRule="auto"/>
        <w:ind w:left="-15" w:right="8"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06F7B560" w14:textId="77777777" w:rsidR="00591C44" w:rsidRDefault="00095C8D">
      <w:pPr>
        <w:spacing w:after="14" w:line="361" w:lineRule="auto"/>
        <w:ind w:left="-15" w:right="8" w:firstLine="480"/>
      </w:pPr>
      <w:r>
        <w:t>基金托管人应当按照相关法律法规、中国证监会的规定和《基金合同》的约定，对基金管理人编制的基金资产净值、各类基金份额净值、基金份额申购赎回价格、基金定期报告、更新的招募说明书、基金产品资料概要、基金清</w:t>
      </w:r>
      <w:r>
        <w:t>算报告等公开披露的相关基金信息进行复核、审查，并向基金管理人进行书面或者电子确认。</w:t>
      </w:r>
      <w:r>
        <w:rPr>
          <w:rFonts w:ascii="Times New Roman" w:eastAsia="Times New Roman" w:hAnsi="Times New Roman" w:cs="Times New Roman"/>
        </w:rPr>
        <w:t xml:space="preserve"> </w:t>
      </w:r>
    </w:p>
    <w:p w14:paraId="67F5EAE8" w14:textId="77777777" w:rsidR="00591C44" w:rsidRDefault="00095C8D">
      <w:pPr>
        <w:spacing w:after="129"/>
        <w:ind w:right="8"/>
      </w:pPr>
      <w:r>
        <w:t>基金管理人、基金托管人应当在规定报刊中选择一家披露信息的报刊。基金</w:t>
      </w:r>
    </w:p>
    <w:p w14:paraId="6041A79D" w14:textId="77777777" w:rsidR="00591C44" w:rsidRDefault="00095C8D">
      <w:pPr>
        <w:spacing w:after="11" w:line="365" w:lineRule="auto"/>
        <w:ind w:left="-5" w:right="8"/>
      </w:pPr>
      <w:r>
        <w:t>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51C80A00" w14:textId="77777777" w:rsidR="00591C44" w:rsidRDefault="00095C8D">
      <w:pPr>
        <w:spacing w:line="360" w:lineRule="auto"/>
        <w:ind w:left="-15" w:right="8"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w:t>
      </w:r>
      <w:r>
        <w:t>述自主披露如产生信息披露费用，该费用不得从基金财产中列支。</w:t>
      </w:r>
      <w:r>
        <w:rPr>
          <w:rFonts w:ascii="Times New Roman" w:eastAsia="Times New Roman" w:hAnsi="Times New Roman" w:cs="Times New Roman"/>
        </w:rPr>
        <w:t xml:space="preserve"> </w:t>
      </w:r>
    </w:p>
    <w:p w14:paraId="02348549" w14:textId="77777777" w:rsidR="00591C44" w:rsidRDefault="00095C8D">
      <w:pPr>
        <w:spacing w:after="14" w:line="363" w:lineRule="auto"/>
        <w:ind w:left="-15" w:right="8"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33E9E87C" w14:textId="77777777" w:rsidR="00591C44" w:rsidRDefault="00095C8D">
      <w:pPr>
        <w:spacing w:after="5" w:line="371" w:lineRule="auto"/>
        <w:ind w:left="-15" w:right="229"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2F88A1E9" w14:textId="77777777" w:rsidR="00591C44" w:rsidRDefault="00095C8D">
      <w:pPr>
        <w:ind w:right="8"/>
      </w:pPr>
      <w:r>
        <w:t>七、信息披露文件的存放与查阅</w:t>
      </w:r>
      <w:r>
        <w:rPr>
          <w:rFonts w:ascii="Times New Roman" w:eastAsia="Times New Roman" w:hAnsi="Times New Roman" w:cs="Times New Roman"/>
        </w:rPr>
        <w:t xml:space="preserve"> </w:t>
      </w:r>
    </w:p>
    <w:p w14:paraId="27B82F5A" w14:textId="77777777" w:rsidR="00591C44" w:rsidRDefault="00095C8D">
      <w:pPr>
        <w:spacing w:line="366" w:lineRule="auto"/>
        <w:ind w:left="-15" w:right="8"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r>
        <w:br w:type="page"/>
      </w:r>
    </w:p>
    <w:p w14:paraId="5FFD6304" w14:textId="77777777" w:rsidR="00591C44" w:rsidRDefault="00095C8D">
      <w:pPr>
        <w:pStyle w:val="1"/>
        <w:spacing w:after="594"/>
        <w:ind w:left="533" w:right="0"/>
        <w:jc w:val="left"/>
      </w:pPr>
      <w:bookmarkStart w:id="18" w:name="_Toc68885"/>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16CC69B2" w14:textId="77777777" w:rsidR="00591C44" w:rsidRDefault="00095C8D">
      <w:pPr>
        <w:ind w:right="8"/>
      </w:pPr>
      <w:r>
        <w:t>一、《基金合同》的变更</w:t>
      </w:r>
      <w:r>
        <w:rPr>
          <w:rFonts w:ascii="Times New Roman" w:eastAsia="Times New Roman" w:hAnsi="Times New Roman" w:cs="Times New Roman"/>
        </w:rPr>
        <w:t xml:space="preserve"> </w:t>
      </w:r>
    </w:p>
    <w:p w14:paraId="3AFF91F4" w14:textId="77777777" w:rsidR="00591C44" w:rsidRDefault="00095C8D">
      <w:pPr>
        <w:numPr>
          <w:ilvl w:val="0"/>
          <w:numId w:val="108"/>
        </w:numPr>
        <w:ind w:right="8" w:firstLine="480"/>
      </w:pPr>
      <w:r>
        <w:t>变更基金合同涉及法律法规规定或本基金合同约定应经基金份额持有人</w:t>
      </w:r>
    </w:p>
    <w:p w14:paraId="798F11A2" w14:textId="77777777" w:rsidR="00591C44" w:rsidRDefault="00095C8D">
      <w:pPr>
        <w:spacing w:after="15" w:line="363" w:lineRule="auto"/>
        <w:ind w:left="-5" w:right="8"/>
      </w:pPr>
      <w:r>
        <w:t>大会决议通过的事项的，应召开基金份额持有人大会决议通过。对于法律法规规定和基金合同约定可不经基金份额持有人大会决议通过的事项，由基金管理人和基金托管人同意并履行适当程序后变更并公告。</w:t>
      </w:r>
      <w:r>
        <w:rPr>
          <w:rFonts w:ascii="Times New Roman" w:eastAsia="Times New Roman" w:hAnsi="Times New Roman" w:cs="Times New Roman"/>
        </w:rPr>
        <w:t xml:space="preserve"> </w:t>
      </w:r>
    </w:p>
    <w:p w14:paraId="00A46572" w14:textId="77777777" w:rsidR="00591C44" w:rsidRDefault="00095C8D">
      <w:pPr>
        <w:numPr>
          <w:ilvl w:val="0"/>
          <w:numId w:val="108"/>
        </w:numPr>
        <w:spacing w:after="12" w:line="370" w:lineRule="auto"/>
        <w:ind w:right="8" w:firstLine="480"/>
      </w:pPr>
      <w:r>
        <w:t>关于《基金合同》变更的基金份额持有人大会决议自表决通过之日起</w:t>
      </w:r>
      <w:r>
        <w:t>生效，生效后方可执行，通过之日起五日内报中国证监会备案，自决议生效后两日内在规定媒介公告。</w:t>
      </w:r>
      <w:r>
        <w:rPr>
          <w:rFonts w:ascii="Times New Roman" w:eastAsia="Times New Roman" w:hAnsi="Times New Roman" w:cs="Times New Roman"/>
        </w:rPr>
        <w:t xml:space="preserve"> </w:t>
      </w:r>
    </w:p>
    <w:p w14:paraId="3DD487FA" w14:textId="77777777" w:rsidR="00591C44" w:rsidRDefault="00095C8D">
      <w:pPr>
        <w:ind w:right="8"/>
      </w:pPr>
      <w:r>
        <w:t>二、《基金合同》的终止事由</w:t>
      </w:r>
      <w:r>
        <w:rPr>
          <w:rFonts w:ascii="Times New Roman" w:eastAsia="Times New Roman" w:hAnsi="Times New Roman" w:cs="Times New Roman"/>
        </w:rPr>
        <w:t xml:space="preserve"> </w:t>
      </w:r>
    </w:p>
    <w:p w14:paraId="1D715931" w14:textId="77777777" w:rsidR="00591C44" w:rsidRDefault="00095C8D">
      <w:pPr>
        <w:ind w:right="8"/>
      </w:pPr>
      <w:r>
        <w:t>有下列情形之一的，经履行相关程序后，《基金合同》应当终止：</w:t>
      </w:r>
      <w:r>
        <w:rPr>
          <w:rFonts w:ascii="Times New Roman" w:eastAsia="Times New Roman" w:hAnsi="Times New Roman" w:cs="Times New Roman"/>
        </w:rPr>
        <w:t xml:space="preserve"> </w:t>
      </w:r>
    </w:p>
    <w:p w14:paraId="207763CD" w14:textId="77777777" w:rsidR="00591C44" w:rsidRDefault="00095C8D">
      <w:pPr>
        <w:numPr>
          <w:ilvl w:val="0"/>
          <w:numId w:val="109"/>
        </w:numPr>
        <w:ind w:right="8" w:firstLine="480"/>
      </w:pPr>
      <w:r>
        <w:t>基金份额持有人大会决定终止的；</w:t>
      </w:r>
      <w:r>
        <w:rPr>
          <w:rFonts w:ascii="Times New Roman" w:eastAsia="Times New Roman" w:hAnsi="Times New Roman" w:cs="Times New Roman"/>
        </w:rPr>
        <w:t xml:space="preserve"> </w:t>
      </w:r>
    </w:p>
    <w:p w14:paraId="1F3C6F64" w14:textId="77777777" w:rsidR="00591C44" w:rsidRDefault="00095C8D">
      <w:pPr>
        <w:numPr>
          <w:ilvl w:val="0"/>
          <w:numId w:val="109"/>
        </w:numPr>
        <w:spacing w:after="0" w:line="384" w:lineRule="auto"/>
        <w:ind w:right="8"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6C8A007B" w14:textId="77777777" w:rsidR="00591C44" w:rsidRDefault="00095C8D">
      <w:pPr>
        <w:numPr>
          <w:ilvl w:val="0"/>
          <w:numId w:val="109"/>
        </w:numPr>
        <w:ind w:right="8"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05414E85" w14:textId="77777777" w:rsidR="00591C44" w:rsidRDefault="00095C8D">
      <w:pPr>
        <w:numPr>
          <w:ilvl w:val="0"/>
          <w:numId w:val="109"/>
        </w:numPr>
        <w:spacing w:after="18" w:line="366" w:lineRule="auto"/>
        <w:ind w:right="8"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356E0415" w14:textId="77777777" w:rsidR="00591C44" w:rsidRDefault="00095C8D">
      <w:pPr>
        <w:numPr>
          <w:ilvl w:val="0"/>
          <w:numId w:val="109"/>
        </w:numPr>
        <w:ind w:right="8" w:firstLine="480"/>
      </w:pPr>
      <w:r>
        <w:t>《基金合同》约定的其他情形；</w:t>
      </w:r>
      <w:r>
        <w:rPr>
          <w:rFonts w:ascii="Times New Roman" w:eastAsia="Times New Roman" w:hAnsi="Times New Roman" w:cs="Times New Roman"/>
        </w:rPr>
        <w:t xml:space="preserve"> </w:t>
      </w:r>
    </w:p>
    <w:p w14:paraId="589F6335" w14:textId="77777777" w:rsidR="00591C44" w:rsidRDefault="00095C8D">
      <w:pPr>
        <w:numPr>
          <w:ilvl w:val="0"/>
          <w:numId w:val="109"/>
        </w:numPr>
        <w:ind w:right="8" w:firstLine="480"/>
      </w:pPr>
      <w:r>
        <w:t>相关法律法规和中国证监会规定的其他情况。</w:t>
      </w:r>
      <w:r>
        <w:rPr>
          <w:rFonts w:ascii="Times New Roman" w:eastAsia="Times New Roman" w:hAnsi="Times New Roman" w:cs="Times New Roman"/>
        </w:rPr>
        <w:t xml:space="preserve"> </w:t>
      </w:r>
    </w:p>
    <w:p w14:paraId="75ADD054" w14:textId="77777777" w:rsidR="00591C44" w:rsidRDefault="00095C8D">
      <w:pPr>
        <w:ind w:right="8"/>
      </w:pPr>
      <w:r>
        <w:t>三、基金财产的清算</w:t>
      </w:r>
      <w:r>
        <w:rPr>
          <w:rFonts w:ascii="Times New Roman" w:eastAsia="Times New Roman" w:hAnsi="Times New Roman" w:cs="Times New Roman"/>
        </w:rPr>
        <w:t xml:space="preserve"> </w:t>
      </w:r>
    </w:p>
    <w:p w14:paraId="281E0BD2" w14:textId="77777777" w:rsidR="00591C44" w:rsidRDefault="00095C8D">
      <w:pPr>
        <w:numPr>
          <w:ilvl w:val="0"/>
          <w:numId w:val="110"/>
        </w:numPr>
        <w:spacing w:after="5" w:line="371" w:lineRule="auto"/>
        <w:ind w:right="119"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23B840F2" w14:textId="77777777" w:rsidR="00591C44" w:rsidRDefault="00095C8D">
      <w:pPr>
        <w:numPr>
          <w:ilvl w:val="0"/>
          <w:numId w:val="110"/>
        </w:numPr>
        <w:spacing w:after="0" w:line="373" w:lineRule="auto"/>
        <w:ind w:right="119" w:firstLine="475"/>
      </w:pPr>
      <w:r>
        <w:t>基金财产清算小组组成：基金财产清算小组成员由基金管理人、基金托管人、符合《证券法》规定的注册会计师、律师以及中国证监会指定的人员组成。</w:t>
      </w:r>
    </w:p>
    <w:p w14:paraId="6EA04C98" w14:textId="77777777" w:rsidR="00591C44" w:rsidRDefault="00095C8D">
      <w:pPr>
        <w:spacing w:after="1" w:line="380" w:lineRule="auto"/>
        <w:ind w:left="-5" w:right="8"/>
      </w:pPr>
      <w:r>
        <w:t>基金财产清算小组可以聘用必要的工作人员。</w:t>
      </w:r>
      <w:r>
        <w:rPr>
          <w:rFonts w:ascii="Times New Roman" w:eastAsia="Times New Roman" w:hAnsi="Times New Roman" w:cs="Times New Roman"/>
        </w:rPr>
        <w:t xml:space="preserve"> 3</w:t>
      </w: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6A74467" w14:textId="77777777" w:rsidR="00591C44" w:rsidRDefault="00095C8D">
      <w:pPr>
        <w:ind w:right="8"/>
      </w:pPr>
      <w:r>
        <w:rPr>
          <w:rFonts w:ascii="Times New Roman" w:eastAsia="Times New Roman" w:hAnsi="Times New Roman" w:cs="Times New Roman"/>
        </w:rPr>
        <w:t>4</w:t>
      </w:r>
      <w:r>
        <w:t>、基金财产清算程序：</w:t>
      </w:r>
      <w:r>
        <w:rPr>
          <w:rFonts w:ascii="Times New Roman" w:eastAsia="Times New Roman" w:hAnsi="Times New Roman" w:cs="Times New Roman"/>
        </w:rPr>
        <w:t xml:space="preserve"> </w:t>
      </w:r>
    </w:p>
    <w:p w14:paraId="29F7ED86" w14:textId="77777777" w:rsidR="00591C44" w:rsidRDefault="00095C8D">
      <w:pPr>
        <w:numPr>
          <w:ilvl w:val="0"/>
          <w:numId w:val="111"/>
        </w:numPr>
        <w:ind w:right="8" w:firstLine="480"/>
      </w:pPr>
      <w:r>
        <w:t>《基金合同》终止情形出现时，由基金财产清算小组统一接管基金；</w:t>
      </w:r>
      <w:r>
        <w:rPr>
          <w:rFonts w:ascii="Times New Roman" w:eastAsia="Times New Roman" w:hAnsi="Times New Roman" w:cs="Times New Roman"/>
        </w:rPr>
        <w:t xml:space="preserve"> </w:t>
      </w:r>
    </w:p>
    <w:p w14:paraId="275FF9CF" w14:textId="77777777" w:rsidR="00591C44" w:rsidRDefault="00095C8D">
      <w:pPr>
        <w:numPr>
          <w:ilvl w:val="0"/>
          <w:numId w:val="111"/>
        </w:numPr>
        <w:ind w:right="8" w:firstLine="480"/>
      </w:pPr>
      <w:r>
        <w:t>对基金财产和债权</w:t>
      </w:r>
      <w:r>
        <w:t>债务进行清理和确认；</w:t>
      </w:r>
      <w:r>
        <w:rPr>
          <w:rFonts w:ascii="Times New Roman" w:eastAsia="Times New Roman" w:hAnsi="Times New Roman" w:cs="Times New Roman"/>
        </w:rPr>
        <w:t xml:space="preserve"> </w:t>
      </w:r>
    </w:p>
    <w:p w14:paraId="27FF42A8" w14:textId="77777777" w:rsidR="00591C44" w:rsidRDefault="00095C8D">
      <w:pPr>
        <w:numPr>
          <w:ilvl w:val="0"/>
          <w:numId w:val="111"/>
        </w:numPr>
        <w:ind w:right="8" w:firstLine="480"/>
      </w:pPr>
      <w:r>
        <w:t>对基金财产进行估值和变现；</w:t>
      </w:r>
      <w:r>
        <w:rPr>
          <w:rFonts w:ascii="Times New Roman" w:eastAsia="Times New Roman" w:hAnsi="Times New Roman" w:cs="Times New Roman"/>
        </w:rPr>
        <w:t xml:space="preserve"> </w:t>
      </w:r>
    </w:p>
    <w:p w14:paraId="06ACF350" w14:textId="77777777" w:rsidR="00591C44" w:rsidRDefault="00095C8D">
      <w:pPr>
        <w:numPr>
          <w:ilvl w:val="0"/>
          <w:numId w:val="111"/>
        </w:numPr>
        <w:ind w:right="8" w:firstLine="480"/>
      </w:pPr>
      <w:r>
        <w:t>制作清算报告；</w:t>
      </w:r>
      <w:r>
        <w:rPr>
          <w:rFonts w:ascii="Times New Roman" w:eastAsia="Times New Roman" w:hAnsi="Times New Roman" w:cs="Times New Roman"/>
        </w:rPr>
        <w:t xml:space="preserve"> </w:t>
      </w:r>
    </w:p>
    <w:p w14:paraId="33FEF418" w14:textId="77777777" w:rsidR="00591C44" w:rsidRDefault="00095C8D">
      <w:pPr>
        <w:numPr>
          <w:ilvl w:val="0"/>
          <w:numId w:val="111"/>
        </w:numPr>
        <w:spacing w:after="1" w:line="379" w:lineRule="auto"/>
        <w:ind w:right="8"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56E700C1" w14:textId="77777777" w:rsidR="00591C44" w:rsidRDefault="00095C8D">
      <w:pPr>
        <w:numPr>
          <w:ilvl w:val="0"/>
          <w:numId w:val="111"/>
        </w:numPr>
        <w:ind w:right="8" w:firstLine="480"/>
      </w:pPr>
      <w:r>
        <w:t>将清算报告报中国证监会备案并公告；</w:t>
      </w:r>
      <w:r>
        <w:rPr>
          <w:rFonts w:ascii="Times New Roman" w:eastAsia="Times New Roman" w:hAnsi="Times New Roman" w:cs="Times New Roman"/>
        </w:rPr>
        <w:t xml:space="preserve"> </w:t>
      </w:r>
    </w:p>
    <w:p w14:paraId="7714C340" w14:textId="77777777" w:rsidR="00591C44" w:rsidRDefault="00095C8D">
      <w:pPr>
        <w:numPr>
          <w:ilvl w:val="0"/>
          <w:numId w:val="111"/>
        </w:numPr>
        <w:ind w:right="8" w:firstLine="480"/>
      </w:pPr>
      <w:r>
        <w:t>对基金剩余财产进行分配。</w:t>
      </w:r>
      <w:r>
        <w:rPr>
          <w:rFonts w:ascii="Times New Roman" w:eastAsia="Times New Roman" w:hAnsi="Times New Roman" w:cs="Times New Roman"/>
        </w:rPr>
        <w:t xml:space="preserve"> </w:t>
      </w:r>
    </w:p>
    <w:p w14:paraId="729377F7" w14:textId="77777777" w:rsidR="00591C44" w:rsidRDefault="00095C8D">
      <w:pPr>
        <w:spacing w:after="0" w:line="384" w:lineRule="auto"/>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1E6E398A" w14:textId="77777777" w:rsidR="00591C44" w:rsidRDefault="00095C8D">
      <w:pPr>
        <w:numPr>
          <w:ilvl w:val="0"/>
          <w:numId w:val="112"/>
        </w:numPr>
        <w:ind w:right="8" w:hanging="480"/>
      </w:pPr>
      <w:r>
        <w:t>清算费用</w:t>
      </w:r>
      <w:r>
        <w:rPr>
          <w:rFonts w:ascii="Times New Roman" w:eastAsia="Times New Roman" w:hAnsi="Times New Roman" w:cs="Times New Roman"/>
        </w:rPr>
        <w:t xml:space="preserve"> </w:t>
      </w:r>
    </w:p>
    <w:p w14:paraId="05A231E3" w14:textId="77777777" w:rsidR="00591C44" w:rsidRDefault="00095C8D">
      <w:pPr>
        <w:spacing w:after="18" w:line="365" w:lineRule="auto"/>
        <w:ind w:left="-15" w:right="8"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3A608145" w14:textId="77777777" w:rsidR="00591C44" w:rsidRDefault="00095C8D">
      <w:pPr>
        <w:numPr>
          <w:ilvl w:val="0"/>
          <w:numId w:val="112"/>
        </w:numPr>
        <w:ind w:right="8" w:hanging="480"/>
      </w:pPr>
      <w:r>
        <w:t>基金财产清算剩余资产的分配</w:t>
      </w:r>
      <w:r>
        <w:rPr>
          <w:rFonts w:ascii="Times New Roman" w:eastAsia="Times New Roman" w:hAnsi="Times New Roman" w:cs="Times New Roman"/>
        </w:rPr>
        <w:t xml:space="preserve"> </w:t>
      </w:r>
    </w:p>
    <w:p w14:paraId="234C0990" w14:textId="77777777" w:rsidR="00591C44" w:rsidRDefault="00095C8D">
      <w:pPr>
        <w:spacing w:after="21" w:line="363" w:lineRule="auto"/>
        <w:ind w:left="-15" w:right="8" w:firstLine="480"/>
      </w:pPr>
      <w:del w:id="1" w:author="FundLex" w:date="2026-10-21T17:12:12Z">
        <w:r>
          <w:delText>依据基金财产清算的分配方案，将基金财产清算后的全部剩余资产扣除基金财产清算费用、交纳所欠税款并清偿基金债务后，按基金份额持有人持有的各类基金份额比例进行分配。</w:delText>
        </w:r>
      </w:del>
      <w:ins w:id="2" w:author="FundLex" w:date="2026-10-21T17:12:12Z">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ins>
      <w:r>
        <w:rPr>
          <w:rFonts w:ascii="Times New Roman" w:eastAsia="Times New Roman" w:hAnsi="Times New Roman" w:cs="Times New Roman"/>
        </w:rPr>
        <w:t xml:space="preserve"> </w:t>
      </w:r>
    </w:p>
    <w:p w14:paraId="37179674" w14:textId="77777777" w:rsidR="00591C44" w:rsidRDefault="00095C8D">
      <w:pPr>
        <w:numPr>
          <w:ilvl w:val="0"/>
          <w:numId w:val="112"/>
        </w:numPr>
        <w:ind w:right="8" w:hanging="480"/>
      </w:pPr>
      <w:r>
        <w:t>基金财产清算的公告</w:t>
      </w:r>
      <w:r>
        <w:rPr>
          <w:rFonts w:ascii="Times New Roman" w:eastAsia="Times New Roman" w:hAnsi="Times New Roman" w:cs="Times New Roman"/>
        </w:rPr>
        <w:t xml:space="preserve"> </w:t>
      </w:r>
    </w:p>
    <w:p w14:paraId="1EF3C260" w14:textId="77777777" w:rsidR="00591C44" w:rsidRDefault="00095C8D">
      <w:pPr>
        <w:spacing w:after="129"/>
        <w:ind w:right="8"/>
      </w:pPr>
      <w:r>
        <w:t>清算过程中的有关重大事项须及时公告；基金财产清算报告经符合《证券法》</w:t>
      </w:r>
    </w:p>
    <w:p w14:paraId="08749560" w14:textId="77777777" w:rsidR="00591C44" w:rsidRDefault="00095C8D">
      <w:pPr>
        <w:spacing w:after="10" w:line="372" w:lineRule="auto"/>
        <w:ind w:left="-5" w:right="8"/>
      </w:pPr>
      <w:r>
        <w:t>规定的会计师事务所审计并由律师事务所出具法律意见书后报中国证监会备案并公告。基金财产清算公告于基金财产清算报</w:t>
      </w:r>
      <w:r>
        <w:t>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7B9335B3" w14:textId="77777777" w:rsidR="00591C44" w:rsidRDefault="00095C8D">
      <w:pPr>
        <w:numPr>
          <w:ilvl w:val="0"/>
          <w:numId w:val="112"/>
        </w:numPr>
        <w:ind w:right="8" w:hanging="480"/>
      </w:pPr>
      <w:r>
        <w:t>基金财产清算账册及文件的保存</w:t>
      </w:r>
      <w:r>
        <w:rPr>
          <w:rFonts w:ascii="Times New Roman" w:eastAsia="Times New Roman" w:hAnsi="Times New Roman" w:cs="Times New Roman"/>
        </w:rPr>
        <w:t xml:space="preserve"> </w:t>
      </w:r>
    </w:p>
    <w:p w14:paraId="59800C36" w14:textId="77777777" w:rsidR="00591C44" w:rsidRDefault="00095C8D">
      <w:pPr>
        <w:ind w:right="8"/>
      </w:pPr>
      <w:r>
        <w:t>基金财产清算账册及有关文件由基金托管人保存，保存期限不得低于法律法</w:t>
      </w:r>
    </w:p>
    <w:p w14:paraId="20615AF2" w14:textId="77777777" w:rsidR="00591C44" w:rsidRDefault="00095C8D">
      <w:pPr>
        <w:ind w:left="-5" w:right="8"/>
      </w:pPr>
      <w:r>
        <w:t>规规定的最低期限。</w:t>
      </w:r>
      <w:r>
        <w:rPr>
          <w:rFonts w:ascii="Times New Roman" w:eastAsia="Times New Roman" w:hAnsi="Times New Roman" w:cs="Times New Roman"/>
        </w:rPr>
        <w:t xml:space="preserve"> </w:t>
      </w:r>
    </w:p>
    <w:p w14:paraId="51EABBE5" w14:textId="77777777" w:rsidR="00591C44" w:rsidRDefault="00095C8D">
      <w:pPr>
        <w:pStyle w:val="1"/>
        <w:spacing w:after="585"/>
        <w:ind w:right="240"/>
      </w:pPr>
      <w:bookmarkStart w:id="19" w:name="_Toc68886"/>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3537330F" w14:textId="77777777" w:rsidR="00591C44" w:rsidRDefault="00095C8D">
      <w:pPr>
        <w:spacing w:after="17" w:line="361" w:lineRule="auto"/>
        <w:ind w:left="-15" w:right="8"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w:t>
      </w:r>
      <w:r>
        <w:t>况，当事人免责：</w:t>
      </w:r>
      <w:r>
        <w:rPr>
          <w:rFonts w:ascii="Times New Roman" w:eastAsia="Times New Roman" w:hAnsi="Times New Roman" w:cs="Times New Roman"/>
        </w:rPr>
        <w:t xml:space="preserve"> </w:t>
      </w:r>
    </w:p>
    <w:p w14:paraId="21AE8B63" w14:textId="77777777" w:rsidR="00591C44" w:rsidRDefault="00095C8D">
      <w:pPr>
        <w:numPr>
          <w:ilvl w:val="0"/>
          <w:numId w:val="113"/>
        </w:numPr>
        <w:spacing w:after="0" w:line="379" w:lineRule="auto"/>
        <w:ind w:right="8" w:firstLine="480"/>
      </w:pPr>
      <w:r>
        <w:t>基金管理人及</w:t>
      </w:r>
      <w:r>
        <w:rPr>
          <w:rFonts w:ascii="Times New Roman" w:eastAsia="Times New Roman" w:hAnsi="Times New Roman" w:cs="Times New Roman"/>
        </w:rPr>
        <w:t>/</w:t>
      </w:r>
      <w:r>
        <w:t>或基金托管人按照当时有效的法律法规或证监会的规定作为或不作为而造成的损失；</w:t>
      </w:r>
      <w:r>
        <w:rPr>
          <w:rFonts w:ascii="Times New Roman" w:eastAsia="Times New Roman" w:hAnsi="Times New Roman" w:cs="Times New Roman"/>
        </w:rPr>
        <w:t xml:space="preserve"> </w:t>
      </w:r>
    </w:p>
    <w:p w14:paraId="40260CA3" w14:textId="77777777" w:rsidR="00591C44" w:rsidRDefault="00095C8D">
      <w:pPr>
        <w:numPr>
          <w:ilvl w:val="0"/>
          <w:numId w:val="113"/>
        </w:numPr>
        <w:spacing w:after="3" w:line="379" w:lineRule="auto"/>
        <w:ind w:right="8"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0EBFA17C" w14:textId="77777777" w:rsidR="00591C44" w:rsidRDefault="00095C8D">
      <w:pPr>
        <w:numPr>
          <w:ilvl w:val="0"/>
          <w:numId w:val="113"/>
        </w:numPr>
        <w:ind w:right="8" w:firstLine="480"/>
      </w:pPr>
      <w:r>
        <w:t>不可抗力。</w:t>
      </w:r>
      <w:r>
        <w:rPr>
          <w:rFonts w:ascii="Times New Roman" w:eastAsia="Times New Roman" w:hAnsi="Times New Roman" w:cs="Times New Roman"/>
        </w:rPr>
        <w:t xml:space="preserve"> </w:t>
      </w:r>
    </w:p>
    <w:p w14:paraId="68A2C479" w14:textId="77777777" w:rsidR="00591C44" w:rsidRDefault="00095C8D">
      <w:pPr>
        <w:numPr>
          <w:ilvl w:val="0"/>
          <w:numId w:val="114"/>
        </w:numPr>
        <w:spacing w:after="16" w:line="361" w:lineRule="auto"/>
        <w:ind w:right="8"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47583929" w14:textId="77777777" w:rsidR="00591C44" w:rsidRDefault="00095C8D">
      <w:pPr>
        <w:numPr>
          <w:ilvl w:val="0"/>
          <w:numId w:val="114"/>
        </w:numPr>
        <w:spacing w:after="14" w:line="361" w:lineRule="auto"/>
        <w:ind w:right="8" w:firstLine="480"/>
      </w:pPr>
      <w:r>
        <w:t>由于基金管理人、基金托管人不可控制的因素导致业务出现差错，基金管理人和基金托管人虽然已经采取必要、适当、合理的措施进行检查，但是未能发现错误或未能避免错误发生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1E95C69E" w14:textId="77777777" w:rsidR="00591C44" w:rsidRDefault="00095C8D">
      <w:pPr>
        <w:spacing w:after="0" w:line="259" w:lineRule="auto"/>
        <w:ind w:left="0" w:firstLine="0"/>
      </w:pPr>
      <w:r>
        <w:rPr>
          <w:rFonts w:ascii="Times New Roman" w:eastAsia="Times New Roman" w:hAnsi="Times New Roman" w:cs="Times New Roman"/>
        </w:rPr>
        <w:t xml:space="preserve"> </w:t>
      </w:r>
    </w:p>
    <w:p w14:paraId="72F16460" w14:textId="77777777" w:rsidR="00591C44" w:rsidRDefault="00095C8D">
      <w:pPr>
        <w:pStyle w:val="1"/>
        <w:spacing w:after="586"/>
      </w:pPr>
      <w:bookmarkStart w:id="20" w:name="_Toc68887"/>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31A4B3EE" w14:textId="77777777" w:rsidR="00591C44" w:rsidRDefault="00095C8D">
      <w:pPr>
        <w:spacing w:after="15" w:line="362" w:lineRule="auto"/>
        <w:ind w:left="-15" w:right="8" w:firstLine="480"/>
      </w:pPr>
      <w:r>
        <w:t>相关各方当事人同意，因《基金合同》而产生的或与《基金合同》有关的一切争议，如经友好协商未能解决的，任何一方均有权提交广州仲裁委员会，根据该会当时有效的仲裁规则进行</w:t>
      </w:r>
      <w:r>
        <w:t>仲裁，仲裁地点为广州市，仲裁裁决是终局性的并对各方当事人具有约束力，仲裁费由败诉方承担。</w:t>
      </w:r>
      <w:r>
        <w:rPr>
          <w:rFonts w:ascii="Times New Roman" w:eastAsia="Times New Roman" w:hAnsi="Times New Roman" w:cs="Times New Roman"/>
        </w:rPr>
        <w:t xml:space="preserve"> </w:t>
      </w:r>
    </w:p>
    <w:p w14:paraId="16979172" w14:textId="77777777" w:rsidR="00591C44" w:rsidRDefault="00095C8D">
      <w:pPr>
        <w:spacing w:after="11" w:line="365" w:lineRule="auto"/>
        <w:ind w:left="-15" w:right="8"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4FB3900A" w14:textId="77777777" w:rsidR="00591C44" w:rsidRDefault="00095C8D">
      <w:pPr>
        <w:spacing w:after="8" w:line="365" w:lineRule="auto"/>
        <w:ind w:left="-15" w:right="8" w:firstLine="480"/>
      </w:pPr>
      <w:r>
        <w:t>《基金合同》受中国法律（为基金合同之目的，不包括香港特别行政区、澳门特别行政区和台湾地区法律）管辖。</w:t>
      </w:r>
      <w:r>
        <w:rPr>
          <w:rFonts w:ascii="Times New Roman" w:eastAsia="Times New Roman" w:hAnsi="Times New Roman" w:cs="Times New Roman"/>
        </w:rPr>
        <w:t xml:space="preserve"> </w:t>
      </w:r>
    </w:p>
    <w:p w14:paraId="36A9B05E" w14:textId="77777777" w:rsidR="00591C44" w:rsidRDefault="00095C8D">
      <w:pPr>
        <w:spacing w:after="0" w:line="259" w:lineRule="auto"/>
        <w:ind w:left="0" w:firstLine="0"/>
      </w:pPr>
      <w:r>
        <w:rPr>
          <w:rFonts w:ascii="Times New Roman" w:eastAsia="Times New Roman" w:hAnsi="Times New Roman" w:cs="Times New Roman"/>
        </w:rPr>
        <w:t xml:space="preserve"> </w:t>
      </w:r>
      <w:r>
        <w:br w:type="page"/>
      </w:r>
    </w:p>
    <w:p w14:paraId="26DFCCBC" w14:textId="77777777" w:rsidR="00591C44" w:rsidRDefault="00095C8D">
      <w:pPr>
        <w:pStyle w:val="1"/>
        <w:spacing w:after="593"/>
        <w:ind w:right="242"/>
      </w:pPr>
      <w:bookmarkStart w:id="21" w:name="_Toc68888"/>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72BDFFD1" w14:textId="77777777" w:rsidR="00591C44" w:rsidRDefault="00095C8D">
      <w:pPr>
        <w:spacing w:after="150" w:line="259" w:lineRule="auto"/>
        <w:ind w:left="244" w:right="622"/>
        <w:jc w:val="center"/>
      </w:pPr>
      <w:r>
        <w:t>《基金合同》是约定基金合同当事人之间权利义务关系的法律文件。</w:t>
      </w:r>
      <w:r>
        <w:rPr>
          <w:rFonts w:ascii="Times New Roman" w:eastAsia="Times New Roman" w:hAnsi="Times New Roman" w:cs="Times New Roman"/>
        </w:rPr>
        <w:t xml:space="preserve"> </w:t>
      </w:r>
    </w:p>
    <w:p w14:paraId="7E0BE59D" w14:textId="77777777" w:rsidR="00591C44" w:rsidRDefault="00095C8D">
      <w:pPr>
        <w:numPr>
          <w:ilvl w:val="0"/>
          <w:numId w:val="115"/>
        </w:numPr>
        <w:spacing w:after="6" w:line="369" w:lineRule="auto"/>
        <w:ind w:right="8" w:firstLine="480"/>
      </w:pPr>
      <w:r>
        <w:t>《基金合同》经基金管理人、基金托管人双方盖章以及双方法定代表人或授权代表签字并在募集结束后经基金管理人向中国证监会办理基金备案手续，并经中国证监会书面后生效。</w:t>
      </w:r>
      <w:r>
        <w:rPr>
          <w:rFonts w:ascii="Times New Roman" w:eastAsia="Times New Roman" w:hAnsi="Times New Roman" w:cs="Times New Roman"/>
        </w:rPr>
        <w:t xml:space="preserve"> </w:t>
      </w:r>
    </w:p>
    <w:p w14:paraId="2974BF6F" w14:textId="77777777" w:rsidR="00591C44" w:rsidRDefault="00095C8D">
      <w:pPr>
        <w:numPr>
          <w:ilvl w:val="0"/>
          <w:numId w:val="115"/>
        </w:numPr>
        <w:spacing w:after="0" w:line="379" w:lineRule="auto"/>
        <w:ind w:right="8"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7EE0C17D" w14:textId="77777777" w:rsidR="00591C44" w:rsidRDefault="00095C8D">
      <w:pPr>
        <w:numPr>
          <w:ilvl w:val="0"/>
          <w:numId w:val="115"/>
        </w:numPr>
        <w:spacing w:after="0" w:line="379" w:lineRule="auto"/>
        <w:ind w:right="8"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0F6BD325" w14:textId="77777777" w:rsidR="00591C44" w:rsidRDefault="00095C8D">
      <w:pPr>
        <w:numPr>
          <w:ilvl w:val="0"/>
          <w:numId w:val="115"/>
        </w:numPr>
        <w:spacing w:after="0" w:line="379" w:lineRule="auto"/>
        <w:ind w:right="8" w:firstLine="480"/>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368FFA4C" w14:textId="77777777" w:rsidR="00591C44" w:rsidRDefault="00095C8D">
      <w:pPr>
        <w:numPr>
          <w:ilvl w:val="0"/>
          <w:numId w:val="115"/>
        </w:numPr>
        <w:spacing w:line="379" w:lineRule="auto"/>
        <w:ind w:right="8" w:firstLine="480"/>
      </w:pPr>
      <w:r>
        <w:t>《基金合同》可印制成册，</w:t>
      </w:r>
      <w:r>
        <w:t>供投资者在基金管理人、基金托管人、销售机构的办公场所和营业场所查阅。</w:t>
      </w:r>
      <w:r>
        <w:rPr>
          <w:rFonts w:ascii="Times New Roman" w:eastAsia="Times New Roman" w:hAnsi="Times New Roman" w:cs="Times New Roman"/>
        </w:rPr>
        <w:t xml:space="preserve"> </w:t>
      </w:r>
      <w:r>
        <w:br w:type="page"/>
      </w:r>
    </w:p>
    <w:p w14:paraId="4C8216DE" w14:textId="77777777" w:rsidR="00591C44" w:rsidRDefault="00095C8D">
      <w:pPr>
        <w:pStyle w:val="1"/>
      </w:pPr>
      <w:bookmarkStart w:id="22" w:name="_Toc68889"/>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35B413A6" w14:textId="77777777" w:rsidR="00591C44" w:rsidRDefault="00095C8D">
      <w:pPr>
        <w:spacing w:after="131" w:line="259" w:lineRule="auto"/>
        <w:ind w:left="480" w:firstLine="0"/>
      </w:pPr>
      <w:r>
        <w:t xml:space="preserve"> </w:t>
      </w:r>
    </w:p>
    <w:p w14:paraId="58628857" w14:textId="77777777" w:rsidR="00591C44" w:rsidRDefault="00095C8D">
      <w:pPr>
        <w:spacing w:after="0" w:line="360" w:lineRule="auto"/>
        <w:ind w:left="-15" w:right="8" w:firstLine="480"/>
      </w:pPr>
      <w:r>
        <w:t>《基金合同》如有未尽事宜，由《基金合同》当事人各方按有关法律法规协商解决。</w:t>
      </w:r>
      <w:r>
        <w:t xml:space="preserve"> </w:t>
      </w:r>
    </w:p>
    <w:p w14:paraId="571564EB" w14:textId="77777777" w:rsidR="00591C44" w:rsidRDefault="00095C8D">
      <w:pPr>
        <w:spacing w:after="52" w:line="259" w:lineRule="auto"/>
        <w:ind w:left="480" w:firstLine="0"/>
      </w:pPr>
      <w:r>
        <w:t xml:space="preserve"> </w:t>
      </w:r>
    </w:p>
    <w:p w14:paraId="6ACD7A1D" w14:textId="77777777" w:rsidR="00591C44" w:rsidRDefault="00095C8D">
      <w:pPr>
        <w:spacing w:after="0" w:line="259" w:lineRule="auto"/>
        <w:ind w:left="0" w:firstLine="0"/>
      </w:pPr>
      <w:r>
        <w:t xml:space="preserve"> </w:t>
      </w:r>
      <w:r>
        <w:tab/>
        <w:t xml:space="preserve"> </w:t>
      </w:r>
      <w:r>
        <w:br w:type="page"/>
      </w:r>
    </w:p>
    <w:p w14:paraId="67D29634" w14:textId="77777777" w:rsidR="00591C44" w:rsidRDefault="00095C8D">
      <w:pPr>
        <w:spacing w:after="238" w:line="259" w:lineRule="auto"/>
        <w:ind w:left="480" w:firstLine="0"/>
      </w:pPr>
      <w:r>
        <w:t xml:space="preserve"> </w:t>
      </w:r>
    </w:p>
    <w:p w14:paraId="14D949D8" w14:textId="77777777" w:rsidR="00591C44" w:rsidRDefault="00095C8D">
      <w:pPr>
        <w:pStyle w:val="1"/>
        <w:spacing w:after="29"/>
        <w:ind w:right="245"/>
      </w:pPr>
      <w:bookmarkStart w:id="23" w:name="_Toc68890"/>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6EF2AE18" w14:textId="77777777" w:rsidR="00591C44" w:rsidRDefault="00095C8D">
      <w:pPr>
        <w:spacing w:after="144" w:line="259" w:lineRule="auto"/>
        <w:ind w:left="0" w:firstLine="0"/>
      </w:pPr>
      <w:r>
        <w:rPr>
          <w:rFonts w:ascii="Times New Roman" w:eastAsia="Times New Roman" w:hAnsi="Times New Roman" w:cs="Times New Roman"/>
          <w:sz w:val="21"/>
        </w:rPr>
        <w:t xml:space="preserve"> </w:t>
      </w:r>
    </w:p>
    <w:p w14:paraId="6F0DCB9F" w14:textId="77777777" w:rsidR="00591C44" w:rsidRDefault="00095C8D">
      <w:pPr>
        <w:ind w:left="492" w:right="8"/>
      </w:pPr>
      <w:r>
        <w:t>一、基金份额持有人、基金管理人和基金托管人的权利与义务</w:t>
      </w:r>
      <w:r>
        <w:rPr>
          <w:rFonts w:ascii="Times New Roman" w:eastAsia="Times New Roman" w:hAnsi="Times New Roman" w:cs="Times New Roman"/>
          <w:b/>
        </w:rPr>
        <w:t xml:space="preserve"> </w:t>
      </w:r>
    </w:p>
    <w:p w14:paraId="7F498B2B" w14:textId="77777777" w:rsidR="00591C44" w:rsidRDefault="00095C8D">
      <w:pPr>
        <w:ind w:right="8"/>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436CECED" w14:textId="77777777" w:rsidR="00591C44" w:rsidRDefault="00095C8D">
      <w:pPr>
        <w:spacing w:after="1" w:line="379" w:lineRule="auto"/>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44CA2720" w14:textId="77777777" w:rsidR="00591C44" w:rsidRDefault="00095C8D">
      <w:pPr>
        <w:numPr>
          <w:ilvl w:val="0"/>
          <w:numId w:val="116"/>
        </w:numPr>
        <w:ind w:right="8" w:firstLine="480"/>
      </w:pPr>
      <w:r>
        <w:t>依法募集资金；</w:t>
      </w:r>
      <w:r>
        <w:rPr>
          <w:rFonts w:ascii="Times New Roman" w:eastAsia="Times New Roman" w:hAnsi="Times New Roman" w:cs="Times New Roman"/>
        </w:rPr>
        <w:t xml:space="preserve"> </w:t>
      </w:r>
    </w:p>
    <w:p w14:paraId="1A4BC71A" w14:textId="77777777" w:rsidR="00591C44" w:rsidRDefault="00095C8D">
      <w:pPr>
        <w:numPr>
          <w:ilvl w:val="0"/>
          <w:numId w:val="116"/>
        </w:numPr>
        <w:spacing w:after="0" w:line="380"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6821E711" w14:textId="77777777" w:rsidR="00591C44" w:rsidRDefault="00095C8D">
      <w:pPr>
        <w:numPr>
          <w:ilvl w:val="0"/>
          <w:numId w:val="116"/>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77AA60F9" w14:textId="77777777" w:rsidR="00591C44" w:rsidRDefault="00095C8D">
      <w:pPr>
        <w:numPr>
          <w:ilvl w:val="0"/>
          <w:numId w:val="116"/>
        </w:numPr>
        <w:ind w:right="8" w:firstLine="480"/>
      </w:pPr>
      <w:r>
        <w:t>销售基金份额；</w:t>
      </w:r>
      <w:r>
        <w:rPr>
          <w:rFonts w:ascii="Times New Roman" w:eastAsia="Times New Roman" w:hAnsi="Times New Roman" w:cs="Times New Roman"/>
        </w:rPr>
        <w:t xml:space="preserve"> </w:t>
      </w:r>
    </w:p>
    <w:p w14:paraId="5E571C94" w14:textId="77777777" w:rsidR="00591C44" w:rsidRDefault="00095C8D">
      <w:pPr>
        <w:numPr>
          <w:ilvl w:val="0"/>
          <w:numId w:val="116"/>
        </w:numPr>
        <w:ind w:right="8" w:firstLine="480"/>
      </w:pPr>
      <w:r>
        <w:t>按照规定召集基金份额持有人大会；</w:t>
      </w:r>
      <w:r>
        <w:rPr>
          <w:rFonts w:ascii="Times New Roman" w:eastAsia="Times New Roman" w:hAnsi="Times New Roman" w:cs="Times New Roman"/>
        </w:rPr>
        <w:t xml:space="preserve"> </w:t>
      </w:r>
    </w:p>
    <w:p w14:paraId="4EF037CD" w14:textId="77777777" w:rsidR="00591C44" w:rsidRDefault="00095C8D">
      <w:pPr>
        <w:numPr>
          <w:ilvl w:val="0"/>
          <w:numId w:val="116"/>
        </w:numPr>
        <w:spacing w:after="14" w:line="369"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70998BBC" w14:textId="77777777" w:rsidR="00591C44" w:rsidRDefault="00095C8D">
      <w:pPr>
        <w:numPr>
          <w:ilvl w:val="0"/>
          <w:numId w:val="116"/>
        </w:numPr>
        <w:ind w:right="8" w:firstLine="480"/>
      </w:pPr>
      <w:r>
        <w:t>在基金托管人更换时，提名新的基金托管人；</w:t>
      </w:r>
      <w:r>
        <w:rPr>
          <w:rFonts w:ascii="Times New Roman" w:eastAsia="Times New Roman" w:hAnsi="Times New Roman" w:cs="Times New Roman"/>
        </w:rPr>
        <w:t xml:space="preserve"> </w:t>
      </w:r>
    </w:p>
    <w:p w14:paraId="4D92AA73" w14:textId="77777777" w:rsidR="00591C44" w:rsidRDefault="00095C8D">
      <w:pPr>
        <w:numPr>
          <w:ilvl w:val="0"/>
          <w:numId w:val="116"/>
        </w:numPr>
        <w:spacing w:after="0" w:line="382" w:lineRule="auto"/>
        <w:ind w:right="8" w:firstLine="480"/>
      </w:pPr>
      <w:r>
        <w:t>选择、更换基金销售机构，对基金销售机构的相关行为进行监督和处理；</w:t>
      </w:r>
      <w:r>
        <w:rPr>
          <w:rFonts w:ascii="Times New Roman" w:eastAsia="Times New Roman" w:hAnsi="Times New Roman" w:cs="Times New Roman"/>
        </w:rPr>
        <w:t xml:space="preserve">  </w:t>
      </w:r>
    </w:p>
    <w:p w14:paraId="0EA1E110" w14:textId="77777777" w:rsidR="00591C44" w:rsidRDefault="00095C8D">
      <w:pPr>
        <w:numPr>
          <w:ilvl w:val="0"/>
          <w:numId w:val="116"/>
        </w:numPr>
        <w:spacing w:after="0" w:line="380" w:lineRule="auto"/>
        <w:ind w:right="8"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7343C9C6" w14:textId="77777777" w:rsidR="00591C44" w:rsidRDefault="00095C8D">
      <w:pPr>
        <w:numPr>
          <w:ilvl w:val="0"/>
          <w:numId w:val="116"/>
        </w:numPr>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AA09C28" w14:textId="77777777" w:rsidR="00591C44" w:rsidRDefault="00095C8D">
      <w:pPr>
        <w:numPr>
          <w:ilvl w:val="0"/>
          <w:numId w:val="116"/>
        </w:numPr>
        <w:ind w:right="8" w:firstLine="480"/>
      </w:pPr>
      <w:r>
        <w:t>在《基金合同》约定的范围内，拒绝或暂停受理申购与赎回申请；</w:t>
      </w:r>
      <w:r>
        <w:rPr>
          <w:rFonts w:ascii="Times New Roman" w:eastAsia="Times New Roman" w:hAnsi="Times New Roman" w:cs="Times New Roman"/>
        </w:rPr>
        <w:t xml:space="preserve">  </w:t>
      </w:r>
    </w:p>
    <w:p w14:paraId="4E935B4F" w14:textId="77777777" w:rsidR="00591C44" w:rsidRDefault="00095C8D">
      <w:pPr>
        <w:numPr>
          <w:ilvl w:val="0"/>
          <w:numId w:val="116"/>
        </w:numPr>
        <w:spacing w:after="0" w:line="379" w:lineRule="auto"/>
        <w:ind w:right="8" w:firstLine="480"/>
      </w:pPr>
      <w:r>
        <w:t>依照</w:t>
      </w:r>
      <w:r>
        <w:t>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622C90F" w14:textId="77777777" w:rsidR="00591C44" w:rsidRDefault="00095C8D">
      <w:pPr>
        <w:numPr>
          <w:ilvl w:val="0"/>
          <w:numId w:val="116"/>
        </w:numPr>
        <w:spacing w:after="0" w:line="380" w:lineRule="auto"/>
        <w:ind w:right="8" w:firstLine="480"/>
      </w:pPr>
      <w:r>
        <w:t>在法律法规允许的前提下，为基金的利益依法为基金进行融资、转融通证券出借业务；</w:t>
      </w:r>
      <w:r>
        <w:rPr>
          <w:rFonts w:ascii="Times New Roman" w:eastAsia="Times New Roman" w:hAnsi="Times New Roman" w:cs="Times New Roman"/>
        </w:rPr>
        <w:t xml:space="preserve">  </w:t>
      </w:r>
    </w:p>
    <w:p w14:paraId="7F87F260" w14:textId="77777777" w:rsidR="00591C44" w:rsidRDefault="00095C8D">
      <w:pPr>
        <w:numPr>
          <w:ilvl w:val="0"/>
          <w:numId w:val="116"/>
        </w:numPr>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D6A5A58" w14:textId="77777777" w:rsidR="00591C44" w:rsidRDefault="00095C8D">
      <w:pPr>
        <w:numPr>
          <w:ilvl w:val="0"/>
          <w:numId w:val="116"/>
        </w:numPr>
        <w:spacing w:after="0" w:line="379" w:lineRule="auto"/>
        <w:ind w:right="8"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1418930D" w14:textId="77777777" w:rsidR="00591C44" w:rsidRDefault="00095C8D">
      <w:pPr>
        <w:numPr>
          <w:ilvl w:val="0"/>
          <w:numId w:val="116"/>
        </w:numPr>
        <w:spacing w:after="2" w:line="379" w:lineRule="auto"/>
        <w:ind w:right="8" w:firstLine="480"/>
      </w:pPr>
      <w:r>
        <w:t>在符合有关法律、法规的前提下，制订和调整有关基金认购、申购、赎回、转换、非交易过户和收益分配等的业务规则；</w:t>
      </w:r>
      <w:r>
        <w:rPr>
          <w:rFonts w:ascii="Times New Roman" w:eastAsia="Times New Roman" w:hAnsi="Times New Roman" w:cs="Times New Roman"/>
        </w:rPr>
        <w:t xml:space="preserve"> </w:t>
      </w:r>
    </w:p>
    <w:p w14:paraId="0DCE0C3A" w14:textId="77777777" w:rsidR="00591C44" w:rsidRDefault="00095C8D">
      <w:pPr>
        <w:numPr>
          <w:ilvl w:val="0"/>
          <w:numId w:val="116"/>
        </w:numPr>
        <w:ind w:right="8" w:firstLine="480"/>
      </w:pPr>
      <w:r>
        <w:t>法律法规及中国证监会规定的和《基金合同》约定的</w:t>
      </w:r>
      <w:r>
        <w:t>其他权利。</w:t>
      </w:r>
      <w:r>
        <w:rPr>
          <w:rFonts w:ascii="Times New Roman" w:eastAsia="Times New Roman" w:hAnsi="Times New Roman" w:cs="Times New Roman"/>
        </w:rPr>
        <w:t xml:space="preserve"> </w:t>
      </w:r>
    </w:p>
    <w:p w14:paraId="34B7D0E2" w14:textId="77777777" w:rsidR="00591C44" w:rsidRDefault="00095C8D">
      <w:pPr>
        <w:spacing w:after="0" w:line="379" w:lineRule="auto"/>
        <w:ind w:left="-15"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0AD53057" w14:textId="77777777" w:rsidR="00591C44" w:rsidRDefault="00095C8D">
      <w:pPr>
        <w:numPr>
          <w:ilvl w:val="0"/>
          <w:numId w:val="117"/>
        </w:numPr>
        <w:spacing w:after="1" w:line="380" w:lineRule="auto"/>
        <w:ind w:right="8"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2FAC42F6" w14:textId="77777777" w:rsidR="00591C44" w:rsidRDefault="00095C8D">
      <w:pPr>
        <w:numPr>
          <w:ilvl w:val="0"/>
          <w:numId w:val="117"/>
        </w:numPr>
        <w:ind w:right="8" w:firstLine="480"/>
      </w:pPr>
      <w:r>
        <w:t>办理基金备案手续；</w:t>
      </w:r>
      <w:r>
        <w:rPr>
          <w:rFonts w:ascii="Times New Roman" w:eastAsia="Times New Roman" w:hAnsi="Times New Roman" w:cs="Times New Roman"/>
        </w:rPr>
        <w:t xml:space="preserve"> </w:t>
      </w:r>
    </w:p>
    <w:p w14:paraId="7E91AA89" w14:textId="77777777" w:rsidR="00591C44" w:rsidRDefault="00095C8D">
      <w:pPr>
        <w:numPr>
          <w:ilvl w:val="0"/>
          <w:numId w:val="117"/>
        </w:numPr>
        <w:spacing w:after="0" w:line="379"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35483B70" w14:textId="77777777" w:rsidR="00591C44" w:rsidRDefault="00095C8D">
      <w:pPr>
        <w:numPr>
          <w:ilvl w:val="0"/>
          <w:numId w:val="117"/>
        </w:numPr>
        <w:spacing w:after="0" w:line="379"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2F1D004B" w14:textId="77777777" w:rsidR="00591C44" w:rsidRDefault="00095C8D">
      <w:pPr>
        <w:numPr>
          <w:ilvl w:val="0"/>
          <w:numId w:val="117"/>
        </w:numPr>
        <w:spacing w:after="6" w:line="370" w:lineRule="auto"/>
        <w:ind w:right="8"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06A11777" w14:textId="77777777" w:rsidR="00591C44" w:rsidRDefault="00095C8D">
      <w:pPr>
        <w:numPr>
          <w:ilvl w:val="0"/>
          <w:numId w:val="117"/>
        </w:numPr>
        <w:spacing w:after="1" w:line="379" w:lineRule="auto"/>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6D0DD804" w14:textId="77777777" w:rsidR="00591C44" w:rsidRDefault="00095C8D">
      <w:pPr>
        <w:numPr>
          <w:ilvl w:val="0"/>
          <w:numId w:val="117"/>
        </w:numPr>
        <w:ind w:right="8" w:firstLine="480"/>
      </w:pPr>
      <w:r>
        <w:t>依法接受基金托管人的监督；</w:t>
      </w:r>
      <w:r>
        <w:rPr>
          <w:rFonts w:ascii="Times New Roman" w:eastAsia="Times New Roman" w:hAnsi="Times New Roman" w:cs="Times New Roman"/>
        </w:rPr>
        <w:t xml:space="preserve"> </w:t>
      </w:r>
    </w:p>
    <w:p w14:paraId="4724FC9A" w14:textId="77777777" w:rsidR="00591C44" w:rsidRDefault="00095C8D">
      <w:pPr>
        <w:numPr>
          <w:ilvl w:val="0"/>
          <w:numId w:val="117"/>
        </w:numPr>
        <w:spacing w:after="14" w:line="369" w:lineRule="auto"/>
        <w:ind w:right="8"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70FB7031" w14:textId="77777777" w:rsidR="00591C44" w:rsidRDefault="00095C8D">
      <w:pPr>
        <w:numPr>
          <w:ilvl w:val="0"/>
          <w:numId w:val="117"/>
        </w:numPr>
        <w:ind w:right="8" w:firstLine="480"/>
      </w:pPr>
      <w:r>
        <w:t>进行基金会计核算并编制基金财务</w:t>
      </w:r>
      <w:r>
        <w:t>会计报告；</w:t>
      </w:r>
      <w:r>
        <w:rPr>
          <w:rFonts w:ascii="Times New Roman" w:eastAsia="Times New Roman" w:hAnsi="Times New Roman" w:cs="Times New Roman"/>
        </w:rPr>
        <w:t xml:space="preserve"> </w:t>
      </w:r>
    </w:p>
    <w:p w14:paraId="790BF63E" w14:textId="77777777" w:rsidR="00591C44" w:rsidRDefault="00095C8D">
      <w:pPr>
        <w:numPr>
          <w:ilvl w:val="0"/>
          <w:numId w:val="117"/>
        </w:numPr>
        <w:ind w:right="8" w:firstLine="480"/>
      </w:pPr>
      <w:r>
        <w:t>编制季度、中期和年度报告；</w:t>
      </w:r>
      <w:r>
        <w:rPr>
          <w:rFonts w:ascii="Times New Roman" w:eastAsia="Times New Roman" w:hAnsi="Times New Roman" w:cs="Times New Roman"/>
        </w:rPr>
        <w:t xml:space="preserve"> </w:t>
      </w:r>
    </w:p>
    <w:p w14:paraId="5AF29ED5" w14:textId="77777777" w:rsidR="00591C44" w:rsidRDefault="00095C8D">
      <w:pPr>
        <w:numPr>
          <w:ilvl w:val="0"/>
          <w:numId w:val="117"/>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28C44A64" w14:textId="77777777" w:rsidR="00591C44" w:rsidRDefault="00095C8D">
      <w:pPr>
        <w:numPr>
          <w:ilvl w:val="0"/>
          <w:numId w:val="117"/>
        </w:numPr>
        <w:spacing w:after="15" w:line="363" w:lineRule="auto"/>
        <w:ind w:right="8"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0D669F38" w14:textId="77777777" w:rsidR="00591C44" w:rsidRDefault="00095C8D">
      <w:pPr>
        <w:numPr>
          <w:ilvl w:val="0"/>
          <w:numId w:val="117"/>
        </w:numPr>
        <w:spacing w:after="2" w:line="379" w:lineRule="auto"/>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34F6E65C" w14:textId="77777777" w:rsidR="00591C44" w:rsidRDefault="00095C8D">
      <w:pPr>
        <w:numPr>
          <w:ilvl w:val="0"/>
          <w:numId w:val="117"/>
        </w:numPr>
        <w:ind w:right="8" w:firstLine="480"/>
      </w:pPr>
      <w:r>
        <w:t>按规定受理申购与赎回申请，及时、足额支付赎回款项；</w:t>
      </w:r>
      <w:r>
        <w:rPr>
          <w:rFonts w:ascii="Times New Roman" w:eastAsia="Times New Roman" w:hAnsi="Times New Roman" w:cs="Times New Roman"/>
        </w:rPr>
        <w:t xml:space="preserve"> </w:t>
      </w:r>
    </w:p>
    <w:p w14:paraId="7EF0280B" w14:textId="77777777" w:rsidR="00591C44" w:rsidRDefault="00095C8D">
      <w:pPr>
        <w:numPr>
          <w:ilvl w:val="0"/>
          <w:numId w:val="117"/>
        </w:numPr>
        <w:spacing w:after="0" w:line="379"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5E3D18EB" w14:textId="77777777" w:rsidR="00591C44" w:rsidRDefault="00095C8D">
      <w:pPr>
        <w:numPr>
          <w:ilvl w:val="0"/>
          <w:numId w:val="117"/>
        </w:numPr>
        <w:spacing w:after="0" w:line="379" w:lineRule="auto"/>
        <w:ind w:right="8" w:firstLine="480"/>
      </w:pPr>
      <w:r>
        <w:t>按规定保存基金财产管理业务活动的会计账册、报表、记录和其他相关资料，保存期限不低于法律法规规定的最低期限；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68F1D100" w14:textId="77777777" w:rsidR="00591C44" w:rsidRDefault="00095C8D">
      <w:pPr>
        <w:numPr>
          <w:ilvl w:val="0"/>
          <w:numId w:val="117"/>
        </w:numPr>
        <w:spacing w:after="7" w:line="369" w:lineRule="auto"/>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1FEBE0D7" w14:textId="77777777" w:rsidR="00591C44" w:rsidRDefault="00095C8D">
      <w:pPr>
        <w:numPr>
          <w:ilvl w:val="0"/>
          <w:numId w:val="117"/>
        </w:numPr>
        <w:spacing w:after="0" w:line="379"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371D6AE7" w14:textId="77777777" w:rsidR="00591C44" w:rsidRDefault="00095C8D">
      <w:pPr>
        <w:numPr>
          <w:ilvl w:val="0"/>
          <w:numId w:val="117"/>
        </w:numPr>
        <w:spacing w:after="0"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7E9AEEBD" w14:textId="77777777" w:rsidR="00591C44" w:rsidRDefault="00095C8D">
      <w:pPr>
        <w:numPr>
          <w:ilvl w:val="0"/>
          <w:numId w:val="117"/>
        </w:numPr>
        <w:spacing w:after="0" w:line="379" w:lineRule="auto"/>
        <w:ind w:right="8"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18C5CC29" w14:textId="77777777" w:rsidR="00591C44" w:rsidRDefault="00095C8D">
      <w:pPr>
        <w:numPr>
          <w:ilvl w:val="0"/>
          <w:numId w:val="117"/>
        </w:numPr>
        <w:spacing w:after="6" w:line="369" w:lineRule="auto"/>
        <w:ind w:right="8" w:firstLine="480"/>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77361257" w14:textId="77777777" w:rsidR="00591C44" w:rsidRDefault="00095C8D">
      <w:pPr>
        <w:numPr>
          <w:ilvl w:val="0"/>
          <w:numId w:val="117"/>
        </w:numPr>
        <w:spacing w:after="0" w:line="379" w:lineRule="auto"/>
        <w:ind w:right="8"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706A7E73" w14:textId="77777777" w:rsidR="00591C44" w:rsidRDefault="00095C8D">
      <w:pPr>
        <w:numPr>
          <w:ilvl w:val="0"/>
          <w:numId w:val="117"/>
        </w:numPr>
        <w:spacing w:after="0" w:line="379"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408202E1" w14:textId="77777777" w:rsidR="00591C44" w:rsidRDefault="00095C8D">
      <w:pPr>
        <w:numPr>
          <w:ilvl w:val="0"/>
          <w:numId w:val="117"/>
        </w:numPr>
        <w:spacing w:line="370" w:lineRule="auto"/>
        <w:ind w:right="8"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25</w:t>
      </w:r>
      <w:r>
        <w:t>）执行生效的基金份额持有人大会的决议；</w:t>
      </w:r>
      <w:r>
        <w:rPr>
          <w:rFonts w:ascii="Times New Roman" w:eastAsia="Times New Roman" w:hAnsi="Times New Roman" w:cs="Times New Roman"/>
        </w:rPr>
        <w:t xml:space="preserve"> </w:t>
      </w:r>
    </w:p>
    <w:p w14:paraId="56B54A61" w14:textId="77777777" w:rsidR="00591C44" w:rsidRDefault="00095C8D">
      <w:pPr>
        <w:numPr>
          <w:ilvl w:val="0"/>
          <w:numId w:val="118"/>
        </w:numPr>
        <w:ind w:right="8" w:hanging="720"/>
      </w:pPr>
      <w:r>
        <w:t>建立并保存基金份</w:t>
      </w:r>
      <w:r>
        <w:t>额持有人名册；</w:t>
      </w:r>
      <w:r>
        <w:rPr>
          <w:rFonts w:ascii="Times New Roman" w:eastAsia="Times New Roman" w:hAnsi="Times New Roman" w:cs="Times New Roman"/>
        </w:rPr>
        <w:t xml:space="preserve"> </w:t>
      </w:r>
    </w:p>
    <w:p w14:paraId="03F34083" w14:textId="77777777" w:rsidR="00591C44" w:rsidRDefault="00095C8D">
      <w:pPr>
        <w:numPr>
          <w:ilvl w:val="0"/>
          <w:numId w:val="118"/>
        </w:numPr>
        <w:ind w:right="8" w:hanging="720"/>
      </w:pPr>
      <w:r>
        <w:t>法律法规及中国证监会规定的和《基金合同》约定的其他义务。</w:t>
      </w:r>
      <w:r>
        <w:rPr>
          <w:rFonts w:ascii="Times New Roman" w:eastAsia="Times New Roman" w:hAnsi="Times New Roman" w:cs="Times New Roman"/>
        </w:rPr>
        <w:t xml:space="preserve"> </w:t>
      </w:r>
    </w:p>
    <w:p w14:paraId="25FE89D4" w14:textId="77777777" w:rsidR="00591C44" w:rsidRDefault="00095C8D">
      <w:pPr>
        <w:ind w:right="8"/>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30FA523F" w14:textId="77777777" w:rsidR="00591C44" w:rsidRDefault="00095C8D">
      <w:pPr>
        <w:spacing w:after="0" w:line="379" w:lineRule="auto"/>
        <w:ind w:left="-15"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0E3218A0" w14:textId="77777777" w:rsidR="00591C44" w:rsidRDefault="00095C8D">
      <w:pPr>
        <w:numPr>
          <w:ilvl w:val="0"/>
          <w:numId w:val="119"/>
        </w:numPr>
        <w:spacing w:after="0" w:line="379" w:lineRule="auto"/>
        <w:ind w:right="8" w:firstLine="480"/>
      </w:pPr>
      <w:r>
        <w:t>自《基金合同》生效之日起，依法律法规和《基金合同》的规定安全保管基金财产；</w:t>
      </w:r>
      <w:r>
        <w:rPr>
          <w:rFonts w:ascii="Times New Roman" w:eastAsia="Times New Roman" w:hAnsi="Times New Roman" w:cs="Times New Roman"/>
        </w:rPr>
        <w:t xml:space="preserve"> </w:t>
      </w:r>
    </w:p>
    <w:p w14:paraId="32E76E85" w14:textId="77777777" w:rsidR="00591C44" w:rsidRDefault="00095C8D">
      <w:pPr>
        <w:numPr>
          <w:ilvl w:val="0"/>
          <w:numId w:val="119"/>
        </w:numPr>
        <w:spacing w:after="0" w:line="380" w:lineRule="auto"/>
        <w:ind w:right="8"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7387A739" w14:textId="77777777" w:rsidR="00591C44" w:rsidRDefault="00095C8D">
      <w:pPr>
        <w:numPr>
          <w:ilvl w:val="0"/>
          <w:numId w:val="119"/>
        </w:numPr>
        <w:spacing w:after="6" w:line="369" w:lineRule="auto"/>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36273DC7" w14:textId="77777777" w:rsidR="00591C44" w:rsidRDefault="00095C8D">
      <w:pPr>
        <w:numPr>
          <w:ilvl w:val="0"/>
          <w:numId w:val="119"/>
        </w:numPr>
        <w:spacing w:after="0" w:line="379" w:lineRule="auto"/>
        <w:ind w:right="8" w:firstLine="480"/>
      </w:pPr>
      <w:r>
        <w:t>根据相关市场规则，为基金开设证券账户、为基金办理证券交易资金清算；</w:t>
      </w:r>
      <w:r>
        <w:rPr>
          <w:rFonts w:ascii="Times New Roman" w:eastAsia="Times New Roman" w:hAnsi="Times New Roman" w:cs="Times New Roman"/>
        </w:rPr>
        <w:t xml:space="preserve"> </w:t>
      </w:r>
    </w:p>
    <w:p w14:paraId="1A79CFBD" w14:textId="77777777" w:rsidR="00591C44" w:rsidRDefault="00095C8D">
      <w:pPr>
        <w:numPr>
          <w:ilvl w:val="0"/>
          <w:numId w:val="119"/>
        </w:numPr>
        <w:ind w:right="8" w:firstLine="480"/>
      </w:pPr>
      <w:r>
        <w:t>提议召开或召集基金份额持有人大会；</w:t>
      </w:r>
      <w:r>
        <w:rPr>
          <w:rFonts w:ascii="Times New Roman" w:eastAsia="Times New Roman" w:hAnsi="Times New Roman" w:cs="Times New Roman"/>
        </w:rPr>
        <w:t xml:space="preserve"> </w:t>
      </w:r>
    </w:p>
    <w:p w14:paraId="4E235456" w14:textId="77777777" w:rsidR="00591C44" w:rsidRDefault="00095C8D">
      <w:pPr>
        <w:numPr>
          <w:ilvl w:val="0"/>
          <w:numId w:val="119"/>
        </w:numPr>
        <w:ind w:right="8" w:firstLine="480"/>
      </w:pPr>
      <w:r>
        <w:t>在基金管理人更换时，提名新的基金管理人；</w:t>
      </w:r>
      <w:r>
        <w:rPr>
          <w:rFonts w:ascii="Times New Roman" w:eastAsia="Times New Roman" w:hAnsi="Times New Roman" w:cs="Times New Roman"/>
        </w:rPr>
        <w:t xml:space="preserve"> </w:t>
      </w:r>
    </w:p>
    <w:p w14:paraId="3C673671" w14:textId="77777777" w:rsidR="00591C44" w:rsidRDefault="00095C8D">
      <w:pPr>
        <w:numPr>
          <w:ilvl w:val="0"/>
          <w:numId w:val="119"/>
        </w:numPr>
        <w:ind w:right="8" w:firstLine="480"/>
      </w:pPr>
      <w:r>
        <w:t>法律法规及中国证监会规定的和《基金合同》约定的其他权利。</w:t>
      </w:r>
      <w:r>
        <w:rPr>
          <w:rFonts w:ascii="Times New Roman" w:eastAsia="Times New Roman" w:hAnsi="Times New Roman" w:cs="Times New Roman"/>
        </w:rPr>
        <w:t xml:space="preserve"> </w:t>
      </w:r>
    </w:p>
    <w:p w14:paraId="5EA066AA" w14:textId="77777777" w:rsidR="00591C44" w:rsidRDefault="00095C8D">
      <w:pPr>
        <w:spacing w:after="0" w:line="379" w:lineRule="auto"/>
        <w:ind w:left="-15"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4A8F6AE3" w14:textId="77777777" w:rsidR="00591C44" w:rsidRDefault="00095C8D">
      <w:pPr>
        <w:numPr>
          <w:ilvl w:val="0"/>
          <w:numId w:val="120"/>
        </w:numPr>
        <w:ind w:right="8" w:firstLine="480"/>
      </w:pPr>
      <w:r>
        <w:t>以诚实信用、勤勉尽责的原则</w:t>
      </w:r>
      <w:r>
        <w:t>持有并安全保管基金财产；</w:t>
      </w:r>
      <w:r>
        <w:rPr>
          <w:rFonts w:ascii="Times New Roman" w:eastAsia="Times New Roman" w:hAnsi="Times New Roman" w:cs="Times New Roman"/>
        </w:rPr>
        <w:t xml:space="preserve"> </w:t>
      </w:r>
    </w:p>
    <w:p w14:paraId="7B046C37" w14:textId="77777777" w:rsidR="00591C44" w:rsidRDefault="00095C8D">
      <w:pPr>
        <w:numPr>
          <w:ilvl w:val="0"/>
          <w:numId w:val="120"/>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3B86D71" w14:textId="77777777" w:rsidR="00591C44" w:rsidRDefault="00095C8D">
      <w:pPr>
        <w:numPr>
          <w:ilvl w:val="0"/>
          <w:numId w:val="120"/>
        </w:numPr>
        <w:spacing w:after="10"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054B84CF" w14:textId="77777777" w:rsidR="00591C44" w:rsidRDefault="00095C8D">
      <w:pPr>
        <w:numPr>
          <w:ilvl w:val="0"/>
          <w:numId w:val="120"/>
        </w:numPr>
        <w:ind w:right="8" w:firstLine="480"/>
      </w:pPr>
      <w:r>
        <w:t>除依据《基金法》《基金合同》及其他有关规定外，不得利用基金财产</w:t>
      </w:r>
    </w:p>
    <w:p w14:paraId="3D32BD4F" w14:textId="77777777" w:rsidR="00591C44" w:rsidRDefault="00095C8D">
      <w:pPr>
        <w:ind w:left="-5" w:right="8"/>
      </w:pPr>
      <w:r>
        <w:t>为自己及任何第三人谋取利益，不得委托第三人托管基金财产；（</w:t>
      </w:r>
      <w:r>
        <w:rPr>
          <w:rFonts w:ascii="Times New Roman" w:eastAsia="Times New Roman" w:hAnsi="Times New Roman" w:cs="Times New Roman"/>
        </w:rPr>
        <w:t>5</w:t>
      </w:r>
      <w:r>
        <w:t>）保管由基金管理人代表基金签订的与基金有关的重大合同及有关凭证；</w:t>
      </w:r>
      <w:r>
        <w:rPr>
          <w:rFonts w:ascii="Times New Roman" w:eastAsia="Times New Roman" w:hAnsi="Times New Roman" w:cs="Times New Roman"/>
        </w:rPr>
        <w:t xml:space="preserve"> </w:t>
      </w:r>
    </w:p>
    <w:p w14:paraId="5E955DCF" w14:textId="77777777" w:rsidR="00591C44" w:rsidRDefault="00095C8D">
      <w:pPr>
        <w:numPr>
          <w:ilvl w:val="0"/>
          <w:numId w:val="121"/>
        </w:numPr>
        <w:spacing w:after="0" w:line="379" w:lineRule="auto"/>
        <w:ind w:right="8"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233CAD6F" w14:textId="77777777" w:rsidR="00591C44" w:rsidRDefault="00095C8D">
      <w:pPr>
        <w:numPr>
          <w:ilvl w:val="0"/>
          <w:numId w:val="121"/>
        </w:numPr>
        <w:spacing w:after="5" w:line="371" w:lineRule="auto"/>
        <w:ind w:right="8"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69D64FFE" w14:textId="77777777" w:rsidR="00591C44" w:rsidRDefault="00095C8D">
      <w:pPr>
        <w:numPr>
          <w:ilvl w:val="0"/>
          <w:numId w:val="121"/>
        </w:numPr>
        <w:spacing w:after="1" w:line="379" w:lineRule="auto"/>
        <w:ind w:right="8" w:firstLine="480"/>
      </w:pPr>
      <w:r>
        <w:t>复核、审查基金管理人计算的基金资产净值</w:t>
      </w:r>
      <w:r>
        <w:t>、各类基金份额净值、基金份额申购、赎回价格；</w:t>
      </w:r>
      <w:r>
        <w:rPr>
          <w:rFonts w:ascii="Times New Roman" w:eastAsia="Times New Roman" w:hAnsi="Times New Roman" w:cs="Times New Roman"/>
        </w:rPr>
        <w:t xml:space="preserve"> </w:t>
      </w:r>
    </w:p>
    <w:p w14:paraId="5DC7A6DA" w14:textId="77777777" w:rsidR="00591C44" w:rsidRDefault="00095C8D">
      <w:pPr>
        <w:numPr>
          <w:ilvl w:val="0"/>
          <w:numId w:val="121"/>
        </w:numPr>
        <w:ind w:right="8" w:firstLine="480"/>
      </w:pPr>
      <w:r>
        <w:t>办理与基金托管业务活动有关的信息披露事项；</w:t>
      </w:r>
      <w:r>
        <w:rPr>
          <w:rFonts w:ascii="Times New Roman" w:eastAsia="Times New Roman" w:hAnsi="Times New Roman" w:cs="Times New Roman"/>
        </w:rPr>
        <w:t xml:space="preserve"> </w:t>
      </w:r>
    </w:p>
    <w:p w14:paraId="4F58E265" w14:textId="77777777" w:rsidR="00591C44" w:rsidRDefault="00095C8D">
      <w:pPr>
        <w:numPr>
          <w:ilvl w:val="0"/>
          <w:numId w:val="121"/>
        </w:numPr>
        <w:spacing w:after="5" w:line="371" w:lineRule="auto"/>
        <w:ind w:right="8" w:firstLine="480"/>
      </w:pPr>
      <w:r>
        <w:t>对基金财务会计报告、季度、中期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1FF2176F" w14:textId="77777777" w:rsidR="00591C44" w:rsidRDefault="00095C8D">
      <w:pPr>
        <w:numPr>
          <w:ilvl w:val="0"/>
          <w:numId w:val="121"/>
        </w:numPr>
        <w:spacing w:after="2" w:line="379" w:lineRule="auto"/>
        <w:ind w:right="8" w:firstLine="480"/>
      </w:pPr>
      <w:r>
        <w:t>保存基金托管业务活动的记录、账册、报表和其他相关资料，保存期限不低于法律法规规定的最低期限；</w:t>
      </w:r>
      <w:r>
        <w:rPr>
          <w:rFonts w:ascii="Times New Roman" w:eastAsia="Times New Roman" w:hAnsi="Times New Roman" w:cs="Times New Roman"/>
        </w:rPr>
        <w:t xml:space="preserve"> </w:t>
      </w:r>
    </w:p>
    <w:p w14:paraId="2579AF87" w14:textId="77777777" w:rsidR="00591C44" w:rsidRDefault="00095C8D">
      <w:pPr>
        <w:numPr>
          <w:ilvl w:val="0"/>
          <w:numId w:val="121"/>
        </w:numPr>
        <w:ind w:right="8" w:firstLine="480"/>
      </w:pPr>
      <w:r>
        <w:t>从基金管理人或其委托的登记机构处接收基金份额持有人名册；</w:t>
      </w:r>
      <w:r>
        <w:rPr>
          <w:rFonts w:ascii="Times New Roman" w:eastAsia="Times New Roman" w:hAnsi="Times New Roman" w:cs="Times New Roman"/>
        </w:rPr>
        <w:t xml:space="preserve"> </w:t>
      </w:r>
    </w:p>
    <w:p w14:paraId="484F9C58" w14:textId="77777777" w:rsidR="00591C44" w:rsidRDefault="00095C8D">
      <w:pPr>
        <w:numPr>
          <w:ilvl w:val="0"/>
          <w:numId w:val="121"/>
        </w:numPr>
        <w:ind w:right="8" w:firstLine="480"/>
      </w:pPr>
      <w:r>
        <w:t>按规定制作相关账册并与基金管理人核对；</w:t>
      </w:r>
      <w:r>
        <w:rPr>
          <w:rFonts w:ascii="Times New Roman" w:eastAsia="Times New Roman" w:hAnsi="Times New Roman" w:cs="Times New Roman"/>
        </w:rPr>
        <w:t xml:space="preserve"> </w:t>
      </w:r>
    </w:p>
    <w:p w14:paraId="312DAEB1" w14:textId="77777777" w:rsidR="00591C44" w:rsidRDefault="00095C8D">
      <w:pPr>
        <w:numPr>
          <w:ilvl w:val="0"/>
          <w:numId w:val="121"/>
        </w:numPr>
        <w:spacing w:after="0" w:line="379" w:lineRule="auto"/>
        <w:ind w:right="8"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40938428" w14:textId="77777777" w:rsidR="00591C44" w:rsidRDefault="00095C8D">
      <w:pPr>
        <w:numPr>
          <w:ilvl w:val="0"/>
          <w:numId w:val="121"/>
        </w:numPr>
        <w:spacing w:after="2" w:line="379" w:lineRule="auto"/>
        <w:ind w:right="8"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7641D3C9" w14:textId="77777777" w:rsidR="00591C44" w:rsidRDefault="00095C8D">
      <w:pPr>
        <w:numPr>
          <w:ilvl w:val="0"/>
          <w:numId w:val="121"/>
        </w:numPr>
        <w:ind w:right="8" w:firstLine="480"/>
      </w:pPr>
      <w:r>
        <w:t>按照法律法规和《基金合同》的规定监督基金管理人的投资运作；</w:t>
      </w:r>
      <w:r>
        <w:rPr>
          <w:rFonts w:ascii="Times New Roman" w:eastAsia="Times New Roman" w:hAnsi="Times New Roman" w:cs="Times New Roman"/>
        </w:rPr>
        <w:t xml:space="preserve"> </w:t>
      </w:r>
    </w:p>
    <w:p w14:paraId="5666BD61" w14:textId="77777777" w:rsidR="00591C44" w:rsidRDefault="00095C8D">
      <w:pPr>
        <w:numPr>
          <w:ilvl w:val="0"/>
          <w:numId w:val="121"/>
        </w:numPr>
        <w:spacing w:after="0" w:line="379" w:lineRule="auto"/>
        <w:ind w:right="8" w:firstLine="480"/>
      </w:pPr>
      <w:r>
        <w:t>参加基金财产清算小组，参与基金财产的保管、清理、估价、变现和分配；</w:t>
      </w:r>
      <w:r>
        <w:rPr>
          <w:rFonts w:ascii="Times New Roman" w:eastAsia="Times New Roman" w:hAnsi="Times New Roman" w:cs="Times New Roman"/>
        </w:rPr>
        <w:t xml:space="preserve"> </w:t>
      </w:r>
    </w:p>
    <w:p w14:paraId="3E7C19B7" w14:textId="77777777" w:rsidR="00591C44" w:rsidRDefault="00095C8D">
      <w:pPr>
        <w:numPr>
          <w:ilvl w:val="0"/>
          <w:numId w:val="121"/>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39F35567" w14:textId="77777777" w:rsidR="00591C44" w:rsidRDefault="00095C8D">
      <w:pPr>
        <w:numPr>
          <w:ilvl w:val="0"/>
          <w:numId w:val="121"/>
        </w:numPr>
        <w:spacing w:after="14" w:line="379" w:lineRule="auto"/>
        <w:ind w:right="8" w:firstLine="480"/>
      </w:pPr>
      <w:r>
        <w:t>因违反《基金合同》导致基金财产损失时，</w:t>
      </w:r>
      <w:r>
        <w:t>应承担赔偿责任，其赔偿责任不因其退任而免除；（</w:t>
      </w:r>
      <w:r>
        <w:rPr>
          <w:rFonts w:ascii="Times New Roman" w:eastAsia="Times New Roman" w:hAnsi="Times New Roman" w:cs="Times New Roman"/>
        </w:rPr>
        <w:t>20</w:t>
      </w: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472014AD" w14:textId="77777777" w:rsidR="00591C44" w:rsidRDefault="00095C8D">
      <w:pPr>
        <w:numPr>
          <w:ilvl w:val="0"/>
          <w:numId w:val="122"/>
        </w:numPr>
        <w:ind w:right="8" w:hanging="720"/>
      </w:pPr>
      <w:r>
        <w:t>执行生效的基金份额持有人大会的决议；</w:t>
      </w:r>
      <w:r>
        <w:rPr>
          <w:rFonts w:ascii="Times New Roman" w:eastAsia="Times New Roman" w:hAnsi="Times New Roman" w:cs="Times New Roman"/>
        </w:rPr>
        <w:t xml:space="preserve"> </w:t>
      </w:r>
    </w:p>
    <w:p w14:paraId="34C61CE5" w14:textId="77777777" w:rsidR="00591C44" w:rsidRDefault="00095C8D">
      <w:pPr>
        <w:numPr>
          <w:ilvl w:val="0"/>
          <w:numId w:val="122"/>
        </w:numPr>
        <w:ind w:right="8" w:hanging="720"/>
      </w:pPr>
      <w:r>
        <w:t>法律法规及中国证监会规定的和《基金合同》约定的其他义务。</w:t>
      </w:r>
      <w:r>
        <w:rPr>
          <w:rFonts w:ascii="Times New Roman" w:eastAsia="Times New Roman" w:hAnsi="Times New Roman" w:cs="Times New Roman"/>
        </w:rPr>
        <w:t xml:space="preserve"> </w:t>
      </w:r>
    </w:p>
    <w:p w14:paraId="2F4F542F" w14:textId="77777777" w:rsidR="00591C44" w:rsidRDefault="00095C8D">
      <w:pPr>
        <w:ind w:right="8"/>
      </w:pPr>
      <w:r>
        <w:t>（三）基金份额持有人</w:t>
      </w:r>
      <w:r>
        <w:rPr>
          <w:rFonts w:ascii="Times New Roman" w:eastAsia="Times New Roman" w:hAnsi="Times New Roman" w:cs="Times New Roman"/>
        </w:rPr>
        <w:t xml:space="preserve"> </w:t>
      </w:r>
    </w:p>
    <w:p w14:paraId="115D647F" w14:textId="77777777" w:rsidR="00591C44" w:rsidRDefault="00095C8D">
      <w:pPr>
        <w:spacing w:after="129"/>
        <w:ind w:right="8"/>
      </w:pPr>
      <w:r>
        <w:t>基金投资者持有本基金基金份额的行为即视为对《基金合同》的承认和接受，</w:t>
      </w:r>
    </w:p>
    <w:p w14:paraId="46E5124F" w14:textId="77777777" w:rsidR="00591C44" w:rsidRDefault="00095C8D">
      <w:pPr>
        <w:spacing w:after="16" w:line="363" w:lineRule="auto"/>
        <w:ind w:left="-5" w:right="8"/>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5CFC470D" w14:textId="77777777" w:rsidR="00591C44" w:rsidRDefault="00095C8D">
      <w:pPr>
        <w:spacing w:after="3" w:line="372" w:lineRule="auto"/>
        <w:ind w:left="-15" w:right="8"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553E9C35" w14:textId="77777777" w:rsidR="00591C44" w:rsidRDefault="00095C8D">
      <w:pPr>
        <w:spacing w:after="1" w:line="379" w:lineRule="auto"/>
        <w:ind w:left="-15" w:right="8"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5DFB78F7" w14:textId="77777777" w:rsidR="00591C44" w:rsidRDefault="00095C8D">
      <w:pPr>
        <w:numPr>
          <w:ilvl w:val="0"/>
          <w:numId w:val="123"/>
        </w:numPr>
        <w:ind w:right="8" w:firstLine="480"/>
      </w:pPr>
      <w:r>
        <w:t>分享基金财产收益；</w:t>
      </w:r>
      <w:r>
        <w:rPr>
          <w:rFonts w:ascii="Times New Roman" w:eastAsia="Times New Roman" w:hAnsi="Times New Roman" w:cs="Times New Roman"/>
        </w:rPr>
        <w:t xml:space="preserve"> </w:t>
      </w:r>
    </w:p>
    <w:p w14:paraId="135C8229" w14:textId="77777777" w:rsidR="00591C44" w:rsidRDefault="00095C8D">
      <w:pPr>
        <w:numPr>
          <w:ilvl w:val="0"/>
          <w:numId w:val="123"/>
        </w:numPr>
        <w:ind w:right="8" w:firstLine="480"/>
      </w:pPr>
      <w:r>
        <w:t>参与分配清算后的</w:t>
      </w:r>
      <w:r>
        <w:t>剩余基金财产；</w:t>
      </w:r>
      <w:r>
        <w:rPr>
          <w:rFonts w:ascii="Times New Roman" w:eastAsia="Times New Roman" w:hAnsi="Times New Roman" w:cs="Times New Roman"/>
        </w:rPr>
        <w:t xml:space="preserve"> </w:t>
      </w:r>
    </w:p>
    <w:p w14:paraId="5EFA1DFC" w14:textId="77777777" w:rsidR="00591C44" w:rsidRDefault="00095C8D">
      <w:pPr>
        <w:numPr>
          <w:ilvl w:val="0"/>
          <w:numId w:val="123"/>
        </w:numPr>
        <w:ind w:right="8" w:firstLine="480"/>
      </w:pPr>
      <w:r>
        <w:t>依法转让或者申请赎回其持有的基金份额；</w:t>
      </w:r>
      <w:r>
        <w:rPr>
          <w:rFonts w:ascii="Times New Roman" w:eastAsia="Times New Roman" w:hAnsi="Times New Roman" w:cs="Times New Roman"/>
        </w:rPr>
        <w:t xml:space="preserve"> </w:t>
      </w:r>
    </w:p>
    <w:p w14:paraId="3C5D2423" w14:textId="77777777" w:rsidR="00591C44" w:rsidRDefault="00095C8D">
      <w:pPr>
        <w:numPr>
          <w:ilvl w:val="0"/>
          <w:numId w:val="123"/>
        </w:numPr>
        <w:ind w:right="8" w:firstLine="480"/>
      </w:pPr>
      <w:r>
        <w:t>按照规定要求召开基金份额持有人大会或者召集基金份额持有人大会；</w:t>
      </w:r>
      <w:r>
        <w:rPr>
          <w:rFonts w:ascii="Times New Roman" w:eastAsia="Times New Roman" w:hAnsi="Times New Roman" w:cs="Times New Roman"/>
        </w:rPr>
        <w:t xml:space="preserve"> </w:t>
      </w:r>
    </w:p>
    <w:p w14:paraId="5C403984" w14:textId="77777777" w:rsidR="00591C44" w:rsidRDefault="00095C8D">
      <w:pPr>
        <w:numPr>
          <w:ilvl w:val="0"/>
          <w:numId w:val="123"/>
        </w:numPr>
        <w:spacing w:after="0" w:line="379"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26EB5EE3" w14:textId="77777777" w:rsidR="00591C44" w:rsidRDefault="00095C8D">
      <w:pPr>
        <w:numPr>
          <w:ilvl w:val="0"/>
          <w:numId w:val="123"/>
        </w:numPr>
        <w:spacing w:after="0" w:line="379" w:lineRule="auto"/>
        <w:ind w:right="8" w:firstLine="480"/>
      </w:pPr>
      <w:r>
        <w:t>按照目标</w:t>
      </w:r>
      <w:r>
        <w:rPr>
          <w:rFonts w:ascii="Times New Roman" w:eastAsia="Times New Roman" w:hAnsi="Times New Roman" w:cs="Times New Roman"/>
        </w:rPr>
        <w:t xml:space="preserve"> ETF </w:t>
      </w:r>
      <w:r>
        <w:t>基金合同的约定出席或者委派代表出席目标</w:t>
      </w:r>
      <w:r>
        <w:rPr>
          <w:rFonts w:ascii="Times New Roman" w:eastAsia="Times New Roman" w:hAnsi="Times New Roman" w:cs="Times New Roman"/>
        </w:rPr>
        <w:t xml:space="preserve"> ETF </w:t>
      </w:r>
      <w:r>
        <w:t>基金份额持有人大会并对目标</w:t>
      </w:r>
      <w:r>
        <w:rPr>
          <w:rFonts w:ascii="Times New Roman" w:eastAsia="Times New Roman" w:hAnsi="Times New Roman" w:cs="Times New Roman"/>
        </w:rPr>
        <w:t xml:space="preserve"> ETF </w:t>
      </w:r>
      <w:r>
        <w:t>基金份额持有人大会审议事项行使表决权；</w:t>
      </w:r>
      <w:r>
        <w:rPr>
          <w:rFonts w:ascii="Times New Roman" w:eastAsia="Times New Roman" w:hAnsi="Times New Roman" w:cs="Times New Roman"/>
        </w:rPr>
        <w:t xml:space="preserve"> </w:t>
      </w:r>
    </w:p>
    <w:p w14:paraId="2EA3ED74" w14:textId="77777777" w:rsidR="00591C44" w:rsidRDefault="00095C8D">
      <w:pPr>
        <w:numPr>
          <w:ilvl w:val="0"/>
          <w:numId w:val="123"/>
        </w:numPr>
        <w:ind w:right="8" w:firstLine="480"/>
      </w:pPr>
      <w:r>
        <w:t>查阅或者复制公开披露的基金信息资料；</w:t>
      </w:r>
      <w:r>
        <w:rPr>
          <w:rFonts w:ascii="Times New Roman" w:eastAsia="Times New Roman" w:hAnsi="Times New Roman" w:cs="Times New Roman"/>
        </w:rPr>
        <w:t xml:space="preserve"> </w:t>
      </w:r>
    </w:p>
    <w:p w14:paraId="61D93D73" w14:textId="77777777" w:rsidR="00591C44" w:rsidRDefault="00095C8D">
      <w:pPr>
        <w:numPr>
          <w:ilvl w:val="0"/>
          <w:numId w:val="123"/>
        </w:numPr>
        <w:ind w:right="8" w:firstLine="480"/>
      </w:pPr>
      <w:r>
        <w:t>监督基金管理人的投资运作；</w:t>
      </w:r>
      <w:r>
        <w:rPr>
          <w:rFonts w:ascii="Times New Roman" w:eastAsia="Times New Roman" w:hAnsi="Times New Roman" w:cs="Times New Roman"/>
        </w:rPr>
        <w:t xml:space="preserve"> </w:t>
      </w:r>
    </w:p>
    <w:p w14:paraId="66175B76" w14:textId="77777777" w:rsidR="00591C44" w:rsidRDefault="00095C8D">
      <w:pPr>
        <w:numPr>
          <w:ilvl w:val="0"/>
          <w:numId w:val="123"/>
        </w:numPr>
        <w:spacing w:after="1"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291CB348" w14:textId="77777777" w:rsidR="00591C44" w:rsidRDefault="00095C8D">
      <w:pPr>
        <w:numPr>
          <w:ilvl w:val="0"/>
          <w:numId w:val="123"/>
        </w:numPr>
        <w:ind w:right="8" w:firstLine="480"/>
      </w:pPr>
      <w:r>
        <w:t>法律法规及中国证监会规定的和《基金合同》约定的其他权利。</w:t>
      </w:r>
      <w:r>
        <w:rPr>
          <w:rFonts w:ascii="Times New Roman" w:eastAsia="Times New Roman" w:hAnsi="Times New Roman" w:cs="Times New Roman"/>
        </w:rPr>
        <w:t xml:space="preserve"> </w:t>
      </w:r>
    </w:p>
    <w:p w14:paraId="4D169CD5" w14:textId="77777777" w:rsidR="00591C44" w:rsidRDefault="00095C8D">
      <w:pPr>
        <w:ind w:right="8"/>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778B82C0" w14:textId="77777777" w:rsidR="00591C44" w:rsidRDefault="00095C8D">
      <w:pPr>
        <w:numPr>
          <w:ilvl w:val="0"/>
          <w:numId w:val="124"/>
        </w:numPr>
        <w:ind w:right="8" w:firstLine="480"/>
      </w:pPr>
      <w:r>
        <w:t>认真阅读并遵守《基金合同》、招募说明书等信息披露文件；</w:t>
      </w:r>
      <w:r>
        <w:rPr>
          <w:rFonts w:ascii="Times New Roman" w:eastAsia="Times New Roman" w:hAnsi="Times New Roman" w:cs="Times New Roman"/>
        </w:rPr>
        <w:t xml:space="preserve"> </w:t>
      </w:r>
    </w:p>
    <w:p w14:paraId="3E23E4C1" w14:textId="77777777" w:rsidR="00591C44" w:rsidRDefault="00095C8D">
      <w:pPr>
        <w:numPr>
          <w:ilvl w:val="0"/>
          <w:numId w:val="124"/>
        </w:numPr>
        <w:spacing w:after="1" w:line="379" w:lineRule="auto"/>
        <w:ind w:right="8"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020B9443" w14:textId="77777777" w:rsidR="00591C44" w:rsidRDefault="00095C8D">
      <w:pPr>
        <w:numPr>
          <w:ilvl w:val="0"/>
          <w:numId w:val="124"/>
        </w:numPr>
        <w:ind w:right="8" w:firstLine="480"/>
      </w:pPr>
      <w:r>
        <w:t>关注基金信息披露，及时行使权利和履行义务；</w:t>
      </w:r>
      <w:r>
        <w:rPr>
          <w:rFonts w:ascii="Times New Roman" w:eastAsia="Times New Roman" w:hAnsi="Times New Roman" w:cs="Times New Roman"/>
        </w:rPr>
        <w:t xml:space="preserve"> </w:t>
      </w:r>
    </w:p>
    <w:p w14:paraId="11438125" w14:textId="77777777" w:rsidR="00591C44" w:rsidRDefault="00095C8D">
      <w:pPr>
        <w:numPr>
          <w:ilvl w:val="0"/>
          <w:numId w:val="124"/>
        </w:numPr>
        <w:ind w:right="8" w:firstLine="480"/>
      </w:pPr>
      <w:r>
        <w:t>交纳基金认购、申购款项及法律法规和《基金合同》所规定的费用；</w:t>
      </w:r>
      <w:r>
        <w:rPr>
          <w:rFonts w:ascii="Times New Roman" w:eastAsia="Times New Roman" w:hAnsi="Times New Roman" w:cs="Times New Roman"/>
        </w:rPr>
        <w:t xml:space="preserve"> </w:t>
      </w:r>
    </w:p>
    <w:p w14:paraId="65BE21C3" w14:textId="77777777" w:rsidR="00591C44" w:rsidRDefault="00095C8D">
      <w:pPr>
        <w:numPr>
          <w:ilvl w:val="0"/>
          <w:numId w:val="124"/>
        </w:numPr>
        <w:spacing w:after="0" w:line="379" w:lineRule="auto"/>
        <w:ind w:right="8" w:firstLine="480"/>
      </w:pPr>
      <w:r>
        <w:t>在其持有的基金份额范围内，承担基金亏损或者《基金合同》终止的有限责任；</w:t>
      </w:r>
      <w:r>
        <w:rPr>
          <w:rFonts w:ascii="Times New Roman" w:eastAsia="Times New Roman" w:hAnsi="Times New Roman" w:cs="Times New Roman"/>
        </w:rPr>
        <w:t xml:space="preserve"> </w:t>
      </w:r>
    </w:p>
    <w:p w14:paraId="4A2224F5" w14:textId="77777777" w:rsidR="00591C44" w:rsidRDefault="00095C8D">
      <w:pPr>
        <w:numPr>
          <w:ilvl w:val="0"/>
          <w:numId w:val="124"/>
        </w:numPr>
        <w:ind w:right="8" w:firstLine="480"/>
      </w:pPr>
      <w:r>
        <w:t>不从事任何有损基金及其他《基金合同》当事人合法权益的活动；</w:t>
      </w:r>
      <w:r>
        <w:rPr>
          <w:rFonts w:ascii="Times New Roman" w:eastAsia="Times New Roman" w:hAnsi="Times New Roman" w:cs="Times New Roman"/>
        </w:rPr>
        <w:t xml:space="preserve"> </w:t>
      </w:r>
    </w:p>
    <w:p w14:paraId="1AF0B328" w14:textId="77777777" w:rsidR="00591C44" w:rsidRDefault="00095C8D">
      <w:pPr>
        <w:numPr>
          <w:ilvl w:val="0"/>
          <w:numId w:val="124"/>
        </w:numPr>
        <w:ind w:right="8" w:firstLine="480"/>
      </w:pPr>
      <w:r>
        <w:t>执行生效的基金份额持有人大会的决议；</w:t>
      </w:r>
      <w:r>
        <w:rPr>
          <w:rFonts w:ascii="Times New Roman" w:eastAsia="Times New Roman" w:hAnsi="Times New Roman" w:cs="Times New Roman"/>
        </w:rPr>
        <w:t xml:space="preserve"> </w:t>
      </w:r>
    </w:p>
    <w:p w14:paraId="1F15CB71" w14:textId="77777777" w:rsidR="00591C44" w:rsidRDefault="00095C8D">
      <w:pPr>
        <w:numPr>
          <w:ilvl w:val="0"/>
          <w:numId w:val="124"/>
        </w:numPr>
        <w:ind w:right="8" w:firstLine="480"/>
      </w:pPr>
      <w:r>
        <w:t>返还在基金交易过程中因任何原因获得的不当得利；</w:t>
      </w:r>
      <w:r>
        <w:rPr>
          <w:rFonts w:ascii="Times New Roman" w:eastAsia="Times New Roman" w:hAnsi="Times New Roman" w:cs="Times New Roman"/>
        </w:rPr>
        <w:t xml:space="preserve"> </w:t>
      </w:r>
    </w:p>
    <w:p w14:paraId="222A7396" w14:textId="77777777" w:rsidR="00591C44" w:rsidRDefault="00095C8D">
      <w:pPr>
        <w:numPr>
          <w:ilvl w:val="0"/>
          <w:numId w:val="124"/>
        </w:numPr>
        <w:ind w:right="8" w:firstLine="480"/>
      </w:pPr>
      <w:r>
        <w:t>法律法规及中国证监会规定的和《基金合同》约定的其他义务。</w:t>
      </w:r>
      <w:r>
        <w:rPr>
          <w:rFonts w:ascii="Times New Roman" w:eastAsia="Times New Roman" w:hAnsi="Times New Roman" w:cs="Times New Roman"/>
          <w:b/>
        </w:rPr>
        <w:t xml:space="preserve"> </w:t>
      </w:r>
    </w:p>
    <w:p w14:paraId="51A10A8C" w14:textId="77777777" w:rsidR="00591C44" w:rsidRDefault="00095C8D">
      <w:pPr>
        <w:spacing w:after="173" w:line="259" w:lineRule="auto"/>
        <w:ind w:left="0" w:firstLine="0"/>
      </w:pPr>
      <w:r>
        <w:rPr>
          <w:rFonts w:ascii="Times New Roman" w:eastAsia="Times New Roman" w:hAnsi="Times New Roman" w:cs="Times New Roman"/>
          <w:b/>
        </w:rPr>
        <w:t xml:space="preserve"> </w:t>
      </w:r>
    </w:p>
    <w:p w14:paraId="2A1E7A85" w14:textId="77777777" w:rsidR="00591C44" w:rsidRDefault="00095C8D">
      <w:pPr>
        <w:ind w:left="492" w:right="8"/>
      </w:pPr>
      <w:r>
        <w:t>二、基金份额持有人大会召集、议事及表决的程序和规则</w:t>
      </w:r>
      <w:r>
        <w:rPr>
          <w:rFonts w:ascii="Times New Roman" w:eastAsia="Times New Roman" w:hAnsi="Times New Roman" w:cs="Times New Roman"/>
          <w:b/>
        </w:rPr>
        <w:t xml:space="preserve"> </w:t>
      </w:r>
    </w:p>
    <w:p w14:paraId="6E4F1C1A" w14:textId="77777777" w:rsidR="00591C44" w:rsidRDefault="00095C8D">
      <w:pPr>
        <w:spacing w:after="22" w:line="363" w:lineRule="auto"/>
        <w:ind w:left="-15"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6BF5FED7" w14:textId="77777777" w:rsidR="00591C44" w:rsidRDefault="00095C8D">
      <w:pPr>
        <w:ind w:right="8"/>
      </w:pPr>
      <w:r>
        <w:t>本基金的基金份额持有人大会不设立日常机构。</w:t>
      </w:r>
      <w:r>
        <w:rPr>
          <w:rFonts w:ascii="Times New Roman" w:eastAsia="Times New Roman" w:hAnsi="Times New Roman" w:cs="Times New Roman"/>
        </w:rPr>
        <w:t xml:space="preserve"> </w:t>
      </w:r>
    </w:p>
    <w:p w14:paraId="573E5F70" w14:textId="77777777" w:rsidR="00591C44" w:rsidRDefault="00095C8D">
      <w:pPr>
        <w:spacing w:after="5" w:line="371" w:lineRule="auto"/>
        <w:ind w:left="-15" w:right="229" w:firstLine="470"/>
        <w:jc w:val="both"/>
      </w:pPr>
      <w:r>
        <w:t>鉴于本基金是目标</w:t>
      </w:r>
      <w:r>
        <w:t xml:space="preserve"> </w:t>
      </w:r>
      <w:r>
        <w:rPr>
          <w:rFonts w:ascii="Times New Roman" w:eastAsia="Times New Roman" w:hAnsi="Times New Roman" w:cs="Times New Roman"/>
        </w:rPr>
        <w:t xml:space="preserve">ETF </w:t>
      </w:r>
      <w:r>
        <w:t>的联接基金，本基金与目标</w:t>
      </w:r>
      <w:r>
        <w:t xml:space="preserve"> </w:t>
      </w:r>
      <w:r>
        <w:rPr>
          <w:rFonts w:ascii="Times New Roman" w:eastAsia="Times New Roman" w:hAnsi="Times New Roman" w:cs="Times New Roman"/>
        </w:rPr>
        <w:t xml:space="preserve">ETF </w:t>
      </w:r>
      <w:r>
        <w:t>之间在基金份额持有人大会方面存在一定的联系，本基金的基金份额持有人可以凭所持有的本基金份额出席或者委派代表出席目标</w:t>
      </w:r>
      <w:r>
        <w:t xml:space="preserve"> </w:t>
      </w:r>
      <w:r>
        <w:rPr>
          <w:rFonts w:ascii="Times New Roman" w:eastAsia="Times New Roman" w:hAnsi="Times New Roman" w:cs="Times New Roman"/>
        </w:rPr>
        <w:t xml:space="preserve">ETF </w:t>
      </w:r>
      <w:r>
        <w:t>的基金份额持有人大会并参与表决，其持有的享有表决权的基金份额数和表决票数为：在目标</w:t>
      </w:r>
      <w:r>
        <w:t xml:space="preserve"> </w:t>
      </w:r>
      <w:r>
        <w:rPr>
          <w:rFonts w:ascii="Times New Roman" w:eastAsia="Times New Roman" w:hAnsi="Times New Roman" w:cs="Times New Roman"/>
        </w:rPr>
        <w:t xml:space="preserve">ETF </w:t>
      </w:r>
      <w:r>
        <w:t>基金份额持有人大会的权益登记日</w:t>
      </w:r>
      <w:r>
        <w:t>，本基金持有目标</w:t>
      </w:r>
      <w:r>
        <w:t xml:space="preserve"> </w:t>
      </w:r>
      <w:r>
        <w:rPr>
          <w:rFonts w:ascii="Times New Roman" w:eastAsia="Times New Roman" w:hAnsi="Times New Roman" w:cs="Times New Roman"/>
        </w:rPr>
        <w:t xml:space="preserve">ETF </w:t>
      </w:r>
      <w:r>
        <w:t>份额的总数乘以该基金份额持有人所持有的本基金份额占本基金总份额的比例。计算结果按照四舍五入的方法，保留到整数位。</w:t>
      </w:r>
      <w:r>
        <w:rPr>
          <w:rFonts w:ascii="Times New Roman" w:eastAsia="Times New Roman" w:hAnsi="Times New Roman" w:cs="Times New Roman"/>
        </w:rPr>
        <w:t xml:space="preserve"> </w:t>
      </w:r>
    </w:p>
    <w:p w14:paraId="0EE023BB" w14:textId="77777777" w:rsidR="00591C44" w:rsidRDefault="00095C8D">
      <w:pPr>
        <w:spacing w:after="18" w:line="375" w:lineRule="auto"/>
        <w:ind w:left="-15" w:right="8" w:firstLine="480"/>
      </w:pPr>
      <w:r>
        <w:t>本基金的基金管理人不应以本基金的名义代表本基金的全体基金份额持有人以目标</w:t>
      </w:r>
      <w:r>
        <w:t xml:space="preserve"> </w:t>
      </w:r>
      <w:r>
        <w:rPr>
          <w:rFonts w:ascii="Times New Roman" w:eastAsia="Times New Roman" w:hAnsi="Times New Roman" w:cs="Times New Roman"/>
        </w:rPr>
        <w:t xml:space="preserve">ETF </w:t>
      </w:r>
      <w:r>
        <w:t>的基金份额持有人的身份行使表决权，但可接受本基金的特定基金份额持有人的委托以本基金的基金份额持有人代理人的身份出席目标</w:t>
      </w:r>
      <w:r>
        <w:t xml:space="preserve"> </w:t>
      </w:r>
      <w:r>
        <w:rPr>
          <w:rFonts w:ascii="Times New Roman" w:eastAsia="Times New Roman" w:hAnsi="Times New Roman" w:cs="Times New Roman"/>
        </w:rPr>
        <w:t xml:space="preserve">ETF </w:t>
      </w:r>
      <w:r>
        <w:t>的基金份额持有人大会并参与表决。本基金的基金管理人代表本基金的基金份额持有人提议召开或召集目标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基金份额持有人大会的，须先遵照本基金《基金合同》的约定召</w:t>
      </w:r>
      <w:r>
        <w:t>开本基金的基金份额持有人大会。本基金的基金份额持有人大会决定提议召开或召集目标</w:t>
      </w:r>
      <w:r>
        <w:t xml:space="preserve"> </w:t>
      </w:r>
      <w:r>
        <w:rPr>
          <w:rFonts w:ascii="Times New Roman" w:eastAsia="Times New Roman" w:hAnsi="Times New Roman" w:cs="Times New Roman"/>
        </w:rPr>
        <w:t xml:space="preserve">ETF </w:t>
      </w:r>
      <w:r>
        <w:t>基金份额持有人大会的，由本基金基金管理人代表本基金的基金份额持有人提议召开或召集目标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w:t>
      </w:r>
      <w:r>
        <w:rPr>
          <w:rFonts w:ascii="Times New Roman" w:eastAsia="Times New Roman" w:hAnsi="Times New Roman" w:cs="Times New Roman"/>
        </w:rPr>
        <w:t xml:space="preserve"> </w:t>
      </w:r>
    </w:p>
    <w:p w14:paraId="47C780D2" w14:textId="77777777" w:rsidR="00591C44" w:rsidRDefault="00095C8D">
      <w:pPr>
        <w:ind w:right="8"/>
      </w:pPr>
      <w:r>
        <w:t>（一）召开事由</w:t>
      </w:r>
      <w:r>
        <w:rPr>
          <w:rFonts w:ascii="Times New Roman" w:eastAsia="Times New Roman" w:hAnsi="Times New Roman" w:cs="Times New Roman"/>
        </w:rPr>
        <w:t xml:space="preserve"> </w:t>
      </w:r>
    </w:p>
    <w:p w14:paraId="4BA5C17E" w14:textId="77777777" w:rsidR="00591C44" w:rsidRDefault="00095C8D">
      <w:pPr>
        <w:spacing w:after="0" w:line="379" w:lineRule="auto"/>
        <w:ind w:left="-15" w:right="8"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30FCEA5F" w14:textId="77777777" w:rsidR="00591C44" w:rsidRDefault="00095C8D">
      <w:pPr>
        <w:numPr>
          <w:ilvl w:val="0"/>
          <w:numId w:val="125"/>
        </w:numPr>
        <w:ind w:right="8" w:firstLine="480"/>
      </w:pPr>
      <w:r>
        <w:t>终止《基金合同》；</w:t>
      </w:r>
      <w:r>
        <w:rPr>
          <w:rFonts w:ascii="Times New Roman" w:eastAsia="Times New Roman" w:hAnsi="Times New Roman" w:cs="Times New Roman"/>
          <w:sz w:val="21"/>
        </w:rPr>
        <w:t xml:space="preserve"> </w:t>
      </w:r>
    </w:p>
    <w:p w14:paraId="71B8120E" w14:textId="77777777" w:rsidR="00591C44" w:rsidRDefault="00095C8D">
      <w:pPr>
        <w:numPr>
          <w:ilvl w:val="0"/>
          <w:numId w:val="125"/>
        </w:numPr>
        <w:ind w:right="8" w:firstLine="480"/>
      </w:pPr>
      <w:r>
        <w:t>更换基金管理人；</w:t>
      </w:r>
      <w:r>
        <w:rPr>
          <w:rFonts w:ascii="Times New Roman" w:eastAsia="Times New Roman" w:hAnsi="Times New Roman" w:cs="Times New Roman"/>
          <w:sz w:val="21"/>
        </w:rPr>
        <w:t xml:space="preserve"> </w:t>
      </w:r>
    </w:p>
    <w:p w14:paraId="3D99913B" w14:textId="77777777" w:rsidR="00591C44" w:rsidRDefault="00095C8D">
      <w:pPr>
        <w:numPr>
          <w:ilvl w:val="0"/>
          <w:numId w:val="125"/>
        </w:numPr>
        <w:ind w:right="8" w:firstLine="480"/>
      </w:pPr>
      <w:r>
        <w:t>更换基金托管人；</w:t>
      </w:r>
      <w:r>
        <w:rPr>
          <w:rFonts w:ascii="Times New Roman" w:eastAsia="Times New Roman" w:hAnsi="Times New Roman" w:cs="Times New Roman"/>
        </w:rPr>
        <w:t xml:space="preserve"> </w:t>
      </w:r>
    </w:p>
    <w:p w14:paraId="47655EDF" w14:textId="77777777" w:rsidR="00591C44" w:rsidRDefault="00095C8D">
      <w:pPr>
        <w:numPr>
          <w:ilvl w:val="0"/>
          <w:numId w:val="125"/>
        </w:numPr>
        <w:ind w:right="8" w:firstLine="480"/>
      </w:pPr>
      <w:r>
        <w:t>转换基金运作方式；</w:t>
      </w:r>
      <w:r>
        <w:rPr>
          <w:rFonts w:ascii="Times New Roman" w:eastAsia="Times New Roman" w:hAnsi="Times New Roman" w:cs="Times New Roman"/>
        </w:rPr>
        <w:t xml:space="preserve"> </w:t>
      </w:r>
    </w:p>
    <w:p w14:paraId="16F57412" w14:textId="77777777" w:rsidR="00591C44" w:rsidRDefault="00095C8D">
      <w:pPr>
        <w:numPr>
          <w:ilvl w:val="0"/>
          <w:numId w:val="125"/>
        </w:numPr>
        <w:spacing w:after="2" w:line="379" w:lineRule="auto"/>
        <w:ind w:right="8" w:firstLine="480"/>
      </w:pPr>
      <w:r>
        <w:t>调整基金管理人、基金托管人的报酬标准或提高销售服务费率，但法律法规要求调整该等报酬标准或</w:t>
      </w:r>
      <w:r>
        <w:t>提高销售服务费率的除外；</w:t>
      </w:r>
      <w:r>
        <w:rPr>
          <w:rFonts w:ascii="Times New Roman" w:eastAsia="Times New Roman" w:hAnsi="Times New Roman" w:cs="Times New Roman"/>
        </w:rPr>
        <w:t xml:space="preserve"> </w:t>
      </w:r>
    </w:p>
    <w:p w14:paraId="61728EF5" w14:textId="77777777" w:rsidR="00591C44" w:rsidRDefault="00095C8D">
      <w:pPr>
        <w:numPr>
          <w:ilvl w:val="0"/>
          <w:numId w:val="125"/>
        </w:numPr>
        <w:ind w:right="8" w:firstLine="480"/>
      </w:pPr>
      <w:r>
        <w:t>变更基金类别；</w:t>
      </w:r>
      <w:r>
        <w:rPr>
          <w:rFonts w:ascii="Times New Roman" w:eastAsia="Times New Roman" w:hAnsi="Times New Roman" w:cs="Times New Roman"/>
        </w:rPr>
        <w:t xml:space="preserve"> </w:t>
      </w:r>
    </w:p>
    <w:p w14:paraId="02E34498" w14:textId="77777777" w:rsidR="00591C44" w:rsidRDefault="00095C8D">
      <w:pPr>
        <w:numPr>
          <w:ilvl w:val="0"/>
          <w:numId w:val="125"/>
        </w:numPr>
        <w:ind w:right="8" w:firstLine="480"/>
      </w:pPr>
      <w:r>
        <w:t>本基金与其他基金的合并；</w:t>
      </w:r>
      <w:r>
        <w:rPr>
          <w:rFonts w:ascii="Times New Roman" w:eastAsia="Times New Roman" w:hAnsi="Times New Roman" w:cs="Times New Roman"/>
        </w:rPr>
        <w:t xml:space="preserve"> </w:t>
      </w:r>
    </w:p>
    <w:p w14:paraId="63CB2ACC" w14:textId="77777777" w:rsidR="00591C44" w:rsidRDefault="00095C8D">
      <w:pPr>
        <w:numPr>
          <w:ilvl w:val="0"/>
          <w:numId w:val="125"/>
        </w:numPr>
        <w:spacing w:after="5" w:line="371" w:lineRule="auto"/>
        <w:ind w:right="8" w:firstLine="480"/>
      </w:pPr>
      <w:r>
        <w:t>变更基金投资目标、范围或策略，但由于目标</w:t>
      </w:r>
      <w:r>
        <w:t xml:space="preserve"> </w:t>
      </w:r>
      <w:r>
        <w:rPr>
          <w:rFonts w:ascii="Times New Roman" w:eastAsia="Times New Roman" w:hAnsi="Times New Roman" w:cs="Times New Roman"/>
        </w:rPr>
        <w:t xml:space="preserve">ETF </w:t>
      </w:r>
      <w:r>
        <w:t>交易方式变更、终止上市或目标</w:t>
      </w:r>
      <w:r>
        <w:t xml:space="preserve"> </w:t>
      </w:r>
      <w:r>
        <w:rPr>
          <w:rFonts w:ascii="Times New Roman" w:eastAsia="Times New Roman" w:hAnsi="Times New Roman" w:cs="Times New Roman"/>
        </w:rPr>
        <w:t xml:space="preserve">ETF </w:t>
      </w:r>
      <w:r>
        <w:t>基金合同终止而变更本基金投资目标、范围或策略的情况除外；</w:t>
      </w:r>
      <w:r>
        <w:rPr>
          <w:rFonts w:ascii="Times New Roman" w:eastAsia="Times New Roman" w:hAnsi="Times New Roman" w:cs="Times New Roman"/>
        </w:rPr>
        <w:t xml:space="preserve"> </w:t>
      </w:r>
    </w:p>
    <w:p w14:paraId="0435BB11" w14:textId="77777777" w:rsidR="00591C44" w:rsidRDefault="00095C8D">
      <w:pPr>
        <w:numPr>
          <w:ilvl w:val="0"/>
          <w:numId w:val="125"/>
        </w:numPr>
        <w:ind w:right="8" w:firstLine="480"/>
      </w:pPr>
      <w:r>
        <w:t>变更基金份额持有人大会程序；</w:t>
      </w:r>
      <w:r>
        <w:rPr>
          <w:rFonts w:ascii="Times New Roman" w:eastAsia="Times New Roman" w:hAnsi="Times New Roman" w:cs="Times New Roman"/>
        </w:rPr>
        <w:t xml:space="preserve"> </w:t>
      </w:r>
    </w:p>
    <w:p w14:paraId="1C563553" w14:textId="77777777" w:rsidR="00591C44" w:rsidRDefault="00095C8D">
      <w:pPr>
        <w:numPr>
          <w:ilvl w:val="0"/>
          <w:numId w:val="125"/>
        </w:numPr>
        <w:ind w:right="8" w:firstLine="480"/>
      </w:pPr>
      <w:r>
        <w:t>基金管理人或基金托管人要求召开基金份额持有人大会；</w:t>
      </w:r>
      <w:r>
        <w:rPr>
          <w:rFonts w:ascii="Times New Roman" w:eastAsia="Times New Roman" w:hAnsi="Times New Roman" w:cs="Times New Roman"/>
        </w:rPr>
        <w:t xml:space="preserve"> </w:t>
      </w:r>
    </w:p>
    <w:p w14:paraId="324862D5" w14:textId="77777777" w:rsidR="00591C44" w:rsidRDefault="00095C8D">
      <w:pPr>
        <w:numPr>
          <w:ilvl w:val="0"/>
          <w:numId w:val="125"/>
        </w:numPr>
        <w:spacing w:after="12" w:line="371"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1E044944" w14:textId="77777777" w:rsidR="00591C44" w:rsidRDefault="00095C8D">
      <w:pPr>
        <w:numPr>
          <w:ilvl w:val="0"/>
          <w:numId w:val="125"/>
        </w:numPr>
        <w:ind w:right="8" w:firstLine="480"/>
      </w:pPr>
      <w:r>
        <w:t>对基金合同当事人权利和义务产生重大影响的其他事项；</w:t>
      </w:r>
      <w:r>
        <w:rPr>
          <w:rFonts w:ascii="Times New Roman" w:eastAsia="Times New Roman" w:hAnsi="Times New Roman" w:cs="Times New Roman"/>
        </w:rPr>
        <w:t xml:space="preserve"> </w:t>
      </w:r>
    </w:p>
    <w:p w14:paraId="257B7EE9" w14:textId="77777777" w:rsidR="00591C44" w:rsidRDefault="00095C8D">
      <w:pPr>
        <w:numPr>
          <w:ilvl w:val="0"/>
          <w:numId w:val="125"/>
        </w:numPr>
        <w:spacing w:after="0" w:line="379" w:lineRule="auto"/>
        <w:ind w:right="8"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0DC075E2" w14:textId="77777777" w:rsidR="00591C44" w:rsidRDefault="00095C8D">
      <w:pPr>
        <w:spacing w:after="160" w:line="371" w:lineRule="auto"/>
        <w:ind w:left="-15" w:right="229" w:firstLine="470"/>
        <w:jc w:val="both"/>
      </w:pPr>
      <w:r>
        <w:rPr>
          <w:rFonts w:ascii="Times New Roman" w:eastAsia="Times New Roman" w:hAnsi="Times New Roman" w:cs="Times New Roman"/>
        </w:rPr>
        <w:t>2</w:t>
      </w:r>
      <w:r>
        <w:t>、在不违反法律法规规定和《基金合同》约定，且对基金份额持有人利益无实质性不利影响的前提下，履行适当程序后，以下情况可由基金管理人和基金托管人协商后修改，不需召开基金份额持有人大会：</w:t>
      </w:r>
      <w:r>
        <w:rPr>
          <w:rFonts w:ascii="Times New Roman" w:eastAsia="Times New Roman" w:hAnsi="Times New Roman" w:cs="Times New Roman"/>
        </w:rPr>
        <w:t xml:space="preserve"> </w:t>
      </w:r>
    </w:p>
    <w:p w14:paraId="2B770C49" w14:textId="77777777" w:rsidR="00591C44" w:rsidRDefault="00095C8D">
      <w:pPr>
        <w:numPr>
          <w:ilvl w:val="0"/>
          <w:numId w:val="126"/>
        </w:numPr>
        <w:ind w:right="8" w:firstLine="480"/>
      </w:pPr>
      <w:r>
        <w:t>法律法规要求增加的基金费用的收取；</w:t>
      </w:r>
      <w:r>
        <w:rPr>
          <w:rFonts w:ascii="Times New Roman" w:eastAsia="Times New Roman" w:hAnsi="Times New Roman" w:cs="Times New Roman"/>
        </w:rPr>
        <w:t xml:space="preserve"> </w:t>
      </w:r>
    </w:p>
    <w:p w14:paraId="111F144E" w14:textId="77777777" w:rsidR="00591C44" w:rsidRDefault="00095C8D">
      <w:pPr>
        <w:numPr>
          <w:ilvl w:val="0"/>
          <w:numId w:val="126"/>
        </w:numPr>
        <w:spacing w:after="6" w:line="369" w:lineRule="auto"/>
        <w:ind w:right="8" w:firstLine="480"/>
      </w:pPr>
      <w:r>
        <w:t>在法律法规和《基金合同》规定的范</w:t>
      </w:r>
      <w:r>
        <w:t>围内调整本基金全部或者部分份额类别的申购费率、调低全部或者部分份额类别的赎回费率、调低销售服务费率或变更收费方式；</w:t>
      </w:r>
      <w:r>
        <w:rPr>
          <w:rFonts w:ascii="Times New Roman" w:eastAsia="Times New Roman" w:hAnsi="Times New Roman" w:cs="Times New Roman"/>
        </w:rPr>
        <w:t xml:space="preserve"> </w:t>
      </w:r>
    </w:p>
    <w:p w14:paraId="705AA842" w14:textId="77777777" w:rsidR="00591C44" w:rsidRDefault="00095C8D">
      <w:pPr>
        <w:numPr>
          <w:ilvl w:val="0"/>
          <w:numId w:val="126"/>
        </w:numPr>
        <w:spacing w:after="0" w:line="379" w:lineRule="auto"/>
        <w:ind w:right="8" w:firstLine="480"/>
      </w:pPr>
      <w:r>
        <w:t>因相应的法律法规、交易所或登记机构的相关业务规则发生变动而应当对《基金合同》进行修改；</w:t>
      </w:r>
      <w:r>
        <w:rPr>
          <w:rFonts w:ascii="Times New Roman" w:eastAsia="Times New Roman" w:hAnsi="Times New Roman" w:cs="Times New Roman"/>
        </w:rPr>
        <w:t xml:space="preserve"> </w:t>
      </w:r>
    </w:p>
    <w:p w14:paraId="60F5E775" w14:textId="77777777" w:rsidR="00591C44" w:rsidRDefault="00095C8D">
      <w:pPr>
        <w:numPr>
          <w:ilvl w:val="0"/>
          <w:numId w:val="126"/>
        </w:numPr>
        <w:spacing w:after="1" w:line="379" w:lineRule="auto"/>
        <w:ind w:right="8"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54BD5A88" w14:textId="77777777" w:rsidR="00591C44" w:rsidRDefault="00095C8D">
      <w:pPr>
        <w:numPr>
          <w:ilvl w:val="0"/>
          <w:numId w:val="126"/>
        </w:numPr>
        <w:ind w:right="8" w:firstLine="480"/>
      </w:pPr>
      <w:r>
        <w:t>《基金合同》明确约定无需召开基金份额持有人大会的情况；</w:t>
      </w:r>
      <w:r>
        <w:rPr>
          <w:rFonts w:ascii="Times New Roman" w:eastAsia="Times New Roman" w:hAnsi="Times New Roman" w:cs="Times New Roman"/>
        </w:rPr>
        <w:t xml:space="preserve"> </w:t>
      </w:r>
    </w:p>
    <w:p w14:paraId="7F46E3E0" w14:textId="77777777" w:rsidR="00591C44" w:rsidRDefault="00095C8D">
      <w:pPr>
        <w:numPr>
          <w:ilvl w:val="0"/>
          <w:numId w:val="126"/>
        </w:numPr>
        <w:spacing w:after="5" w:line="371" w:lineRule="auto"/>
        <w:ind w:right="8"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5DA10BB9" w14:textId="77777777" w:rsidR="00591C44" w:rsidRDefault="00095C8D">
      <w:pPr>
        <w:numPr>
          <w:ilvl w:val="0"/>
          <w:numId w:val="126"/>
        </w:numPr>
        <w:spacing w:after="0" w:line="383" w:lineRule="auto"/>
        <w:ind w:right="8" w:firstLine="480"/>
      </w:pPr>
      <w:r>
        <w:t>由于目标</w:t>
      </w:r>
      <w:r>
        <w:t xml:space="preserve"> </w:t>
      </w:r>
      <w:r>
        <w:rPr>
          <w:rFonts w:ascii="Times New Roman" w:eastAsia="Times New Roman" w:hAnsi="Times New Roman" w:cs="Times New Roman"/>
        </w:rPr>
        <w:t xml:space="preserve">ETF </w:t>
      </w:r>
      <w:r>
        <w:t>变更交易方式、终止上市、基金合同终止、与其他基金进行合并，而变更本基金投资目标、范围或策略；</w:t>
      </w:r>
      <w:r>
        <w:rPr>
          <w:rFonts w:ascii="Times New Roman" w:eastAsia="Times New Roman" w:hAnsi="Times New Roman" w:cs="Times New Roman"/>
        </w:rPr>
        <w:t xml:space="preserve"> </w:t>
      </w:r>
    </w:p>
    <w:p w14:paraId="064BA216" w14:textId="77777777" w:rsidR="00591C44" w:rsidRDefault="00095C8D">
      <w:pPr>
        <w:numPr>
          <w:ilvl w:val="0"/>
          <w:numId w:val="126"/>
        </w:numPr>
        <w:ind w:right="8" w:firstLine="480"/>
      </w:pPr>
      <w:r>
        <w:t>基金推出新业务或服务；</w:t>
      </w:r>
      <w:r>
        <w:rPr>
          <w:rFonts w:ascii="Times New Roman" w:eastAsia="Times New Roman" w:hAnsi="Times New Roman" w:cs="Times New Roman"/>
        </w:rPr>
        <w:t xml:space="preserve"> </w:t>
      </w:r>
    </w:p>
    <w:p w14:paraId="1E95CC5C" w14:textId="77777777" w:rsidR="00591C44" w:rsidRDefault="00095C8D">
      <w:pPr>
        <w:numPr>
          <w:ilvl w:val="0"/>
          <w:numId w:val="126"/>
        </w:numPr>
        <w:ind w:right="8" w:firstLine="480"/>
      </w:pPr>
      <w:r>
        <w:t>调整基金份额类别设置；</w:t>
      </w:r>
      <w:r>
        <w:rPr>
          <w:rFonts w:ascii="Times New Roman" w:eastAsia="Times New Roman" w:hAnsi="Times New Roman" w:cs="Times New Roman"/>
        </w:rPr>
        <w:t xml:space="preserve"> </w:t>
      </w:r>
    </w:p>
    <w:p w14:paraId="73CD98E5" w14:textId="77777777" w:rsidR="00591C44" w:rsidRDefault="00095C8D">
      <w:pPr>
        <w:numPr>
          <w:ilvl w:val="0"/>
          <w:numId w:val="126"/>
        </w:numPr>
        <w:spacing w:after="0" w:line="379" w:lineRule="auto"/>
        <w:ind w:right="8" w:firstLine="480"/>
      </w:pPr>
      <w:r>
        <w:t>按照法律法规和《基金合同》规定不需召开基金份额持有人大会的情形以外的其他情形。</w:t>
      </w:r>
      <w:r>
        <w:rPr>
          <w:rFonts w:ascii="Times New Roman" w:eastAsia="Times New Roman" w:hAnsi="Times New Roman" w:cs="Times New Roman"/>
        </w:rPr>
        <w:t xml:space="preserve"> </w:t>
      </w:r>
    </w:p>
    <w:p w14:paraId="316F813A" w14:textId="77777777" w:rsidR="00591C44" w:rsidRDefault="00095C8D">
      <w:pPr>
        <w:ind w:right="8"/>
      </w:pPr>
      <w:r>
        <w:t>（二）会议召集人及召集方式</w:t>
      </w:r>
      <w:r>
        <w:rPr>
          <w:rFonts w:ascii="Times New Roman" w:eastAsia="Times New Roman" w:hAnsi="Times New Roman" w:cs="Times New Roman"/>
        </w:rPr>
        <w:t xml:space="preserve"> </w:t>
      </w:r>
    </w:p>
    <w:p w14:paraId="1DBD679D" w14:textId="77777777" w:rsidR="00591C44" w:rsidRDefault="00095C8D">
      <w:pPr>
        <w:numPr>
          <w:ilvl w:val="0"/>
          <w:numId w:val="127"/>
        </w:numPr>
        <w:spacing w:after="0" w:line="379" w:lineRule="auto"/>
        <w:ind w:right="119"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063CA7D6" w14:textId="77777777" w:rsidR="00591C44" w:rsidRDefault="00095C8D">
      <w:pPr>
        <w:numPr>
          <w:ilvl w:val="0"/>
          <w:numId w:val="127"/>
        </w:numPr>
        <w:ind w:right="119" w:firstLine="470"/>
      </w:pPr>
      <w:r>
        <w:t>基金管</w:t>
      </w:r>
      <w:r>
        <w:t>理人未按规定召集或不能召开时，由基金托管人召集。</w:t>
      </w:r>
      <w:r>
        <w:rPr>
          <w:rFonts w:ascii="Times New Roman" w:eastAsia="Times New Roman" w:hAnsi="Times New Roman" w:cs="Times New Roman"/>
        </w:rPr>
        <w:t xml:space="preserve"> </w:t>
      </w:r>
    </w:p>
    <w:p w14:paraId="5FFF8040" w14:textId="77777777" w:rsidR="00591C44" w:rsidRDefault="00095C8D">
      <w:pPr>
        <w:numPr>
          <w:ilvl w:val="0"/>
          <w:numId w:val="127"/>
        </w:numPr>
        <w:spacing w:after="5" w:line="371" w:lineRule="auto"/>
        <w:ind w:right="119"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7E80A56" w14:textId="77777777" w:rsidR="00591C44" w:rsidRDefault="00095C8D">
      <w:pPr>
        <w:numPr>
          <w:ilvl w:val="0"/>
          <w:numId w:val="127"/>
        </w:numPr>
        <w:spacing w:after="5" w:line="371" w:lineRule="auto"/>
        <w:ind w:right="119"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w:t>
      </w:r>
      <w:r>
        <w:t>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4BE18572" w14:textId="77777777" w:rsidR="00591C44" w:rsidRDefault="00095C8D">
      <w:pPr>
        <w:spacing w:after="5"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5C93816" w14:textId="77777777" w:rsidR="00591C44" w:rsidRDefault="00095C8D">
      <w:pPr>
        <w:numPr>
          <w:ilvl w:val="0"/>
          <w:numId w:val="135"/>
        </w:numPr>
        <w:spacing w:after="4" w:line="371"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33797D62" w14:textId="77777777" w:rsidR="00591C44" w:rsidRDefault="00095C8D">
      <w:pPr>
        <w:numPr>
          <w:ilvl w:val="0"/>
          <w:numId w:val="135"/>
        </w:numPr>
        <w:spacing w:after="0" w:line="379" w:lineRule="auto"/>
        <w:ind w:right="8"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56CBE6D3" w14:textId="77777777" w:rsidR="00591C44" w:rsidRDefault="00095C8D">
      <w:pPr>
        <w:numPr>
          <w:ilvl w:val="0"/>
          <w:numId w:val="128"/>
        </w:numPr>
        <w:ind w:right="8" w:firstLine="480"/>
      </w:pPr>
      <w:r>
        <w:t>召开基金份额持有人大会的通知时间、通知内容、通知方式</w:t>
      </w:r>
      <w:r>
        <w:rPr>
          <w:rFonts w:ascii="Times New Roman" w:eastAsia="Times New Roman" w:hAnsi="Times New Roman" w:cs="Times New Roman"/>
        </w:rPr>
        <w:t xml:space="preserve"> </w:t>
      </w:r>
    </w:p>
    <w:p w14:paraId="67631EC4" w14:textId="77777777" w:rsidR="00591C44" w:rsidRDefault="00095C8D">
      <w:pPr>
        <w:spacing w:after="0" w:line="384" w:lineRule="auto"/>
        <w:ind w:left="-15" w:right="8"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60A0378B" w14:textId="77777777" w:rsidR="00591C44" w:rsidRDefault="00095C8D">
      <w:pPr>
        <w:numPr>
          <w:ilvl w:val="0"/>
          <w:numId w:val="143"/>
        </w:numPr>
        <w:ind w:right="8" w:firstLine="480"/>
      </w:pPr>
      <w:r>
        <w:t>会议召开的时间、地点和会议形式；</w:t>
      </w:r>
      <w:r>
        <w:rPr>
          <w:rFonts w:ascii="Times New Roman" w:eastAsia="Times New Roman" w:hAnsi="Times New Roman" w:cs="Times New Roman"/>
        </w:rPr>
        <w:t xml:space="preserve"> </w:t>
      </w:r>
    </w:p>
    <w:p w14:paraId="7D7FB060" w14:textId="77777777" w:rsidR="00591C44" w:rsidRDefault="00095C8D">
      <w:pPr>
        <w:numPr>
          <w:ilvl w:val="0"/>
          <w:numId w:val="143"/>
        </w:numPr>
        <w:ind w:right="8" w:firstLine="480"/>
      </w:pPr>
      <w:r>
        <w:t>会议拟审议的事项、议事程序和表决方式；</w:t>
      </w:r>
      <w:r>
        <w:rPr>
          <w:rFonts w:ascii="Times New Roman" w:eastAsia="Times New Roman" w:hAnsi="Times New Roman" w:cs="Times New Roman"/>
        </w:rPr>
        <w:t xml:space="preserve"> </w:t>
      </w:r>
    </w:p>
    <w:p w14:paraId="269E4DC2" w14:textId="77777777" w:rsidR="00591C44" w:rsidRDefault="00095C8D">
      <w:pPr>
        <w:numPr>
          <w:ilvl w:val="0"/>
          <w:numId w:val="143"/>
        </w:numPr>
        <w:ind w:right="8" w:firstLine="480"/>
      </w:pPr>
      <w:r>
        <w:t>有权出席基金份额持有人大会的基金份额持有人的权益登记日；</w:t>
      </w:r>
      <w:r>
        <w:rPr>
          <w:rFonts w:ascii="Times New Roman" w:eastAsia="Times New Roman" w:hAnsi="Times New Roman" w:cs="Times New Roman"/>
        </w:rPr>
        <w:t xml:space="preserve"> </w:t>
      </w:r>
    </w:p>
    <w:p w14:paraId="2219E11F" w14:textId="77777777" w:rsidR="00591C44" w:rsidRDefault="00095C8D">
      <w:pPr>
        <w:numPr>
          <w:ilvl w:val="0"/>
          <w:numId w:val="143"/>
        </w:numPr>
        <w:spacing w:after="1" w:line="379" w:lineRule="auto"/>
        <w:ind w:right="8"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5DE2D57" w14:textId="77777777" w:rsidR="00591C44" w:rsidRDefault="00095C8D">
      <w:pPr>
        <w:numPr>
          <w:ilvl w:val="0"/>
          <w:numId w:val="143"/>
        </w:numPr>
        <w:ind w:right="8" w:firstLine="480"/>
      </w:pPr>
      <w:r>
        <w:t>会务常设联系人姓名及联系电话；</w:t>
      </w:r>
      <w:r>
        <w:rPr>
          <w:rFonts w:ascii="Times New Roman" w:eastAsia="Times New Roman" w:hAnsi="Times New Roman" w:cs="Times New Roman"/>
        </w:rPr>
        <w:t xml:space="preserve"> </w:t>
      </w:r>
    </w:p>
    <w:p w14:paraId="477E3C98" w14:textId="77777777" w:rsidR="00591C44" w:rsidRDefault="00095C8D">
      <w:pPr>
        <w:numPr>
          <w:ilvl w:val="0"/>
          <w:numId w:val="143"/>
        </w:numPr>
        <w:ind w:right="8" w:firstLine="480"/>
      </w:pPr>
      <w:r>
        <w:t>出席会议者必须准备的文件和必须履行的手续；</w:t>
      </w:r>
      <w:r>
        <w:rPr>
          <w:rFonts w:ascii="Times New Roman" w:eastAsia="Times New Roman" w:hAnsi="Times New Roman" w:cs="Times New Roman"/>
        </w:rPr>
        <w:t xml:space="preserve"> </w:t>
      </w:r>
    </w:p>
    <w:p w14:paraId="50E772D4" w14:textId="77777777" w:rsidR="00591C44" w:rsidRDefault="00095C8D">
      <w:pPr>
        <w:numPr>
          <w:ilvl w:val="0"/>
          <w:numId w:val="143"/>
        </w:numPr>
        <w:ind w:right="8" w:firstLine="480"/>
      </w:pPr>
      <w:r>
        <w:t>召集人需要通知的其他事项。</w:t>
      </w:r>
      <w:r>
        <w:rPr>
          <w:rFonts w:ascii="Times New Roman" w:eastAsia="Times New Roman" w:hAnsi="Times New Roman" w:cs="Times New Roman"/>
        </w:rPr>
        <w:t xml:space="preserve"> </w:t>
      </w:r>
    </w:p>
    <w:p w14:paraId="5A2D0029" w14:textId="77777777" w:rsidR="00591C44" w:rsidRDefault="00095C8D">
      <w:pPr>
        <w:numPr>
          <w:ilvl w:val="0"/>
          <w:numId w:val="138"/>
        </w:numPr>
        <w:spacing w:after="152" w:line="371" w:lineRule="auto"/>
        <w:ind w:right="119" w:firstLine="475"/>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0B6C1A3C" w14:textId="77777777" w:rsidR="00591C44" w:rsidRDefault="00095C8D">
      <w:pPr>
        <w:numPr>
          <w:ilvl w:val="0"/>
          <w:numId w:val="138"/>
        </w:numPr>
        <w:spacing w:after="20" w:line="364" w:lineRule="auto"/>
        <w:ind w:right="119" w:firstLine="475"/>
      </w:pPr>
      <w:r>
        <w:t>如召集人为基金管理人，还应另行书面通知基金托管人到指定地点对表决意见的计票进行监督；如召集人为基金托管人，则应另行书面通</w:t>
      </w:r>
      <w:r>
        <w:t>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4D373481" w14:textId="77777777" w:rsidR="00591C44" w:rsidRDefault="00095C8D">
      <w:pPr>
        <w:numPr>
          <w:ilvl w:val="0"/>
          <w:numId w:val="128"/>
        </w:numPr>
        <w:ind w:right="8" w:firstLine="480"/>
      </w:pPr>
      <w:r>
        <w:t>基金份额持有人出席会议的方式</w:t>
      </w:r>
      <w:r>
        <w:rPr>
          <w:rFonts w:ascii="Times New Roman" w:eastAsia="Times New Roman" w:hAnsi="Times New Roman" w:cs="Times New Roman"/>
        </w:rPr>
        <w:t xml:space="preserve"> </w:t>
      </w:r>
    </w:p>
    <w:p w14:paraId="59E6285B" w14:textId="77777777" w:rsidR="00591C44" w:rsidRDefault="00095C8D">
      <w:pPr>
        <w:spacing w:after="10" w:line="366" w:lineRule="auto"/>
        <w:ind w:left="-15" w:right="8" w:firstLine="480"/>
      </w:pPr>
      <w:r>
        <w:t>基金份额持有人大会可通过现场开会方式、通讯开会方式或法律法规和监管机构允许的其他方式召开，会议的召开方式由会议召集人确定。</w:t>
      </w:r>
      <w:r>
        <w:rPr>
          <w:rFonts w:ascii="Times New Roman" w:eastAsia="Times New Roman" w:hAnsi="Times New Roman" w:cs="Times New Roman"/>
        </w:rPr>
        <w:t xml:space="preserve"> </w:t>
      </w:r>
    </w:p>
    <w:p w14:paraId="6DA70FAF" w14:textId="77777777" w:rsidR="00591C44" w:rsidRDefault="00095C8D">
      <w:pPr>
        <w:spacing w:after="10" w:line="366" w:lineRule="auto"/>
        <w:ind w:left="-15" w:right="8"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3D11AA9B" w14:textId="77777777" w:rsidR="00591C44" w:rsidRDefault="00095C8D">
      <w:pPr>
        <w:numPr>
          <w:ilvl w:val="0"/>
          <w:numId w:val="142"/>
        </w:numPr>
        <w:spacing w:after="5" w:line="371" w:lineRule="auto"/>
        <w:ind w:right="119"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69CAC3DD" w14:textId="77777777" w:rsidR="00591C44" w:rsidRDefault="00095C8D">
      <w:pPr>
        <w:numPr>
          <w:ilvl w:val="0"/>
          <w:numId w:val="142"/>
        </w:numPr>
        <w:spacing w:after="7" w:line="369" w:lineRule="auto"/>
        <w:ind w:right="119" w:firstLine="475"/>
      </w:pPr>
      <w:r>
        <w:t>经核对，汇总到会者出示的在权益登记日持有</w:t>
      </w:r>
      <w:r>
        <w:t>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22C8E109" w14:textId="77777777" w:rsidR="00591C44" w:rsidRDefault="00095C8D">
      <w:pPr>
        <w:spacing w:after="13" w:line="369" w:lineRule="auto"/>
        <w:ind w:left="-15" w:right="8" w:firstLine="480"/>
      </w:pPr>
      <w:r>
        <w:rPr>
          <w:rFonts w:ascii="Times New Roman" w:eastAsia="Times New Roman" w:hAnsi="Times New Roman" w:cs="Times New Roman"/>
        </w:rPr>
        <w:t>2</w:t>
      </w:r>
      <w:r>
        <w:t>、通讯开会。通讯开会系指基金份额持有人将其对表决事项的投票以书面形式或大会公告载</w:t>
      </w:r>
      <w:r>
        <w:t>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0F6DD164" w14:textId="77777777" w:rsidR="00591C44" w:rsidRDefault="00095C8D">
      <w:pPr>
        <w:spacing w:after="0" w:line="384" w:lineRule="auto"/>
        <w:ind w:right="8"/>
      </w:pPr>
      <w:r>
        <w:t>在同时符合以下条件时，通讯开会的方式视为有效：（</w:t>
      </w:r>
      <w:r>
        <w:rPr>
          <w:rFonts w:ascii="Times New Roman" w:eastAsia="Times New Roman" w:hAnsi="Times New Roman" w:cs="Times New Roman"/>
        </w:rPr>
        <w:t>1</w:t>
      </w: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0306A8DF" w14:textId="77777777" w:rsidR="00591C44" w:rsidRDefault="00095C8D">
      <w:pPr>
        <w:numPr>
          <w:ilvl w:val="0"/>
          <w:numId w:val="139"/>
        </w:numPr>
        <w:spacing w:after="12" w:line="365" w:lineRule="auto"/>
        <w:ind w:right="8"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w:t>
      </w:r>
      <w:r>
        <w:t>金管理人经通知不参加收取表决意见的，不影响表决效力；</w:t>
      </w:r>
      <w:r>
        <w:rPr>
          <w:rFonts w:ascii="Times New Roman" w:eastAsia="Times New Roman" w:hAnsi="Times New Roman" w:cs="Times New Roman"/>
        </w:rPr>
        <w:t xml:space="preserve"> </w:t>
      </w:r>
    </w:p>
    <w:p w14:paraId="318927B0" w14:textId="77777777" w:rsidR="00591C44" w:rsidRDefault="00095C8D">
      <w:pPr>
        <w:numPr>
          <w:ilvl w:val="0"/>
          <w:numId w:val="139"/>
        </w:numPr>
        <w:spacing w:after="11" w:line="365" w:lineRule="auto"/>
        <w:ind w:right="8" w:firstLine="480"/>
      </w:pPr>
      <w:r>
        <w:t>本人直接出具表决意见或授权他人代表出具表决意见的，基金份额持有人所持有的基金份额不小于在权益登记日基金总份额的二分之一（含二分之一）；若本人直接出具表决意见或授权他人代表出具表决意见基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个月以内，就原定审议事项重新召集基金份额持有人大会。重新召集的基金份额持有人大会应当有代表三分之一以上（含三分之一）基金份额的持有人直接出具表决意见或授权他人代表出具表决意见；</w:t>
      </w:r>
      <w:r>
        <w:rPr>
          <w:rFonts w:ascii="Times New Roman" w:eastAsia="Times New Roman" w:hAnsi="Times New Roman" w:cs="Times New Roman"/>
        </w:rPr>
        <w:t xml:space="preserve"> </w:t>
      </w:r>
    </w:p>
    <w:p w14:paraId="75C45903" w14:textId="77777777" w:rsidR="00591C44" w:rsidRDefault="00095C8D">
      <w:pPr>
        <w:numPr>
          <w:ilvl w:val="0"/>
          <w:numId w:val="139"/>
        </w:numPr>
        <w:spacing w:after="10" w:line="366" w:lineRule="auto"/>
        <w:ind w:right="8"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0897C347" w14:textId="77777777" w:rsidR="00591C44" w:rsidRDefault="00095C8D">
      <w:pPr>
        <w:numPr>
          <w:ilvl w:val="0"/>
          <w:numId w:val="134"/>
        </w:numPr>
        <w:spacing w:after="6" w:line="369" w:lineRule="auto"/>
        <w:ind w:right="8" w:firstLine="480"/>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412B1F95" w14:textId="77777777" w:rsidR="00591C44" w:rsidRDefault="00095C8D">
      <w:pPr>
        <w:numPr>
          <w:ilvl w:val="0"/>
          <w:numId w:val="134"/>
        </w:numPr>
        <w:spacing w:after="13" w:line="369" w:lineRule="auto"/>
        <w:ind w:right="8" w:firstLine="480"/>
      </w:pPr>
      <w:r>
        <w:t>基金份额持有人授权他人代为出席会议并表决的，在法律法规或监管机构允许的前提下，授权方式可以采用书面、网络、电话、短信或其他方式，具体方式在会议通知中列明。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2E677816" w14:textId="77777777" w:rsidR="00591C44" w:rsidRDefault="00095C8D">
      <w:pPr>
        <w:numPr>
          <w:ilvl w:val="0"/>
          <w:numId w:val="128"/>
        </w:numPr>
        <w:ind w:right="8" w:firstLine="480"/>
      </w:pPr>
      <w:r>
        <w:t>议事内容与程序</w:t>
      </w:r>
      <w:r>
        <w:rPr>
          <w:rFonts w:ascii="Times New Roman" w:eastAsia="Times New Roman" w:hAnsi="Times New Roman" w:cs="Times New Roman"/>
        </w:rPr>
        <w:t xml:space="preserve"> </w:t>
      </w:r>
    </w:p>
    <w:p w14:paraId="5276BF7B" w14:textId="77777777" w:rsidR="00591C44" w:rsidRDefault="00095C8D">
      <w:pPr>
        <w:numPr>
          <w:ilvl w:val="0"/>
          <w:numId w:val="137"/>
        </w:numPr>
        <w:ind w:right="8" w:hanging="360"/>
      </w:pPr>
      <w:r>
        <w:t>议事内容及提案权</w:t>
      </w:r>
      <w:r>
        <w:rPr>
          <w:rFonts w:ascii="Times New Roman" w:eastAsia="Times New Roman" w:hAnsi="Times New Roman" w:cs="Times New Roman"/>
        </w:rPr>
        <w:t xml:space="preserve"> </w:t>
      </w:r>
    </w:p>
    <w:p w14:paraId="309CA335" w14:textId="77777777" w:rsidR="00591C44" w:rsidRDefault="00095C8D">
      <w:pPr>
        <w:spacing w:after="5" w:line="371" w:lineRule="auto"/>
        <w:ind w:left="-15" w:right="229" w:firstLine="470"/>
        <w:jc w:val="both"/>
      </w:pPr>
      <w:r>
        <w:t>议事内容为关系基金份额持有人利益的重大事项，如《基金合同》的重大修改、决定终止《基金合同》、更换基金管理人、更换基金托管</w:t>
      </w:r>
      <w:r>
        <w:t>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042DF3B6" w14:textId="77777777" w:rsidR="00591C44" w:rsidRDefault="00095C8D">
      <w:pPr>
        <w:spacing w:after="18" w:line="365" w:lineRule="auto"/>
        <w:ind w:left="-15" w:right="8"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71EB3D38" w14:textId="77777777" w:rsidR="00591C44" w:rsidRDefault="00095C8D">
      <w:pPr>
        <w:ind w:right="8"/>
      </w:pPr>
      <w:r>
        <w:t>基金份额持有人大会不得对未事先公告的议事内容进行表决。</w:t>
      </w:r>
      <w:r>
        <w:rPr>
          <w:rFonts w:ascii="Times New Roman" w:eastAsia="Times New Roman" w:hAnsi="Times New Roman" w:cs="Times New Roman"/>
        </w:rPr>
        <w:t xml:space="preserve"> </w:t>
      </w:r>
    </w:p>
    <w:p w14:paraId="68987EB5" w14:textId="77777777" w:rsidR="00591C44" w:rsidRDefault="00095C8D">
      <w:pPr>
        <w:numPr>
          <w:ilvl w:val="0"/>
          <w:numId w:val="137"/>
        </w:numPr>
        <w:ind w:right="8" w:hanging="360"/>
      </w:pPr>
      <w:r>
        <w:t>议事程序</w:t>
      </w:r>
      <w:r>
        <w:rPr>
          <w:rFonts w:ascii="Times New Roman" w:eastAsia="Times New Roman" w:hAnsi="Times New Roman" w:cs="Times New Roman"/>
        </w:rPr>
        <w:t xml:space="preserve"> </w:t>
      </w:r>
    </w:p>
    <w:p w14:paraId="3D41DF37" w14:textId="77777777" w:rsidR="00591C44" w:rsidRDefault="00095C8D">
      <w:pPr>
        <w:numPr>
          <w:ilvl w:val="0"/>
          <w:numId w:val="140"/>
        </w:numPr>
        <w:ind w:right="8" w:hanging="600"/>
      </w:pPr>
      <w:r>
        <w:t>现场开会</w:t>
      </w:r>
      <w:r>
        <w:rPr>
          <w:rFonts w:ascii="Times New Roman" w:eastAsia="Times New Roman" w:hAnsi="Times New Roman" w:cs="Times New Roman"/>
        </w:rPr>
        <w:t xml:space="preserve"> </w:t>
      </w:r>
    </w:p>
    <w:p w14:paraId="231D0551" w14:textId="77777777" w:rsidR="00591C44" w:rsidRDefault="00095C8D">
      <w:pPr>
        <w:spacing w:after="129"/>
        <w:ind w:right="8"/>
      </w:pPr>
      <w:r>
        <w:t>在现场开会的方式下，首先由大会主持人按照下列第七条规定程序确定和公</w:t>
      </w:r>
    </w:p>
    <w:p w14:paraId="2B61C114" w14:textId="77777777" w:rsidR="00591C44" w:rsidRDefault="00095C8D">
      <w:pPr>
        <w:spacing w:after="12" w:line="364" w:lineRule="auto"/>
        <w:ind w:left="-5" w:right="8"/>
      </w:pPr>
      <w:r>
        <w:t>布监票人，然后由大会主持人宣读提案，经讨论后进行表决，并形成大会决议。大会主持人为基金管理人授权出席会议的代表，在基金管理人授权代表未能</w:t>
      </w:r>
      <w:r>
        <w:t>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6038EF22" w14:textId="77777777" w:rsidR="00591C44" w:rsidRDefault="00095C8D">
      <w:pPr>
        <w:spacing w:after="24" w:line="363" w:lineRule="auto"/>
        <w:ind w:left="-15" w:right="8"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033AE783" w14:textId="77777777" w:rsidR="00591C44" w:rsidRDefault="00095C8D">
      <w:pPr>
        <w:numPr>
          <w:ilvl w:val="0"/>
          <w:numId w:val="140"/>
        </w:numPr>
        <w:ind w:right="8" w:hanging="600"/>
      </w:pPr>
      <w:r>
        <w:t>通讯开会</w:t>
      </w:r>
      <w:r>
        <w:rPr>
          <w:rFonts w:ascii="Times New Roman" w:eastAsia="Times New Roman" w:hAnsi="Times New Roman" w:cs="Times New Roman"/>
        </w:rPr>
        <w:t xml:space="preserve"> </w:t>
      </w:r>
    </w:p>
    <w:p w14:paraId="05D03F3F" w14:textId="77777777" w:rsidR="00591C44" w:rsidRDefault="00095C8D">
      <w:pPr>
        <w:spacing w:after="5"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2116FF46" w14:textId="77777777" w:rsidR="00591C44" w:rsidRDefault="00095C8D">
      <w:pPr>
        <w:numPr>
          <w:ilvl w:val="0"/>
          <w:numId w:val="128"/>
        </w:numPr>
        <w:ind w:right="8" w:firstLine="480"/>
      </w:pPr>
      <w:r>
        <w:t>表决</w:t>
      </w:r>
      <w:r>
        <w:rPr>
          <w:rFonts w:ascii="Times New Roman" w:eastAsia="Times New Roman" w:hAnsi="Times New Roman" w:cs="Times New Roman"/>
        </w:rPr>
        <w:t xml:space="preserve"> </w:t>
      </w:r>
    </w:p>
    <w:p w14:paraId="0A4BF16C" w14:textId="77777777" w:rsidR="00591C44" w:rsidRDefault="00095C8D">
      <w:pPr>
        <w:ind w:right="8"/>
      </w:pPr>
      <w:r>
        <w:t>基金份额持有人所持每份基金份额有一票表决权。</w:t>
      </w:r>
      <w:r>
        <w:rPr>
          <w:rFonts w:ascii="Times New Roman" w:eastAsia="Times New Roman" w:hAnsi="Times New Roman" w:cs="Times New Roman"/>
        </w:rPr>
        <w:t xml:space="preserve"> </w:t>
      </w:r>
    </w:p>
    <w:p w14:paraId="1E796E07" w14:textId="77777777" w:rsidR="00591C44" w:rsidRDefault="00095C8D">
      <w:pPr>
        <w:ind w:right="8"/>
      </w:pPr>
      <w:r>
        <w:t>基金份额持有人大会决议分为一般决议和特别决议：</w:t>
      </w:r>
      <w:r>
        <w:rPr>
          <w:rFonts w:ascii="Times New Roman" w:eastAsia="Times New Roman" w:hAnsi="Times New Roman" w:cs="Times New Roman"/>
        </w:rPr>
        <w:t xml:space="preserve"> </w:t>
      </w:r>
    </w:p>
    <w:p w14:paraId="337EBDB3" w14:textId="77777777" w:rsidR="00591C44" w:rsidRDefault="00095C8D">
      <w:pPr>
        <w:numPr>
          <w:ilvl w:val="0"/>
          <w:numId w:val="136"/>
        </w:numPr>
        <w:spacing w:after="0" w:line="379" w:lineRule="auto"/>
        <w:ind w:right="8"/>
      </w:pPr>
      <w:r>
        <w:t>一般决议，一般决议须经参加大会的基金份额持有人或其</w:t>
      </w:r>
      <w:r>
        <w:t>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2040523C" w14:textId="77777777" w:rsidR="00591C44" w:rsidRDefault="00095C8D">
      <w:pPr>
        <w:numPr>
          <w:ilvl w:val="0"/>
          <w:numId w:val="136"/>
        </w:numPr>
        <w:spacing w:after="21" w:line="363" w:lineRule="auto"/>
        <w:ind w:right="8"/>
      </w:pPr>
      <w:r>
        <w:t>特别决议，特别决议应当经参加大会的基金份额持有人或其代理人所持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5E9F8D97" w14:textId="77777777" w:rsidR="00591C44" w:rsidRDefault="00095C8D">
      <w:pPr>
        <w:ind w:right="8"/>
      </w:pPr>
      <w:r>
        <w:t>基金份额持有人大会采取记名方式进行投票表决。</w:t>
      </w:r>
      <w:r>
        <w:rPr>
          <w:rFonts w:ascii="Times New Roman" w:eastAsia="Times New Roman" w:hAnsi="Times New Roman" w:cs="Times New Roman"/>
        </w:rPr>
        <w:t xml:space="preserve"> </w:t>
      </w:r>
    </w:p>
    <w:p w14:paraId="2A07CE7C" w14:textId="77777777" w:rsidR="00591C44" w:rsidRDefault="00095C8D">
      <w:pPr>
        <w:spacing w:after="15" w:line="362" w:lineRule="auto"/>
        <w:ind w:left="-15" w:right="8" w:firstLine="480"/>
      </w:pPr>
      <w:r>
        <w:t>采取通讯方式进行表决时，除非在计票时有充分的相反证据证明，否则提交符合会议</w:t>
      </w:r>
      <w:r>
        <w:t>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08892725" w14:textId="77777777" w:rsidR="00591C44" w:rsidRDefault="00095C8D">
      <w:pPr>
        <w:spacing w:after="17" w:line="366" w:lineRule="auto"/>
        <w:ind w:left="-15"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10AF5D7B" w14:textId="77777777" w:rsidR="00591C44" w:rsidRDefault="00095C8D">
      <w:pPr>
        <w:numPr>
          <w:ilvl w:val="0"/>
          <w:numId w:val="128"/>
        </w:numPr>
        <w:ind w:right="8" w:firstLine="480"/>
      </w:pPr>
      <w:r>
        <w:t>计票</w:t>
      </w:r>
      <w:r>
        <w:rPr>
          <w:rFonts w:ascii="Times New Roman" w:eastAsia="Times New Roman" w:hAnsi="Times New Roman" w:cs="Times New Roman"/>
        </w:rPr>
        <w:t xml:space="preserve"> </w:t>
      </w:r>
    </w:p>
    <w:p w14:paraId="32A20383" w14:textId="77777777" w:rsidR="00591C44" w:rsidRDefault="00095C8D">
      <w:pPr>
        <w:ind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0C6D8B8A" w14:textId="77777777" w:rsidR="00591C44" w:rsidRDefault="00095C8D">
      <w:pPr>
        <w:numPr>
          <w:ilvl w:val="0"/>
          <w:numId w:val="141"/>
        </w:numPr>
        <w:spacing w:after="14" w:line="363" w:lineRule="auto"/>
        <w:ind w:right="8"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618EE387" w14:textId="77777777" w:rsidR="00591C44" w:rsidRDefault="00095C8D">
      <w:pPr>
        <w:numPr>
          <w:ilvl w:val="0"/>
          <w:numId w:val="141"/>
        </w:numPr>
        <w:spacing w:after="0" w:line="379" w:lineRule="auto"/>
        <w:ind w:right="8"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41BBAD4D" w14:textId="77777777" w:rsidR="00591C44" w:rsidRDefault="00095C8D">
      <w:pPr>
        <w:numPr>
          <w:ilvl w:val="0"/>
          <w:numId w:val="141"/>
        </w:numPr>
        <w:spacing w:after="10" w:line="366" w:lineRule="auto"/>
        <w:ind w:right="8"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7F43518" w14:textId="77777777" w:rsidR="00591C44" w:rsidRDefault="00095C8D">
      <w:pPr>
        <w:numPr>
          <w:ilvl w:val="0"/>
          <w:numId w:val="141"/>
        </w:numPr>
        <w:spacing w:after="3" w:line="379"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4EA5B68E" w14:textId="77777777" w:rsidR="00591C44" w:rsidRDefault="00095C8D">
      <w:pPr>
        <w:ind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46594173" w14:textId="77777777" w:rsidR="00591C44" w:rsidRDefault="00095C8D">
      <w:pPr>
        <w:spacing w:after="21" w:line="363" w:lineRule="auto"/>
        <w:ind w:right="8"/>
      </w:pPr>
      <w:r>
        <w:t>在通讯开会的情况下，计票方式为：由大会召集人授权的两名监督员在基金托管人授权代表（若由基金托管人召集，则为基金管理</w:t>
      </w:r>
      <w:r>
        <w:t>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6930A6C7" w14:textId="77777777" w:rsidR="00591C44" w:rsidRDefault="00095C8D">
      <w:pPr>
        <w:numPr>
          <w:ilvl w:val="0"/>
          <w:numId w:val="128"/>
        </w:numPr>
        <w:ind w:right="8" w:firstLine="480"/>
      </w:pPr>
      <w:r>
        <w:t>生效与公告</w:t>
      </w:r>
      <w:r>
        <w:rPr>
          <w:rFonts w:ascii="Times New Roman" w:eastAsia="Times New Roman" w:hAnsi="Times New Roman" w:cs="Times New Roman"/>
        </w:rPr>
        <w:t xml:space="preserve"> </w:t>
      </w:r>
    </w:p>
    <w:p w14:paraId="0A7AFD82" w14:textId="77777777" w:rsidR="00591C44" w:rsidRDefault="00095C8D">
      <w:pPr>
        <w:spacing w:after="0" w:line="384" w:lineRule="auto"/>
        <w:ind w:left="-15"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2B5C1635" w14:textId="77777777" w:rsidR="00591C44" w:rsidRDefault="00095C8D">
      <w:pPr>
        <w:ind w:right="8"/>
      </w:pPr>
      <w:r>
        <w:t>基金份额持有人大会的决议自表决通过之日起生效。</w:t>
      </w:r>
      <w:r>
        <w:rPr>
          <w:rFonts w:ascii="Times New Roman" w:eastAsia="Times New Roman" w:hAnsi="Times New Roman" w:cs="Times New Roman"/>
        </w:rPr>
        <w:t xml:space="preserve"> </w:t>
      </w:r>
    </w:p>
    <w:p w14:paraId="06CCA8A7" w14:textId="77777777" w:rsidR="00591C44" w:rsidRDefault="00095C8D">
      <w:pPr>
        <w:spacing w:after="2" w:line="372" w:lineRule="auto"/>
        <w:ind w:left="-15" w:right="8"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746EC763" w14:textId="77777777" w:rsidR="00591C44" w:rsidRDefault="00095C8D">
      <w:pPr>
        <w:spacing w:after="22" w:line="363" w:lineRule="auto"/>
        <w:ind w:left="-15" w:right="8" w:firstLine="480"/>
      </w:pPr>
      <w:r>
        <w:t>基金管理人、基金托管人和基金份额持有人应当执行</w:t>
      </w:r>
      <w:r>
        <w:t>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58E40E0F" w14:textId="77777777" w:rsidR="00591C44" w:rsidRDefault="00095C8D">
      <w:pPr>
        <w:numPr>
          <w:ilvl w:val="0"/>
          <w:numId w:val="128"/>
        </w:numPr>
        <w:ind w:right="8" w:firstLine="480"/>
      </w:pPr>
      <w:r>
        <w:t>实施侧袋机制期间基金份额持有人大会的特殊约定</w:t>
      </w:r>
      <w:r>
        <w:rPr>
          <w:rFonts w:ascii="Times New Roman" w:eastAsia="Times New Roman" w:hAnsi="Times New Roman" w:cs="Times New Roman"/>
        </w:rPr>
        <w:t xml:space="preserve"> </w:t>
      </w:r>
    </w:p>
    <w:p w14:paraId="3FFC4145" w14:textId="77777777" w:rsidR="00591C44" w:rsidRDefault="00095C8D">
      <w:pPr>
        <w:spacing w:after="16" w:line="362" w:lineRule="auto"/>
        <w:ind w:left="-15" w:right="8"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4B60DC84" w14:textId="77777777" w:rsidR="00591C44" w:rsidRDefault="00095C8D">
      <w:pPr>
        <w:numPr>
          <w:ilvl w:val="0"/>
          <w:numId w:val="129"/>
        </w:numPr>
        <w:spacing w:after="0" w:line="388" w:lineRule="auto"/>
        <w:ind w:right="8"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DF895BC" w14:textId="77777777" w:rsidR="00591C44" w:rsidRDefault="00095C8D">
      <w:pPr>
        <w:numPr>
          <w:ilvl w:val="0"/>
          <w:numId w:val="129"/>
        </w:numPr>
        <w:spacing w:after="0" w:line="379" w:lineRule="auto"/>
        <w:ind w:right="8"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249528B6" w14:textId="77777777" w:rsidR="00591C44" w:rsidRDefault="00095C8D">
      <w:pPr>
        <w:numPr>
          <w:ilvl w:val="0"/>
          <w:numId w:val="129"/>
        </w:numPr>
        <w:spacing w:after="5" w:line="371" w:lineRule="auto"/>
        <w:ind w:right="8" w:firstLine="480"/>
      </w:pPr>
      <w:r>
        <w:t>通讯开会的直接出具表决意见或授权他人代表出具表决意</w:t>
      </w:r>
      <w:r>
        <w:t>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094798AD" w14:textId="77777777" w:rsidR="00591C44" w:rsidRDefault="00095C8D">
      <w:pPr>
        <w:numPr>
          <w:ilvl w:val="0"/>
          <w:numId w:val="129"/>
        </w:numPr>
        <w:spacing w:line="371" w:lineRule="auto"/>
        <w:ind w:right="8"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1AB8CE10" w14:textId="77777777" w:rsidR="00591C44" w:rsidRDefault="00095C8D">
      <w:pPr>
        <w:numPr>
          <w:ilvl w:val="0"/>
          <w:numId w:val="129"/>
        </w:numPr>
        <w:spacing w:after="5" w:line="371" w:lineRule="auto"/>
        <w:ind w:right="8"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w:t>
      </w:r>
      <w:r>
        <w:t>有人作为该次基金份额持有人大会的主持人；</w:t>
      </w:r>
      <w:r>
        <w:rPr>
          <w:rFonts w:ascii="Times New Roman" w:eastAsia="Times New Roman" w:hAnsi="Times New Roman" w:cs="Times New Roman"/>
        </w:rPr>
        <w:t xml:space="preserve"> </w:t>
      </w:r>
    </w:p>
    <w:p w14:paraId="3EC5EB8B" w14:textId="77777777" w:rsidR="00591C44" w:rsidRDefault="00095C8D">
      <w:pPr>
        <w:numPr>
          <w:ilvl w:val="0"/>
          <w:numId w:val="129"/>
        </w:numPr>
        <w:spacing w:after="0" w:line="379" w:lineRule="auto"/>
        <w:ind w:right="8"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49EA0205" w14:textId="77777777" w:rsidR="00591C44" w:rsidRDefault="00095C8D">
      <w:pPr>
        <w:numPr>
          <w:ilvl w:val="0"/>
          <w:numId w:val="129"/>
        </w:numPr>
        <w:spacing w:after="0" w:line="379" w:lineRule="auto"/>
        <w:ind w:right="8"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315C6172" w14:textId="77777777" w:rsidR="00591C44" w:rsidRDefault="00095C8D">
      <w:pPr>
        <w:ind w:right="8"/>
      </w:pPr>
      <w:r>
        <w:t>同一主侧袋账户内的每份基金份额具有平等的表决权。</w:t>
      </w:r>
      <w:r>
        <w:rPr>
          <w:rFonts w:ascii="Times New Roman" w:eastAsia="Times New Roman" w:hAnsi="Times New Roman" w:cs="Times New Roman"/>
        </w:rPr>
        <w:t xml:space="preserve"> </w:t>
      </w:r>
    </w:p>
    <w:p w14:paraId="40130DE8" w14:textId="77777777" w:rsidR="00591C44" w:rsidRDefault="00095C8D">
      <w:pPr>
        <w:numPr>
          <w:ilvl w:val="0"/>
          <w:numId w:val="128"/>
        </w:numPr>
        <w:spacing w:after="18" w:line="361" w:lineRule="auto"/>
        <w:ind w:right="8"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并提前公告后，可直接对本部</w:t>
      </w:r>
      <w:r>
        <w:t>分内容进行修改和调整，无需召开基金份额持有人大会审议。</w:t>
      </w:r>
      <w:r>
        <w:rPr>
          <w:rFonts w:ascii="Times New Roman" w:eastAsia="Times New Roman" w:hAnsi="Times New Roman" w:cs="Times New Roman"/>
          <w:b/>
        </w:rPr>
        <w:t xml:space="preserve"> </w:t>
      </w:r>
    </w:p>
    <w:p w14:paraId="36095FAA" w14:textId="77777777" w:rsidR="00591C44" w:rsidRDefault="00095C8D">
      <w:pPr>
        <w:spacing w:after="173" w:line="259" w:lineRule="auto"/>
        <w:ind w:left="0" w:firstLine="0"/>
      </w:pPr>
      <w:r>
        <w:rPr>
          <w:rFonts w:ascii="Times New Roman" w:eastAsia="Times New Roman" w:hAnsi="Times New Roman" w:cs="Times New Roman"/>
          <w:b/>
        </w:rPr>
        <w:t xml:space="preserve"> </w:t>
      </w:r>
    </w:p>
    <w:p w14:paraId="20A7C331" w14:textId="77777777" w:rsidR="00591C44" w:rsidRDefault="00095C8D">
      <w:pPr>
        <w:ind w:left="492" w:right="8"/>
      </w:pPr>
      <w:r>
        <w:t>三、基金收益分配原则、执行方式</w:t>
      </w:r>
      <w:r>
        <w:rPr>
          <w:rFonts w:ascii="Times New Roman" w:eastAsia="Times New Roman" w:hAnsi="Times New Roman" w:cs="Times New Roman"/>
          <w:b/>
        </w:rPr>
        <w:t xml:space="preserve"> </w:t>
      </w:r>
    </w:p>
    <w:p w14:paraId="5EF7FEBF" w14:textId="77777777" w:rsidR="00591C44" w:rsidRDefault="00095C8D">
      <w:pPr>
        <w:numPr>
          <w:ilvl w:val="0"/>
          <w:numId w:val="130"/>
        </w:numPr>
        <w:ind w:right="8" w:hanging="720"/>
      </w:pPr>
      <w:r>
        <w:t>基金利润的构成</w:t>
      </w:r>
      <w:r>
        <w:rPr>
          <w:rFonts w:ascii="Times New Roman" w:eastAsia="Times New Roman" w:hAnsi="Times New Roman" w:cs="Times New Roman"/>
        </w:rPr>
        <w:t xml:space="preserve"> </w:t>
      </w:r>
    </w:p>
    <w:p w14:paraId="6AF4DE52" w14:textId="77777777" w:rsidR="00591C44" w:rsidRDefault="00095C8D">
      <w:pPr>
        <w:ind w:left="550" w:right="8"/>
      </w:pPr>
      <w:r>
        <w:t>基金利润指基金利息收入、投资收益、公允价值变动收益和其他收入扣除相</w:t>
      </w:r>
    </w:p>
    <w:p w14:paraId="4F01D012" w14:textId="77777777" w:rsidR="00591C44" w:rsidRDefault="00095C8D">
      <w:pPr>
        <w:ind w:left="-5" w:right="8"/>
      </w:pPr>
      <w:r>
        <w:t>关费用后的余额，基金已实现收益指基金利润减去公允价值变动收益后的余额。</w:t>
      </w:r>
      <w:r>
        <w:rPr>
          <w:rFonts w:ascii="Times New Roman" w:eastAsia="Times New Roman" w:hAnsi="Times New Roman" w:cs="Times New Roman"/>
        </w:rPr>
        <w:t xml:space="preserve"> </w:t>
      </w:r>
    </w:p>
    <w:p w14:paraId="13982C1E" w14:textId="77777777" w:rsidR="00591C44" w:rsidRDefault="00095C8D">
      <w:pPr>
        <w:numPr>
          <w:ilvl w:val="0"/>
          <w:numId w:val="130"/>
        </w:numPr>
        <w:ind w:right="8" w:hanging="720"/>
      </w:pPr>
      <w:r>
        <w:t>基金可供分配利润</w:t>
      </w:r>
      <w:r>
        <w:rPr>
          <w:rFonts w:ascii="Times New Roman" w:eastAsia="Times New Roman" w:hAnsi="Times New Roman" w:cs="Times New Roman"/>
        </w:rPr>
        <w:t xml:space="preserve"> </w:t>
      </w:r>
    </w:p>
    <w:p w14:paraId="4FE12BC0" w14:textId="77777777" w:rsidR="00591C44" w:rsidRDefault="00095C8D">
      <w:pPr>
        <w:spacing w:after="18" w:line="365" w:lineRule="auto"/>
        <w:ind w:left="-15" w:right="8"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0C584F14" w14:textId="77777777" w:rsidR="00591C44" w:rsidRDefault="00095C8D">
      <w:pPr>
        <w:numPr>
          <w:ilvl w:val="0"/>
          <w:numId w:val="130"/>
        </w:numPr>
        <w:ind w:right="8" w:hanging="720"/>
      </w:pPr>
      <w:r>
        <w:t>基金收益分配原则</w:t>
      </w:r>
      <w:r>
        <w:rPr>
          <w:rFonts w:ascii="Times New Roman" w:eastAsia="Times New Roman" w:hAnsi="Times New Roman" w:cs="Times New Roman"/>
        </w:rPr>
        <w:t xml:space="preserve"> </w:t>
      </w:r>
    </w:p>
    <w:p w14:paraId="32DE5C14" w14:textId="77777777" w:rsidR="00591C44" w:rsidRDefault="00095C8D">
      <w:pPr>
        <w:numPr>
          <w:ilvl w:val="0"/>
          <w:numId w:val="131"/>
        </w:numPr>
        <w:spacing w:after="5" w:line="371" w:lineRule="auto"/>
        <w:ind w:right="119"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177F2C62" w14:textId="77777777" w:rsidR="00591C44" w:rsidRDefault="00095C8D">
      <w:pPr>
        <w:numPr>
          <w:ilvl w:val="0"/>
          <w:numId w:val="131"/>
        </w:numPr>
        <w:ind w:right="119" w:firstLine="540"/>
      </w:pPr>
      <w:r>
        <w:t>本基金收益分配方式分两种：现金分红与红利再投资，投资者可选择现</w:t>
      </w:r>
    </w:p>
    <w:p w14:paraId="04D65929" w14:textId="77777777" w:rsidR="00591C44" w:rsidRDefault="00095C8D">
      <w:pPr>
        <w:spacing w:after="0" w:line="365" w:lineRule="auto"/>
        <w:ind w:left="-5" w:right="8"/>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3</w:t>
      </w: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2E273E28" w14:textId="77777777" w:rsidR="00591C44" w:rsidRDefault="00095C8D">
      <w:pPr>
        <w:numPr>
          <w:ilvl w:val="0"/>
          <w:numId w:val="132"/>
        </w:numPr>
        <w:spacing w:after="0" w:line="381" w:lineRule="auto"/>
        <w:ind w:right="8" w:firstLine="540"/>
      </w:pPr>
      <w:del w:id="3" w:author="FundLex" w:date="2026-10-21T17:12:12Z">
        <w:r>
          <w:delText>本基金同一类别的每一基金份额享有同等分配权。由于</w:delText>
        </w:r>
        <w:r>
          <w:delText>本基金</w:delText>
        </w:r>
        <w:r>
          <w:delText xml:space="preserve"> </w:delText>
        </w:r>
        <w:r>
          <w:rPr>
            <w:rFonts w:ascii="Times New Roman" w:eastAsia="Times New Roman" w:hAnsi="Times New Roman" w:cs="Times New Roman"/>
          </w:rPr>
          <w:delText xml:space="preserve">A </w:delText>
        </w:r>
        <w:r>
          <w:delText>类基金份额不收取销售服务费，而</w:delText>
        </w:r>
        <w:r>
          <w:delText xml:space="preserve"> </w:delText>
        </w:r>
        <w:r>
          <w:rPr>
            <w:rFonts w:ascii="Times New Roman" w:eastAsia="Times New Roman" w:hAnsi="Times New Roman" w:cs="Times New Roman"/>
          </w:rPr>
          <w:delText xml:space="preserve">C </w:delText>
        </w:r>
        <w:r>
          <w:delText>类基金份额收取销售服务费，各基金份额类别对应的可分配收益将有所不同；</w:delText>
        </w:r>
      </w:del>
      <w:ins w:id="4" w:author="FundLex" w:date="2026-10-21T17:12:12Z">
        <w:r>
          <w:t>本基金同一类别的每一基金份额享有同等分配权。由于本基金A类基金份额和C类基金份额费用收取不同，各基金份额类别对应的可分配收益将有所不同；</w:t>
        </w:r>
      </w:ins>
      <w:r>
        <w:rPr>
          <w:rFonts w:ascii="Times New Roman" w:eastAsia="Times New Roman" w:hAnsi="Times New Roman" w:cs="Times New Roman"/>
        </w:rPr>
        <w:t xml:space="preserve"> </w:t>
      </w:r>
    </w:p>
    <w:p w14:paraId="32884A37" w14:textId="77777777" w:rsidR="00591C44" w:rsidRDefault="00095C8D">
      <w:pPr>
        <w:numPr>
          <w:ilvl w:val="0"/>
          <w:numId w:val="132"/>
        </w:numPr>
        <w:ind w:right="8" w:firstLine="540"/>
      </w:pPr>
      <w:r>
        <w:t>法律法规或监管机关另有规定的，从其规定。</w:t>
      </w:r>
      <w:r>
        <w:rPr>
          <w:rFonts w:ascii="Times New Roman" w:eastAsia="Times New Roman" w:hAnsi="Times New Roman" w:cs="Times New Roman"/>
        </w:rPr>
        <w:t xml:space="preserve"> </w:t>
      </w:r>
    </w:p>
    <w:p w14:paraId="3193F6F9" w14:textId="77777777" w:rsidR="00591C44" w:rsidRDefault="00095C8D">
      <w:pPr>
        <w:spacing w:after="18" w:line="365" w:lineRule="auto"/>
        <w:ind w:left="-15" w:right="8" w:firstLine="540"/>
      </w:pPr>
      <w:r>
        <w:t>在对基金份额持有人利益无实质性不利影响的前提下，基金管理人可对基金收益分配原则进行调整。</w:t>
      </w:r>
      <w:r>
        <w:rPr>
          <w:rFonts w:ascii="Times New Roman" w:eastAsia="Times New Roman" w:hAnsi="Times New Roman" w:cs="Times New Roman"/>
        </w:rPr>
        <w:t xml:space="preserve"> </w:t>
      </w:r>
    </w:p>
    <w:p w14:paraId="147683E1" w14:textId="77777777" w:rsidR="00591C44" w:rsidRDefault="00095C8D">
      <w:pPr>
        <w:numPr>
          <w:ilvl w:val="0"/>
          <w:numId w:val="133"/>
        </w:numPr>
        <w:ind w:right="8" w:hanging="720"/>
      </w:pPr>
      <w:r>
        <w:t>收益分配方案</w:t>
      </w:r>
      <w:r>
        <w:rPr>
          <w:rFonts w:ascii="Times New Roman" w:eastAsia="Times New Roman" w:hAnsi="Times New Roman" w:cs="Times New Roman"/>
        </w:rPr>
        <w:t xml:space="preserve"> </w:t>
      </w:r>
    </w:p>
    <w:p w14:paraId="21AE04EA" w14:textId="77777777" w:rsidR="00591C44" w:rsidRDefault="00095C8D">
      <w:pPr>
        <w:spacing w:after="18" w:line="365" w:lineRule="auto"/>
        <w:ind w:left="-15" w:right="8"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2BFF4500" w14:textId="77777777" w:rsidR="00591C44" w:rsidRDefault="00095C8D">
      <w:pPr>
        <w:numPr>
          <w:ilvl w:val="0"/>
          <w:numId w:val="133"/>
        </w:numPr>
        <w:ind w:right="8" w:hanging="720"/>
      </w:pPr>
      <w:r>
        <w:t>收益分配方案的确定、公告与实施</w:t>
      </w:r>
      <w:r>
        <w:rPr>
          <w:rFonts w:ascii="Times New Roman" w:eastAsia="Times New Roman" w:hAnsi="Times New Roman" w:cs="Times New Roman"/>
        </w:rPr>
        <w:t xml:space="preserve"> </w:t>
      </w:r>
    </w:p>
    <w:p w14:paraId="7B06C91E" w14:textId="77777777" w:rsidR="00591C44" w:rsidRDefault="00095C8D">
      <w:pPr>
        <w:spacing w:after="18" w:line="365" w:lineRule="auto"/>
        <w:ind w:left="-15" w:right="8"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4E5E85F9" w14:textId="77777777" w:rsidR="00591C44" w:rsidRDefault="00095C8D">
      <w:pPr>
        <w:ind w:left="550" w:right="8"/>
      </w:pPr>
      <w:r>
        <w:t>法律法规或监管机关另有规定的，从其规定。</w:t>
      </w:r>
      <w:r>
        <w:rPr>
          <w:rFonts w:ascii="Times New Roman" w:eastAsia="Times New Roman" w:hAnsi="Times New Roman" w:cs="Times New Roman"/>
        </w:rPr>
        <w:t xml:space="preserve"> </w:t>
      </w:r>
    </w:p>
    <w:p w14:paraId="1B4687E3" w14:textId="77777777" w:rsidR="00591C44" w:rsidRDefault="00095C8D">
      <w:pPr>
        <w:numPr>
          <w:ilvl w:val="0"/>
          <w:numId w:val="133"/>
        </w:numPr>
        <w:ind w:right="8" w:hanging="720"/>
      </w:pPr>
      <w:r>
        <w:t>基金收益分配中发生的费用</w:t>
      </w:r>
      <w:r>
        <w:rPr>
          <w:rFonts w:ascii="Times New Roman" w:eastAsia="Times New Roman" w:hAnsi="Times New Roman" w:cs="Times New Roman"/>
        </w:rPr>
        <w:t xml:space="preserve"> </w:t>
      </w:r>
    </w:p>
    <w:p w14:paraId="7BD7CE8D" w14:textId="77777777" w:rsidR="00591C44" w:rsidRDefault="00095C8D">
      <w:pPr>
        <w:spacing w:after="23" w:line="362" w:lineRule="auto"/>
        <w:ind w:left="-15" w:right="8"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211BF52E" w14:textId="77777777" w:rsidR="00591C44" w:rsidRDefault="00095C8D">
      <w:pPr>
        <w:numPr>
          <w:ilvl w:val="0"/>
          <w:numId w:val="133"/>
        </w:numPr>
        <w:ind w:right="8" w:hanging="720"/>
      </w:pPr>
      <w:r>
        <w:t>实施侧袋机制期间的收益分配</w:t>
      </w:r>
      <w:r>
        <w:rPr>
          <w:rFonts w:ascii="Times New Roman" w:eastAsia="Times New Roman" w:hAnsi="Times New Roman" w:cs="Times New Roman"/>
        </w:rPr>
        <w:t xml:space="preserve"> </w:t>
      </w:r>
    </w:p>
    <w:p w14:paraId="4899A639" w14:textId="77777777" w:rsidR="00591C44" w:rsidRDefault="00095C8D">
      <w:pPr>
        <w:spacing w:after="12" w:line="365" w:lineRule="auto"/>
        <w:ind w:left="-15" w:right="8" w:firstLine="540"/>
      </w:pPr>
      <w:r>
        <w:t>本基金实施侧袋机制的，侧袋账户不进行收益分配，详见招募说明</w:t>
      </w:r>
      <w:r>
        <w:t>书的规定。</w:t>
      </w:r>
      <w:r>
        <w:rPr>
          <w:rFonts w:ascii="Times New Roman" w:eastAsia="Times New Roman" w:hAnsi="Times New Roman" w:cs="Times New Roman"/>
        </w:rPr>
        <w:t xml:space="preserve"> </w:t>
      </w:r>
    </w:p>
    <w:p w14:paraId="498AC19B" w14:textId="77777777" w:rsidR="00591C44" w:rsidRDefault="00095C8D">
      <w:pPr>
        <w:spacing w:after="173" w:line="259" w:lineRule="auto"/>
        <w:ind w:left="0" w:firstLine="0"/>
      </w:pPr>
      <w:r>
        <w:rPr>
          <w:rFonts w:ascii="Times New Roman" w:eastAsia="Times New Roman" w:hAnsi="Times New Roman" w:cs="Times New Roman"/>
          <w:b/>
        </w:rPr>
        <w:t xml:space="preserve"> </w:t>
      </w:r>
    </w:p>
    <w:p w14:paraId="6B323C89" w14:textId="77777777" w:rsidR="00591C44" w:rsidRDefault="00095C8D">
      <w:pPr>
        <w:ind w:left="492" w:right="8"/>
      </w:pPr>
      <w:r>
        <w:t>四、与基金财产管理、运作有关费用的提取、支付方式与比例</w:t>
      </w:r>
      <w:r>
        <w:rPr>
          <w:rFonts w:ascii="Times New Roman" w:eastAsia="Times New Roman" w:hAnsi="Times New Roman" w:cs="Times New Roman"/>
          <w:b/>
        </w:rPr>
        <w:t xml:space="preserve"> </w:t>
      </w:r>
    </w:p>
    <w:p w14:paraId="01493CD3" w14:textId="77777777" w:rsidR="00591C44" w:rsidRDefault="00095C8D">
      <w:pPr>
        <w:ind w:right="8"/>
      </w:pPr>
      <w:r>
        <w:t>（一）基金管理人的管理费</w:t>
      </w:r>
      <w:r>
        <w:rPr>
          <w:rFonts w:ascii="Times New Roman" w:eastAsia="Times New Roman" w:hAnsi="Times New Roman" w:cs="Times New Roman"/>
        </w:rPr>
        <w:t xml:space="preserve">  </w:t>
      </w:r>
    </w:p>
    <w:p w14:paraId="71AF113D" w14:textId="77777777" w:rsidR="00591C44" w:rsidRDefault="00095C8D">
      <w:pPr>
        <w:spacing w:after="161" w:line="371"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的部分不收取管理费。本基金管理费按前一日基金资产净值扣除所持有目标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0.15%</w:t>
      </w:r>
      <w:r>
        <w:t>年费率计提。管理费的计算方法如下：</w:t>
      </w:r>
      <w:r>
        <w:rPr>
          <w:rFonts w:ascii="Times New Roman" w:eastAsia="Times New Roman" w:hAnsi="Times New Roman" w:cs="Times New Roman"/>
        </w:rPr>
        <w:t xml:space="preserve"> H</w:t>
      </w:r>
      <w:r>
        <w:t>＝</w:t>
      </w:r>
      <w:r>
        <w:rPr>
          <w:rFonts w:ascii="Times New Roman" w:eastAsia="Times New Roman" w:hAnsi="Times New Roman" w:cs="Times New Roman"/>
        </w:rPr>
        <w:t>E×0.15%÷</w:t>
      </w:r>
      <w:r>
        <w:t>当年天数</w:t>
      </w:r>
      <w:r>
        <w:rPr>
          <w:rFonts w:ascii="Times New Roman" w:eastAsia="Times New Roman" w:hAnsi="Times New Roman" w:cs="Times New Roman"/>
        </w:rPr>
        <w:t xml:space="preserve"> </w:t>
      </w:r>
    </w:p>
    <w:p w14:paraId="64353FE7" w14:textId="77777777" w:rsidR="00591C44" w:rsidRDefault="00095C8D">
      <w:pPr>
        <w:ind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69E17820" w14:textId="77777777" w:rsidR="00591C44" w:rsidRDefault="00095C8D">
      <w:pPr>
        <w:spacing w:after="0" w:line="386" w:lineRule="auto"/>
        <w:ind w:left="-15" w:right="8"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09CA6375" w14:textId="77777777" w:rsidR="00591C44" w:rsidRDefault="00095C8D">
      <w:pPr>
        <w:spacing w:after="18" w:line="366" w:lineRule="auto"/>
        <w:ind w:left="-15" w:right="8" w:firstLine="480"/>
      </w:pPr>
      <w:r>
        <w:t>基金管理费每日计算，逐日累计至每月月末，按月支付，由基金托管人根据与基金管理人核对一致的财务数据，自动在月初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34562E56" w14:textId="77777777" w:rsidR="00591C44" w:rsidRDefault="00095C8D">
      <w:pPr>
        <w:ind w:right="8"/>
      </w:pPr>
      <w:r>
        <w:t>（二）基金托管人的托管费</w:t>
      </w:r>
      <w:r>
        <w:rPr>
          <w:rFonts w:ascii="Times New Roman" w:eastAsia="Times New Roman" w:hAnsi="Times New Roman" w:cs="Times New Roman"/>
        </w:rPr>
        <w:t xml:space="preserve"> </w:t>
      </w:r>
    </w:p>
    <w:p w14:paraId="693C60DF" w14:textId="77777777" w:rsidR="00591C44" w:rsidRDefault="00095C8D">
      <w:pPr>
        <w:spacing w:after="31" w:line="371"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的部分不收取托管费。本基金托管费按前一日基金资产净值扣除所持有目标</w:t>
      </w:r>
      <w:r>
        <w:t xml:space="preserve"> </w:t>
      </w:r>
      <w:r>
        <w:rPr>
          <w:rFonts w:ascii="Times New Roman" w:eastAsia="Times New Roman" w:hAnsi="Times New Roman" w:cs="Times New Roman"/>
        </w:rPr>
        <w:t>ETF</w:t>
      </w:r>
      <w:r>
        <w:rPr>
          <w:rFonts w:ascii="Times New Roman" w:eastAsia="Times New Roman" w:hAnsi="Times New Roman" w:cs="Times New Roman"/>
        </w:rPr>
        <w:t xml:space="preserve">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4C5D3DBA" w14:textId="77777777" w:rsidR="00591C44" w:rsidRDefault="00095C8D">
      <w:pPr>
        <w:pStyle w:val="2"/>
        <w:ind w:left="475"/>
      </w:pPr>
      <w:r>
        <w:t>H</w:t>
      </w:r>
      <w:r>
        <w:rPr>
          <w:rFonts w:ascii="宋体" w:eastAsia="宋体" w:hAnsi="宋体" w:cs="宋体"/>
        </w:rPr>
        <w:t>＝</w:t>
      </w:r>
      <w:r>
        <w:t>E×0.05%÷</w:t>
      </w:r>
      <w:r>
        <w:rPr>
          <w:rFonts w:ascii="宋体" w:eastAsia="宋体" w:hAnsi="宋体" w:cs="宋体"/>
        </w:rPr>
        <w:t>当年天数</w:t>
      </w:r>
      <w:r>
        <w:t xml:space="preserve"> </w:t>
      </w:r>
    </w:p>
    <w:p w14:paraId="3015E5EF" w14:textId="77777777" w:rsidR="00591C44" w:rsidRDefault="00095C8D">
      <w:pPr>
        <w:ind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322C1BD" w14:textId="77777777" w:rsidR="00591C44" w:rsidRDefault="00095C8D">
      <w:pPr>
        <w:spacing w:after="0" w:line="386" w:lineRule="auto"/>
        <w:ind w:left="-15" w:right="8"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776F472C" w14:textId="77777777" w:rsidR="00591C44" w:rsidRDefault="00095C8D">
      <w:pPr>
        <w:spacing w:after="23" w:line="361" w:lineRule="auto"/>
        <w:ind w:left="-15" w:right="8" w:firstLine="480"/>
      </w:pPr>
      <w:r>
        <w:t>基金托管费每日计算，逐日累计至每月月末，按月支付，由基金托管人根据与基金管理人核对一致的财务数据，自动在月初</w:t>
      </w:r>
      <w:r>
        <w:t>5</w:t>
      </w:r>
      <w:r>
        <w:t>个工作日内、按照指定的账户路径进行资金支付，基金管理人无需再出具资金划拨指令。若遇法定节假日、公休日等，支付日期顺延</w:t>
      </w:r>
      <w:r>
        <w:t>。费用自动扣划后，基金管理人应进行核对，如发现数据不符，及时联系基金托管人协商解决。</w:t>
      </w:r>
      <w:r>
        <w:rPr>
          <w:rFonts w:ascii="Times New Roman" w:eastAsia="Times New Roman" w:hAnsi="Times New Roman" w:cs="Times New Roman"/>
        </w:rPr>
        <w:t xml:space="preserve"> </w:t>
      </w:r>
    </w:p>
    <w:p w14:paraId="030A692F" w14:textId="77777777" w:rsidR="00591C44" w:rsidRDefault="00095C8D">
      <w:pPr>
        <w:ind w:right="8"/>
      </w:pPr>
      <w:r>
        <w:t>（三）基金销售服务费</w:t>
      </w:r>
      <w:r>
        <w:rPr>
          <w:rFonts w:ascii="Times New Roman" w:eastAsia="Times New Roman" w:hAnsi="Times New Roman" w:cs="Times New Roman"/>
        </w:rPr>
        <w:t xml:space="preserve"> </w:t>
      </w:r>
    </w:p>
    <w:p w14:paraId="4171EFD7" w14:textId="77777777" w:rsidR="00591C44" w:rsidRDefault="00095C8D">
      <w:pPr>
        <w:spacing w:after="9" w:line="387" w:lineRule="auto"/>
        <w:ind w:left="-15" w:right="8"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0.20%</w:t>
      </w:r>
      <w:r>
        <w:t>年费率计提。计算方法如下：</w:t>
      </w:r>
      <w:r>
        <w:rPr>
          <w:rFonts w:ascii="Times New Roman" w:eastAsia="Times New Roman" w:hAnsi="Times New Roman" w:cs="Times New Roman"/>
        </w:rPr>
        <w:t xml:space="preserve"> </w:t>
      </w:r>
    </w:p>
    <w:p w14:paraId="4B0AD4B0" w14:textId="77777777" w:rsidR="00591C44" w:rsidRDefault="00095C8D">
      <w:pPr>
        <w:ind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798E3CA6" w14:textId="77777777" w:rsidR="00591C44" w:rsidRDefault="00095C8D">
      <w:pPr>
        <w:ind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60B9AEE7" w14:textId="77777777" w:rsidR="00591C44" w:rsidRDefault="00095C8D">
      <w:pPr>
        <w:ind w:right="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4E77C4D6" w14:textId="77777777" w:rsidR="00591C44" w:rsidRDefault="00095C8D">
      <w:pPr>
        <w:spacing w:after="15" w:line="362" w:lineRule="auto"/>
        <w:ind w:right="8"/>
      </w:pPr>
      <w:del w:id="5" w:author="FundLex" w:date="2026-10-21T17:12:12Z">
        <w:r>
          <w:delText>基金销售服务费每日计算，逐日累计至每月月末，按月支付，由基金托管人根据与基金管理人核对一致的财务数据，自动在月初</w:delText>
        </w:r>
        <w:r>
          <w:delText>5</w:delText>
        </w:r>
        <w:r>
          <w:delText>个工作日内、按照指定</w:delText>
        </w:r>
        <w:r>
          <w:delText>的账户路径进行资金支付，基金管理人无需再出具资金划拨指令。若遇法定节假日、公休日等，支付日期顺延。费用自动扣划后，基金管理人应进行核对，如发现数据不符，及时联系基金托管人协商解决。</w:delText>
        </w:r>
      </w:del>
      <w:ins w:id="6" w:author="FundLex" w:date="2026-10-21T17:12:12Z">
        <w:r>
          <w:t/>
        </w:r>
      </w:ins>
      <w:r>
        <w:rPr>
          <w:rFonts w:ascii="Times New Roman" w:eastAsia="Times New Roman" w:hAnsi="Times New Roman" w:cs="Times New Roman"/>
        </w:rPr>
        <w:t xml:space="preserve"> </w:t>
      </w:r>
    </w:p>
    <w:p w14:paraId="63C71550" w14:textId="77777777" w:rsidR="00591C44" w:rsidRDefault="00095C8D">
      <w:pPr>
        <w:spacing w:after="18" w:line="365" w:lineRule="auto"/>
        <w:ind w:left="-15" w:right="8" w:firstLine="480"/>
      </w:pPr>
      <w:del w:id="7" w:author="FundLex" w:date="2026-10-21T17:12:12Z">
        <w:r>
          <w:delText>销售服务费主要用于支付销售机构佣金，及基金管理人的基金行销广告费、促销活动费、基金份额持有人服务费等。</w:delText>
        </w:r>
      </w:del>
      <w:ins w:id="8" w:author="FundLex" w:date="2026-10-21T17:12:12Z">
        <w:r>
          <w:t/>
        </w:r>
      </w:ins>
      <w:r>
        <w:rPr>
          <w:rFonts w:ascii="Times New Roman" w:eastAsia="Times New Roman" w:hAnsi="Times New Roman" w:cs="Times New Roman"/>
        </w:rPr>
        <w:t xml:space="preserve"> </w:t>
      </w:r>
    </w:p>
    <w:p w14:paraId="67899A84" w14:textId="77777777" w:rsidR="00591C44" w:rsidRDefault="00095C8D">
      <w:pPr>
        <w:ind w:right="8"/>
      </w:pPr>
      <w:del w:id="9" w:author="FundLex" w:date="2026-10-21T17:12:12Z">
        <w:r>
          <w:delText>销售服务费使用范围不包括基金募集期间的上述费用。</w:delText>
        </w:r>
      </w:del>
      <w:ins w:id="10" w:author="FundLex" w:date="2026-10-21T17:12:12Z">
        <w:r>
          <w:t/>
        </w:r>
      </w:ins>
      <w:r>
        <w:rPr>
          <w:rFonts w:ascii="Times New Roman" w:eastAsia="Times New Roman" w:hAnsi="Times New Roman" w:cs="Times New Roman"/>
        </w:rPr>
        <w:t xml:space="preserve"> </w:t>
      </w:r>
    </w:p>
    <w:p w14:paraId="24F9AED8" w14:textId="77777777" w:rsidR="00591C44" w:rsidRDefault="00095C8D">
      <w:pPr>
        <w:spacing w:after="173" w:line="259" w:lineRule="auto"/>
        <w:ind w:left="0" w:firstLine="0"/>
      </w:pPr>
      <w:r>
        <w:rPr>
          <w:rFonts w:ascii="Times New Roman" w:eastAsia="Times New Roman" w:hAnsi="Times New Roman" w:cs="Times New Roman"/>
          <w:b/>
        </w:rPr>
        <w:t xml:space="preserve"> </w:t>
      </w:r>
    </w:p>
    <w:p w14:paraId="19B555BC" w14:textId="77777777" w:rsidR="00591C44" w:rsidRDefault="00095C8D">
      <w:pPr>
        <w:ind w:left="492" w:right="8"/>
      </w:pPr>
      <w:r>
        <w:t>五、基金资产的投资范围和投资限制</w:t>
      </w:r>
      <w:r>
        <w:rPr>
          <w:rFonts w:ascii="Times New Roman" w:eastAsia="Times New Roman" w:hAnsi="Times New Roman" w:cs="Times New Roman"/>
          <w:b/>
        </w:rPr>
        <w:t xml:space="preserve"> </w:t>
      </w:r>
    </w:p>
    <w:p w14:paraId="5CA6C8CA" w14:textId="77777777" w:rsidR="00591C44" w:rsidRDefault="00095C8D">
      <w:pPr>
        <w:ind w:right="8"/>
      </w:pPr>
      <w:r>
        <w:t>（一）投资范围</w:t>
      </w:r>
      <w:r>
        <w:rPr>
          <w:rFonts w:ascii="Times New Roman" w:eastAsia="Times New Roman" w:hAnsi="Times New Roman" w:cs="Times New Roman"/>
        </w:rPr>
        <w:t xml:space="preserve"> </w:t>
      </w:r>
    </w:p>
    <w:p w14:paraId="0571CFC4" w14:textId="77777777" w:rsidR="00591C44" w:rsidRDefault="00095C8D">
      <w:pPr>
        <w:spacing w:after="22" w:line="367" w:lineRule="auto"/>
        <w:ind w:left="-15" w:right="8" w:firstLine="480"/>
      </w:pPr>
      <w:r>
        <w:t>本基金以目标</w:t>
      </w:r>
      <w:r>
        <w:t xml:space="preserve"> </w:t>
      </w:r>
      <w:r>
        <w:rPr>
          <w:rFonts w:ascii="Times New Roman" w:eastAsia="Times New Roman" w:hAnsi="Times New Roman" w:cs="Times New Roman"/>
        </w:rPr>
        <w:t xml:space="preserve">ETF </w:t>
      </w:r>
      <w:r>
        <w:t>基金份额、标的指数成份股及备选成份股（含存托凭证）为主要投资对象。此外，为更好地实现投资目标，本基金可少量投资于非成份股（包括科创板、创业板及其他国内依法发行上市的股票、存托凭证）、债券、债券回购、资产支持证券、银行存款、同业存单、货币市场工具、金融衍生工具（包括股指期货、股票期权、国债期货等）以及法律法规或中国证监会允许本基金投资的其他金融工具（但须符合中国证监会的相关规定）。本基金的目标</w:t>
      </w:r>
      <w:r>
        <w:t xml:space="preserve"> </w:t>
      </w:r>
      <w:r>
        <w:rPr>
          <w:rFonts w:ascii="Times New Roman" w:eastAsia="Times New Roman" w:hAnsi="Times New Roman" w:cs="Times New Roman"/>
        </w:rPr>
        <w:t xml:space="preserve">ETF </w:t>
      </w:r>
      <w:r>
        <w:t>为广发上证</w:t>
      </w:r>
      <w:r>
        <w:t xml:space="preserve"> </w:t>
      </w:r>
      <w:r>
        <w:rPr>
          <w:rFonts w:ascii="Times New Roman" w:eastAsia="Times New Roman" w:hAnsi="Times New Roman" w:cs="Times New Roman"/>
        </w:rPr>
        <w:t xml:space="preserve">50 </w:t>
      </w:r>
      <w:r>
        <w:t>交易型开放式指数证券投资基金。</w:t>
      </w:r>
      <w:r>
        <w:rPr>
          <w:rFonts w:ascii="Times New Roman" w:eastAsia="Times New Roman" w:hAnsi="Times New Roman" w:cs="Times New Roman"/>
        </w:rPr>
        <w:t xml:space="preserve"> </w:t>
      </w:r>
    </w:p>
    <w:p w14:paraId="7A3C58A2" w14:textId="77777777" w:rsidR="00591C44" w:rsidRDefault="00095C8D">
      <w:pPr>
        <w:ind w:right="8"/>
      </w:pPr>
      <w:r>
        <w:t>本基金可根据相关法律法规的规定参与转融通证券出借业务。</w:t>
      </w:r>
      <w:r>
        <w:rPr>
          <w:rFonts w:ascii="Times New Roman" w:eastAsia="Times New Roman" w:hAnsi="Times New Roman" w:cs="Times New Roman"/>
        </w:rPr>
        <w:t xml:space="preserve"> </w:t>
      </w:r>
    </w:p>
    <w:p w14:paraId="78213529" w14:textId="77777777" w:rsidR="00591C44" w:rsidRDefault="00095C8D">
      <w:pPr>
        <w:spacing w:after="15" w:line="365" w:lineRule="auto"/>
        <w:ind w:left="-15" w:right="8" w:firstLine="480"/>
      </w:pPr>
      <w:r>
        <w:t>如法律法规或监管机构以后允许基金投资于其他品种，基金管理人在履行适当程序后，可以将其纳入投资范围。</w:t>
      </w:r>
      <w:r>
        <w:rPr>
          <w:rFonts w:ascii="Times New Roman" w:eastAsia="Times New Roman" w:hAnsi="Times New Roman" w:cs="Times New Roman"/>
        </w:rPr>
        <w:t xml:space="preserve"> </w:t>
      </w:r>
    </w:p>
    <w:p w14:paraId="2D015EE8" w14:textId="77777777" w:rsidR="00591C44" w:rsidRDefault="00095C8D">
      <w:pPr>
        <w:ind w:right="8"/>
      </w:pPr>
      <w:r>
        <w:t>基金的投资组合比例为：投资于目标</w:t>
      </w:r>
      <w:r>
        <w:rPr>
          <w:rFonts w:ascii="Times New Roman" w:eastAsia="Times New Roman" w:hAnsi="Times New Roman" w:cs="Times New Roman"/>
        </w:rPr>
        <w:t>ETF</w:t>
      </w:r>
      <w:r>
        <w:t>的比例不低于基金资产净值的</w:t>
      </w:r>
      <w:r>
        <w:rPr>
          <w:rFonts w:ascii="Times New Roman" w:eastAsia="Times New Roman" w:hAnsi="Times New Roman" w:cs="Times New Roman"/>
        </w:rPr>
        <w:t>90%</w:t>
      </w:r>
    </w:p>
    <w:p w14:paraId="28A2AB3F" w14:textId="77777777" w:rsidR="00591C44" w:rsidRDefault="00095C8D">
      <w:pPr>
        <w:spacing w:after="3" w:line="371" w:lineRule="auto"/>
        <w:ind w:left="-5" w:right="8"/>
      </w:pPr>
      <w:r>
        <w:t>且不低于非现金基金资产的</w:t>
      </w:r>
      <w:r>
        <w:t xml:space="preserve"> </w:t>
      </w:r>
      <w:r>
        <w:rPr>
          <w:rFonts w:ascii="Times New Roman" w:eastAsia="Times New Roman" w:hAnsi="Times New Roman" w:cs="Times New Roman"/>
        </w:rPr>
        <w:t>80%</w:t>
      </w:r>
      <w:r>
        <w:t>；每个交易日日终在扣除股指期货、股票期权、国债期货合约需缴纳的交易保证金后，现金及到期日在一年以内的政府债券的比例合计不低于基金资产净值的</w:t>
      </w:r>
      <w:r>
        <w:t xml:space="preserve"> </w:t>
      </w:r>
      <w:r>
        <w:rPr>
          <w:rFonts w:ascii="Times New Roman" w:eastAsia="Times New Roman" w:hAnsi="Times New Roman" w:cs="Times New Roman"/>
        </w:rPr>
        <w:t>5%</w:t>
      </w:r>
      <w:r>
        <w:t>，现金不包括结算备付金、存出保证金、应收申购款等。股指期货、股票期权、国债期货及其他金融工具的投资比例依照法律法规或监管机构的规定执行。</w:t>
      </w:r>
      <w:r>
        <w:rPr>
          <w:rFonts w:ascii="Times New Roman" w:eastAsia="Times New Roman" w:hAnsi="Times New Roman" w:cs="Times New Roman"/>
        </w:rPr>
        <w:t xml:space="preserve"> </w:t>
      </w:r>
    </w:p>
    <w:p w14:paraId="039055E0" w14:textId="77777777" w:rsidR="00591C44" w:rsidRDefault="00095C8D">
      <w:pPr>
        <w:spacing w:after="18" w:line="365" w:lineRule="auto"/>
        <w:ind w:left="-15" w:right="8" w:firstLine="480"/>
      </w:pPr>
      <w:r>
        <w:t>如法律法规或中国证监</w:t>
      </w:r>
      <w:r>
        <w:t>会变更投资品种的投资比例限制，基金管理人在履行适当程序后，可以做出相应调整。</w:t>
      </w:r>
      <w:r>
        <w:rPr>
          <w:rFonts w:ascii="Times New Roman" w:eastAsia="Times New Roman" w:hAnsi="Times New Roman" w:cs="Times New Roman"/>
        </w:rPr>
        <w:t xml:space="preserve"> </w:t>
      </w:r>
    </w:p>
    <w:p w14:paraId="533B1883" w14:textId="77777777" w:rsidR="00591C44" w:rsidRDefault="00095C8D">
      <w:pPr>
        <w:ind w:right="8"/>
      </w:pPr>
      <w:r>
        <w:t>（二）投资限制</w:t>
      </w:r>
      <w:r>
        <w:rPr>
          <w:rFonts w:ascii="Times New Roman" w:eastAsia="Times New Roman" w:hAnsi="Times New Roman" w:cs="Times New Roman"/>
        </w:rPr>
        <w:t xml:space="preserve"> </w:t>
      </w:r>
    </w:p>
    <w:p w14:paraId="1D2844E4" w14:textId="77777777" w:rsidR="00591C44" w:rsidRDefault="00095C8D">
      <w:pPr>
        <w:ind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CE79680" w14:textId="77777777" w:rsidR="00591C44" w:rsidRDefault="00095C8D">
      <w:pPr>
        <w:ind w:right="8"/>
      </w:pPr>
      <w:r>
        <w:t>基金的投资组合应遵循以下限制：</w:t>
      </w:r>
      <w:r>
        <w:rPr>
          <w:rFonts w:ascii="Times New Roman" w:eastAsia="Times New Roman" w:hAnsi="Times New Roman" w:cs="Times New Roman"/>
        </w:rPr>
        <w:t xml:space="preserve"> </w:t>
      </w:r>
    </w:p>
    <w:p w14:paraId="4B8584C4" w14:textId="77777777" w:rsidR="00591C44" w:rsidRDefault="00095C8D">
      <w:pPr>
        <w:numPr>
          <w:ilvl w:val="0"/>
          <w:numId w:val="144"/>
        </w:numPr>
        <w:spacing w:after="0" w:line="388" w:lineRule="auto"/>
        <w:ind w:right="8" w:firstLine="480"/>
      </w:pPr>
      <w:r>
        <w:t>本基金投资于目标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5C432BFE" w14:textId="77777777" w:rsidR="00591C44" w:rsidRDefault="00095C8D">
      <w:pPr>
        <w:numPr>
          <w:ilvl w:val="0"/>
          <w:numId w:val="144"/>
        </w:numPr>
        <w:spacing w:after="1" w:line="379" w:lineRule="auto"/>
        <w:ind w:right="8" w:firstLine="480"/>
      </w:pPr>
      <w:r>
        <w:t>每个交易日日终在扣除股指期货、股票期权、国债期货合约需缴纳的交易保证金后，保持不低于基金资产净值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 xml:space="preserve"> </w:t>
      </w:r>
    </w:p>
    <w:p w14:paraId="17FB927B" w14:textId="77777777" w:rsidR="00591C44" w:rsidRDefault="00095C8D">
      <w:pPr>
        <w:numPr>
          <w:ilvl w:val="0"/>
          <w:numId w:val="144"/>
        </w:numPr>
        <w:ind w:right="8" w:firstLine="480"/>
      </w:pPr>
      <w:r>
        <w:t>本基金参与股指期货交易的，应当符合下列投资限制：</w:t>
      </w:r>
      <w:r>
        <w:rPr>
          <w:rFonts w:ascii="Times New Roman" w:eastAsia="Times New Roman" w:hAnsi="Times New Roman" w:cs="Times New Roman"/>
        </w:rPr>
        <w:t xml:space="preserve"> </w:t>
      </w:r>
    </w:p>
    <w:p w14:paraId="292F3F0B" w14:textId="77777777" w:rsidR="00591C44" w:rsidRDefault="00095C8D">
      <w:pPr>
        <w:spacing w:after="5" w:line="371" w:lineRule="auto"/>
        <w:ind w:left="-15" w:right="8"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100%</w:t>
      </w:r>
      <w:r>
        <w:t>，其中，有价证券指目标</w:t>
      </w:r>
      <w:r>
        <w:t xml:space="preserve"> </w:t>
      </w:r>
      <w:r>
        <w:rPr>
          <w:rFonts w:ascii="Times New Roman" w:eastAsia="Times New Roman" w:hAnsi="Times New Roman" w:cs="Times New Roman"/>
        </w:rPr>
        <w:t>ETF</w:t>
      </w:r>
      <w:r>
        <w:t>、股票、债券（不含到期日在一年以内的政府债券）、资产支持证券、买入返售金融资产（不含质押式回购）等；在任何交易日日终，持有的卖出股指期货合约价值不得</w:t>
      </w:r>
      <w:r>
        <w:t>超过基金持有的股票及目标</w:t>
      </w:r>
      <w:r>
        <w:t xml:space="preserve"> </w:t>
      </w:r>
      <w:r>
        <w:rPr>
          <w:rFonts w:ascii="Times New Roman" w:eastAsia="Times New Roman" w:hAnsi="Times New Roman" w:cs="Times New Roman"/>
        </w:rPr>
        <w:t xml:space="preserve">ETF </w:t>
      </w:r>
      <w:r>
        <w:t>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；本基金所持有的股票和买入、卖出股指期货合约价值合计（轧差计算）应当符合基金合同关于股票投资比例的有关约定；</w:t>
      </w:r>
      <w:r>
        <w:rPr>
          <w:rFonts w:ascii="Times New Roman" w:eastAsia="Times New Roman" w:hAnsi="Times New Roman" w:cs="Times New Roman"/>
        </w:rPr>
        <w:t xml:space="preserve"> </w:t>
      </w:r>
    </w:p>
    <w:p w14:paraId="149251FB" w14:textId="77777777" w:rsidR="00591C44" w:rsidRDefault="00095C8D">
      <w:pPr>
        <w:numPr>
          <w:ilvl w:val="0"/>
          <w:numId w:val="144"/>
        </w:numPr>
        <w:spacing w:after="5" w:line="371" w:lineRule="auto"/>
        <w:ind w:right="8"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；参与出借业务的单只证券不得超过基金持有该证券总量的</w:t>
      </w:r>
      <w:r>
        <w:t xml:space="preserve"> </w:t>
      </w:r>
      <w:r>
        <w:rPr>
          <w:rFonts w:ascii="Times New Roman" w:eastAsia="Times New Roman" w:hAnsi="Times New Roman" w:cs="Times New Roman"/>
        </w:rPr>
        <w:t>50%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w:t>
      </w:r>
      <w:r>
        <w:t>剩余期限按照市值加权平均计算；</w:t>
      </w:r>
      <w:r>
        <w:rPr>
          <w:rFonts w:ascii="Times New Roman" w:eastAsia="Times New Roman" w:hAnsi="Times New Roman" w:cs="Times New Roman"/>
        </w:rPr>
        <w:t xml:space="preserve"> </w:t>
      </w:r>
    </w:p>
    <w:p w14:paraId="4C5FBA83" w14:textId="77777777" w:rsidR="00591C44" w:rsidRDefault="00095C8D">
      <w:pPr>
        <w:numPr>
          <w:ilvl w:val="0"/>
          <w:numId w:val="144"/>
        </w:numPr>
        <w:spacing w:after="0" w:line="385" w:lineRule="auto"/>
        <w:ind w:right="8"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F831380" w14:textId="77777777" w:rsidR="00591C44" w:rsidRDefault="00095C8D">
      <w:pPr>
        <w:numPr>
          <w:ilvl w:val="0"/>
          <w:numId w:val="144"/>
        </w:numPr>
        <w:ind w:right="8"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28FDC29" w14:textId="77777777" w:rsidR="00591C44" w:rsidRDefault="00095C8D">
      <w:pPr>
        <w:numPr>
          <w:ilvl w:val="0"/>
          <w:numId w:val="144"/>
        </w:numPr>
        <w:spacing w:after="0" w:line="384" w:lineRule="auto"/>
        <w:ind w:right="8"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3FDCF62" w14:textId="77777777" w:rsidR="00591C44" w:rsidRDefault="00095C8D">
      <w:pPr>
        <w:numPr>
          <w:ilvl w:val="0"/>
          <w:numId w:val="144"/>
        </w:numPr>
        <w:spacing w:after="0" w:line="382" w:lineRule="auto"/>
        <w:ind w:right="8"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B09CF2C" w14:textId="77777777" w:rsidR="00591C44" w:rsidRDefault="00095C8D">
      <w:pPr>
        <w:numPr>
          <w:ilvl w:val="0"/>
          <w:numId w:val="144"/>
        </w:numPr>
        <w:spacing w:after="16" w:line="366" w:lineRule="auto"/>
        <w:ind w:right="8"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w:t>
      </w:r>
      <w:r>
        <w:t>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525DAC64" w14:textId="77777777" w:rsidR="00591C44" w:rsidRDefault="00095C8D">
      <w:pPr>
        <w:numPr>
          <w:ilvl w:val="0"/>
          <w:numId w:val="144"/>
        </w:numPr>
        <w:spacing w:after="4" w:line="371" w:lineRule="auto"/>
        <w:ind w:right="8" w:firstLine="480"/>
      </w:pPr>
      <w:r>
        <w:t>本基金主动投资于流动性受限资产的市值合计不得超过该基金资产净值的</w:t>
      </w:r>
      <w:r>
        <w:rPr>
          <w:rFonts w:ascii="Times New Roman" w:eastAsia="Times New Roman" w:hAnsi="Times New Roman" w:cs="Times New Roman"/>
        </w:rPr>
        <w:t xml:space="preserve"> 15%</w:t>
      </w:r>
      <w:r>
        <w:t>。因期货市场波动、证券市场波动、证券停牌、基金规模变动等基金管理人之外的因素致使基金不符合该比例限制的，基金管理人不得主动新增流动性受限资产的投资；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6EAB5742" w14:textId="77777777" w:rsidR="00591C44" w:rsidRDefault="00095C8D">
      <w:pPr>
        <w:numPr>
          <w:ilvl w:val="0"/>
          <w:numId w:val="144"/>
        </w:numPr>
        <w:spacing w:after="5" w:line="371" w:lineRule="auto"/>
        <w:ind w:right="8"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3E3F8480" w14:textId="77777777" w:rsidR="00591C44" w:rsidRDefault="00095C8D">
      <w:pPr>
        <w:numPr>
          <w:ilvl w:val="0"/>
          <w:numId w:val="144"/>
        </w:numPr>
        <w:ind w:right="8" w:firstLine="480"/>
      </w:pPr>
      <w:r>
        <w:t>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25CAF05A" w14:textId="77777777" w:rsidR="00591C44" w:rsidRDefault="00095C8D">
      <w:pPr>
        <w:numPr>
          <w:ilvl w:val="0"/>
          <w:numId w:val="144"/>
        </w:numPr>
        <w:spacing w:after="0" w:line="379" w:lineRule="auto"/>
        <w:ind w:right="8"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75737BF7" w14:textId="77777777" w:rsidR="00591C44" w:rsidRDefault="00095C8D">
      <w:pPr>
        <w:numPr>
          <w:ilvl w:val="0"/>
          <w:numId w:val="144"/>
        </w:numPr>
        <w:spacing w:after="5" w:line="371" w:lineRule="auto"/>
        <w:ind w:right="8" w:firstLine="480"/>
      </w:pPr>
      <w:r>
        <w:t>本基金参与股票期权交易的，应当符合下列风险控制指标要求：因未平仓的期权合约支付和收取的权利金总额不得超过基金资产净值的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6A67B9AD" w14:textId="77777777" w:rsidR="00591C44" w:rsidRDefault="00095C8D">
      <w:pPr>
        <w:numPr>
          <w:ilvl w:val="0"/>
          <w:numId w:val="144"/>
        </w:numPr>
        <w:ind w:right="8" w:firstLine="480"/>
      </w:pPr>
      <w:r>
        <w:t>本基金参与</w:t>
      </w:r>
      <w:r>
        <w:t>国债期货交易，应当符合下列投资限制：</w:t>
      </w:r>
      <w:r>
        <w:rPr>
          <w:rFonts w:ascii="Times New Roman" w:eastAsia="Times New Roman" w:hAnsi="Times New Roman" w:cs="Times New Roman"/>
        </w:rPr>
        <w:t xml:space="preserve"> </w:t>
      </w:r>
    </w:p>
    <w:p w14:paraId="284B00EF" w14:textId="77777777" w:rsidR="00591C44" w:rsidRDefault="00095C8D">
      <w:pPr>
        <w:spacing w:after="9" w:line="367" w:lineRule="auto"/>
        <w:ind w:left="-15" w:right="8" w:firstLine="480"/>
      </w:pPr>
      <w:r>
        <w:t>本基金在任何交易日日终，持有的买入国债期货合约价值，不得超过基金资产净值的</w:t>
      </w:r>
      <w:r>
        <w:rPr>
          <w:rFonts w:ascii="Times New Roman" w:eastAsia="Times New Roman" w:hAnsi="Times New Roman" w:cs="Times New Roman"/>
        </w:rPr>
        <w:t xml:space="preserve"> 15%</w:t>
      </w:r>
      <w:r>
        <w:t>；在任何交易日日终，持有的卖出国债期货合约价值不得超过基金持有的债券总市值的</w:t>
      </w:r>
      <w:r>
        <w:rPr>
          <w:rFonts w:ascii="Times New Roman" w:eastAsia="Times New Roman" w:hAnsi="Times New Roman" w:cs="Times New Roman"/>
        </w:rPr>
        <w:t xml:space="preserve"> 30%</w:t>
      </w:r>
      <w:r>
        <w:t>；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rPr>
          <w:rFonts w:ascii="Times New Roman" w:eastAsia="Times New Roman" w:hAnsi="Times New Roman" w:cs="Times New Roman"/>
        </w:rPr>
        <w:t xml:space="preserve"> 30%</w:t>
      </w:r>
      <w:r>
        <w:t>；</w:t>
      </w:r>
      <w:r>
        <w:rPr>
          <w:rFonts w:ascii="Times New Roman" w:eastAsia="Times New Roman" w:hAnsi="Times New Roman" w:cs="Times New Roman"/>
        </w:rPr>
        <w:t xml:space="preserve"> </w:t>
      </w:r>
    </w:p>
    <w:p w14:paraId="606F978E" w14:textId="77777777" w:rsidR="00591C44" w:rsidRDefault="00095C8D">
      <w:pPr>
        <w:numPr>
          <w:ilvl w:val="0"/>
          <w:numId w:val="144"/>
        </w:numPr>
        <w:spacing w:after="2" w:line="379" w:lineRule="auto"/>
        <w:ind w:right="8" w:firstLine="480"/>
      </w:pPr>
      <w:r>
        <w:t>基金财产参与股票发行申购，本基金所申报的金额不超过本基金的</w:t>
      </w:r>
      <w:r>
        <w:t>总资产，本基金所申报的股票数量不超过拟发行股票公司本次发行股票的总量；</w:t>
      </w:r>
      <w:r>
        <w:rPr>
          <w:rFonts w:ascii="Times New Roman" w:eastAsia="Times New Roman" w:hAnsi="Times New Roman" w:cs="Times New Roman"/>
        </w:rPr>
        <w:t xml:space="preserve"> </w:t>
      </w:r>
    </w:p>
    <w:p w14:paraId="34160E69" w14:textId="77777777" w:rsidR="00591C44" w:rsidRDefault="00095C8D">
      <w:pPr>
        <w:numPr>
          <w:ilvl w:val="0"/>
          <w:numId w:val="144"/>
        </w:numPr>
        <w:spacing w:line="259" w:lineRule="auto"/>
        <w:ind w:right="8" w:firstLine="480"/>
      </w:pPr>
      <w:r>
        <w:t>法律法规及中国证监会规定的和《基金合同》约定的其他投资限制。</w:t>
      </w:r>
      <w:r>
        <w:rPr>
          <w:rFonts w:ascii="Times New Roman" w:eastAsia="Times New Roman" w:hAnsi="Times New Roman" w:cs="Times New Roman"/>
        </w:rPr>
        <w:t xml:space="preserve"> </w:t>
      </w:r>
    </w:p>
    <w:p w14:paraId="4D33943B" w14:textId="77777777" w:rsidR="00591C44" w:rsidRDefault="00095C8D">
      <w:pPr>
        <w:spacing w:after="9" w:line="373" w:lineRule="auto"/>
        <w:ind w:left="10" w:right="234"/>
        <w:jc w:val="right"/>
      </w:pPr>
      <w:r>
        <w:t>除第（</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4</w:t>
      </w:r>
      <w:r>
        <w:t>）、（</w:t>
      </w:r>
      <w:r>
        <w:rPr>
          <w:rFonts w:ascii="Times New Roman" w:eastAsia="Times New Roman" w:hAnsi="Times New Roman" w:cs="Times New Roman"/>
        </w:rPr>
        <w:t>9</w:t>
      </w:r>
      <w:r>
        <w:t>）、（</w:t>
      </w:r>
      <w:r>
        <w:rPr>
          <w:rFonts w:ascii="Times New Roman" w:eastAsia="Times New Roman" w:hAnsi="Times New Roman" w:cs="Times New Roman"/>
        </w:rPr>
        <w:t>10</w:t>
      </w:r>
      <w:r>
        <w:t>）、（</w:t>
      </w:r>
      <w:r>
        <w:rPr>
          <w:rFonts w:ascii="Times New Roman" w:eastAsia="Times New Roman" w:hAnsi="Times New Roman" w:cs="Times New Roman"/>
        </w:rPr>
        <w:t>11</w:t>
      </w:r>
      <w:r>
        <w:t>）条规定的情形外，因期货市场波动、证券市场波动、基金规模变动、目标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4ECA7D37" w14:textId="77777777" w:rsidR="00591C44" w:rsidRDefault="00095C8D">
      <w:pPr>
        <w:spacing w:after="5" w:line="371" w:lineRule="auto"/>
        <w:ind w:left="-15" w:right="229" w:firstLine="470"/>
        <w:jc w:val="both"/>
      </w:pPr>
      <w:r>
        <w:t>因期货市场波动、证券市场波动、基金规模变动、目标</w:t>
      </w:r>
      <w:r>
        <w:t xml:space="preserve"> </w:t>
      </w:r>
      <w:r>
        <w:rPr>
          <w:rFonts w:ascii="Times New Roman" w:eastAsia="Times New Roman" w:hAnsi="Times New Roman" w:cs="Times New Roman"/>
        </w:rPr>
        <w:t xml:space="preserve">ETF </w:t>
      </w:r>
      <w:r>
        <w:t>暂停申购、赎回或二级市场交易停牌等基金管理人</w:t>
      </w:r>
      <w:r>
        <w:t>之外的因素致使基金投资比例不符合上述第（</w:t>
      </w:r>
      <w:r>
        <w:rPr>
          <w:rFonts w:ascii="Times New Roman" w:eastAsia="Times New Roman" w:hAnsi="Times New Roman" w:cs="Times New Roman"/>
        </w:rPr>
        <w:t>1</w:t>
      </w:r>
      <w:r>
        <w:t>）项规定的比例的</w:t>
      </w:r>
      <w:r>
        <w:rPr>
          <w:rFonts w:ascii="Times New Roman" w:eastAsia="Times New Roman" w:hAnsi="Times New Roman" w:cs="Times New Roman"/>
        </w:rPr>
        <w:t xml:space="preserve"> </w:t>
      </w:r>
      <w:r>
        <w:t>，基金管理人应当在</w:t>
      </w:r>
      <w:r>
        <w:t xml:space="preserve"> </w:t>
      </w:r>
      <w:r>
        <w:rPr>
          <w:rFonts w:ascii="Times New Roman" w:eastAsia="Times New Roman" w:hAnsi="Times New Roman" w:cs="Times New Roman"/>
        </w:rPr>
        <w:t xml:space="preserve">20 </w:t>
      </w:r>
      <w:r>
        <w:t>个交易日内进行调整，但中国证监会规定的特殊情形除外。</w:t>
      </w:r>
      <w:r>
        <w:rPr>
          <w:rFonts w:ascii="Times New Roman" w:eastAsia="Times New Roman" w:hAnsi="Times New Roman" w:cs="Times New Roman"/>
        </w:rPr>
        <w:t xml:space="preserve"> </w:t>
      </w:r>
    </w:p>
    <w:p w14:paraId="49328265" w14:textId="77777777" w:rsidR="00591C44" w:rsidRDefault="00095C8D">
      <w:pPr>
        <w:spacing w:after="12" w:line="360" w:lineRule="auto"/>
        <w:ind w:left="-15" w:right="8" w:firstLine="480"/>
      </w:pPr>
      <w:r>
        <w:t>因证券市场波动、上市公司合并、基金规模变动等基金管理人之外的因素致使基金投资不符合第（</w:t>
      </w:r>
      <w:r>
        <w:t>4</w:t>
      </w:r>
      <w:r>
        <w:t>）项规定的，基金管理人不得新增出借业务。基金参与出借业务不终止确认出借证券。基金持有证券的持有期计算不因出借而受影响，出借证券应纳入基金投资运作指标计算范围。</w:t>
      </w:r>
      <w:r>
        <w:rPr>
          <w:rFonts w:ascii="Times New Roman" w:eastAsia="Times New Roman" w:hAnsi="Times New Roman" w:cs="Times New Roman"/>
          <w:sz w:val="21"/>
        </w:rPr>
        <w:t xml:space="preserve"> </w:t>
      </w:r>
    </w:p>
    <w:p w14:paraId="31C1273F" w14:textId="77777777" w:rsidR="00591C44" w:rsidRDefault="00095C8D">
      <w:pPr>
        <w:spacing w:after="5" w:line="371"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5A0B6B76" w14:textId="77777777" w:rsidR="00591C44" w:rsidRDefault="00095C8D">
      <w:pPr>
        <w:ind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032663F7" w14:textId="77777777" w:rsidR="00591C44" w:rsidRDefault="00095C8D">
      <w:pPr>
        <w:ind w:right="8"/>
      </w:pPr>
      <w:r>
        <w:t>为维护基金份额持有人的合法权益，基金财产不得用于下列投资或者活动：</w:t>
      </w:r>
      <w:r>
        <w:rPr>
          <w:rFonts w:ascii="Times New Roman" w:eastAsia="Times New Roman" w:hAnsi="Times New Roman" w:cs="Times New Roman"/>
        </w:rPr>
        <w:t xml:space="preserve"> </w:t>
      </w:r>
    </w:p>
    <w:p w14:paraId="72D5A2E4" w14:textId="77777777" w:rsidR="00591C44" w:rsidRDefault="00095C8D">
      <w:pPr>
        <w:numPr>
          <w:ilvl w:val="0"/>
          <w:numId w:val="145"/>
        </w:numPr>
        <w:ind w:right="8" w:hanging="600"/>
      </w:pPr>
      <w:r>
        <w:t>承销证券；</w:t>
      </w:r>
      <w:r>
        <w:rPr>
          <w:rFonts w:ascii="Times New Roman" w:eastAsia="Times New Roman" w:hAnsi="Times New Roman" w:cs="Times New Roman"/>
        </w:rPr>
        <w:t xml:space="preserve"> </w:t>
      </w:r>
    </w:p>
    <w:p w14:paraId="08D6EC76" w14:textId="77777777" w:rsidR="00591C44" w:rsidRDefault="00095C8D">
      <w:pPr>
        <w:numPr>
          <w:ilvl w:val="0"/>
          <w:numId w:val="145"/>
        </w:numPr>
        <w:ind w:right="8" w:hanging="600"/>
      </w:pPr>
      <w:r>
        <w:t>违反规定向他人贷款或者提供担保；</w:t>
      </w:r>
      <w:r>
        <w:rPr>
          <w:rFonts w:ascii="Times New Roman" w:eastAsia="Times New Roman" w:hAnsi="Times New Roman" w:cs="Times New Roman"/>
        </w:rPr>
        <w:t xml:space="preserve"> </w:t>
      </w:r>
    </w:p>
    <w:p w14:paraId="383A1700" w14:textId="77777777" w:rsidR="00591C44" w:rsidRDefault="00095C8D">
      <w:pPr>
        <w:numPr>
          <w:ilvl w:val="0"/>
          <w:numId w:val="145"/>
        </w:numPr>
        <w:ind w:right="8" w:hanging="600"/>
      </w:pPr>
      <w:r>
        <w:t>从事承担无限责任的投资；</w:t>
      </w:r>
      <w:r>
        <w:rPr>
          <w:rFonts w:ascii="Times New Roman" w:eastAsia="Times New Roman" w:hAnsi="Times New Roman" w:cs="Times New Roman"/>
        </w:rPr>
        <w:t xml:space="preserve"> </w:t>
      </w:r>
    </w:p>
    <w:p w14:paraId="27913451" w14:textId="77777777" w:rsidR="00591C44" w:rsidRDefault="00095C8D">
      <w:pPr>
        <w:numPr>
          <w:ilvl w:val="0"/>
          <w:numId w:val="145"/>
        </w:numPr>
        <w:ind w:right="8" w:hanging="600"/>
      </w:pPr>
      <w:r>
        <w:t>向其基金管理人、基金托管人出资；</w:t>
      </w:r>
      <w:r>
        <w:rPr>
          <w:rFonts w:ascii="Times New Roman" w:eastAsia="Times New Roman" w:hAnsi="Times New Roman" w:cs="Times New Roman"/>
        </w:rPr>
        <w:t xml:space="preserve"> </w:t>
      </w:r>
    </w:p>
    <w:p w14:paraId="0890CEB0" w14:textId="77777777" w:rsidR="00591C44" w:rsidRDefault="00095C8D">
      <w:pPr>
        <w:numPr>
          <w:ilvl w:val="0"/>
          <w:numId w:val="145"/>
        </w:numPr>
        <w:ind w:right="8" w:hanging="600"/>
      </w:pPr>
      <w:r>
        <w:t>从事内幕交易、操纵证券交易价格及其他不正当的证券交易活动；</w:t>
      </w:r>
      <w:r>
        <w:rPr>
          <w:rFonts w:ascii="Times New Roman" w:eastAsia="Times New Roman" w:hAnsi="Times New Roman" w:cs="Times New Roman"/>
        </w:rPr>
        <w:t xml:space="preserve"> </w:t>
      </w:r>
    </w:p>
    <w:p w14:paraId="3655DF73" w14:textId="77777777" w:rsidR="00591C44" w:rsidRDefault="00095C8D">
      <w:pPr>
        <w:numPr>
          <w:ilvl w:val="0"/>
          <w:numId w:val="145"/>
        </w:numPr>
        <w:ind w:right="8" w:hanging="600"/>
      </w:pPr>
      <w:r>
        <w:t>法律、行政法规和中国证监会规定禁止的其他活动。</w:t>
      </w:r>
      <w:r>
        <w:rPr>
          <w:rFonts w:ascii="Times New Roman" w:eastAsia="Times New Roman" w:hAnsi="Times New Roman" w:cs="Times New Roman"/>
        </w:rPr>
        <w:t xml:space="preserve"> </w:t>
      </w:r>
    </w:p>
    <w:p w14:paraId="176A0A62" w14:textId="77777777" w:rsidR="00591C44" w:rsidRDefault="00095C8D">
      <w:pPr>
        <w:spacing w:line="360" w:lineRule="auto"/>
        <w:ind w:left="-15" w:right="8" w:firstLine="480"/>
      </w:pPr>
      <w:r>
        <w:t>基金管理人运用基金财</w:t>
      </w:r>
      <w:r>
        <w:t>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5A1D0FA4" w14:textId="77777777" w:rsidR="00591C44" w:rsidRDefault="00095C8D">
      <w:pPr>
        <w:ind w:right="8"/>
      </w:pPr>
      <w:r>
        <w:rPr>
          <w:rFonts w:ascii="Times New Roman" w:eastAsia="Times New Roman" w:hAnsi="Times New Roman" w:cs="Times New Roman"/>
        </w:rPr>
        <w:t>3</w:t>
      </w:r>
      <w:r>
        <w:t>、法律法规或监管部门取消上述组合限制、禁</w:t>
      </w:r>
      <w:r>
        <w:t>止行为规定或从事关联交易</w:t>
      </w:r>
    </w:p>
    <w:p w14:paraId="27EDEFB4" w14:textId="77777777" w:rsidR="00591C44" w:rsidRDefault="00095C8D">
      <w:pPr>
        <w:spacing w:after="334" w:line="361" w:lineRule="auto"/>
        <w:ind w:left="-5" w:right="8"/>
      </w:pPr>
      <w:r>
        <w:t>的条件和要求，本基金可不受相关限制。法律法规或监管部门对上述组合限制、禁止行为规定或从事关联交易的条件和要求进行变更的，本基金可以变更后的规定为准。经与基金托管人协商一致，基金管理人履行适当程序后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6E11A028" w14:textId="77777777" w:rsidR="00591C44" w:rsidRDefault="00095C8D">
      <w:pPr>
        <w:ind w:left="492" w:right="8"/>
      </w:pPr>
      <w:r>
        <w:t>六、基金资产净值的计算方法和公告方式</w:t>
      </w:r>
      <w:r>
        <w:rPr>
          <w:rFonts w:ascii="Times New Roman" w:eastAsia="Times New Roman" w:hAnsi="Times New Roman" w:cs="Times New Roman"/>
          <w:b/>
        </w:rPr>
        <w:t xml:space="preserve"> </w:t>
      </w:r>
    </w:p>
    <w:p w14:paraId="353A2195" w14:textId="77777777" w:rsidR="00591C44" w:rsidRDefault="00095C8D">
      <w:pPr>
        <w:numPr>
          <w:ilvl w:val="0"/>
          <w:numId w:val="146"/>
        </w:numPr>
        <w:ind w:right="8" w:hanging="720"/>
      </w:pPr>
      <w:r>
        <w:t>基金资产净值的计算方法</w:t>
      </w:r>
      <w:r>
        <w:rPr>
          <w:rFonts w:ascii="Times New Roman" w:eastAsia="Times New Roman" w:hAnsi="Times New Roman" w:cs="Times New Roman"/>
        </w:rPr>
        <w:t xml:space="preserve"> </w:t>
      </w:r>
    </w:p>
    <w:p w14:paraId="12271F22" w14:textId="77777777" w:rsidR="00591C44" w:rsidRDefault="00095C8D">
      <w:pPr>
        <w:ind w:right="8"/>
      </w:pPr>
      <w:r>
        <w:t>基金资产净值是指基金资产总值减去基金负债后的价值。</w:t>
      </w:r>
      <w:r>
        <w:rPr>
          <w:rFonts w:ascii="Times New Roman" w:eastAsia="Times New Roman" w:hAnsi="Times New Roman" w:cs="Times New Roman"/>
        </w:rPr>
        <w:t xml:space="preserve"> </w:t>
      </w:r>
    </w:p>
    <w:p w14:paraId="01E21234" w14:textId="77777777" w:rsidR="00591C44" w:rsidRDefault="00095C8D">
      <w:pPr>
        <w:numPr>
          <w:ilvl w:val="0"/>
          <w:numId w:val="146"/>
        </w:numPr>
        <w:ind w:right="8" w:hanging="720"/>
      </w:pPr>
      <w:r>
        <w:t>基金净值信息的公告方式</w:t>
      </w:r>
      <w:r>
        <w:rPr>
          <w:rFonts w:ascii="Times New Roman" w:eastAsia="Times New Roman" w:hAnsi="Times New Roman" w:cs="Times New Roman"/>
        </w:rPr>
        <w:t xml:space="preserve"> </w:t>
      </w:r>
    </w:p>
    <w:p w14:paraId="58E106DE" w14:textId="77777777" w:rsidR="00591C44" w:rsidRDefault="00095C8D">
      <w:pPr>
        <w:spacing w:after="10" w:line="365" w:lineRule="auto"/>
        <w:ind w:left="-15" w:right="8" w:firstLine="480"/>
      </w:pPr>
      <w:r>
        <w:t>《基金合同》生效后，在开始办理基金份额申购或者赎回前，基金管理人应当至少每周在规定网站上披露一次各类基金份额净值和基金份额累计净值。</w:t>
      </w:r>
      <w:r>
        <w:rPr>
          <w:rFonts w:ascii="Times New Roman" w:eastAsia="Times New Roman" w:hAnsi="Times New Roman" w:cs="Times New Roman"/>
        </w:rPr>
        <w:t xml:space="preserve"> </w:t>
      </w:r>
    </w:p>
    <w:p w14:paraId="4BD15269" w14:textId="77777777" w:rsidR="00591C44" w:rsidRDefault="00095C8D">
      <w:pPr>
        <w:spacing w:after="14" w:line="363" w:lineRule="auto"/>
        <w:ind w:left="-15" w:right="8" w:firstLine="480"/>
      </w:pPr>
      <w:r>
        <w:t>在开始办理基金份额申购或者赎回后，基金管理人应当在不晚于每个开放日的次日，通过规定网站、基金销售机构的网站或营业网点，披露开放日的各类基金份额净值和基金份额累计净值。</w:t>
      </w:r>
      <w:r>
        <w:rPr>
          <w:rFonts w:ascii="Times New Roman" w:eastAsia="Times New Roman" w:hAnsi="Times New Roman" w:cs="Times New Roman"/>
        </w:rPr>
        <w:t xml:space="preserve"> </w:t>
      </w:r>
    </w:p>
    <w:p w14:paraId="385355DE" w14:textId="77777777" w:rsidR="00591C44" w:rsidRDefault="00095C8D">
      <w:pPr>
        <w:spacing w:after="330" w:line="365" w:lineRule="auto"/>
        <w:ind w:left="-15" w:right="8" w:firstLine="480"/>
      </w:pPr>
      <w:r>
        <w:t>基金管理人应当不晚于半年度和年度最后一日的次日，在规定网站披露半年度和年度最后一日的各类基金份额净值和基金份额累计净值。</w:t>
      </w:r>
      <w:r>
        <w:rPr>
          <w:rFonts w:ascii="Times New Roman" w:eastAsia="Times New Roman" w:hAnsi="Times New Roman" w:cs="Times New Roman"/>
          <w:b/>
        </w:rPr>
        <w:t xml:space="preserve"> </w:t>
      </w:r>
    </w:p>
    <w:p w14:paraId="701209AD" w14:textId="77777777" w:rsidR="00591C44" w:rsidRDefault="00095C8D">
      <w:pPr>
        <w:ind w:left="492" w:right="8"/>
      </w:pPr>
      <w:r>
        <w:t>七、基金合同的变更、终止与基金财产的清算</w:t>
      </w:r>
      <w:r>
        <w:rPr>
          <w:rFonts w:ascii="Times New Roman" w:eastAsia="Times New Roman" w:hAnsi="Times New Roman" w:cs="Times New Roman"/>
          <w:b/>
        </w:rPr>
        <w:t xml:space="preserve"> </w:t>
      </w:r>
    </w:p>
    <w:p w14:paraId="7F0A1E7D" w14:textId="77777777" w:rsidR="00591C44" w:rsidRDefault="00095C8D">
      <w:pPr>
        <w:ind w:right="8"/>
      </w:pPr>
      <w:r>
        <w:t>（一）《基金合同》的变更</w:t>
      </w:r>
      <w:r>
        <w:rPr>
          <w:rFonts w:ascii="Times New Roman" w:eastAsia="Times New Roman" w:hAnsi="Times New Roman" w:cs="Times New Roman"/>
        </w:rPr>
        <w:t xml:space="preserve"> </w:t>
      </w:r>
    </w:p>
    <w:p w14:paraId="4240B04C" w14:textId="77777777" w:rsidR="00591C44" w:rsidRDefault="00095C8D">
      <w:pPr>
        <w:numPr>
          <w:ilvl w:val="0"/>
          <w:numId w:val="147"/>
        </w:numPr>
        <w:ind w:right="8" w:firstLine="480"/>
      </w:pPr>
      <w:r>
        <w:t>变更基金合</w:t>
      </w:r>
      <w:r>
        <w:t>同涉及法律法规规定或本基金合同约定应经基金份额持有人</w:t>
      </w:r>
    </w:p>
    <w:p w14:paraId="46B83C6F" w14:textId="77777777" w:rsidR="00591C44" w:rsidRDefault="00095C8D">
      <w:pPr>
        <w:spacing w:after="15" w:line="363" w:lineRule="auto"/>
        <w:ind w:left="-5" w:right="8"/>
      </w:pPr>
      <w:r>
        <w:t>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24F34C96" w14:textId="77777777" w:rsidR="00591C44" w:rsidRDefault="00095C8D">
      <w:pPr>
        <w:numPr>
          <w:ilvl w:val="0"/>
          <w:numId w:val="147"/>
        </w:numPr>
        <w:spacing w:after="12" w:line="369" w:lineRule="auto"/>
        <w:ind w:right="8" w:firstLine="480"/>
      </w:pPr>
      <w:r>
        <w:t>关于《基金合同》变更的基金份额持有人大会决议自表决通过之日起生效，生效后方可执行，通过之日起五日内报中国证监会备案，自决议生效后两日内在规定媒介公告。</w:t>
      </w:r>
      <w:r>
        <w:rPr>
          <w:rFonts w:ascii="Times New Roman" w:eastAsia="Times New Roman" w:hAnsi="Times New Roman" w:cs="Times New Roman"/>
        </w:rPr>
        <w:t xml:space="preserve"> </w:t>
      </w:r>
    </w:p>
    <w:p w14:paraId="24CDDD4D" w14:textId="77777777" w:rsidR="00591C44" w:rsidRDefault="00095C8D">
      <w:pPr>
        <w:ind w:right="8"/>
      </w:pPr>
      <w:r>
        <w:t>（二）《基金合同》的终止事由有下列情形之一的，经履行相关程序后，《基金合同》应当终止：</w:t>
      </w:r>
      <w:r>
        <w:rPr>
          <w:rFonts w:ascii="Times New Roman" w:eastAsia="Times New Roman" w:hAnsi="Times New Roman" w:cs="Times New Roman"/>
        </w:rPr>
        <w:t xml:space="preserve"> </w:t>
      </w:r>
    </w:p>
    <w:p w14:paraId="08AF9F67" w14:textId="77777777" w:rsidR="00591C44" w:rsidRDefault="00095C8D">
      <w:pPr>
        <w:numPr>
          <w:ilvl w:val="0"/>
          <w:numId w:val="148"/>
        </w:numPr>
        <w:ind w:right="8" w:firstLine="480"/>
      </w:pPr>
      <w:r>
        <w:t>基金份额持有人大会决定终止的；</w:t>
      </w:r>
      <w:r>
        <w:rPr>
          <w:rFonts w:ascii="Times New Roman" w:eastAsia="Times New Roman" w:hAnsi="Times New Roman" w:cs="Times New Roman"/>
        </w:rPr>
        <w:t xml:space="preserve"> </w:t>
      </w:r>
    </w:p>
    <w:p w14:paraId="5482F062" w14:textId="77777777" w:rsidR="00591C44" w:rsidRDefault="00095C8D">
      <w:pPr>
        <w:numPr>
          <w:ilvl w:val="0"/>
          <w:numId w:val="148"/>
        </w:numPr>
        <w:spacing w:after="0" w:line="384" w:lineRule="auto"/>
        <w:ind w:right="8" w:firstLine="480"/>
      </w:pPr>
      <w:r>
        <w:t>基金管理</w:t>
      </w:r>
      <w:r>
        <w:t>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E4CC1C2" w14:textId="77777777" w:rsidR="00591C44" w:rsidRDefault="00095C8D">
      <w:pPr>
        <w:numPr>
          <w:ilvl w:val="0"/>
          <w:numId w:val="148"/>
        </w:numPr>
        <w:ind w:right="8"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21B2075F" w14:textId="77777777" w:rsidR="00591C44" w:rsidRDefault="00095C8D">
      <w:pPr>
        <w:numPr>
          <w:ilvl w:val="0"/>
          <w:numId w:val="148"/>
        </w:numPr>
        <w:spacing w:after="19" w:line="366" w:lineRule="auto"/>
        <w:ind w:right="8"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45D17D76" w14:textId="77777777" w:rsidR="00591C44" w:rsidRDefault="00095C8D">
      <w:pPr>
        <w:numPr>
          <w:ilvl w:val="0"/>
          <w:numId w:val="148"/>
        </w:numPr>
        <w:ind w:right="8" w:firstLine="480"/>
      </w:pPr>
      <w:r>
        <w:t>《基金合同》约定的其他情形；</w:t>
      </w:r>
      <w:r>
        <w:rPr>
          <w:rFonts w:ascii="Times New Roman" w:eastAsia="Times New Roman" w:hAnsi="Times New Roman" w:cs="Times New Roman"/>
        </w:rPr>
        <w:t xml:space="preserve"> </w:t>
      </w:r>
    </w:p>
    <w:p w14:paraId="10C6E951" w14:textId="77777777" w:rsidR="00591C44" w:rsidRDefault="00095C8D">
      <w:pPr>
        <w:numPr>
          <w:ilvl w:val="0"/>
          <w:numId w:val="148"/>
        </w:numPr>
        <w:ind w:right="8" w:firstLine="480"/>
      </w:pPr>
      <w:r>
        <w:t>相关法律法规和中国证监会规定的其他情况。</w:t>
      </w:r>
      <w:r>
        <w:rPr>
          <w:rFonts w:ascii="Times New Roman" w:eastAsia="Times New Roman" w:hAnsi="Times New Roman" w:cs="Times New Roman"/>
        </w:rPr>
        <w:t xml:space="preserve"> </w:t>
      </w:r>
    </w:p>
    <w:p w14:paraId="39F18CE9" w14:textId="77777777" w:rsidR="00591C44" w:rsidRDefault="00095C8D">
      <w:pPr>
        <w:ind w:right="8"/>
      </w:pPr>
      <w:r>
        <w:t>（三）基金财产的清算</w:t>
      </w:r>
      <w:r>
        <w:rPr>
          <w:rFonts w:ascii="Times New Roman" w:eastAsia="Times New Roman" w:hAnsi="Times New Roman" w:cs="Times New Roman"/>
        </w:rPr>
        <w:t xml:space="preserve"> </w:t>
      </w:r>
    </w:p>
    <w:p w14:paraId="02B7A13D" w14:textId="77777777" w:rsidR="00591C44" w:rsidRDefault="00095C8D">
      <w:pPr>
        <w:numPr>
          <w:ilvl w:val="0"/>
          <w:numId w:val="149"/>
        </w:numPr>
        <w:spacing w:after="5" w:line="371" w:lineRule="auto"/>
        <w:ind w:right="8"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59B1456D" w14:textId="77777777" w:rsidR="00591C44" w:rsidRDefault="00095C8D">
      <w:pPr>
        <w:numPr>
          <w:ilvl w:val="0"/>
          <w:numId w:val="149"/>
        </w:numPr>
        <w:spacing w:after="6" w:line="370" w:lineRule="auto"/>
        <w:ind w:right="8" w:firstLine="480"/>
      </w:pPr>
      <w:r>
        <w:t>基金财产清算小组组成：</w:t>
      </w:r>
      <w:r>
        <w:t>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00C13D25" w14:textId="77777777" w:rsidR="00591C44" w:rsidRDefault="00095C8D">
      <w:pPr>
        <w:numPr>
          <w:ilvl w:val="0"/>
          <w:numId w:val="149"/>
        </w:numPr>
        <w:spacing w:after="2" w:line="379" w:lineRule="auto"/>
        <w:ind w:right="8"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053770E" w14:textId="77777777" w:rsidR="00591C44" w:rsidRDefault="00095C8D">
      <w:pPr>
        <w:numPr>
          <w:ilvl w:val="0"/>
          <w:numId w:val="149"/>
        </w:numPr>
        <w:ind w:right="8" w:firstLine="480"/>
      </w:pPr>
      <w:r>
        <w:t>基金财产清算程序：</w:t>
      </w:r>
      <w:r>
        <w:rPr>
          <w:rFonts w:ascii="Times New Roman" w:eastAsia="Times New Roman" w:hAnsi="Times New Roman" w:cs="Times New Roman"/>
        </w:rPr>
        <w:t xml:space="preserve"> </w:t>
      </w:r>
    </w:p>
    <w:p w14:paraId="6D0B19EB" w14:textId="77777777" w:rsidR="00591C44" w:rsidRDefault="00095C8D">
      <w:pPr>
        <w:numPr>
          <w:ilvl w:val="0"/>
          <w:numId w:val="150"/>
        </w:numPr>
        <w:ind w:right="8" w:firstLine="480"/>
      </w:pPr>
      <w:r>
        <w:t>《基金合同》终止情形出现时，由基金财产清算小组统一接管基金；</w:t>
      </w:r>
      <w:r>
        <w:rPr>
          <w:rFonts w:ascii="Times New Roman" w:eastAsia="Times New Roman" w:hAnsi="Times New Roman" w:cs="Times New Roman"/>
        </w:rPr>
        <w:t xml:space="preserve"> </w:t>
      </w:r>
    </w:p>
    <w:p w14:paraId="5DEE3CCD" w14:textId="77777777" w:rsidR="00591C44" w:rsidRDefault="00095C8D">
      <w:pPr>
        <w:numPr>
          <w:ilvl w:val="0"/>
          <w:numId w:val="150"/>
        </w:numPr>
        <w:ind w:right="8" w:firstLine="480"/>
      </w:pPr>
      <w:r>
        <w:t>对基金财产和债权债务进行清理和确认；</w:t>
      </w:r>
      <w:r>
        <w:rPr>
          <w:rFonts w:ascii="Times New Roman" w:eastAsia="Times New Roman" w:hAnsi="Times New Roman" w:cs="Times New Roman"/>
        </w:rPr>
        <w:t xml:space="preserve"> </w:t>
      </w:r>
    </w:p>
    <w:p w14:paraId="179F606A" w14:textId="77777777" w:rsidR="00591C44" w:rsidRDefault="00095C8D">
      <w:pPr>
        <w:numPr>
          <w:ilvl w:val="0"/>
          <w:numId w:val="150"/>
        </w:numPr>
        <w:ind w:right="8" w:firstLine="480"/>
      </w:pPr>
      <w:r>
        <w:t>对基金财产进行估值和变现；</w:t>
      </w:r>
      <w:r>
        <w:rPr>
          <w:rFonts w:ascii="Times New Roman" w:eastAsia="Times New Roman" w:hAnsi="Times New Roman" w:cs="Times New Roman"/>
        </w:rPr>
        <w:t xml:space="preserve"> </w:t>
      </w:r>
    </w:p>
    <w:p w14:paraId="5842711D" w14:textId="77777777" w:rsidR="00591C44" w:rsidRDefault="00095C8D">
      <w:pPr>
        <w:numPr>
          <w:ilvl w:val="0"/>
          <w:numId w:val="150"/>
        </w:numPr>
        <w:ind w:right="8" w:firstLine="480"/>
      </w:pPr>
      <w:r>
        <w:t>制作清算报告；</w:t>
      </w:r>
      <w:r>
        <w:rPr>
          <w:rFonts w:ascii="Times New Roman" w:eastAsia="Times New Roman" w:hAnsi="Times New Roman" w:cs="Times New Roman"/>
        </w:rPr>
        <w:t xml:space="preserve"> </w:t>
      </w:r>
    </w:p>
    <w:p w14:paraId="07FA3EA1" w14:textId="77777777" w:rsidR="00591C44" w:rsidRDefault="00095C8D">
      <w:pPr>
        <w:numPr>
          <w:ilvl w:val="0"/>
          <w:numId w:val="150"/>
        </w:numPr>
        <w:spacing w:after="1" w:line="379" w:lineRule="auto"/>
        <w:ind w:right="8" w:firstLine="480"/>
      </w:pPr>
      <w:r>
        <w:t>聘请会计师事务所对清算报告进行外部审计，聘请律师事务</w:t>
      </w:r>
      <w:r>
        <w:t>所对清算报告出具法律意见书；</w:t>
      </w:r>
      <w:r>
        <w:rPr>
          <w:rFonts w:ascii="Times New Roman" w:eastAsia="Times New Roman" w:hAnsi="Times New Roman" w:cs="Times New Roman"/>
        </w:rPr>
        <w:t xml:space="preserve"> </w:t>
      </w:r>
    </w:p>
    <w:p w14:paraId="264158D8" w14:textId="77777777" w:rsidR="00591C44" w:rsidRDefault="00095C8D">
      <w:pPr>
        <w:numPr>
          <w:ilvl w:val="0"/>
          <w:numId w:val="150"/>
        </w:numPr>
        <w:ind w:right="8" w:firstLine="480"/>
      </w:pPr>
      <w:r>
        <w:t>将清算报告报中国证监会备案并公告；</w:t>
      </w:r>
      <w:r>
        <w:rPr>
          <w:rFonts w:ascii="Times New Roman" w:eastAsia="Times New Roman" w:hAnsi="Times New Roman" w:cs="Times New Roman"/>
        </w:rPr>
        <w:t xml:space="preserve"> </w:t>
      </w:r>
    </w:p>
    <w:p w14:paraId="33FA0C58" w14:textId="77777777" w:rsidR="00591C44" w:rsidRDefault="00095C8D">
      <w:pPr>
        <w:numPr>
          <w:ilvl w:val="0"/>
          <w:numId w:val="150"/>
        </w:numPr>
        <w:ind w:right="8" w:firstLine="480"/>
      </w:pPr>
      <w:r>
        <w:t>对基金剩余财产进行分配。</w:t>
      </w:r>
      <w:r>
        <w:rPr>
          <w:rFonts w:ascii="Times New Roman" w:eastAsia="Times New Roman" w:hAnsi="Times New Roman" w:cs="Times New Roman"/>
        </w:rPr>
        <w:t xml:space="preserve"> </w:t>
      </w:r>
    </w:p>
    <w:p w14:paraId="1AB85673" w14:textId="77777777" w:rsidR="00591C44" w:rsidRDefault="00095C8D">
      <w:pPr>
        <w:spacing w:after="0" w:line="384" w:lineRule="auto"/>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2CD94262" w14:textId="77777777" w:rsidR="00591C44" w:rsidRDefault="00095C8D">
      <w:pPr>
        <w:numPr>
          <w:ilvl w:val="0"/>
          <w:numId w:val="151"/>
        </w:numPr>
        <w:ind w:right="8" w:hanging="720"/>
      </w:pPr>
      <w:r>
        <w:t>清算费用</w:t>
      </w:r>
      <w:r>
        <w:rPr>
          <w:rFonts w:ascii="Times New Roman" w:eastAsia="Times New Roman" w:hAnsi="Times New Roman" w:cs="Times New Roman"/>
        </w:rPr>
        <w:t xml:space="preserve"> </w:t>
      </w:r>
    </w:p>
    <w:p w14:paraId="25D483D1" w14:textId="77777777" w:rsidR="00591C44" w:rsidRDefault="00095C8D">
      <w:pPr>
        <w:spacing w:after="18" w:line="365" w:lineRule="auto"/>
        <w:ind w:left="-15" w:right="8"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64D1B713" w14:textId="77777777" w:rsidR="00591C44" w:rsidRDefault="00095C8D">
      <w:pPr>
        <w:numPr>
          <w:ilvl w:val="0"/>
          <w:numId w:val="151"/>
        </w:numPr>
        <w:ind w:right="8" w:hanging="720"/>
      </w:pPr>
      <w:r>
        <w:t>基金财产清算剩余资产的分配</w:t>
      </w:r>
      <w:r>
        <w:rPr>
          <w:rFonts w:ascii="Times New Roman" w:eastAsia="Times New Roman" w:hAnsi="Times New Roman" w:cs="Times New Roman"/>
        </w:rPr>
        <w:t xml:space="preserve"> </w:t>
      </w:r>
    </w:p>
    <w:p w14:paraId="5C693F0C" w14:textId="77777777" w:rsidR="00591C44" w:rsidRDefault="00095C8D">
      <w:pPr>
        <w:spacing w:after="22" w:line="363" w:lineRule="auto"/>
        <w:ind w:left="-15" w:right="8" w:firstLine="480"/>
      </w:pPr>
      <w:del w:id="11" w:author="FundLex" w:date="2026-10-21T17:12:12Z">
        <w:r>
          <w:delText>依据基金财产清算的分配方案，将基金财产清算后的全部剩余资产扣除基金财产清算费用、交纳所欠税款并清偿基金债务后，按基金份额持有人持有的各类基金份额比例进行分配。</w:delText>
        </w:r>
      </w:del>
      <w:ins w:id="12" w:author="FundLex" w:date="2026-10-21T17:12:12Z">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ins>
      <w:r>
        <w:rPr>
          <w:rFonts w:ascii="Times New Roman" w:eastAsia="Times New Roman" w:hAnsi="Times New Roman" w:cs="Times New Roman"/>
        </w:rPr>
        <w:t xml:space="preserve"> </w:t>
      </w:r>
    </w:p>
    <w:p w14:paraId="4CA4A5D2" w14:textId="77777777" w:rsidR="00591C44" w:rsidRDefault="00095C8D">
      <w:pPr>
        <w:numPr>
          <w:ilvl w:val="0"/>
          <w:numId w:val="151"/>
        </w:numPr>
        <w:ind w:right="8" w:hanging="720"/>
      </w:pPr>
      <w:r>
        <w:t>基金财产清算的公告</w:t>
      </w:r>
      <w:r>
        <w:rPr>
          <w:rFonts w:ascii="Times New Roman" w:eastAsia="Times New Roman" w:hAnsi="Times New Roman" w:cs="Times New Roman"/>
        </w:rPr>
        <w:t xml:space="preserve"> </w:t>
      </w:r>
    </w:p>
    <w:p w14:paraId="637A49CB" w14:textId="77777777" w:rsidR="00591C44" w:rsidRDefault="00095C8D">
      <w:pPr>
        <w:spacing w:after="129"/>
        <w:ind w:right="8"/>
      </w:pPr>
      <w:r>
        <w:t>清算过程中的有关重大事项须及时公告；基金财产清算报告经符合《证券法》</w:t>
      </w:r>
    </w:p>
    <w:p w14:paraId="656DEF26" w14:textId="77777777" w:rsidR="00591C44" w:rsidRDefault="00095C8D">
      <w:pPr>
        <w:spacing w:after="9" w:line="372" w:lineRule="auto"/>
        <w:ind w:left="-5" w:right="8"/>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457C6F0E" w14:textId="77777777" w:rsidR="00591C44" w:rsidRDefault="00095C8D">
      <w:pPr>
        <w:numPr>
          <w:ilvl w:val="0"/>
          <w:numId w:val="151"/>
        </w:numPr>
        <w:ind w:right="8" w:hanging="720"/>
      </w:pPr>
      <w:r>
        <w:t>基金财产清算账册及文件的保存</w:t>
      </w:r>
      <w:r>
        <w:rPr>
          <w:rFonts w:ascii="Times New Roman" w:eastAsia="Times New Roman" w:hAnsi="Times New Roman" w:cs="Times New Roman"/>
        </w:rPr>
        <w:t xml:space="preserve"> </w:t>
      </w:r>
    </w:p>
    <w:p w14:paraId="51BD354A" w14:textId="77777777" w:rsidR="00591C44" w:rsidRDefault="00095C8D">
      <w:pPr>
        <w:spacing w:after="13" w:line="365" w:lineRule="auto"/>
        <w:ind w:left="-15" w:right="8" w:firstLine="480"/>
      </w:pPr>
      <w:r>
        <w:t>基金财产清算账册及有关文件由基金托管人保存，保存期</w:t>
      </w:r>
      <w:r>
        <w:t>限不得低于法律法规规定的最低期限。</w:t>
      </w:r>
      <w:r>
        <w:rPr>
          <w:rFonts w:ascii="Times New Roman" w:eastAsia="Times New Roman" w:hAnsi="Times New Roman" w:cs="Times New Roman"/>
          <w:b/>
        </w:rPr>
        <w:t xml:space="preserve"> </w:t>
      </w:r>
    </w:p>
    <w:p w14:paraId="62B2437A" w14:textId="77777777" w:rsidR="00591C44" w:rsidRDefault="00095C8D">
      <w:pPr>
        <w:spacing w:after="173" w:line="259" w:lineRule="auto"/>
        <w:ind w:left="482" w:firstLine="0"/>
      </w:pPr>
      <w:r>
        <w:rPr>
          <w:rFonts w:ascii="Times New Roman" w:eastAsia="Times New Roman" w:hAnsi="Times New Roman" w:cs="Times New Roman"/>
          <w:b/>
        </w:rPr>
        <w:t xml:space="preserve"> </w:t>
      </w:r>
    </w:p>
    <w:p w14:paraId="6BD3993A" w14:textId="77777777" w:rsidR="00591C44" w:rsidRDefault="00095C8D">
      <w:pPr>
        <w:numPr>
          <w:ilvl w:val="0"/>
          <w:numId w:val="152"/>
        </w:numPr>
        <w:ind w:left="964" w:right="8" w:hanging="482"/>
      </w:pPr>
      <w:r>
        <w:t>争议的处理</w:t>
      </w:r>
      <w:r>
        <w:rPr>
          <w:rFonts w:ascii="Times New Roman" w:eastAsia="Times New Roman" w:hAnsi="Times New Roman" w:cs="Times New Roman"/>
          <w:b/>
        </w:rPr>
        <w:t xml:space="preserve"> </w:t>
      </w:r>
    </w:p>
    <w:p w14:paraId="2FAA3437" w14:textId="77777777" w:rsidR="00591C44" w:rsidRDefault="00095C8D">
      <w:pPr>
        <w:spacing w:after="15" w:line="362" w:lineRule="auto"/>
        <w:ind w:left="-15" w:right="8" w:firstLine="480"/>
      </w:pPr>
      <w:r>
        <w:t>相关各方当事人同意，因《基金合同》而产生的或与《基金合同》有关的一切争议，如经友好协商未能解决的，任何一方均有权提交广州仲裁委员会，根据该会当时有效的仲裁规则进行仲裁，仲裁地点为广州市，仲裁裁决是终局性的并对各方当事人具有约束力，仲裁费由败诉方承担。</w:t>
      </w:r>
      <w:r>
        <w:rPr>
          <w:rFonts w:ascii="Times New Roman" w:eastAsia="Times New Roman" w:hAnsi="Times New Roman" w:cs="Times New Roman"/>
        </w:rPr>
        <w:t xml:space="preserve"> </w:t>
      </w:r>
    </w:p>
    <w:p w14:paraId="2FA1FC6C" w14:textId="77777777" w:rsidR="00591C44" w:rsidRDefault="00095C8D">
      <w:pPr>
        <w:spacing w:after="11" w:line="365" w:lineRule="auto"/>
        <w:ind w:left="-15" w:right="8"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745D77EC" w14:textId="77777777" w:rsidR="00591C44" w:rsidRDefault="00095C8D">
      <w:pPr>
        <w:spacing w:after="13" w:line="365" w:lineRule="auto"/>
        <w:ind w:left="-15" w:right="8" w:firstLine="480"/>
      </w:pPr>
      <w:r>
        <w:t>《基金合同》受中国法律（为基金合同之目的，不包括香港特别行政区、澳门特别行政区和台湾地区法律）管辖。</w:t>
      </w:r>
      <w:r>
        <w:rPr>
          <w:rFonts w:ascii="Times New Roman" w:eastAsia="Times New Roman" w:hAnsi="Times New Roman" w:cs="Times New Roman"/>
        </w:rPr>
        <w:t xml:space="preserve"> </w:t>
      </w:r>
    </w:p>
    <w:p w14:paraId="40CE9DE2" w14:textId="77777777" w:rsidR="00591C44" w:rsidRDefault="00095C8D">
      <w:pPr>
        <w:spacing w:after="173" w:line="259" w:lineRule="auto"/>
        <w:ind w:left="482" w:firstLine="0"/>
      </w:pPr>
      <w:r>
        <w:rPr>
          <w:rFonts w:ascii="Times New Roman" w:eastAsia="Times New Roman" w:hAnsi="Times New Roman" w:cs="Times New Roman"/>
          <w:b/>
        </w:rPr>
        <w:t xml:space="preserve"> </w:t>
      </w:r>
    </w:p>
    <w:p w14:paraId="518BB866" w14:textId="77777777" w:rsidR="00591C44" w:rsidRDefault="00095C8D">
      <w:pPr>
        <w:numPr>
          <w:ilvl w:val="0"/>
          <w:numId w:val="152"/>
        </w:numPr>
        <w:spacing w:line="360" w:lineRule="auto"/>
        <w:ind w:left="964" w:right="8" w:hanging="482"/>
      </w:pPr>
      <w:r>
        <w:t>基金合同存放地和投资者取</w:t>
      </w:r>
      <w:r>
        <w:t>得合同的方式《基金合同》可印制成册，供投资者在基金管理人、基金托管人、销售机构的办公场所和营业场所查阅。</w:t>
      </w:r>
    </w:p>
    <w:p w14:paraId="782DFDF6" w14:textId="77777777" w:rsidR="00591C44" w:rsidRDefault="00591C44">
      <w:pPr>
        <w:sectPr w:rsidR="00591C44">
          <w:headerReference w:type="even" r:id="rId13"/>
          <w:headerReference w:type="default" r:id="rId14"/>
          <w:footerReference w:type="even" r:id="rId15"/>
          <w:footerReference w:type="default" r:id="rId16"/>
          <w:headerReference w:type="first" r:id="rId17"/>
          <w:footerReference w:type="first" r:id="rId18"/>
          <w:pgSz w:w="11906" w:h="16838"/>
          <w:pgMar w:top="1555" w:right="1558" w:bottom="1661" w:left="1800" w:header="874" w:footer="996" w:gutter="0"/>
          <w:pgNumType w:start="1"/>
          <w:cols w:space="720"/>
        </w:sectPr>
      </w:pPr>
    </w:p>
    <w:p w14:paraId="1774CF90" w14:textId="77777777" w:rsidR="00591C44" w:rsidRDefault="00095C8D">
      <w:pPr>
        <w:spacing w:after="800" w:line="259" w:lineRule="auto"/>
        <w:ind w:left="0" w:right="44" w:firstLine="0"/>
        <w:jc w:val="right"/>
      </w:pPr>
      <w:r>
        <w:rPr>
          <w:rFonts w:ascii="Times New Roman" w:eastAsia="Times New Roman" w:hAnsi="Times New Roman" w:cs="Times New Roman"/>
          <w:sz w:val="18"/>
        </w:rPr>
        <w:t xml:space="preserve">                     </w:t>
      </w:r>
    </w:p>
    <w:p w14:paraId="774B9144" w14:textId="77777777" w:rsidR="00591C44" w:rsidRDefault="00095C8D">
      <w:pPr>
        <w:spacing w:after="276" w:line="360" w:lineRule="auto"/>
        <w:ind w:left="-5" w:right="8"/>
      </w:pPr>
      <w:r>
        <w:t>（本页为《广发上证</w:t>
      </w:r>
      <w:r>
        <w:t>50</w:t>
      </w:r>
      <w:r>
        <w:t>交易型开放式指数证券投资基金发起式联接基金基金合同》签署页，无正文）</w:t>
      </w:r>
      <w:r>
        <w:t xml:space="preserve"> </w:t>
      </w:r>
    </w:p>
    <w:p w14:paraId="2910C242" w14:textId="77777777" w:rsidR="00591C44" w:rsidRDefault="00095C8D">
      <w:pPr>
        <w:spacing w:after="417" w:line="259" w:lineRule="auto"/>
        <w:ind w:left="403" w:firstLine="0"/>
      </w:pPr>
      <w:r>
        <w:rPr>
          <w:rFonts w:ascii="Times New Roman" w:eastAsia="Times New Roman" w:hAnsi="Times New Roman" w:cs="Times New Roman"/>
          <w:sz w:val="21"/>
        </w:rPr>
        <w:t xml:space="preserve"> </w:t>
      </w:r>
    </w:p>
    <w:p w14:paraId="02F92ED4" w14:textId="77777777" w:rsidR="00591C44" w:rsidRDefault="00095C8D">
      <w:pPr>
        <w:spacing w:after="340"/>
        <w:ind w:left="413" w:right="8"/>
      </w:pPr>
      <w:r>
        <w:t>基金管理人：广发基金管理有限公司</w:t>
      </w:r>
      <w:r>
        <w:t xml:space="preserve"> </w:t>
      </w:r>
    </w:p>
    <w:p w14:paraId="2C862E1E" w14:textId="77777777" w:rsidR="00591C44" w:rsidRDefault="00095C8D">
      <w:pPr>
        <w:spacing w:after="342" w:line="259" w:lineRule="auto"/>
        <w:ind w:left="0" w:firstLine="0"/>
      </w:pPr>
      <w:r>
        <w:t xml:space="preserve"> </w:t>
      </w:r>
    </w:p>
    <w:p w14:paraId="32A40A18" w14:textId="77777777" w:rsidR="00591C44" w:rsidRDefault="00095C8D">
      <w:pPr>
        <w:spacing w:after="343"/>
        <w:ind w:left="413" w:right="8"/>
      </w:pPr>
      <w:r>
        <w:t>法定代表人或授权签字人：</w:t>
      </w:r>
      <w:r>
        <w:t xml:space="preserve">  </w:t>
      </w:r>
    </w:p>
    <w:p w14:paraId="5A24195A" w14:textId="77777777" w:rsidR="00591C44" w:rsidRDefault="00095C8D">
      <w:pPr>
        <w:spacing w:after="342" w:line="259" w:lineRule="auto"/>
        <w:ind w:left="420" w:firstLine="0"/>
      </w:pPr>
      <w:r>
        <w:t xml:space="preserve"> </w:t>
      </w:r>
    </w:p>
    <w:p w14:paraId="35ED7B58" w14:textId="77777777" w:rsidR="00591C44" w:rsidRDefault="00095C8D">
      <w:pPr>
        <w:spacing w:after="342" w:line="259" w:lineRule="auto"/>
        <w:ind w:left="420" w:firstLine="0"/>
      </w:pPr>
      <w:r>
        <w:t xml:space="preserve"> </w:t>
      </w:r>
    </w:p>
    <w:p w14:paraId="72A1BD27" w14:textId="77777777" w:rsidR="00591C44" w:rsidRDefault="00095C8D">
      <w:pPr>
        <w:spacing w:after="343"/>
        <w:ind w:left="430" w:right="8"/>
      </w:pPr>
      <w:r>
        <w:t>签订日：</w:t>
      </w:r>
      <w:r>
        <w:t xml:space="preserve"> </w:t>
      </w:r>
    </w:p>
    <w:p w14:paraId="41E2675F" w14:textId="77777777" w:rsidR="00591C44" w:rsidRDefault="00095C8D">
      <w:pPr>
        <w:spacing w:after="340"/>
        <w:ind w:left="413" w:right="8"/>
      </w:pPr>
      <w:r>
        <w:t>签订地：</w:t>
      </w:r>
      <w:r>
        <w:t xml:space="preserve"> </w:t>
      </w:r>
    </w:p>
    <w:p w14:paraId="25A47810" w14:textId="77777777" w:rsidR="00591C44" w:rsidRDefault="00095C8D">
      <w:pPr>
        <w:spacing w:after="382" w:line="259" w:lineRule="auto"/>
        <w:ind w:left="0" w:firstLine="0"/>
      </w:pPr>
      <w:r>
        <w:rPr>
          <w:sz w:val="21"/>
        </w:rPr>
        <w:t xml:space="preserve"> </w:t>
      </w:r>
    </w:p>
    <w:p w14:paraId="319EBB68" w14:textId="77777777" w:rsidR="00591C44" w:rsidRDefault="00095C8D">
      <w:pPr>
        <w:spacing w:after="385" w:line="259" w:lineRule="auto"/>
        <w:ind w:left="0" w:firstLine="0"/>
      </w:pPr>
      <w:r>
        <w:rPr>
          <w:sz w:val="21"/>
        </w:rPr>
        <w:t xml:space="preserve"> </w:t>
      </w:r>
    </w:p>
    <w:p w14:paraId="31884419" w14:textId="77777777" w:rsidR="00591C44" w:rsidRDefault="00095C8D">
      <w:pPr>
        <w:spacing w:after="340"/>
        <w:ind w:left="413" w:right="8"/>
      </w:pPr>
      <w:r>
        <w:t>基金托管人</w:t>
      </w:r>
      <w:r>
        <w:t>:</w:t>
      </w:r>
      <w:r>
        <w:t>招商银行股份有限公司</w:t>
      </w:r>
      <w:r>
        <w:t xml:space="preserve"> </w:t>
      </w:r>
    </w:p>
    <w:p w14:paraId="53A93937" w14:textId="77777777" w:rsidR="00591C44" w:rsidRDefault="00095C8D">
      <w:pPr>
        <w:spacing w:after="342" w:line="259" w:lineRule="auto"/>
        <w:ind w:left="403" w:firstLine="0"/>
      </w:pPr>
      <w:r>
        <w:t xml:space="preserve"> </w:t>
      </w:r>
    </w:p>
    <w:p w14:paraId="1E04CD6C" w14:textId="77777777" w:rsidR="00591C44" w:rsidRDefault="00095C8D">
      <w:pPr>
        <w:spacing w:after="343"/>
        <w:ind w:left="413" w:right="8"/>
      </w:pPr>
      <w:r>
        <w:t>法定代表人或授权签字人：</w:t>
      </w:r>
      <w:r>
        <w:t xml:space="preserve"> </w:t>
      </w:r>
    </w:p>
    <w:p w14:paraId="394964ED" w14:textId="77777777" w:rsidR="00591C44" w:rsidRDefault="00095C8D">
      <w:pPr>
        <w:spacing w:after="342" w:line="259" w:lineRule="auto"/>
        <w:ind w:left="420" w:firstLine="0"/>
      </w:pPr>
      <w:r>
        <w:t xml:space="preserve"> </w:t>
      </w:r>
    </w:p>
    <w:p w14:paraId="4FB1B6E2" w14:textId="77777777" w:rsidR="00591C44" w:rsidRDefault="00095C8D">
      <w:pPr>
        <w:spacing w:after="343" w:line="259" w:lineRule="auto"/>
        <w:ind w:left="420" w:firstLine="0"/>
      </w:pPr>
      <w:r>
        <w:t xml:space="preserve"> </w:t>
      </w:r>
    </w:p>
    <w:p w14:paraId="6FC1CD52" w14:textId="77777777" w:rsidR="00591C44" w:rsidRDefault="00095C8D">
      <w:pPr>
        <w:spacing w:after="349"/>
        <w:ind w:left="413" w:right="8"/>
      </w:pPr>
      <w:r>
        <w:t>签订日：</w:t>
      </w:r>
      <w:r>
        <w:t xml:space="preserve"> </w:t>
      </w:r>
    </w:p>
    <w:p w14:paraId="78EEBF18" w14:textId="77777777" w:rsidR="00591C44" w:rsidRDefault="00095C8D">
      <w:pPr>
        <w:spacing w:after="397" w:line="259" w:lineRule="auto"/>
        <w:ind w:left="403" w:firstLine="0"/>
      </w:pPr>
      <w:r>
        <w:rPr>
          <w:sz w:val="21"/>
        </w:rPr>
        <w:t>签订地：</w:t>
      </w:r>
      <w:r>
        <w:rPr>
          <w:rFonts w:ascii="Times New Roman" w:eastAsia="Times New Roman" w:hAnsi="Times New Roman" w:cs="Times New Roman"/>
          <w:sz w:val="21"/>
        </w:rPr>
        <w:t xml:space="preserve"> </w:t>
      </w:r>
    </w:p>
    <w:p w14:paraId="7A25E2BE" w14:textId="77777777" w:rsidR="00591C44" w:rsidRDefault="00095C8D">
      <w:pPr>
        <w:spacing w:after="0" w:line="259" w:lineRule="auto"/>
        <w:ind w:left="403" w:firstLine="0"/>
      </w:pPr>
      <w:r>
        <w:rPr>
          <w:rFonts w:ascii="Times New Roman" w:eastAsia="Times New Roman" w:hAnsi="Times New Roman" w:cs="Times New Roman"/>
          <w:sz w:val="21"/>
        </w:rPr>
        <w:t xml:space="preserve"> </w:t>
      </w:r>
    </w:p>
    <w:sectPr w:rsidR="00591C44">
      <w:headerReference w:type="even" r:id="rId19"/>
      <w:headerReference w:type="default" r:id="rId20"/>
      <w:footerReference w:type="even" r:id="rId21"/>
      <w:footerReference w:type="default" r:id="rId22"/>
      <w:headerReference w:type="first" r:id="rId23"/>
      <w:footerReference w:type="first" r:id="rId24"/>
      <w:pgSz w:w="11906" w:h="16838"/>
      <w:pgMar w:top="1440" w:right="1801" w:bottom="1440" w:left="1800" w:header="857" w:footer="9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A4D580" w14:textId="77777777" w:rsidR="00000000" w:rsidRDefault="00095C8D">
      <w:pPr>
        <w:spacing w:after="0" w:line="240" w:lineRule="auto"/>
      </w:pPr>
      <w:r>
        <w:separator/>
      </w:r>
    </w:p>
  </w:endnote>
  <w:endnote w:type="continuationSeparator" w:id="0">
    <w:p w14:paraId="18B3B8AB" w14:textId="77777777" w:rsidR="00000000" w:rsidRDefault="00095C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FE1E43" w14:textId="77777777" w:rsidR="00591C44" w:rsidRDefault="00591C44">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650EE6" w14:textId="77777777" w:rsidR="00591C44" w:rsidRDefault="00591C44">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9F10D" w14:textId="77777777" w:rsidR="00591C44" w:rsidRDefault="00591C44">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455909" w14:textId="77777777" w:rsidR="00591C44" w:rsidRDefault="00095C8D">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209039" w14:textId="77777777" w:rsidR="00591C44" w:rsidRDefault="00095C8D">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4E02CC" w14:textId="77777777" w:rsidR="00591C44" w:rsidRDefault="00095C8D">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868E29" w14:textId="77777777" w:rsidR="00591C44" w:rsidRDefault="00095C8D">
    <w:pPr>
      <w:tabs>
        <w:tab w:val="center" w:pos="2011"/>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111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AAB8A1" w14:textId="77777777" w:rsidR="00591C44" w:rsidRDefault="00095C8D">
    <w:pPr>
      <w:tabs>
        <w:tab w:val="center" w:pos="2011"/>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111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636979" w14:textId="77777777" w:rsidR="00591C44" w:rsidRDefault="00095C8D">
    <w:pPr>
      <w:tabs>
        <w:tab w:val="center" w:pos="2011"/>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111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7889F0" w14:textId="77777777" w:rsidR="00000000" w:rsidRDefault="00095C8D">
      <w:pPr>
        <w:spacing w:after="0" w:line="240" w:lineRule="auto"/>
      </w:pPr>
      <w:r>
        <w:separator/>
      </w:r>
    </w:p>
  </w:footnote>
  <w:footnote w:type="continuationSeparator" w:id="0">
    <w:p w14:paraId="335F8CD8" w14:textId="77777777" w:rsidR="00000000" w:rsidRDefault="00095C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0BE60C" w14:textId="77777777" w:rsidR="00591C44" w:rsidRDefault="00095C8D">
    <w:pPr>
      <w:spacing w:after="0" w:line="259" w:lineRule="auto"/>
      <w:ind w:left="0" w:right="-1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A251425" wp14:editId="7B82C873">
              <wp:simplePos x="0" y="0"/>
              <wp:positionH relativeFrom="page">
                <wp:posOffset>1125017</wp:posOffset>
              </wp:positionH>
              <wp:positionV relativeFrom="page">
                <wp:posOffset>816864</wp:posOffset>
              </wp:positionV>
              <wp:extent cx="5312029" cy="65532"/>
              <wp:effectExtent l="0" t="0" r="0" b="0"/>
              <wp:wrapSquare wrapText="bothSides"/>
              <wp:docPr id="67300" name="Group 6730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34" name="Shape 7083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35" name="Shape 7083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00" style="width:418.27pt;height:5.15997pt;position:absolute;mso-position-horizontal-relative:page;mso-position-horizontal:absolute;margin-left:88.584pt;mso-position-vertical-relative:page;margin-top:64.32pt;" coordsize="53120,655">
              <v:shape id="Shape 70836" style="position:absolute;width:53120;height:182;left:0;top:472;" coordsize="5312029,18288" path="m0,0l5312029,0l5312029,18288l0,18288l0,0">
                <v:stroke weight="0pt" endcap="flat" joinstyle="miter" miterlimit="10" on="false" color="#000000" opacity="0"/>
                <v:fill on="true" color="#000000"/>
              </v:shape>
              <v:shape id="Shape 7083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851287" w14:textId="77777777" w:rsidR="00591C44" w:rsidRDefault="00591C44">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E886D9" w14:textId="77777777" w:rsidR="00591C44" w:rsidRDefault="00591C44">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B15FE7" w14:textId="77777777" w:rsidR="00591C44" w:rsidRDefault="00095C8D">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350CB1A" wp14:editId="2D8C90DE">
              <wp:simplePos x="0" y="0"/>
              <wp:positionH relativeFrom="page">
                <wp:posOffset>1125017</wp:posOffset>
              </wp:positionH>
              <wp:positionV relativeFrom="page">
                <wp:posOffset>816864</wp:posOffset>
              </wp:positionV>
              <wp:extent cx="5312029" cy="65532"/>
              <wp:effectExtent l="0" t="0" r="0" b="0"/>
              <wp:wrapSquare wrapText="bothSides"/>
              <wp:docPr id="67348" name="Group 6734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46" name="Shape 7084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47" name="Shape 7084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48" style="width:418.27pt;height:5.15997pt;position:absolute;mso-position-horizontal-relative:page;mso-position-horizontal:absolute;margin-left:88.584pt;mso-position-vertical-relative:page;margin-top:64.32pt;" coordsize="53120,655">
              <v:shape id="Shape 70848" style="position:absolute;width:53120;height:182;left:0;top:472;" coordsize="5312029,18288" path="m0,0l5312029,0l5312029,18288l0,18288l0,0">
                <v:stroke weight="0pt" endcap="flat" joinstyle="miter" miterlimit="10" on="false" color="#000000" opacity="0"/>
                <v:fill on="true" color="#000000"/>
              </v:shape>
              <v:shape id="Shape 7084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AFE3" w14:textId="77777777" w:rsidR="00591C44" w:rsidRDefault="00095C8D">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49E681F" wp14:editId="4C0D2E13">
              <wp:simplePos x="0" y="0"/>
              <wp:positionH relativeFrom="page">
                <wp:posOffset>1125017</wp:posOffset>
              </wp:positionH>
              <wp:positionV relativeFrom="page">
                <wp:posOffset>816864</wp:posOffset>
              </wp:positionV>
              <wp:extent cx="5312029" cy="65532"/>
              <wp:effectExtent l="0" t="0" r="0" b="0"/>
              <wp:wrapSquare wrapText="bothSides"/>
              <wp:docPr id="67330" name="Group 6733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42" name="Shape 7084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43" name="Shape 7084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30" style="width:418.27pt;height:5.15997pt;position:absolute;mso-position-horizontal-relative:page;mso-position-horizontal:absolute;margin-left:88.584pt;mso-position-vertical-relative:page;margin-top:64.32pt;" coordsize="53120,655">
              <v:shape id="Shape 70844" style="position:absolute;width:53120;height:182;left:0;top:472;" coordsize="5312029,18288" path="m0,0l5312029,0l5312029,18288l0,18288l0,0">
                <v:stroke weight="0pt" endcap="flat" joinstyle="miter" miterlimit="10" on="false" color="#000000" opacity="0"/>
                <v:fill on="true" color="#000000"/>
              </v:shape>
              <v:shape id="Shape 7084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4F31A0" w14:textId="77777777" w:rsidR="00591C44" w:rsidRDefault="00095C8D">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30AD6D50" wp14:editId="08476ACF">
              <wp:simplePos x="0" y="0"/>
              <wp:positionH relativeFrom="page">
                <wp:posOffset>1125017</wp:posOffset>
              </wp:positionH>
              <wp:positionV relativeFrom="page">
                <wp:posOffset>816864</wp:posOffset>
              </wp:positionV>
              <wp:extent cx="5312029" cy="65532"/>
              <wp:effectExtent l="0" t="0" r="0" b="0"/>
              <wp:wrapSquare wrapText="bothSides"/>
              <wp:docPr id="67312" name="Group 6731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38" name="Shape 7083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39" name="Shape 7083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12" style="width:418.27pt;height:5.15997pt;position:absolute;mso-position-horizontal-relative:page;mso-position-horizontal:absolute;margin-left:88.584pt;mso-position-vertical-relative:page;margin-top:64.32pt;" coordsize="53120,655">
              <v:shape id="Shape 70840" style="position:absolute;width:53120;height:182;left:0;top:472;" coordsize="5312029,18288" path="m0,0l5312029,0l5312029,18288l0,18288l0,0">
                <v:stroke weight="0pt" endcap="flat" joinstyle="miter" miterlimit="10" on="false" color="#000000" opacity="0"/>
                <v:fill on="true" color="#000000"/>
              </v:shape>
              <v:shape id="Shape 7084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F6140" w14:textId="77777777" w:rsidR="00591C44" w:rsidRDefault="00095C8D">
    <w:pPr>
      <w:spacing w:after="0" w:line="259" w:lineRule="auto"/>
      <w:ind w:left="0" w:right="-48"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36D94B63" wp14:editId="492DD3AE">
              <wp:simplePos x="0" y="0"/>
              <wp:positionH relativeFrom="page">
                <wp:posOffset>1125017</wp:posOffset>
              </wp:positionH>
              <wp:positionV relativeFrom="page">
                <wp:posOffset>800100</wp:posOffset>
              </wp:positionV>
              <wp:extent cx="5312029" cy="65532"/>
              <wp:effectExtent l="0" t="0" r="0" b="0"/>
              <wp:wrapSquare wrapText="bothSides"/>
              <wp:docPr id="67402" name="Group 6740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58" name="Shape 7085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59" name="Shape 7085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402" style="width:418.27pt;height:5.15997pt;position:absolute;mso-position-horizontal-relative:page;mso-position-horizontal:absolute;margin-left:88.584pt;mso-position-vertical-relative:page;margin-top:63pt;" coordsize="53120,655">
              <v:shape id="Shape 70860" style="position:absolute;width:53120;height:182;left:0;top:472;" coordsize="5312029,18288" path="m0,0l5312029,0l5312029,18288l0,18288l0,0">
                <v:stroke weight="0pt" endcap="flat" joinstyle="miter" miterlimit="10" on="false" color="#000000" opacity="0"/>
                <v:fill on="true" color="#000000"/>
              </v:shape>
              <v:shape id="Shape 7086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55A183" w14:textId="77777777" w:rsidR="00591C44" w:rsidRDefault="00095C8D">
    <w:pPr>
      <w:spacing w:after="0" w:line="259" w:lineRule="auto"/>
      <w:ind w:left="0" w:right="-48"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7E1E9552" wp14:editId="76536631">
              <wp:simplePos x="0" y="0"/>
              <wp:positionH relativeFrom="page">
                <wp:posOffset>1125017</wp:posOffset>
              </wp:positionH>
              <wp:positionV relativeFrom="page">
                <wp:posOffset>800100</wp:posOffset>
              </wp:positionV>
              <wp:extent cx="5312029" cy="65532"/>
              <wp:effectExtent l="0" t="0" r="0" b="0"/>
              <wp:wrapSquare wrapText="bothSides"/>
              <wp:docPr id="67384" name="Group 6738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54" name="Shape 7085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55" name="Shape 7085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84" style="width:418.27pt;height:5.15997pt;position:absolute;mso-position-horizontal-relative:page;mso-position-horizontal:absolute;margin-left:88.584pt;mso-position-vertical-relative:page;margin-top:63pt;" coordsize="53120,655">
              <v:shape id="Shape 70856" style="position:absolute;width:53120;height:182;left:0;top:472;" coordsize="5312029,18288" path="m0,0l5312029,0l5312029,18288l0,18288l0,0">
                <v:stroke weight="0pt" endcap="flat" joinstyle="miter" miterlimit="10" on="false" color="#000000" opacity="0"/>
                <v:fill on="true" color="#000000"/>
              </v:shape>
              <v:shape id="Shape 7085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A650C4" w14:textId="77777777" w:rsidR="00591C44" w:rsidRDefault="00095C8D">
    <w:pPr>
      <w:spacing w:after="0" w:line="259" w:lineRule="auto"/>
      <w:ind w:left="0" w:right="-48"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78846C4B" wp14:editId="0B3B7B40">
              <wp:simplePos x="0" y="0"/>
              <wp:positionH relativeFrom="page">
                <wp:posOffset>1125017</wp:posOffset>
              </wp:positionH>
              <wp:positionV relativeFrom="page">
                <wp:posOffset>800100</wp:posOffset>
              </wp:positionV>
              <wp:extent cx="5312029" cy="65532"/>
              <wp:effectExtent l="0" t="0" r="0" b="0"/>
              <wp:wrapSquare wrapText="bothSides"/>
              <wp:docPr id="67366" name="Group 6736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50" name="Shape 7085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51" name="Shape 7085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66" style="width:418.27pt;height:5.15997pt;position:absolute;mso-position-horizontal-relative:page;mso-position-horizontal:absolute;margin-left:88.584pt;mso-position-vertical-relative:page;margin-top:63pt;" coordsize="53120,655">
              <v:shape id="Shape 70852" style="position:absolute;width:53120;height:182;left:0;top:472;" coordsize="5312029,18288" path="m0,0l5312029,0l5312029,18288l0,18288l0,0">
                <v:stroke weight="0pt" endcap="flat" joinstyle="miter" miterlimit="10" on="false" color="#000000" opacity="0"/>
                <v:fill on="true" color="#000000"/>
              </v:shape>
              <v:shape id="Shape 7085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20FF0"/>
    <w:multiLevelType w:val="hybridMultilevel"/>
    <w:tmpl w:val="39143E18"/>
    <w:lvl w:ilvl="0" w:tplc="987E9A92">
      <w:start w:val="6"/>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3240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C229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B036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34C7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9606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6476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BE22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B438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4294C3C"/>
    <w:multiLevelType w:val="hybridMultilevel"/>
    <w:tmpl w:val="A7B44BF4"/>
    <w:lvl w:ilvl="0" w:tplc="4F70DDE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50CE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2646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E814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92ED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F630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3877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9418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7020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492735C"/>
    <w:multiLevelType w:val="hybridMultilevel"/>
    <w:tmpl w:val="E0886966"/>
    <w:lvl w:ilvl="0" w:tplc="07B4BF6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7085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789D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DCAF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1EAF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12ED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4AF7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0AFE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AE76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4D8702B"/>
    <w:multiLevelType w:val="hybridMultilevel"/>
    <w:tmpl w:val="E4727DC6"/>
    <w:lvl w:ilvl="0" w:tplc="808C12D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CE2B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D22B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64ED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4CB3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04E8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2A15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AE21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7433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60E74F4"/>
    <w:multiLevelType w:val="hybridMultilevel"/>
    <w:tmpl w:val="FFF4E240"/>
    <w:lvl w:ilvl="0" w:tplc="6D82A00C">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58CC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FA78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1A7C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869F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8EF7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8894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9C4B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3EB3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62D1CBD"/>
    <w:multiLevelType w:val="hybridMultilevel"/>
    <w:tmpl w:val="6CF8F8B2"/>
    <w:lvl w:ilvl="0" w:tplc="6BF4F4E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CCC0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16AC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3034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26CE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16DB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90B5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86EC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44FA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7B142E4"/>
    <w:multiLevelType w:val="hybridMultilevel"/>
    <w:tmpl w:val="B13CEAE6"/>
    <w:lvl w:ilvl="0" w:tplc="22BA8A2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74D9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7088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5E7F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0CF4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2A16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86D3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4661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8005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8CF1855"/>
    <w:multiLevelType w:val="hybridMultilevel"/>
    <w:tmpl w:val="45843C8C"/>
    <w:lvl w:ilvl="0" w:tplc="3022E41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A876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8645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4E3D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C692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167D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BCC9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14D6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BAC7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8D92926"/>
    <w:multiLevelType w:val="hybridMultilevel"/>
    <w:tmpl w:val="BD8E7E30"/>
    <w:lvl w:ilvl="0" w:tplc="764A60F8">
      <w:start w:val="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8A3C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245D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889D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B245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6EBA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E4BA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70D7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0664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92618EE"/>
    <w:multiLevelType w:val="hybridMultilevel"/>
    <w:tmpl w:val="2FAA1194"/>
    <w:lvl w:ilvl="0" w:tplc="BDC8526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8847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8038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4464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E403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662F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D4B7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4ABB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2C9F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CA41219"/>
    <w:multiLevelType w:val="hybridMultilevel"/>
    <w:tmpl w:val="0F8E3632"/>
    <w:lvl w:ilvl="0" w:tplc="9C701EE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12AC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6078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CEBF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6830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4604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56AA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3422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8857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CAD712F"/>
    <w:multiLevelType w:val="hybridMultilevel"/>
    <w:tmpl w:val="D5FCB020"/>
    <w:lvl w:ilvl="0" w:tplc="2BAA975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BE53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283D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449C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161E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0E57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9A67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4CDE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FE4F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CD20D0C"/>
    <w:multiLevelType w:val="hybridMultilevel"/>
    <w:tmpl w:val="7102CD24"/>
    <w:lvl w:ilvl="0" w:tplc="6580625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E0B4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A429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2A58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446F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BECA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F6A3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E005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3EA0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F6B1DA6"/>
    <w:multiLevelType w:val="hybridMultilevel"/>
    <w:tmpl w:val="2716E7D2"/>
    <w:lvl w:ilvl="0" w:tplc="F90ABCD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4276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A8FE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7AA1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64A9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7065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900B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CED3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8C89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1006E6A"/>
    <w:multiLevelType w:val="hybridMultilevel"/>
    <w:tmpl w:val="4230ADE4"/>
    <w:lvl w:ilvl="0" w:tplc="73669FBE">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92F6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84B6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EA9B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BCBC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DABD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12D5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3024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0A16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2087309"/>
    <w:multiLevelType w:val="hybridMultilevel"/>
    <w:tmpl w:val="F1DAE0B8"/>
    <w:lvl w:ilvl="0" w:tplc="883492A2">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868D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0681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7ECE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4C37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60D9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CE75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5277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FA50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33D35E5"/>
    <w:multiLevelType w:val="hybridMultilevel"/>
    <w:tmpl w:val="956E3612"/>
    <w:lvl w:ilvl="0" w:tplc="C03EAC48">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96F4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E619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2E86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8E38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F8C9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ECC4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680D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2EC9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54115C0"/>
    <w:multiLevelType w:val="hybridMultilevel"/>
    <w:tmpl w:val="1FAC6BB2"/>
    <w:lvl w:ilvl="0" w:tplc="213A1D64">
      <w:start w:val="1"/>
      <w:numFmt w:val="decimal"/>
      <w:lvlText w:val="%1、"/>
      <w:lvlJc w:val="left"/>
      <w:pPr>
        <w:ind w:left="2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AC79D4">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8A5982">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EA0A3A">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E8C472">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EAF106">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D20256">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B49C70">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02529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5CB4B5B"/>
    <w:multiLevelType w:val="hybridMultilevel"/>
    <w:tmpl w:val="670EF7DE"/>
    <w:lvl w:ilvl="0" w:tplc="C650A7A0">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8E88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12B2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CCF8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FE9E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A21C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94A8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84E8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7050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7431022"/>
    <w:multiLevelType w:val="hybridMultilevel"/>
    <w:tmpl w:val="33F800F4"/>
    <w:lvl w:ilvl="0" w:tplc="D482FDF0">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EA772C">
      <w:start w:val="1"/>
      <w:numFmt w:val="lowerLetter"/>
      <w:lvlText w:val="%2"/>
      <w:lvlJc w:val="left"/>
      <w:pPr>
        <w:ind w:left="16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A291E2">
      <w:start w:val="1"/>
      <w:numFmt w:val="lowerRoman"/>
      <w:lvlText w:val="%3"/>
      <w:lvlJc w:val="left"/>
      <w:pPr>
        <w:ind w:left="23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20B456">
      <w:start w:val="1"/>
      <w:numFmt w:val="decimal"/>
      <w:lvlText w:val="%4"/>
      <w:lvlJc w:val="left"/>
      <w:pPr>
        <w:ind w:left="30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64C9CA">
      <w:start w:val="1"/>
      <w:numFmt w:val="lowerLetter"/>
      <w:lvlText w:val="%5"/>
      <w:lvlJc w:val="left"/>
      <w:pPr>
        <w:ind w:left="37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449AF0">
      <w:start w:val="1"/>
      <w:numFmt w:val="lowerRoman"/>
      <w:lvlText w:val="%6"/>
      <w:lvlJc w:val="left"/>
      <w:pPr>
        <w:ind w:left="44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3C5E54">
      <w:start w:val="1"/>
      <w:numFmt w:val="decimal"/>
      <w:lvlText w:val="%7"/>
      <w:lvlJc w:val="left"/>
      <w:pPr>
        <w:ind w:left="52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2CD42E">
      <w:start w:val="1"/>
      <w:numFmt w:val="lowerLetter"/>
      <w:lvlText w:val="%8"/>
      <w:lvlJc w:val="left"/>
      <w:pPr>
        <w:ind w:left="59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867BF0">
      <w:start w:val="1"/>
      <w:numFmt w:val="lowerRoman"/>
      <w:lvlText w:val="%9"/>
      <w:lvlJc w:val="left"/>
      <w:pPr>
        <w:ind w:left="66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83A2FE0"/>
    <w:multiLevelType w:val="hybridMultilevel"/>
    <w:tmpl w:val="DE7E07BC"/>
    <w:lvl w:ilvl="0" w:tplc="2C0C397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B258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F4BC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C44A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1CDA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0A98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F42D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4E7D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68B6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88139D7"/>
    <w:multiLevelType w:val="hybridMultilevel"/>
    <w:tmpl w:val="37FC080C"/>
    <w:lvl w:ilvl="0" w:tplc="298AE9A4">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8C18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50DD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284D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CCB9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C48A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1424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98C7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16C4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9B609F2"/>
    <w:multiLevelType w:val="hybridMultilevel"/>
    <w:tmpl w:val="6D84F16C"/>
    <w:lvl w:ilvl="0" w:tplc="4426ED30">
      <w:start w:val="21"/>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A879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FAD7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C421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96ED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A4BC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2054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40AF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A8D1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9D06C8D"/>
    <w:multiLevelType w:val="hybridMultilevel"/>
    <w:tmpl w:val="5D7E1A22"/>
    <w:lvl w:ilvl="0" w:tplc="E2A4323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22DA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22A4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12AF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7A04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7C4A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DAA8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004D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EA03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B9F5B60"/>
    <w:multiLevelType w:val="hybridMultilevel"/>
    <w:tmpl w:val="5790A042"/>
    <w:lvl w:ilvl="0" w:tplc="6C1A9DC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EA90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5039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4AE4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9494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7A3A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5CAF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0090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366D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C3F5485"/>
    <w:multiLevelType w:val="hybridMultilevel"/>
    <w:tmpl w:val="928ED8FA"/>
    <w:lvl w:ilvl="0" w:tplc="76EEFAEA">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1A55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1038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8CAD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64F6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CCE1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0C48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4C08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4015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CA17A2B"/>
    <w:multiLevelType w:val="hybridMultilevel"/>
    <w:tmpl w:val="16425898"/>
    <w:lvl w:ilvl="0" w:tplc="2DA80EB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48D4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041B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7009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42EA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3E5B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321E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8C47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5E92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D27152B"/>
    <w:multiLevelType w:val="hybridMultilevel"/>
    <w:tmpl w:val="A3E06222"/>
    <w:lvl w:ilvl="0" w:tplc="3D4288C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2E69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C03C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5AAB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805F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94D8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E825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42C8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9617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D632588"/>
    <w:multiLevelType w:val="hybridMultilevel"/>
    <w:tmpl w:val="3796CD5E"/>
    <w:lvl w:ilvl="0" w:tplc="22F8CF6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80AC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9AEB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44B9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9CFB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226C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BA57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7C05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4E98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DED574E"/>
    <w:multiLevelType w:val="hybridMultilevel"/>
    <w:tmpl w:val="0A886A12"/>
    <w:lvl w:ilvl="0" w:tplc="CCA2E56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D0B0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7889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0C1A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1ADF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146D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AC25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0EF2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3427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20BA2F4D"/>
    <w:multiLevelType w:val="hybridMultilevel"/>
    <w:tmpl w:val="D6E6D582"/>
    <w:lvl w:ilvl="0" w:tplc="8F3C9D3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BCE1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F066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9069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D430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E8AC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720C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6CAD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6815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22B7FB7"/>
    <w:multiLevelType w:val="hybridMultilevel"/>
    <w:tmpl w:val="E6B42F12"/>
    <w:lvl w:ilvl="0" w:tplc="56102B2A">
      <w:start w:val="8"/>
      <w:numFmt w:val="ideographDigital"/>
      <w:lvlText w:val="%1、"/>
      <w:lvlJc w:val="left"/>
      <w:pPr>
        <w:ind w:left="9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909652">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3E3222">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4C9A54">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A2C9EA">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B2FFDA">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D69FFE">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7CE4E0">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0E26E2">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34000A3"/>
    <w:multiLevelType w:val="hybridMultilevel"/>
    <w:tmpl w:val="341459F8"/>
    <w:lvl w:ilvl="0" w:tplc="0BF4DEBC">
      <w:start w:val="3"/>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5067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E027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B2F3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303C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D84E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0050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302E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16DD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52C41AE"/>
    <w:multiLevelType w:val="hybridMultilevel"/>
    <w:tmpl w:val="D0444BFE"/>
    <w:lvl w:ilvl="0" w:tplc="A162A448">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86B25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B4A51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CA348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FE93E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E4058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ACE1B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1E4B9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A6D2A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5FF6D53"/>
    <w:multiLevelType w:val="hybridMultilevel"/>
    <w:tmpl w:val="C638F546"/>
    <w:lvl w:ilvl="0" w:tplc="39BC643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7C52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AE64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FE74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84D0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1C2E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BA33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8E73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3E42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6082E3E"/>
    <w:multiLevelType w:val="hybridMultilevel"/>
    <w:tmpl w:val="8D52EBEC"/>
    <w:lvl w:ilvl="0" w:tplc="51B26EA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A28F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4631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AA99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CAF3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BE5B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7EF4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062C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2A20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60C5730"/>
    <w:multiLevelType w:val="hybridMultilevel"/>
    <w:tmpl w:val="3294C2DA"/>
    <w:lvl w:ilvl="0" w:tplc="C172D13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6EDB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943D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6406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103C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0440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6C50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E0C9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4E70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6164143"/>
    <w:multiLevelType w:val="hybridMultilevel"/>
    <w:tmpl w:val="DC484AB4"/>
    <w:lvl w:ilvl="0" w:tplc="353801F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58E5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8CDE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0E03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3643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12B8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5624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488D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988C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62F0532"/>
    <w:multiLevelType w:val="hybridMultilevel"/>
    <w:tmpl w:val="F466A332"/>
    <w:lvl w:ilvl="0" w:tplc="5B3ED34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1411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4884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4011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0A88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C0DC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BE98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02A9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2CB4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70116CB"/>
    <w:multiLevelType w:val="hybridMultilevel"/>
    <w:tmpl w:val="3F68E4E4"/>
    <w:lvl w:ilvl="0" w:tplc="A76458BC">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62A7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E2BD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C29F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EA74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8829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8A4F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7A18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C0EB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8311A7F"/>
    <w:multiLevelType w:val="hybridMultilevel"/>
    <w:tmpl w:val="8278D2B8"/>
    <w:lvl w:ilvl="0" w:tplc="8D76638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0A16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F0B5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90F4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7022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A6F6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502A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923E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509A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90A1EBE"/>
    <w:multiLevelType w:val="hybridMultilevel"/>
    <w:tmpl w:val="22FA1404"/>
    <w:lvl w:ilvl="0" w:tplc="2CAAFAD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2264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E852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3E1E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4229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667A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B673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E02D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340F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981787D"/>
    <w:multiLevelType w:val="hybridMultilevel"/>
    <w:tmpl w:val="3E4C5230"/>
    <w:lvl w:ilvl="0" w:tplc="651696A0">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3AB6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5607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9E3F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42E5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6E54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5C76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EEDF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CEAD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99154C3"/>
    <w:multiLevelType w:val="hybridMultilevel"/>
    <w:tmpl w:val="FB42A1C4"/>
    <w:lvl w:ilvl="0" w:tplc="7DDAB92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4631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2EC8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7492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B448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0211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7EF2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5C5A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D88A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A30331A"/>
    <w:multiLevelType w:val="hybridMultilevel"/>
    <w:tmpl w:val="34867C9A"/>
    <w:lvl w:ilvl="0" w:tplc="93DAAE90">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1615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28CE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3E2E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E872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D242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769C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7E1F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1457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A523AFA"/>
    <w:multiLevelType w:val="hybridMultilevel"/>
    <w:tmpl w:val="8646B404"/>
    <w:lvl w:ilvl="0" w:tplc="9E3E48C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D293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946F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5ADB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1E39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8CDB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009D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6EE5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9858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A675967"/>
    <w:multiLevelType w:val="hybridMultilevel"/>
    <w:tmpl w:val="304639FE"/>
    <w:lvl w:ilvl="0" w:tplc="327E85E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86F4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9642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920E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6A0B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18C7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6293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BEF4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42DA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B16244E"/>
    <w:multiLevelType w:val="hybridMultilevel"/>
    <w:tmpl w:val="0D5E09CA"/>
    <w:lvl w:ilvl="0" w:tplc="C9E84068">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4E70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F024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3ED4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0EE6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C0D8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0CF1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7EB5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646B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B8C656A"/>
    <w:multiLevelType w:val="hybridMultilevel"/>
    <w:tmpl w:val="CEB23558"/>
    <w:lvl w:ilvl="0" w:tplc="007AC1F2">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9AC7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D883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1470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686A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F0BF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E2D0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B63E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669B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BAF1503"/>
    <w:multiLevelType w:val="hybridMultilevel"/>
    <w:tmpl w:val="8870A6A6"/>
    <w:lvl w:ilvl="0" w:tplc="DDA6DA1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B66B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A075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84C7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8459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E6C7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18E2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EA61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12AF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CB3189F"/>
    <w:multiLevelType w:val="hybridMultilevel"/>
    <w:tmpl w:val="97DECF38"/>
    <w:lvl w:ilvl="0" w:tplc="5374E19C">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E6A0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D012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DA89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08A5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38FB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EAC5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A60E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1EDC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CBE1EEB"/>
    <w:multiLevelType w:val="hybridMultilevel"/>
    <w:tmpl w:val="8BDCF7A6"/>
    <w:lvl w:ilvl="0" w:tplc="5CD02F0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3E0D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6E70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385E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32E3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5432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F4DC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34B8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00E4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CD17986"/>
    <w:multiLevelType w:val="hybridMultilevel"/>
    <w:tmpl w:val="93D26B9C"/>
    <w:lvl w:ilvl="0" w:tplc="B142C26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1481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F263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423A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E8ED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DC0B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944E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460E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E8B9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D1C3B71"/>
    <w:multiLevelType w:val="hybridMultilevel"/>
    <w:tmpl w:val="3448028C"/>
    <w:lvl w:ilvl="0" w:tplc="0E7C1B0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CA4A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CA3C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9A35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5C5B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1CAC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A8C1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8034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88E9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E63543B"/>
    <w:multiLevelType w:val="hybridMultilevel"/>
    <w:tmpl w:val="5CE67F3C"/>
    <w:lvl w:ilvl="0" w:tplc="8FE26C12">
      <w:start w:val="3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EE24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4AB7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0248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ACC0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0214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F427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06B1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FA57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0183B73"/>
    <w:multiLevelType w:val="hybridMultilevel"/>
    <w:tmpl w:val="CCC2BDEC"/>
    <w:lvl w:ilvl="0" w:tplc="B0984F3C">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909E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28E0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3EF3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34F6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5ECB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A0D7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5AB2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A489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17D5709"/>
    <w:multiLevelType w:val="hybridMultilevel"/>
    <w:tmpl w:val="5434A8CC"/>
    <w:lvl w:ilvl="0" w:tplc="13FC2B92">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C07C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E219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884E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D622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5CAA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46B8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D01D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841A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3BE4391"/>
    <w:multiLevelType w:val="hybridMultilevel"/>
    <w:tmpl w:val="821AAE38"/>
    <w:lvl w:ilvl="0" w:tplc="44A023B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30AD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CEC4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5C9B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7CFC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C06A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8E23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2459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00F1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3E46A8A"/>
    <w:multiLevelType w:val="hybridMultilevel"/>
    <w:tmpl w:val="0646F3C8"/>
    <w:lvl w:ilvl="0" w:tplc="FF7AB824">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584B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B6A5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0880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2A4E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964D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8A10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8403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4249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42E7A75"/>
    <w:multiLevelType w:val="hybridMultilevel"/>
    <w:tmpl w:val="40DC9FF6"/>
    <w:lvl w:ilvl="0" w:tplc="507ACC4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7494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F69F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E88D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14B4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3206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2AB1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F824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BEEA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4E020C4"/>
    <w:multiLevelType w:val="hybridMultilevel"/>
    <w:tmpl w:val="56A0951C"/>
    <w:lvl w:ilvl="0" w:tplc="F7DC3D22">
      <w:start w:val="12"/>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4A9D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6A3A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E0B8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4C4B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5267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40CC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AAEB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1A11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5D7251F"/>
    <w:multiLevelType w:val="hybridMultilevel"/>
    <w:tmpl w:val="7C902590"/>
    <w:lvl w:ilvl="0" w:tplc="4724B5FE">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68A1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06F3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9E9C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461B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94B1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7A21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F883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FE0E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6272DE8"/>
    <w:multiLevelType w:val="hybridMultilevel"/>
    <w:tmpl w:val="B3C05A9E"/>
    <w:lvl w:ilvl="0" w:tplc="D9E6085A">
      <w:start w:val="6"/>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FE42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C256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966C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46B7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52C9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7648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74AC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BC97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7D40ABD"/>
    <w:multiLevelType w:val="hybridMultilevel"/>
    <w:tmpl w:val="30323C54"/>
    <w:lvl w:ilvl="0" w:tplc="C7604D1A">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FE3D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2E6B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148D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366C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BCCD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18AF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7E12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9C03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9860F55"/>
    <w:multiLevelType w:val="hybridMultilevel"/>
    <w:tmpl w:val="BDE0C75E"/>
    <w:lvl w:ilvl="0" w:tplc="FF96CFEE">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A892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FCE0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B210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80EA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1489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565B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5211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0E7B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A5871EA"/>
    <w:multiLevelType w:val="hybridMultilevel"/>
    <w:tmpl w:val="E6C23E84"/>
    <w:lvl w:ilvl="0" w:tplc="AD729AA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C24B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565C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34DA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125F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ACD1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A45D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8A16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8AC7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A9829ED"/>
    <w:multiLevelType w:val="hybridMultilevel"/>
    <w:tmpl w:val="5C3E228A"/>
    <w:lvl w:ilvl="0" w:tplc="612AF69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D627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A0C4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DA17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C20E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6086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2C40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D419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16DA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C4C737E"/>
    <w:multiLevelType w:val="hybridMultilevel"/>
    <w:tmpl w:val="F0B865E4"/>
    <w:lvl w:ilvl="0" w:tplc="552E29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FCBB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843E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9255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C81F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8650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FCB4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E6AC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C600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E0C0EF7"/>
    <w:multiLevelType w:val="hybridMultilevel"/>
    <w:tmpl w:val="A58EA56C"/>
    <w:lvl w:ilvl="0" w:tplc="96A84824">
      <w:start w:val="1"/>
      <w:numFmt w:val="decimal"/>
      <w:lvlText w:val="%1、"/>
      <w:lvlJc w:val="left"/>
      <w:pPr>
        <w:ind w:left="5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4886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0AF1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5EEA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1290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76D3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E47F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805D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BE54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E6D1E71"/>
    <w:multiLevelType w:val="hybridMultilevel"/>
    <w:tmpl w:val="FDB25A76"/>
    <w:lvl w:ilvl="0" w:tplc="BEE6EFE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F2BE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38E7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0E44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56B7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701D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5AEB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9E95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4ACD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E883052"/>
    <w:multiLevelType w:val="hybridMultilevel"/>
    <w:tmpl w:val="E1AE4E94"/>
    <w:lvl w:ilvl="0" w:tplc="1438FB2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1201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A05E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36AB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DA85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C43F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CAFF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F8EA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0C97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E9A6700"/>
    <w:multiLevelType w:val="hybridMultilevel"/>
    <w:tmpl w:val="722C9FB2"/>
    <w:lvl w:ilvl="0" w:tplc="07D4AD02">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620E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F077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5CFD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6E90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02BF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D0F5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4C36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3062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FC10CFE"/>
    <w:multiLevelType w:val="hybridMultilevel"/>
    <w:tmpl w:val="22F8D1B4"/>
    <w:lvl w:ilvl="0" w:tplc="6AC0DA7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1878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FA82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A678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328E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4425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76FD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D2B5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F0B7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16F70AE"/>
    <w:multiLevelType w:val="hybridMultilevel"/>
    <w:tmpl w:val="343A16E0"/>
    <w:lvl w:ilvl="0" w:tplc="DF30C1F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3280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26B5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F69D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6234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AECB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D281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BE81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6A97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1730A35"/>
    <w:multiLevelType w:val="hybridMultilevel"/>
    <w:tmpl w:val="7D26963A"/>
    <w:lvl w:ilvl="0" w:tplc="BE007DE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DE61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8A6E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F4B4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004E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56EA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6255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5AD6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A4C6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2B8597D"/>
    <w:multiLevelType w:val="hybridMultilevel"/>
    <w:tmpl w:val="9572DD44"/>
    <w:lvl w:ilvl="0" w:tplc="0132352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8824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1CD2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605F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C0A0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387E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08EB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B638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7C3A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3C9485D"/>
    <w:multiLevelType w:val="hybridMultilevel"/>
    <w:tmpl w:val="A74CB1DC"/>
    <w:lvl w:ilvl="0" w:tplc="D4EAA7F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AAA6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66D8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B878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FEDE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3E83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1EF2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5A65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B0C6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4037517"/>
    <w:multiLevelType w:val="hybridMultilevel"/>
    <w:tmpl w:val="67768B8C"/>
    <w:lvl w:ilvl="0" w:tplc="FDA8DFC8">
      <w:start w:val="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9ED2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8A12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8C82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EA6E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3865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5EBB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A25A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BE46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46058EE"/>
    <w:multiLevelType w:val="hybridMultilevel"/>
    <w:tmpl w:val="B1A80BDA"/>
    <w:lvl w:ilvl="0" w:tplc="1342469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8EC0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841E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0CDC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70D0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74B9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0891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682F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B0D9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46D4974"/>
    <w:multiLevelType w:val="hybridMultilevel"/>
    <w:tmpl w:val="3D78811C"/>
    <w:lvl w:ilvl="0" w:tplc="93F8309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EA02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BE34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CAF1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7240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00D9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4EF9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6A91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C4FE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7B07688"/>
    <w:multiLevelType w:val="hybridMultilevel"/>
    <w:tmpl w:val="1F161428"/>
    <w:lvl w:ilvl="0" w:tplc="C032E1F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C652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8681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AC69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56AC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D43B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3EB0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6666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EA58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8285B5D"/>
    <w:multiLevelType w:val="hybridMultilevel"/>
    <w:tmpl w:val="9E0CDD80"/>
    <w:lvl w:ilvl="0" w:tplc="39D05F60">
      <w:start w:val="9"/>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E6B0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20F2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B40A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1EED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CED0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383B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D41A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50BA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8616C55"/>
    <w:multiLevelType w:val="hybridMultilevel"/>
    <w:tmpl w:val="70249998"/>
    <w:lvl w:ilvl="0" w:tplc="00D4130C">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7EC6FC">
      <w:start w:val="1"/>
      <w:numFmt w:val="lowerLetter"/>
      <w:lvlText w:val="%2"/>
      <w:lvlJc w:val="left"/>
      <w:pPr>
        <w:ind w:left="15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6EC54E">
      <w:start w:val="1"/>
      <w:numFmt w:val="lowerRoman"/>
      <w:lvlText w:val="%3"/>
      <w:lvlJc w:val="left"/>
      <w:pPr>
        <w:ind w:left="23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0A0A3C">
      <w:start w:val="1"/>
      <w:numFmt w:val="decimal"/>
      <w:lvlText w:val="%4"/>
      <w:lvlJc w:val="left"/>
      <w:pPr>
        <w:ind w:left="3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AA1B8C">
      <w:start w:val="1"/>
      <w:numFmt w:val="lowerLetter"/>
      <w:lvlText w:val="%5"/>
      <w:lvlJc w:val="left"/>
      <w:pPr>
        <w:ind w:left="37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F83440">
      <w:start w:val="1"/>
      <w:numFmt w:val="lowerRoman"/>
      <w:lvlText w:val="%6"/>
      <w:lvlJc w:val="left"/>
      <w:pPr>
        <w:ind w:left="44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A27B36">
      <w:start w:val="1"/>
      <w:numFmt w:val="decimal"/>
      <w:lvlText w:val="%7"/>
      <w:lvlJc w:val="left"/>
      <w:pPr>
        <w:ind w:left="51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DE2F5E">
      <w:start w:val="1"/>
      <w:numFmt w:val="lowerLetter"/>
      <w:lvlText w:val="%8"/>
      <w:lvlJc w:val="left"/>
      <w:pPr>
        <w:ind w:left="59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5A5630">
      <w:start w:val="1"/>
      <w:numFmt w:val="lowerRoman"/>
      <w:lvlText w:val="%9"/>
      <w:lvlJc w:val="left"/>
      <w:pPr>
        <w:ind w:left="6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8762C65"/>
    <w:multiLevelType w:val="hybridMultilevel"/>
    <w:tmpl w:val="B2249F94"/>
    <w:lvl w:ilvl="0" w:tplc="8E303112">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0EED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5415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CADE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B447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14B9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DA06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FAB4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C893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8B80B67"/>
    <w:multiLevelType w:val="hybridMultilevel"/>
    <w:tmpl w:val="30C2E924"/>
    <w:lvl w:ilvl="0" w:tplc="D1A4377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8C01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A085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9C7F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C2C0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3257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24C2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9A87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9A18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8C606E5"/>
    <w:multiLevelType w:val="hybridMultilevel"/>
    <w:tmpl w:val="49A4893C"/>
    <w:lvl w:ilvl="0" w:tplc="663C93DA">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12F72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EEC16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0AA24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1CCA0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ECDF6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68DE2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0ADFD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16E81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A530AA5"/>
    <w:multiLevelType w:val="hybridMultilevel"/>
    <w:tmpl w:val="FF9E1E58"/>
    <w:lvl w:ilvl="0" w:tplc="68E220D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1698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5CD7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CACC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E026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105F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A4B4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6CFE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0E89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AA02613"/>
    <w:multiLevelType w:val="hybridMultilevel"/>
    <w:tmpl w:val="B46C3A3C"/>
    <w:lvl w:ilvl="0" w:tplc="6D9218A2">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AAC6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2CFF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309E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D0F2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EC57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8EC8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16A6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7EB6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D3C2B40"/>
    <w:multiLevelType w:val="hybridMultilevel"/>
    <w:tmpl w:val="D842D5D4"/>
    <w:lvl w:ilvl="0" w:tplc="DEC0FF44">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ECEF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48B6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426D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C297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2042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D6CC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AAA0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9298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D3E0629"/>
    <w:multiLevelType w:val="hybridMultilevel"/>
    <w:tmpl w:val="F30CCE32"/>
    <w:lvl w:ilvl="0" w:tplc="1292C866">
      <w:start w:val="8"/>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B6D3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264A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78A3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D0EB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98B4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F6BF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3025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2451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DE47B6A"/>
    <w:multiLevelType w:val="hybridMultilevel"/>
    <w:tmpl w:val="D35E3F12"/>
    <w:lvl w:ilvl="0" w:tplc="F482C16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8C13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9E78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76A6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DE96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DE40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5C7D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3EBB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AC97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04F3475"/>
    <w:multiLevelType w:val="hybridMultilevel"/>
    <w:tmpl w:val="3AAEB0A6"/>
    <w:lvl w:ilvl="0" w:tplc="7EA2A1CE">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D041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E69F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3667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7E7F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9288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C21E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9ABA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9AA7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0D427E3"/>
    <w:multiLevelType w:val="hybridMultilevel"/>
    <w:tmpl w:val="C33C4C22"/>
    <w:lvl w:ilvl="0" w:tplc="35F2D62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F0AE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0A51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A4BF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8AAE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34E0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E01D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0845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D0D1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1112FF1"/>
    <w:multiLevelType w:val="hybridMultilevel"/>
    <w:tmpl w:val="EE442708"/>
    <w:lvl w:ilvl="0" w:tplc="AD08AB00">
      <w:start w:val="4"/>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92FBEA">
      <w:start w:val="1"/>
      <w:numFmt w:val="lowerLetter"/>
      <w:lvlText w:val="%2"/>
      <w:lvlJc w:val="left"/>
      <w:pPr>
        <w:ind w:left="16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E8F812">
      <w:start w:val="1"/>
      <w:numFmt w:val="lowerRoman"/>
      <w:lvlText w:val="%3"/>
      <w:lvlJc w:val="left"/>
      <w:pPr>
        <w:ind w:left="23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660392">
      <w:start w:val="1"/>
      <w:numFmt w:val="decimal"/>
      <w:lvlText w:val="%4"/>
      <w:lvlJc w:val="left"/>
      <w:pPr>
        <w:ind w:left="30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585222">
      <w:start w:val="1"/>
      <w:numFmt w:val="lowerLetter"/>
      <w:lvlText w:val="%5"/>
      <w:lvlJc w:val="left"/>
      <w:pPr>
        <w:ind w:left="37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2452FA">
      <w:start w:val="1"/>
      <w:numFmt w:val="lowerRoman"/>
      <w:lvlText w:val="%6"/>
      <w:lvlJc w:val="left"/>
      <w:pPr>
        <w:ind w:left="44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1280C2">
      <w:start w:val="1"/>
      <w:numFmt w:val="decimal"/>
      <w:lvlText w:val="%7"/>
      <w:lvlJc w:val="left"/>
      <w:pPr>
        <w:ind w:left="52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F84C3C">
      <w:start w:val="1"/>
      <w:numFmt w:val="lowerLetter"/>
      <w:lvlText w:val="%8"/>
      <w:lvlJc w:val="left"/>
      <w:pPr>
        <w:ind w:left="59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B61302">
      <w:start w:val="1"/>
      <w:numFmt w:val="lowerRoman"/>
      <w:lvlText w:val="%9"/>
      <w:lvlJc w:val="left"/>
      <w:pPr>
        <w:ind w:left="66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144521A"/>
    <w:multiLevelType w:val="hybridMultilevel"/>
    <w:tmpl w:val="F294DF8A"/>
    <w:lvl w:ilvl="0" w:tplc="3E885FF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4467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4CB4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E464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0843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7E9E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3637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0675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D694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2484D23"/>
    <w:multiLevelType w:val="hybridMultilevel"/>
    <w:tmpl w:val="021C6B78"/>
    <w:lvl w:ilvl="0" w:tplc="3AA4075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FEDF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40EA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267B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DC46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68F5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8683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BA32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9E63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3E37E08"/>
    <w:multiLevelType w:val="hybridMultilevel"/>
    <w:tmpl w:val="B6B27816"/>
    <w:lvl w:ilvl="0" w:tplc="7B0CEF3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DC75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FE57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FA3E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6C50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5E6F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C04C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9033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A4BE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5014B03"/>
    <w:multiLevelType w:val="hybridMultilevel"/>
    <w:tmpl w:val="CEF64BEC"/>
    <w:lvl w:ilvl="0" w:tplc="33A0CF9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FADD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D6DA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F42C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2038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546C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78EF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3815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0672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5682CBE"/>
    <w:multiLevelType w:val="hybridMultilevel"/>
    <w:tmpl w:val="7C6A6A14"/>
    <w:lvl w:ilvl="0" w:tplc="D79C3EB6">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BCB8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F08C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4A6D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10A4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62B9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440C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0A60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DA0B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5FC5FA2"/>
    <w:multiLevelType w:val="hybridMultilevel"/>
    <w:tmpl w:val="211229B2"/>
    <w:lvl w:ilvl="0" w:tplc="11BCC37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0C93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064F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7288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1E86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AAC9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6240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026A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2C61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62F1924"/>
    <w:multiLevelType w:val="hybridMultilevel"/>
    <w:tmpl w:val="4B2646B4"/>
    <w:lvl w:ilvl="0" w:tplc="DD56A58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EC03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F455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BAA3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FE64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1C9A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B8FB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4445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7C6F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6DC0ED7"/>
    <w:multiLevelType w:val="hybridMultilevel"/>
    <w:tmpl w:val="EBDE37A8"/>
    <w:lvl w:ilvl="0" w:tplc="A2C4B0E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A2A5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F89F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2855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5A70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FEB1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6658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6C22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9875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8725CB1"/>
    <w:multiLevelType w:val="hybridMultilevel"/>
    <w:tmpl w:val="6A1AFEEA"/>
    <w:lvl w:ilvl="0" w:tplc="13E8F4A0">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B834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FAB5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A228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A6FD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9E46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940D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2066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3418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A466737"/>
    <w:multiLevelType w:val="hybridMultilevel"/>
    <w:tmpl w:val="D614618C"/>
    <w:lvl w:ilvl="0" w:tplc="B860BBF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7611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0634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C2E2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4245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76C8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7A04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34A1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0E45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B435BBB"/>
    <w:multiLevelType w:val="hybridMultilevel"/>
    <w:tmpl w:val="AA14665C"/>
    <w:lvl w:ilvl="0" w:tplc="565C649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AEB4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C4CF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E878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2C62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30C4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9611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DAB3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F247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BB5088A"/>
    <w:multiLevelType w:val="hybridMultilevel"/>
    <w:tmpl w:val="7A0EE204"/>
    <w:lvl w:ilvl="0" w:tplc="748815D4">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A041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5209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8630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A641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9228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8C5C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C43F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7853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C27110C"/>
    <w:multiLevelType w:val="hybridMultilevel"/>
    <w:tmpl w:val="4856798A"/>
    <w:lvl w:ilvl="0" w:tplc="473639A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A80D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EC4B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C2DF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7ADA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2E91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7AC9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8C78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142C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E6F1BED"/>
    <w:multiLevelType w:val="hybridMultilevel"/>
    <w:tmpl w:val="0E788AD0"/>
    <w:lvl w:ilvl="0" w:tplc="F79486C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C62D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F434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6EE8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8092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7C47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4E68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BE42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8C7A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ECF736B"/>
    <w:multiLevelType w:val="hybridMultilevel"/>
    <w:tmpl w:val="61DA6D44"/>
    <w:lvl w:ilvl="0" w:tplc="57F85C8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E044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46A0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8280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9CC9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2279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D0BC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443E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C058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F4C2DD2"/>
    <w:multiLevelType w:val="hybridMultilevel"/>
    <w:tmpl w:val="0C3C95BA"/>
    <w:lvl w:ilvl="0" w:tplc="979A9F0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C297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92BC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3A17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EC6B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149C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403B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2218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245D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0630BA8"/>
    <w:multiLevelType w:val="hybridMultilevel"/>
    <w:tmpl w:val="9DE83C4E"/>
    <w:lvl w:ilvl="0" w:tplc="E8442F4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92EC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04D4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604E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380D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58AA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2CD5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AAB8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E20C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070644C"/>
    <w:multiLevelType w:val="hybridMultilevel"/>
    <w:tmpl w:val="FCCCBBB2"/>
    <w:lvl w:ilvl="0" w:tplc="36ACBBE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16B9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F23C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362B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5C38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02D9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6468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2037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2AE7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0F43BBC"/>
    <w:multiLevelType w:val="hybridMultilevel"/>
    <w:tmpl w:val="CD3ACD7A"/>
    <w:lvl w:ilvl="0" w:tplc="615A1C40">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06FD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A604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182C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DCD1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9C1B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F60B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9CC4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C23E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1B77FDD"/>
    <w:multiLevelType w:val="hybridMultilevel"/>
    <w:tmpl w:val="1592F212"/>
    <w:lvl w:ilvl="0" w:tplc="1F54402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0E18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66B2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3ACF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7A35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6E44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740F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A499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4E7A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2621644"/>
    <w:multiLevelType w:val="hybridMultilevel"/>
    <w:tmpl w:val="C21C515A"/>
    <w:lvl w:ilvl="0" w:tplc="66E86D04">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3204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B8EC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1AAF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D41A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DE9B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2C01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CC69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74FF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3B13947"/>
    <w:multiLevelType w:val="hybridMultilevel"/>
    <w:tmpl w:val="377AC850"/>
    <w:lvl w:ilvl="0" w:tplc="27BA4D5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9487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125E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B26B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5CB6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966C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40B6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140C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46C7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47E7373"/>
    <w:multiLevelType w:val="hybridMultilevel"/>
    <w:tmpl w:val="9D847F08"/>
    <w:lvl w:ilvl="0" w:tplc="B9CA217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4EF4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E8A9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C0C8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22C6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901E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4C70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74BC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981C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62C6AE0"/>
    <w:multiLevelType w:val="hybridMultilevel"/>
    <w:tmpl w:val="A004699C"/>
    <w:lvl w:ilvl="0" w:tplc="1A92AFE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9EEC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0867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4C18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58CC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3070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700C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7EEB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3C93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6884193"/>
    <w:multiLevelType w:val="hybridMultilevel"/>
    <w:tmpl w:val="E20A2CDA"/>
    <w:lvl w:ilvl="0" w:tplc="32B83A2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E247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C622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8436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BAFF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FA5F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86FD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0C7F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24EC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70A4707"/>
    <w:multiLevelType w:val="hybridMultilevel"/>
    <w:tmpl w:val="55E4A20A"/>
    <w:lvl w:ilvl="0" w:tplc="DBDC0FF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2AE2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6AFA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9ECF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8876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7AF0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429C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7674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14E6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730581A"/>
    <w:multiLevelType w:val="hybridMultilevel"/>
    <w:tmpl w:val="31FC053E"/>
    <w:lvl w:ilvl="0" w:tplc="66B24D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90A0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F62F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4C4C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8245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C082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603E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9E8F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868C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7A852F5"/>
    <w:multiLevelType w:val="hybridMultilevel"/>
    <w:tmpl w:val="742C2CC4"/>
    <w:lvl w:ilvl="0" w:tplc="BEA08448">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1660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1800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165C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E619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D8F3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2A31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166C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30F8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97A45D4"/>
    <w:multiLevelType w:val="hybridMultilevel"/>
    <w:tmpl w:val="19287CB4"/>
    <w:lvl w:ilvl="0" w:tplc="7740337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4EFE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C43B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20D7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A299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665D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B0A8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CC83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CAF8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A0E788C"/>
    <w:multiLevelType w:val="hybridMultilevel"/>
    <w:tmpl w:val="D834DC36"/>
    <w:lvl w:ilvl="0" w:tplc="8B026CC4">
      <w:start w:val="8"/>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D69E8A">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6ABB4C">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6C2E1C">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98820C">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36F834">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B0FEDC">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505AFE">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B6636C">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A283B66"/>
    <w:multiLevelType w:val="hybridMultilevel"/>
    <w:tmpl w:val="E5E2BDEC"/>
    <w:lvl w:ilvl="0" w:tplc="7916A18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060F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9C9B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EA26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B6A0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8E2E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92D0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3214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CA3F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C030EEA"/>
    <w:multiLevelType w:val="hybridMultilevel"/>
    <w:tmpl w:val="983A8B86"/>
    <w:lvl w:ilvl="0" w:tplc="3A0C5838">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16E0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7019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687E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342A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5402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026D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C656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B87F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D715D00"/>
    <w:multiLevelType w:val="hybridMultilevel"/>
    <w:tmpl w:val="3ACAD6D0"/>
    <w:lvl w:ilvl="0" w:tplc="6106ABC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D0E0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9442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CCAE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C612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B26E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8203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1803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1AF6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E3F3C15"/>
    <w:multiLevelType w:val="hybridMultilevel"/>
    <w:tmpl w:val="7192927E"/>
    <w:lvl w:ilvl="0" w:tplc="5510D552">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8049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947A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44C2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4CE5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369F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9046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B0A5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C053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FEB62F1"/>
    <w:multiLevelType w:val="hybridMultilevel"/>
    <w:tmpl w:val="FCBAFD42"/>
    <w:lvl w:ilvl="0" w:tplc="9ABED95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44D7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9056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1294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C484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8E27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A206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122E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B0DF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08F5FFA"/>
    <w:multiLevelType w:val="hybridMultilevel"/>
    <w:tmpl w:val="AEF09DA8"/>
    <w:lvl w:ilvl="0" w:tplc="A9F0DA2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F6C9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7EDA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523E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24A8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68D5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96CB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5E70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7243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1604C07"/>
    <w:multiLevelType w:val="hybridMultilevel"/>
    <w:tmpl w:val="EB58156C"/>
    <w:lvl w:ilvl="0" w:tplc="302C5F7E">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3ABF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4C94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7CC6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BEA1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500D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68DC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B27E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266E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1B21B43"/>
    <w:multiLevelType w:val="hybridMultilevel"/>
    <w:tmpl w:val="10D07896"/>
    <w:lvl w:ilvl="0" w:tplc="96A48C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1261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667E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BA98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D237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2623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D452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8CD0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3E39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3560367"/>
    <w:multiLevelType w:val="hybridMultilevel"/>
    <w:tmpl w:val="8E7494F2"/>
    <w:lvl w:ilvl="0" w:tplc="910017C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8239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644C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881F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80DC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8A7B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5A80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7C23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60C3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48F5344"/>
    <w:multiLevelType w:val="hybridMultilevel"/>
    <w:tmpl w:val="2D7EA240"/>
    <w:lvl w:ilvl="0" w:tplc="01F802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9ABF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CC5E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CA48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4ED2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C459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FC9F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5A8D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02B9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5B03445"/>
    <w:multiLevelType w:val="hybridMultilevel"/>
    <w:tmpl w:val="04B6F878"/>
    <w:lvl w:ilvl="0" w:tplc="98BAB21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62B5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561D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9CED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C258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4C20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C4C3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8403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26EB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79A1A78"/>
    <w:multiLevelType w:val="hybridMultilevel"/>
    <w:tmpl w:val="3A1CAF7C"/>
    <w:lvl w:ilvl="0" w:tplc="B1C8F6AC">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0ACB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0CBF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1447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9E18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ECF6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9AB8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0A3C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8421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8622895"/>
    <w:multiLevelType w:val="hybridMultilevel"/>
    <w:tmpl w:val="45AC478C"/>
    <w:lvl w:ilvl="0" w:tplc="28DC0800">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4265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48C4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4C9A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7EFB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AA9E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D0E2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5E1A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CAAC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9212FC8"/>
    <w:multiLevelType w:val="hybridMultilevel"/>
    <w:tmpl w:val="74625316"/>
    <w:lvl w:ilvl="0" w:tplc="04F4593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1084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56E8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F2E9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6892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F008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543A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7CDF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B641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9435592"/>
    <w:multiLevelType w:val="hybridMultilevel"/>
    <w:tmpl w:val="0ABC4EF6"/>
    <w:lvl w:ilvl="0" w:tplc="9F0029C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58DF1A">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4235AC">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E4FDC2">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528CD2">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EC4510">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0811C4">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FCFB32">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9A208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9894F3A"/>
    <w:multiLevelType w:val="hybridMultilevel"/>
    <w:tmpl w:val="70028BF0"/>
    <w:lvl w:ilvl="0" w:tplc="05A00332">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0619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9A97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10D0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F6DB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F2CF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6672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BE6D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BE44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9B8656E"/>
    <w:multiLevelType w:val="hybridMultilevel"/>
    <w:tmpl w:val="D86AEF18"/>
    <w:lvl w:ilvl="0" w:tplc="0E5AF78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64AC2C">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C04B84">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7ADBDC">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3896E4">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C024CE">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8083F4">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E0C54E">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DC3F10">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A0A2027"/>
    <w:multiLevelType w:val="hybridMultilevel"/>
    <w:tmpl w:val="5F20B490"/>
    <w:lvl w:ilvl="0" w:tplc="8B98E59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1CA8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5244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021E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16CF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C4CB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8866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4C07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F4F6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A0F677C"/>
    <w:multiLevelType w:val="hybridMultilevel"/>
    <w:tmpl w:val="A830C75C"/>
    <w:lvl w:ilvl="0" w:tplc="A1F238D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121E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BA4D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5EFA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6A80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2042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984A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1C69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54BF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A1019F8"/>
    <w:multiLevelType w:val="hybridMultilevel"/>
    <w:tmpl w:val="D398204E"/>
    <w:lvl w:ilvl="0" w:tplc="9A6C904C">
      <w:start w:val="26"/>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AAF3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34E0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6CBA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5A0F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AA6C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E0BB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6CC1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8609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A7702C8"/>
    <w:multiLevelType w:val="hybridMultilevel"/>
    <w:tmpl w:val="B7A6F874"/>
    <w:lvl w:ilvl="0" w:tplc="009EEE58">
      <w:start w:val="5"/>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7098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D68E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20E1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6E41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445B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A2F8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22CA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CE17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A817BE7"/>
    <w:multiLevelType w:val="hybridMultilevel"/>
    <w:tmpl w:val="4E94F284"/>
    <w:lvl w:ilvl="0" w:tplc="57A6F73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8E62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7EBE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52D2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7626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7050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C2D3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9081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3E04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B68096A"/>
    <w:multiLevelType w:val="hybridMultilevel"/>
    <w:tmpl w:val="BA944792"/>
    <w:lvl w:ilvl="0" w:tplc="1EAAB5D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DA77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B48A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3C78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30FE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2E7D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9CA7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32C3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84BC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B98403A"/>
    <w:multiLevelType w:val="hybridMultilevel"/>
    <w:tmpl w:val="8AB82C04"/>
    <w:lvl w:ilvl="0" w:tplc="FC9EFB0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761C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2842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EE9F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C4C0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EC73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3E8A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2AF3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AC75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CE36C6E"/>
    <w:multiLevelType w:val="hybridMultilevel"/>
    <w:tmpl w:val="22FEE094"/>
    <w:lvl w:ilvl="0" w:tplc="4246D6EE">
      <w:start w:val="4"/>
      <w:numFmt w:val="decimal"/>
      <w:lvlText w:val="%1、"/>
      <w:lvlJc w:val="left"/>
      <w:pPr>
        <w:ind w:left="2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320792">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12FD24">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0CCE8C">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E6C8DA">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5A7486">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FE1F7A">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D4AA00">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6AE09E">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D3F2787"/>
    <w:multiLevelType w:val="hybridMultilevel"/>
    <w:tmpl w:val="1D42C0E6"/>
    <w:lvl w:ilvl="0" w:tplc="E9CA990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5E7C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A44A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08E9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92CA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7E6F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A8C0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D4FF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12F5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E182670"/>
    <w:multiLevelType w:val="hybridMultilevel"/>
    <w:tmpl w:val="8D020298"/>
    <w:lvl w:ilvl="0" w:tplc="C1463FA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D69D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8C84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DC65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76ED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D24B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1842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D085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E285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7E45612C"/>
    <w:multiLevelType w:val="hybridMultilevel"/>
    <w:tmpl w:val="20EC5F78"/>
    <w:lvl w:ilvl="0" w:tplc="E61C3E9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6220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5A22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E02C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D074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4CB8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F2CA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DE75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EACF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2"/>
  </w:num>
  <w:num w:numId="2">
    <w:abstractNumId w:val="15"/>
  </w:num>
  <w:num w:numId="3">
    <w:abstractNumId w:val="104"/>
  </w:num>
  <w:num w:numId="4">
    <w:abstractNumId w:val="54"/>
  </w:num>
  <w:num w:numId="5">
    <w:abstractNumId w:val="136"/>
  </w:num>
  <w:num w:numId="6">
    <w:abstractNumId w:val="46"/>
  </w:num>
  <w:num w:numId="7">
    <w:abstractNumId w:val="75"/>
  </w:num>
  <w:num w:numId="8">
    <w:abstractNumId w:val="73"/>
  </w:num>
  <w:num w:numId="9">
    <w:abstractNumId w:val="6"/>
  </w:num>
  <w:num w:numId="10">
    <w:abstractNumId w:val="86"/>
  </w:num>
  <w:num w:numId="11">
    <w:abstractNumId w:val="7"/>
  </w:num>
  <w:num w:numId="12">
    <w:abstractNumId w:val="48"/>
  </w:num>
  <w:num w:numId="13">
    <w:abstractNumId w:val="117"/>
  </w:num>
  <w:num w:numId="14">
    <w:abstractNumId w:val="109"/>
  </w:num>
  <w:num w:numId="15">
    <w:abstractNumId w:val="88"/>
  </w:num>
  <w:num w:numId="16">
    <w:abstractNumId w:val="21"/>
  </w:num>
  <w:num w:numId="17">
    <w:abstractNumId w:val="38"/>
  </w:num>
  <w:num w:numId="18">
    <w:abstractNumId w:val="141"/>
  </w:num>
  <w:num w:numId="19">
    <w:abstractNumId w:val="133"/>
  </w:num>
  <w:num w:numId="20">
    <w:abstractNumId w:val="78"/>
  </w:num>
  <w:num w:numId="21">
    <w:abstractNumId w:val="40"/>
  </w:num>
  <w:num w:numId="22">
    <w:abstractNumId w:val="91"/>
  </w:num>
  <w:num w:numId="23">
    <w:abstractNumId w:val="134"/>
  </w:num>
  <w:num w:numId="24">
    <w:abstractNumId w:val="102"/>
  </w:num>
  <w:num w:numId="25">
    <w:abstractNumId w:val="126"/>
  </w:num>
  <w:num w:numId="26">
    <w:abstractNumId w:val="60"/>
  </w:num>
  <w:num w:numId="27">
    <w:abstractNumId w:val="50"/>
  </w:num>
  <w:num w:numId="28">
    <w:abstractNumId w:val="47"/>
  </w:num>
  <w:num w:numId="29">
    <w:abstractNumId w:val="67"/>
  </w:num>
  <w:num w:numId="30">
    <w:abstractNumId w:val="14"/>
  </w:num>
  <w:num w:numId="31">
    <w:abstractNumId w:val="125"/>
  </w:num>
  <w:num w:numId="32">
    <w:abstractNumId w:val="124"/>
  </w:num>
  <w:num w:numId="33">
    <w:abstractNumId w:val="53"/>
  </w:num>
  <w:num w:numId="34">
    <w:abstractNumId w:val="71"/>
  </w:num>
  <w:num w:numId="35">
    <w:abstractNumId w:val="5"/>
  </w:num>
  <w:num w:numId="36">
    <w:abstractNumId w:val="30"/>
  </w:num>
  <w:num w:numId="37">
    <w:abstractNumId w:val="123"/>
  </w:num>
  <w:num w:numId="38">
    <w:abstractNumId w:val="70"/>
  </w:num>
  <w:num w:numId="39">
    <w:abstractNumId w:val="62"/>
  </w:num>
  <w:num w:numId="40">
    <w:abstractNumId w:val="34"/>
  </w:num>
  <w:num w:numId="41">
    <w:abstractNumId w:val="129"/>
  </w:num>
  <w:num w:numId="42">
    <w:abstractNumId w:val="0"/>
  </w:num>
  <w:num w:numId="43">
    <w:abstractNumId w:val="59"/>
  </w:num>
  <w:num w:numId="44">
    <w:abstractNumId w:val="96"/>
  </w:num>
  <w:num w:numId="45">
    <w:abstractNumId w:val="140"/>
  </w:num>
  <w:num w:numId="46">
    <w:abstractNumId w:val="127"/>
  </w:num>
  <w:num w:numId="47">
    <w:abstractNumId w:val="97"/>
  </w:num>
  <w:num w:numId="48">
    <w:abstractNumId w:val="27"/>
  </w:num>
  <w:num w:numId="49">
    <w:abstractNumId w:val="132"/>
  </w:num>
  <w:num w:numId="50">
    <w:abstractNumId w:val="61"/>
  </w:num>
  <w:num w:numId="51">
    <w:abstractNumId w:val="94"/>
  </w:num>
  <w:num w:numId="52">
    <w:abstractNumId w:val="90"/>
  </w:num>
  <w:num w:numId="53">
    <w:abstractNumId w:val="135"/>
  </w:num>
  <w:num w:numId="54">
    <w:abstractNumId w:val="128"/>
  </w:num>
  <w:num w:numId="55">
    <w:abstractNumId w:val="147"/>
  </w:num>
  <w:num w:numId="56">
    <w:abstractNumId w:val="110"/>
  </w:num>
  <w:num w:numId="57">
    <w:abstractNumId w:val="120"/>
  </w:num>
  <w:num w:numId="58">
    <w:abstractNumId w:val="116"/>
  </w:num>
  <w:num w:numId="59">
    <w:abstractNumId w:val="58"/>
  </w:num>
  <w:num w:numId="60">
    <w:abstractNumId w:val="36"/>
  </w:num>
  <w:num w:numId="61">
    <w:abstractNumId w:val="69"/>
  </w:num>
  <w:num w:numId="62">
    <w:abstractNumId w:val="119"/>
  </w:num>
  <w:num w:numId="63">
    <w:abstractNumId w:val="77"/>
  </w:num>
  <w:num w:numId="64">
    <w:abstractNumId w:val="142"/>
  </w:num>
  <w:num w:numId="65">
    <w:abstractNumId w:val="16"/>
  </w:num>
  <w:num w:numId="66">
    <w:abstractNumId w:val="107"/>
  </w:num>
  <w:num w:numId="67">
    <w:abstractNumId w:val="122"/>
  </w:num>
  <w:num w:numId="68">
    <w:abstractNumId w:val="23"/>
  </w:num>
  <w:num w:numId="69">
    <w:abstractNumId w:val="65"/>
  </w:num>
  <w:num w:numId="70">
    <w:abstractNumId w:val="105"/>
  </w:num>
  <w:num w:numId="71">
    <w:abstractNumId w:val="146"/>
  </w:num>
  <w:num w:numId="72">
    <w:abstractNumId w:val="10"/>
  </w:num>
  <w:num w:numId="73">
    <w:abstractNumId w:val="144"/>
  </w:num>
  <w:num w:numId="74">
    <w:abstractNumId w:val="115"/>
  </w:num>
  <w:num w:numId="75">
    <w:abstractNumId w:val="137"/>
  </w:num>
  <w:num w:numId="76">
    <w:abstractNumId w:val="81"/>
  </w:num>
  <w:num w:numId="77">
    <w:abstractNumId w:val="66"/>
  </w:num>
  <w:num w:numId="78">
    <w:abstractNumId w:val="37"/>
  </w:num>
  <w:num w:numId="79">
    <w:abstractNumId w:val="39"/>
  </w:num>
  <w:num w:numId="80">
    <w:abstractNumId w:val="68"/>
  </w:num>
  <w:num w:numId="81">
    <w:abstractNumId w:val="118"/>
  </w:num>
  <w:num w:numId="82">
    <w:abstractNumId w:val="114"/>
  </w:num>
  <w:num w:numId="83">
    <w:abstractNumId w:val="55"/>
  </w:num>
  <w:num w:numId="84">
    <w:abstractNumId w:val="41"/>
  </w:num>
  <w:num w:numId="85">
    <w:abstractNumId w:val="99"/>
  </w:num>
  <w:num w:numId="86">
    <w:abstractNumId w:val="130"/>
  </w:num>
  <w:num w:numId="87">
    <w:abstractNumId w:val="92"/>
  </w:num>
  <w:num w:numId="88">
    <w:abstractNumId w:val="49"/>
  </w:num>
  <w:num w:numId="89">
    <w:abstractNumId w:val="108"/>
  </w:num>
  <w:num w:numId="90">
    <w:abstractNumId w:val="89"/>
  </w:num>
  <w:num w:numId="91">
    <w:abstractNumId w:val="52"/>
  </w:num>
  <w:num w:numId="92">
    <w:abstractNumId w:val="51"/>
  </w:num>
  <w:num w:numId="93">
    <w:abstractNumId w:val="150"/>
  </w:num>
  <w:num w:numId="94">
    <w:abstractNumId w:val="63"/>
  </w:num>
  <w:num w:numId="95">
    <w:abstractNumId w:val="85"/>
  </w:num>
  <w:num w:numId="96">
    <w:abstractNumId w:val="138"/>
  </w:num>
  <w:num w:numId="97">
    <w:abstractNumId w:val="19"/>
  </w:num>
  <w:num w:numId="98">
    <w:abstractNumId w:val="20"/>
  </w:num>
  <w:num w:numId="99">
    <w:abstractNumId w:val="151"/>
  </w:num>
  <w:num w:numId="100">
    <w:abstractNumId w:val="139"/>
  </w:num>
  <w:num w:numId="101">
    <w:abstractNumId w:val="74"/>
  </w:num>
  <w:num w:numId="102">
    <w:abstractNumId w:val="98"/>
  </w:num>
  <w:num w:numId="103">
    <w:abstractNumId w:val="131"/>
  </w:num>
  <w:num w:numId="104">
    <w:abstractNumId w:val="83"/>
  </w:num>
  <w:num w:numId="105">
    <w:abstractNumId w:val="101"/>
  </w:num>
  <w:num w:numId="106">
    <w:abstractNumId w:val="8"/>
  </w:num>
  <w:num w:numId="107">
    <w:abstractNumId w:val="18"/>
  </w:num>
  <w:num w:numId="108">
    <w:abstractNumId w:val="100"/>
  </w:num>
  <w:num w:numId="109">
    <w:abstractNumId w:val="72"/>
  </w:num>
  <w:num w:numId="110">
    <w:abstractNumId w:val="145"/>
  </w:num>
  <w:num w:numId="111">
    <w:abstractNumId w:val="12"/>
  </w:num>
  <w:num w:numId="112">
    <w:abstractNumId w:val="4"/>
  </w:num>
  <w:num w:numId="113">
    <w:abstractNumId w:val="45"/>
  </w:num>
  <w:num w:numId="114">
    <w:abstractNumId w:val="25"/>
  </w:num>
  <w:num w:numId="115">
    <w:abstractNumId w:val="149"/>
  </w:num>
  <w:num w:numId="116">
    <w:abstractNumId w:val="43"/>
  </w:num>
  <w:num w:numId="117">
    <w:abstractNumId w:val="24"/>
  </w:num>
  <w:num w:numId="118">
    <w:abstractNumId w:val="143"/>
  </w:num>
  <w:num w:numId="119">
    <w:abstractNumId w:val="113"/>
  </w:num>
  <w:num w:numId="120">
    <w:abstractNumId w:val="121"/>
  </w:num>
  <w:num w:numId="121">
    <w:abstractNumId w:val="112"/>
  </w:num>
  <w:num w:numId="122">
    <w:abstractNumId w:val="22"/>
  </w:num>
  <w:num w:numId="123">
    <w:abstractNumId w:val="9"/>
  </w:num>
  <w:num w:numId="124">
    <w:abstractNumId w:val="35"/>
  </w:num>
  <w:num w:numId="125">
    <w:abstractNumId w:val="26"/>
  </w:num>
  <w:num w:numId="126">
    <w:abstractNumId w:val="79"/>
  </w:num>
  <w:num w:numId="127">
    <w:abstractNumId w:val="1"/>
  </w:num>
  <w:num w:numId="128">
    <w:abstractNumId w:val="32"/>
  </w:num>
  <w:num w:numId="129">
    <w:abstractNumId w:val="80"/>
  </w:num>
  <w:num w:numId="130">
    <w:abstractNumId w:val="33"/>
  </w:num>
  <w:num w:numId="131">
    <w:abstractNumId w:val="17"/>
  </w:num>
  <w:num w:numId="132">
    <w:abstractNumId w:val="148"/>
  </w:num>
  <w:num w:numId="133">
    <w:abstractNumId w:val="93"/>
  </w:num>
  <w:num w:numId="134">
    <w:abstractNumId w:val="64"/>
  </w:num>
  <w:num w:numId="135">
    <w:abstractNumId w:val="44"/>
  </w:num>
  <w:num w:numId="136">
    <w:abstractNumId w:val="56"/>
  </w:num>
  <w:num w:numId="137">
    <w:abstractNumId w:val="84"/>
  </w:num>
  <w:num w:numId="138">
    <w:abstractNumId w:val="11"/>
  </w:num>
  <w:num w:numId="139">
    <w:abstractNumId w:val="82"/>
  </w:num>
  <w:num w:numId="140">
    <w:abstractNumId w:val="111"/>
  </w:num>
  <w:num w:numId="141">
    <w:abstractNumId w:val="103"/>
  </w:num>
  <w:num w:numId="142">
    <w:abstractNumId w:val="29"/>
  </w:num>
  <w:num w:numId="143">
    <w:abstractNumId w:val="76"/>
  </w:num>
  <w:num w:numId="144">
    <w:abstractNumId w:val="106"/>
  </w:num>
  <w:num w:numId="145">
    <w:abstractNumId w:val="13"/>
  </w:num>
  <w:num w:numId="146">
    <w:abstractNumId w:val="42"/>
  </w:num>
  <w:num w:numId="147">
    <w:abstractNumId w:val="3"/>
  </w:num>
  <w:num w:numId="148">
    <w:abstractNumId w:val="28"/>
  </w:num>
  <w:num w:numId="149">
    <w:abstractNumId w:val="57"/>
  </w:num>
  <w:num w:numId="150">
    <w:abstractNumId w:val="95"/>
  </w:num>
  <w:num w:numId="151">
    <w:abstractNumId w:val="87"/>
  </w:num>
  <w:num w:numId="152">
    <w:abstractNumId w:val="31"/>
  </w:num>
  <w:numIdMacAtCleanup w:val="1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1C44"/>
    <w:rsid w:val="00095C8D"/>
    <w:rsid w:val="00591C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9A9C6A"/>
  <w15:docId w15:val="{DAD2806F-B545-49F7-B86D-E707B40A9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1" w:line="261"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1"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9"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3" w:line="426" w:lineRule="auto"/>
      <w:ind w:left="25" w:right="15"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11245</Words>
  <Characters>64101</Characters>
  <Application>Microsoft Office Word</Application>
  <DocSecurity>4</DocSecurity>
  <Lines>534</Lines>
  <Paragraphs>150</Paragraphs>
  <ScaleCrop>false</ScaleCrop>
  <Company/>
  <LinksUpToDate>false</LinksUpToDate>
  <CharactersWithSpaces>75196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2026-10-11T02:07:00Z</dcterms:created>
  <dcterms:modified xsi:type="dcterms:W3CDTF">2026-10-11T02:07:00Z</dcterms:modified>
</cp:coreProperties>
</file>