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DEC16" w14:textId="77777777" w:rsidR="00591C44" w:rsidRDefault="00095C8D">
      <w:pPr>
        <w:spacing w:after="487" w:line="259" w:lineRule="auto"/>
        <w:ind w:left="60" w:firstLine="0"/>
        <w:jc w:val="center"/>
      </w:pPr>
      <w:r>
        <w:rPr>
          <w:rFonts w:ascii="Times New Roman" w:eastAsia="Times New Roman" w:hAnsi="Times New Roman" w:cs="Times New Roman"/>
          <w:sz w:val="21"/>
        </w:rPr>
        <w:t xml:space="preserve"> </w:t>
      </w:r>
    </w:p>
    <w:p w14:paraId="7C96FAB4" w14:textId="77777777" w:rsidR="00591C44" w:rsidRDefault="00095C8D">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71CCF1D" w14:textId="77777777" w:rsidR="00591C44" w:rsidRDefault="00095C8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74271F7" w14:textId="77777777" w:rsidR="00591C44" w:rsidRDefault="00095C8D">
      <w:pPr>
        <w:spacing w:after="396" w:line="259" w:lineRule="auto"/>
        <w:ind w:left="0" w:firstLine="0"/>
      </w:pPr>
      <w:r>
        <w:rPr>
          <w:rFonts w:ascii="Times New Roman" w:eastAsia="Times New Roman" w:hAnsi="Times New Roman" w:cs="Times New Roman"/>
          <w:b/>
          <w:sz w:val="21"/>
        </w:rPr>
        <w:t xml:space="preserve"> </w:t>
      </w:r>
    </w:p>
    <w:p w14:paraId="0B1ACFD3"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EA382E2" w14:textId="77777777" w:rsidR="00591C44" w:rsidRDefault="00095C8D">
      <w:pPr>
        <w:spacing w:after="0"/>
        <w:ind w:left="1743" w:hanging="1565"/>
      </w:pPr>
      <w:r>
        <w:rPr>
          <w:sz w:val="48"/>
        </w:rPr>
        <w:t>广发上证</w:t>
      </w:r>
      <w:r>
        <w:rPr>
          <w:sz w:val="48"/>
        </w:rPr>
        <w:t xml:space="preserve"> </w:t>
      </w:r>
      <w:r>
        <w:rPr>
          <w:rFonts w:ascii="Times New Roman" w:eastAsia="Times New Roman" w:hAnsi="Times New Roman" w:cs="Times New Roman"/>
          <w:b/>
          <w:sz w:val="48"/>
        </w:rPr>
        <w:t xml:space="preserve">50 </w:t>
      </w:r>
      <w:r>
        <w:rPr>
          <w:sz w:val="48"/>
        </w:rPr>
        <w:t>交易型开放式指数证券投资基金发起式联接基金基金合同</w:t>
      </w:r>
      <w:r>
        <w:rPr>
          <w:rFonts w:ascii="Times New Roman" w:eastAsia="Times New Roman" w:hAnsi="Times New Roman" w:cs="Times New Roman"/>
          <w:b/>
          <w:sz w:val="48"/>
        </w:rPr>
        <w:t xml:space="preserve"> </w:t>
      </w:r>
    </w:p>
    <w:p w14:paraId="01E0D88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29E00811"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2A2372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742B1F92"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356711A9"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4E1D5058" w14:textId="77777777" w:rsidR="00591C44" w:rsidRDefault="00095C8D">
      <w:pPr>
        <w:spacing w:after="358" w:line="259" w:lineRule="auto"/>
        <w:ind w:left="0" w:firstLine="0"/>
      </w:pPr>
      <w:r>
        <w:rPr>
          <w:rFonts w:ascii="Times New Roman" w:eastAsia="Times New Roman" w:hAnsi="Times New Roman" w:cs="Times New Roman"/>
          <w:b/>
          <w:sz w:val="21"/>
        </w:rPr>
        <w:t xml:space="preserve"> </w:t>
      </w:r>
    </w:p>
    <w:p w14:paraId="55A0128A" w14:textId="77777777" w:rsidR="00591C44" w:rsidRDefault="00095C8D">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78F4186A" w14:textId="77777777" w:rsidR="00591C44" w:rsidRDefault="00095C8D">
      <w:pPr>
        <w:spacing w:after="2297" w:line="384" w:lineRule="auto"/>
        <w:ind w:left="4153" w:right="3996" w:firstLine="0"/>
      </w:pPr>
      <w:r>
        <w:rPr>
          <w:sz w:val="30"/>
        </w:rPr>
        <w:t xml:space="preserve">  </w:t>
      </w:r>
    </w:p>
    <w:p w14:paraId="47598402"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502A10F9"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78DA0EE6"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607A83B7" w14:textId="77777777" w:rsidR="00591C44" w:rsidRDefault="00095C8D">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44969423"/>
        <w:docPartObj>
          <w:docPartGallery w:val="Table of Contents"/>
        </w:docPartObj>
      </w:sdtPr>
      <w:sdtEndPr/>
      <w:sdtContent>
        <w:p w14:paraId="571BEE8D" w14:textId="77777777" w:rsidR="00591C44" w:rsidRDefault="00095C8D">
          <w:pPr>
            <w:pStyle w:val="TOC1"/>
            <w:tabs>
              <w:tab w:val="right" w:leader="dot" w:pos="8298"/>
            </w:tabs>
          </w:pPr>
          <w:r>
            <w:fldChar w:fldCharType="begin"/>
          </w:r>
          <w:r>
            <w:instrText xml:space="preserve"> TOC \o "1-1" \h \z \u </w:instrText>
          </w:r>
          <w:r>
            <w:fldChar w:fldCharType="separate"/>
          </w:r>
          <w:hyperlink w:anchor="_Toc6886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_Toc68867 \h</w:instrText>
            </w:r>
            <w:r>
              <w:fldChar w:fldCharType="separate"/>
            </w:r>
            <w:r>
              <w:t xml:space="preserve">1 </w:t>
            </w:r>
            <w:r>
              <w:fldChar w:fldCharType="end"/>
            </w:r>
          </w:hyperlink>
        </w:p>
        <w:p w14:paraId="659B86B7" w14:textId="77777777" w:rsidR="00591C44" w:rsidRDefault="00095C8D">
          <w:pPr>
            <w:pStyle w:val="TOC1"/>
            <w:tabs>
              <w:tab w:val="right" w:leader="dot" w:pos="8298"/>
            </w:tabs>
          </w:pPr>
          <w:hyperlink w:anchor="_Toc6886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_Toc68868 \h</w:instrText>
            </w:r>
            <w:r>
              <w:fldChar w:fldCharType="separate"/>
            </w:r>
            <w:r>
              <w:t xml:space="preserve">3 </w:t>
            </w:r>
            <w:r>
              <w:fldChar w:fldCharType="end"/>
            </w:r>
          </w:hyperlink>
        </w:p>
        <w:p w14:paraId="1A8BFF1D" w14:textId="77777777" w:rsidR="00591C44" w:rsidRDefault="00095C8D">
          <w:pPr>
            <w:pStyle w:val="TOC1"/>
            <w:tabs>
              <w:tab w:val="right" w:leader="dot" w:pos="8298"/>
            </w:tabs>
          </w:pPr>
          <w:hyperlink w:anchor="_Toc6886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_Toc68869 \h</w:instrText>
            </w:r>
            <w:r>
              <w:fldChar w:fldCharType="separate"/>
            </w:r>
            <w:r>
              <w:t>9</w:t>
            </w:r>
            <w:r>
              <w:t xml:space="preserve"> </w:t>
            </w:r>
            <w:r>
              <w:fldChar w:fldCharType="end"/>
            </w:r>
          </w:hyperlink>
        </w:p>
        <w:p w14:paraId="07C6ACD7" w14:textId="77777777" w:rsidR="00591C44" w:rsidRDefault="00095C8D">
          <w:pPr>
            <w:pStyle w:val="TOC1"/>
            <w:tabs>
              <w:tab w:val="right" w:leader="dot" w:pos="8298"/>
            </w:tabs>
          </w:pPr>
          <w:hyperlink w:anchor="_Toc6887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_Toc68870 \h</w:instrText>
            </w:r>
            <w:r>
              <w:fldChar w:fldCharType="separate"/>
            </w:r>
            <w:r>
              <w:t xml:space="preserve">12 </w:t>
            </w:r>
            <w:r>
              <w:fldChar w:fldCharType="end"/>
            </w:r>
          </w:hyperlink>
        </w:p>
        <w:p w14:paraId="6BE17B83" w14:textId="77777777" w:rsidR="00591C44" w:rsidRDefault="00095C8D">
          <w:pPr>
            <w:pStyle w:val="TOC1"/>
            <w:tabs>
              <w:tab w:val="right" w:leader="dot" w:pos="8298"/>
            </w:tabs>
          </w:pPr>
          <w:hyperlink w:anchor="_Toc6887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871 \h</w:instrText>
            </w:r>
            <w:r>
              <w:fldChar w:fldCharType="separate"/>
            </w:r>
            <w:r>
              <w:t xml:space="preserve">14 </w:t>
            </w:r>
            <w:r>
              <w:fldChar w:fldCharType="end"/>
            </w:r>
          </w:hyperlink>
        </w:p>
        <w:p w14:paraId="444C2E66" w14:textId="77777777" w:rsidR="00591C44" w:rsidRDefault="00095C8D">
          <w:pPr>
            <w:pStyle w:val="TOC1"/>
            <w:tabs>
              <w:tab w:val="right" w:leader="dot" w:pos="8298"/>
            </w:tabs>
          </w:pPr>
          <w:hyperlink w:anchor="_Toc6887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_Toc68872 \h</w:instrText>
            </w:r>
            <w:r>
              <w:fldChar w:fldCharType="separate"/>
            </w:r>
            <w:r>
              <w:t xml:space="preserve">16 </w:t>
            </w:r>
            <w:r>
              <w:fldChar w:fldCharType="end"/>
            </w:r>
          </w:hyperlink>
        </w:p>
        <w:p w14:paraId="399CE8C7" w14:textId="77777777" w:rsidR="00591C44" w:rsidRDefault="00095C8D">
          <w:pPr>
            <w:pStyle w:val="TOC1"/>
            <w:tabs>
              <w:tab w:val="right" w:leader="dot" w:pos="8298"/>
            </w:tabs>
          </w:pPr>
          <w:hyperlink w:anchor="_Toc6887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_Toc68873 \h</w:instrText>
            </w:r>
            <w:r>
              <w:fldChar w:fldCharType="separate"/>
            </w:r>
            <w:r>
              <w:t xml:space="preserve">25 </w:t>
            </w:r>
            <w:r>
              <w:fldChar w:fldCharType="end"/>
            </w:r>
          </w:hyperlink>
        </w:p>
        <w:p w14:paraId="539AFF72" w14:textId="77777777" w:rsidR="00591C44" w:rsidRDefault="00095C8D">
          <w:pPr>
            <w:pStyle w:val="TOC1"/>
            <w:tabs>
              <w:tab w:val="right" w:leader="dot" w:pos="8298"/>
            </w:tabs>
          </w:pPr>
          <w:hyperlink w:anchor="_Toc6887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_Toc68874 \h</w:instrText>
            </w:r>
            <w:r>
              <w:fldChar w:fldCharType="separate"/>
            </w:r>
            <w:r>
              <w:t xml:space="preserve">33 </w:t>
            </w:r>
            <w:r>
              <w:fldChar w:fldCharType="end"/>
            </w:r>
          </w:hyperlink>
        </w:p>
        <w:p w14:paraId="7C469A7E" w14:textId="77777777" w:rsidR="00591C44" w:rsidRDefault="00095C8D">
          <w:pPr>
            <w:pStyle w:val="TOC1"/>
            <w:tabs>
              <w:tab w:val="right" w:leader="dot" w:pos="8298"/>
            </w:tabs>
          </w:pPr>
          <w:hyperlink w:anchor="_Toc6887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_Toc68875 \h</w:instrText>
            </w:r>
            <w:r>
              <w:fldChar w:fldCharType="separate"/>
            </w:r>
            <w:r>
              <w:t xml:space="preserve">43 </w:t>
            </w:r>
            <w:r>
              <w:fldChar w:fldCharType="end"/>
            </w:r>
          </w:hyperlink>
        </w:p>
        <w:p w14:paraId="3BA1CB0F" w14:textId="77777777" w:rsidR="00591C44" w:rsidRDefault="00095C8D">
          <w:pPr>
            <w:pStyle w:val="TOC1"/>
            <w:tabs>
              <w:tab w:val="right" w:leader="dot" w:pos="8298"/>
            </w:tabs>
          </w:pPr>
          <w:hyperlink w:anchor="_Toc6887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_Toc68876 \h</w:instrText>
            </w:r>
            <w:r>
              <w:fldChar w:fldCharType="separate"/>
            </w:r>
            <w:r>
              <w:t xml:space="preserve">46 </w:t>
            </w:r>
            <w:r>
              <w:fldChar w:fldCharType="end"/>
            </w:r>
          </w:hyperlink>
        </w:p>
        <w:p w14:paraId="48F7DEE2" w14:textId="77777777" w:rsidR="00591C44" w:rsidRDefault="00095C8D">
          <w:pPr>
            <w:pStyle w:val="TOC1"/>
            <w:tabs>
              <w:tab w:val="right" w:leader="dot" w:pos="8298"/>
            </w:tabs>
          </w:pPr>
          <w:hyperlink w:anchor="_Toc6887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_Toc68877 \h</w:instrText>
            </w:r>
            <w:r>
              <w:fldChar w:fldCharType="separate"/>
            </w:r>
            <w:r>
              <w:t xml:space="preserve">47 </w:t>
            </w:r>
            <w:r>
              <w:fldChar w:fldCharType="end"/>
            </w:r>
          </w:hyperlink>
        </w:p>
        <w:p w14:paraId="682E552C" w14:textId="77777777" w:rsidR="00591C44" w:rsidRDefault="00095C8D">
          <w:pPr>
            <w:pStyle w:val="TOC1"/>
            <w:tabs>
              <w:tab w:val="right" w:leader="dot" w:pos="8298"/>
            </w:tabs>
          </w:pPr>
          <w:hyperlink w:anchor="_Toc6887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_Toc68878 \h</w:instrText>
            </w:r>
            <w:r>
              <w:fldChar w:fldCharType="separate"/>
            </w:r>
            <w:r>
              <w:t xml:space="preserve">49 </w:t>
            </w:r>
            <w:r>
              <w:fldChar w:fldCharType="end"/>
            </w:r>
          </w:hyperlink>
        </w:p>
        <w:p w14:paraId="5486675A" w14:textId="77777777" w:rsidR="00591C44" w:rsidRDefault="00095C8D">
          <w:pPr>
            <w:pStyle w:val="TOC1"/>
            <w:tabs>
              <w:tab w:val="right" w:leader="dot" w:pos="8298"/>
            </w:tabs>
          </w:pPr>
          <w:hyperlink w:anchor="_Toc6887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_Toc68879 \h</w:instrText>
            </w:r>
            <w:r>
              <w:fldChar w:fldCharType="separate"/>
            </w:r>
            <w:r>
              <w:t xml:space="preserve">58 </w:t>
            </w:r>
            <w:r>
              <w:fldChar w:fldCharType="end"/>
            </w:r>
          </w:hyperlink>
        </w:p>
        <w:p w14:paraId="4337D6E4" w14:textId="77777777" w:rsidR="00591C44" w:rsidRDefault="00095C8D">
          <w:pPr>
            <w:pStyle w:val="TOC1"/>
            <w:tabs>
              <w:tab w:val="right" w:leader="dot" w:pos="8298"/>
            </w:tabs>
          </w:pPr>
          <w:hyperlink w:anchor="_Toc6888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_Toc68880 \h</w:instrText>
            </w:r>
            <w:r>
              <w:fldChar w:fldCharType="separate"/>
            </w:r>
            <w:r>
              <w:t xml:space="preserve">59 </w:t>
            </w:r>
            <w:r>
              <w:fldChar w:fldCharType="end"/>
            </w:r>
          </w:hyperlink>
        </w:p>
        <w:p w14:paraId="503BB195" w14:textId="77777777" w:rsidR="00591C44" w:rsidRDefault="00095C8D">
          <w:pPr>
            <w:pStyle w:val="TOC1"/>
            <w:tabs>
              <w:tab w:val="right" w:leader="dot" w:pos="8298"/>
            </w:tabs>
          </w:pPr>
          <w:hyperlink w:anchor="_Toc6888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_Toc68881 \h</w:instrText>
            </w:r>
            <w:r>
              <w:fldChar w:fldCharType="separate"/>
            </w:r>
            <w:r>
              <w:t xml:space="preserve">66 </w:t>
            </w:r>
            <w:r>
              <w:fldChar w:fldCharType="end"/>
            </w:r>
          </w:hyperlink>
        </w:p>
        <w:p w14:paraId="1D188948" w14:textId="77777777" w:rsidR="00591C44" w:rsidRDefault="00095C8D">
          <w:pPr>
            <w:pStyle w:val="TOC1"/>
            <w:tabs>
              <w:tab w:val="right" w:leader="dot" w:pos="8298"/>
            </w:tabs>
          </w:pPr>
          <w:hyperlink w:anchor="_Toc6888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_Toc68882 \h</w:instrText>
            </w:r>
            <w:r>
              <w:fldChar w:fldCharType="separate"/>
            </w:r>
            <w:r>
              <w:t xml:space="preserve">69 </w:t>
            </w:r>
            <w:r>
              <w:fldChar w:fldCharType="end"/>
            </w:r>
          </w:hyperlink>
        </w:p>
        <w:p w14:paraId="51575510" w14:textId="77777777" w:rsidR="00591C44" w:rsidRDefault="00095C8D">
          <w:pPr>
            <w:pStyle w:val="TOC1"/>
            <w:tabs>
              <w:tab w:val="right" w:leader="dot" w:pos="8298"/>
            </w:tabs>
          </w:pPr>
          <w:hyperlink w:anchor="_Toc6888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_Toc68883 \h</w:instrText>
            </w:r>
            <w:r>
              <w:fldChar w:fldCharType="separate"/>
            </w:r>
            <w:r>
              <w:t xml:space="preserve">71 </w:t>
            </w:r>
            <w:r>
              <w:fldChar w:fldCharType="end"/>
            </w:r>
          </w:hyperlink>
        </w:p>
        <w:p w14:paraId="1E6732B6" w14:textId="77777777" w:rsidR="00591C44" w:rsidRDefault="00095C8D">
          <w:pPr>
            <w:pStyle w:val="TOC1"/>
            <w:tabs>
              <w:tab w:val="right" w:leader="dot" w:pos="8298"/>
            </w:tabs>
          </w:pPr>
          <w:hyperlink w:anchor="_Toc6888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_Toc68884 \h</w:instrText>
            </w:r>
            <w:r>
              <w:fldChar w:fldCharType="separate"/>
            </w:r>
            <w:r>
              <w:t xml:space="preserve">72 </w:t>
            </w:r>
            <w:r>
              <w:fldChar w:fldCharType="end"/>
            </w:r>
          </w:hyperlink>
        </w:p>
        <w:p w14:paraId="7811392B" w14:textId="77777777" w:rsidR="00591C44" w:rsidRDefault="00095C8D">
          <w:pPr>
            <w:pStyle w:val="TOC1"/>
            <w:tabs>
              <w:tab w:val="right" w:leader="dot" w:pos="8298"/>
            </w:tabs>
          </w:pPr>
          <w:hyperlink w:anchor="_Toc6888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_Toc68885 \h</w:instrText>
            </w:r>
            <w:r>
              <w:fldChar w:fldCharType="separate"/>
            </w:r>
            <w:r>
              <w:t xml:space="preserve">79 </w:t>
            </w:r>
            <w:r>
              <w:fldChar w:fldCharType="end"/>
            </w:r>
          </w:hyperlink>
        </w:p>
        <w:p w14:paraId="47CB2AA5" w14:textId="77777777" w:rsidR="00591C44" w:rsidRDefault="00095C8D">
          <w:pPr>
            <w:pStyle w:val="TOC1"/>
            <w:tabs>
              <w:tab w:val="right" w:leader="dot" w:pos="8298"/>
            </w:tabs>
          </w:pPr>
          <w:hyperlink w:anchor="_Toc6888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_Toc68886 \h</w:instrText>
            </w:r>
            <w:r>
              <w:fldChar w:fldCharType="separate"/>
            </w:r>
            <w:r>
              <w:t xml:space="preserve">81 </w:t>
            </w:r>
            <w:r>
              <w:fldChar w:fldCharType="end"/>
            </w:r>
          </w:hyperlink>
        </w:p>
        <w:p w14:paraId="582FD7E1" w14:textId="77777777" w:rsidR="00591C44" w:rsidRDefault="00095C8D">
          <w:pPr>
            <w:pStyle w:val="TOC1"/>
            <w:tabs>
              <w:tab w:val="right" w:leader="dot" w:pos="8298"/>
            </w:tabs>
          </w:pPr>
          <w:hyperlink w:anchor="_Toc6888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_Toc68887 \h</w:instrText>
            </w:r>
            <w:r>
              <w:fldChar w:fldCharType="separate"/>
            </w:r>
            <w:r>
              <w:t xml:space="preserve">82 </w:t>
            </w:r>
            <w:r>
              <w:fldChar w:fldCharType="end"/>
            </w:r>
          </w:hyperlink>
        </w:p>
        <w:p w14:paraId="3E79A7B5" w14:textId="77777777" w:rsidR="00591C44" w:rsidRDefault="00095C8D">
          <w:pPr>
            <w:pStyle w:val="TOC1"/>
            <w:tabs>
              <w:tab w:val="right" w:leader="dot" w:pos="8298"/>
            </w:tabs>
          </w:pPr>
          <w:hyperlink w:anchor="_Toc6888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_Toc68888 \h</w:instrText>
            </w:r>
            <w:r>
              <w:fldChar w:fldCharType="separate"/>
            </w:r>
            <w:r>
              <w:t xml:space="preserve">83 </w:t>
            </w:r>
            <w:r>
              <w:fldChar w:fldCharType="end"/>
            </w:r>
          </w:hyperlink>
        </w:p>
        <w:p w14:paraId="5C23A3D8" w14:textId="77777777" w:rsidR="00591C44" w:rsidRDefault="00095C8D">
          <w:pPr>
            <w:pStyle w:val="TOC1"/>
            <w:tabs>
              <w:tab w:val="right" w:leader="dot" w:pos="8298"/>
            </w:tabs>
          </w:pPr>
          <w:hyperlink w:anchor="_Toc6888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_Toc68889 \h</w:instrText>
            </w:r>
            <w:r>
              <w:fldChar w:fldCharType="separate"/>
            </w:r>
            <w:r>
              <w:t xml:space="preserve">84 </w:t>
            </w:r>
            <w:r>
              <w:fldChar w:fldCharType="end"/>
            </w:r>
          </w:hyperlink>
        </w:p>
        <w:p w14:paraId="5E516E2F" w14:textId="77777777" w:rsidR="00591C44" w:rsidRDefault="00095C8D">
          <w:pPr>
            <w:pStyle w:val="TOC1"/>
            <w:tabs>
              <w:tab w:val="right" w:leader="dot" w:pos="8298"/>
            </w:tabs>
          </w:pPr>
          <w:hyperlink w:anchor="_Toc6889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_Toc68890 \h</w:instrText>
            </w:r>
            <w:r>
              <w:fldChar w:fldCharType="separate"/>
            </w:r>
            <w:r>
              <w:t xml:space="preserve">85 </w:t>
            </w:r>
            <w:r>
              <w:fldChar w:fldCharType="end"/>
            </w:r>
          </w:hyperlink>
        </w:p>
        <w:p w14:paraId="74FCDD4F" w14:textId="77777777" w:rsidR="00591C44" w:rsidRDefault="00095C8D">
          <w:r>
            <w:fldChar w:fldCharType="end"/>
          </w:r>
        </w:p>
      </w:sdtContent>
    </w:sdt>
    <w:p w14:paraId="23C3108B" w14:textId="77777777" w:rsidR="00591C44" w:rsidRDefault="00095C8D">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D5E6D41" w14:textId="77777777" w:rsidR="00591C44" w:rsidRDefault="00591C44">
      <w:pPr>
        <w:sectPr w:rsidR="00591C44">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A921866" w14:textId="77777777" w:rsidR="00591C44" w:rsidRDefault="00095C8D">
      <w:pPr>
        <w:pStyle w:val="1"/>
      </w:pPr>
      <w:bookmarkStart w:id="0" w:name="_Toc688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1BEED53"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24A37520" w14:textId="77777777" w:rsidR="00591C44" w:rsidRDefault="00095C8D">
      <w:pPr>
        <w:ind w:right="8"/>
      </w:pPr>
      <w:r>
        <w:t>一、订立本基金合同的目的、依据和原则</w:t>
      </w:r>
      <w:r>
        <w:rPr>
          <w:rFonts w:ascii="Times New Roman" w:eastAsia="Times New Roman" w:hAnsi="Times New Roman" w:cs="Times New Roman"/>
        </w:rPr>
        <w:t xml:space="preserve"> </w:t>
      </w:r>
    </w:p>
    <w:p w14:paraId="2DD11CA6" w14:textId="77777777" w:rsidR="00591C44" w:rsidRDefault="00095C8D">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44E5D8" w14:textId="77777777" w:rsidR="00591C44" w:rsidRDefault="00095C8D">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指数基金指引》（以下简称《指数基金指引》）和其他有关法律法规。</w:t>
      </w:r>
      <w:r>
        <w:rPr>
          <w:rFonts w:ascii="Times New Roman" w:eastAsia="Times New Roman" w:hAnsi="Times New Roman" w:cs="Times New Roman"/>
        </w:rPr>
        <w:t xml:space="preserve"> </w:t>
      </w:r>
    </w:p>
    <w:p w14:paraId="50326BA1" w14:textId="77777777" w:rsidR="00591C44" w:rsidRDefault="00095C8D">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957E95D" w14:textId="77777777" w:rsidR="00591C44" w:rsidRDefault="00095C8D">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CA06182" w14:textId="77777777" w:rsidR="00591C44" w:rsidRDefault="00095C8D">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FC9B86E" w14:textId="77777777" w:rsidR="00591C44" w:rsidRDefault="00095C8D">
      <w:pPr>
        <w:numPr>
          <w:ilvl w:val="0"/>
          <w:numId w:val="2"/>
        </w:numPr>
        <w:spacing w:after="3" w:line="372" w:lineRule="auto"/>
        <w:ind w:right="8" w:firstLine="480"/>
      </w:pPr>
      <w:r>
        <w:t>广发上证</w:t>
      </w:r>
      <w:r>
        <w:t xml:space="preserve"> </w:t>
      </w:r>
      <w:r>
        <w:rPr>
          <w:rFonts w:ascii="Times New Roman" w:eastAsia="Times New Roman" w:hAnsi="Times New Roman" w:cs="Times New Roman"/>
        </w:rPr>
        <w:t xml:space="preserve">50 </w:t>
      </w:r>
      <w:r>
        <w:t>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8B525B5" w14:textId="77777777" w:rsidR="00591C44" w:rsidRDefault="00095C8D">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0874711E" w14:textId="77777777" w:rsidR="00591C44" w:rsidRDefault="00095C8D">
      <w:pPr>
        <w:spacing w:after="10" w:line="365" w:lineRule="auto"/>
        <w:ind w:left="-15" w:right="8" w:firstLine="480"/>
      </w:pPr>
      <w:r>
        <w:lastRenderedPageBreak/>
        <w:t>基金管</w:t>
      </w:r>
      <w:r>
        <w:t>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6242FA3" w14:textId="77777777" w:rsidR="00591C44" w:rsidRDefault="00095C8D">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654472B4" w14:textId="77777777" w:rsidR="00591C44" w:rsidRDefault="00095C8D">
      <w:pPr>
        <w:numPr>
          <w:ilvl w:val="0"/>
          <w:numId w:val="2"/>
        </w:numPr>
        <w:spacing w:after="5"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DF15237" w14:textId="77777777" w:rsidR="00591C44" w:rsidRDefault="00095C8D">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DEBADE4" w14:textId="77777777" w:rsidR="00591C44" w:rsidRDefault="00095C8D">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57B009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6AD23E9A" w14:textId="77777777" w:rsidR="00591C44" w:rsidRDefault="00095C8D">
      <w:pPr>
        <w:pStyle w:val="1"/>
      </w:pPr>
      <w:bookmarkStart w:id="1" w:name="_Toc688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B8780F"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25E29052" w14:textId="77777777" w:rsidR="00591C44" w:rsidRDefault="00095C8D">
      <w:pPr>
        <w:spacing w:after="150" w:line="259" w:lineRule="auto"/>
        <w:ind w:left="244" w:right="382"/>
        <w:jc w:val="center"/>
      </w:pPr>
      <w:r>
        <w:t>在本基金合同中，除非文意另有所指，下列词语或简称具有如下含义：</w:t>
      </w:r>
      <w:r>
        <w:rPr>
          <w:rFonts w:ascii="Times New Roman" w:eastAsia="Times New Roman" w:hAnsi="Times New Roman" w:cs="Times New Roman"/>
        </w:rPr>
        <w:t xml:space="preserve"> </w:t>
      </w:r>
    </w:p>
    <w:p w14:paraId="7FC76E74" w14:textId="77777777" w:rsidR="00591C44" w:rsidRDefault="00095C8D">
      <w:pPr>
        <w:numPr>
          <w:ilvl w:val="0"/>
          <w:numId w:val="3"/>
        </w:numPr>
        <w:spacing w:after="0" w:line="383" w:lineRule="auto"/>
        <w:ind w:right="8" w:firstLine="480"/>
      </w:pPr>
      <w:r>
        <w:t>基金或本基金：指广发上证</w:t>
      </w:r>
      <w:r>
        <w:t xml:space="preserve"> </w:t>
      </w:r>
      <w:r>
        <w:rPr>
          <w:rFonts w:ascii="Times New Roman" w:eastAsia="Times New Roman" w:hAnsi="Times New Roman" w:cs="Times New Roman"/>
        </w:rPr>
        <w:t xml:space="preserve">50 </w:t>
      </w:r>
      <w:r>
        <w:t>交易型开放式指数证券投资基金发起式联接基金</w:t>
      </w:r>
      <w:r>
        <w:rPr>
          <w:rFonts w:ascii="Times New Roman" w:eastAsia="Times New Roman" w:hAnsi="Times New Roman" w:cs="Times New Roman"/>
        </w:rPr>
        <w:t xml:space="preserve"> </w:t>
      </w:r>
    </w:p>
    <w:p w14:paraId="20E56216" w14:textId="77777777" w:rsidR="00591C44" w:rsidRDefault="00095C8D">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1AF0A8E8" w14:textId="77777777" w:rsidR="00591C44" w:rsidRDefault="00095C8D">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1D8C87A0" w14:textId="77777777" w:rsidR="00591C44" w:rsidRDefault="00095C8D">
      <w:pPr>
        <w:numPr>
          <w:ilvl w:val="0"/>
          <w:numId w:val="3"/>
        </w:numPr>
        <w:spacing w:after="0" w:line="384" w:lineRule="auto"/>
        <w:ind w:right="8" w:firstLine="480"/>
      </w:pPr>
      <w:r>
        <w:t>基金合同或本基金合同：指《广发上证</w:t>
      </w:r>
      <w:r>
        <w:t xml:space="preserve"> </w:t>
      </w:r>
      <w:r>
        <w:rPr>
          <w:rFonts w:ascii="Times New Roman" w:eastAsia="Times New Roman" w:hAnsi="Times New Roman" w:cs="Times New Roman"/>
        </w:rPr>
        <w:t xml:space="preserve">50 </w:t>
      </w:r>
      <w:r>
        <w:t>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333BD992" w14:textId="77777777" w:rsidR="00591C44" w:rsidRDefault="00095C8D">
      <w:pPr>
        <w:numPr>
          <w:ilvl w:val="0"/>
          <w:numId w:val="3"/>
        </w:numPr>
        <w:spacing w:after="5" w:line="371" w:lineRule="auto"/>
        <w:ind w:right="8" w:firstLine="480"/>
      </w:pPr>
      <w:r>
        <w:t>托管协议：指基金管理人与基金托管人就本基金签订之《广发上证</w:t>
      </w:r>
      <w:r>
        <w:t xml:space="preserve"> </w:t>
      </w:r>
      <w:r>
        <w:rPr>
          <w:rFonts w:ascii="Times New Roman" w:eastAsia="Times New Roman" w:hAnsi="Times New Roman" w:cs="Times New Roman"/>
        </w:rPr>
        <w:t xml:space="preserve">50 </w:t>
      </w:r>
      <w:r>
        <w:t>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A1684B7" w14:textId="77777777" w:rsidR="00591C44" w:rsidRDefault="00095C8D">
      <w:pPr>
        <w:numPr>
          <w:ilvl w:val="0"/>
          <w:numId w:val="3"/>
        </w:numPr>
        <w:spacing w:after="0" w:line="384" w:lineRule="auto"/>
        <w:ind w:right="8" w:firstLine="480"/>
      </w:pPr>
      <w:r>
        <w:t>招募说明书：指《广发上证</w:t>
      </w:r>
      <w:r>
        <w:t xml:space="preserve"> </w:t>
      </w:r>
      <w:r>
        <w:rPr>
          <w:rFonts w:ascii="Times New Roman" w:eastAsia="Times New Roman" w:hAnsi="Times New Roman" w:cs="Times New Roman"/>
        </w:rPr>
        <w:t xml:space="preserve">50 </w:t>
      </w:r>
      <w:r>
        <w:t>交易型开放式指数证券投资基金发起式联接基金招募说明书》及其更新</w:t>
      </w:r>
      <w:r>
        <w:rPr>
          <w:rFonts w:ascii="Times New Roman" w:eastAsia="Times New Roman" w:hAnsi="Times New Roman" w:cs="Times New Roman"/>
        </w:rPr>
        <w:t xml:space="preserve"> </w:t>
      </w:r>
    </w:p>
    <w:p w14:paraId="6CEE2FAD" w14:textId="77777777" w:rsidR="00591C44" w:rsidRDefault="00095C8D">
      <w:pPr>
        <w:numPr>
          <w:ilvl w:val="0"/>
          <w:numId w:val="3"/>
        </w:numPr>
        <w:spacing w:after="0" w:line="384" w:lineRule="auto"/>
        <w:ind w:right="8" w:firstLine="480"/>
      </w:pPr>
      <w:r>
        <w:t>基金产品资料概要：指《广发上证</w:t>
      </w:r>
      <w:r>
        <w:t xml:space="preserve"> </w:t>
      </w:r>
      <w:r>
        <w:rPr>
          <w:rFonts w:ascii="Times New Roman" w:eastAsia="Times New Roman" w:hAnsi="Times New Roman" w:cs="Times New Roman"/>
        </w:rPr>
        <w:t xml:space="preserve">50 </w:t>
      </w:r>
      <w:r>
        <w:t>交易型开放式指数证券投资基金发起式联接基金基金产品资料概要》及其更新</w:t>
      </w:r>
      <w:r>
        <w:rPr>
          <w:rFonts w:ascii="Times New Roman" w:eastAsia="Times New Roman" w:hAnsi="Times New Roman" w:cs="Times New Roman"/>
        </w:rPr>
        <w:t xml:space="preserve"> </w:t>
      </w:r>
    </w:p>
    <w:p w14:paraId="08A7FFD4" w14:textId="77777777" w:rsidR="00591C44" w:rsidRDefault="00095C8D">
      <w:pPr>
        <w:numPr>
          <w:ilvl w:val="0"/>
          <w:numId w:val="3"/>
        </w:numPr>
        <w:spacing w:after="0" w:line="384" w:lineRule="auto"/>
        <w:ind w:right="8" w:firstLine="480"/>
      </w:pPr>
      <w:r>
        <w:t>基金份额发售公告：指《广发上证</w:t>
      </w:r>
      <w:r>
        <w:t xml:space="preserve"> </w:t>
      </w:r>
      <w:r>
        <w:rPr>
          <w:rFonts w:ascii="Times New Roman" w:eastAsia="Times New Roman" w:hAnsi="Times New Roman" w:cs="Times New Roman"/>
        </w:rPr>
        <w:t xml:space="preserve">50 </w:t>
      </w:r>
      <w:r>
        <w:t>交易型开放式指数证券投资基金发起式联接基金基金份额发售公告》</w:t>
      </w:r>
      <w:r>
        <w:rPr>
          <w:rFonts w:ascii="Times New Roman" w:eastAsia="Times New Roman" w:hAnsi="Times New Roman" w:cs="Times New Roman"/>
        </w:rPr>
        <w:t xml:space="preserve"> </w:t>
      </w:r>
    </w:p>
    <w:p w14:paraId="300E24C9" w14:textId="77777777" w:rsidR="00591C44" w:rsidRDefault="00095C8D">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9A5F269" w14:textId="77777777" w:rsidR="00591C44" w:rsidRDefault="00095C8D">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w:t>
      </w:r>
      <w:r>
        <w:t>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E51733F" w14:textId="77777777" w:rsidR="00591C44" w:rsidRDefault="00095C8D">
      <w:pPr>
        <w:numPr>
          <w:ilvl w:val="0"/>
          <w:numId w:val="3"/>
        </w:numPr>
        <w:spacing w:after="5"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5BF0E33" w14:textId="77777777" w:rsidR="00591C44" w:rsidRDefault="00095C8D">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D90C452" w14:textId="77777777" w:rsidR="00591C44" w:rsidRDefault="00095C8D">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C85920" w14:textId="77777777" w:rsidR="00591C44" w:rsidRDefault="00095C8D">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2100A93" w14:textId="77777777" w:rsidR="00591C44" w:rsidRDefault="00095C8D">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C727D3F" w14:textId="77777777" w:rsidR="00591C44" w:rsidRDefault="00095C8D">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F3BBD8B" w14:textId="77777777" w:rsidR="00591C44" w:rsidRDefault="00095C8D">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1E3474D" w14:textId="77777777" w:rsidR="00591C44" w:rsidRDefault="00095C8D">
      <w:pPr>
        <w:numPr>
          <w:ilvl w:val="0"/>
          <w:numId w:val="3"/>
        </w:numPr>
        <w:ind w:right="8" w:firstLine="480"/>
      </w:pPr>
      <w:r>
        <w:t>银行业监督管理机构：指中国人民</w:t>
      </w:r>
      <w:r>
        <w:t>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332B97" w14:textId="77777777" w:rsidR="00591C44" w:rsidRDefault="00095C8D">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1C18CB" w14:textId="77777777" w:rsidR="00591C44" w:rsidRDefault="00095C8D">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DF014E3" w14:textId="77777777" w:rsidR="00591C44" w:rsidRDefault="00095C8D">
      <w:pPr>
        <w:numPr>
          <w:ilvl w:val="0"/>
          <w:numId w:val="3"/>
        </w:numPr>
        <w:spacing w:after="5"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E5E2D18" w14:textId="77777777" w:rsidR="00591C44" w:rsidRDefault="00095C8D">
      <w:pPr>
        <w:numPr>
          <w:ilvl w:val="0"/>
          <w:numId w:val="3"/>
        </w:numPr>
        <w:spacing w:after="10"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DF4C962" w14:textId="77777777" w:rsidR="00591C44" w:rsidRDefault="00095C8D">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2DEA260" w14:textId="77777777" w:rsidR="00591C44" w:rsidRDefault="00095C8D">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207F453" w14:textId="77777777" w:rsidR="00591C44" w:rsidRDefault="00095C8D">
      <w:pPr>
        <w:numPr>
          <w:ilvl w:val="0"/>
          <w:numId w:val="3"/>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634D784" w14:textId="77777777" w:rsidR="00591C44" w:rsidRDefault="00095C8D">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43CA1BF" w14:textId="77777777" w:rsidR="00591C44" w:rsidRDefault="00095C8D">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15EF1A" w14:textId="77777777" w:rsidR="00591C44" w:rsidRDefault="00095C8D">
      <w:pPr>
        <w:numPr>
          <w:ilvl w:val="0"/>
          <w:numId w:val="3"/>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582710F" w14:textId="77777777" w:rsidR="00591C44" w:rsidRDefault="00095C8D">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37F58B" w14:textId="77777777" w:rsidR="00591C44" w:rsidRDefault="00095C8D">
      <w:pPr>
        <w:numPr>
          <w:ilvl w:val="0"/>
          <w:numId w:val="3"/>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5D3DAAF" w14:textId="77777777" w:rsidR="00591C44" w:rsidRDefault="00095C8D">
      <w:pPr>
        <w:numPr>
          <w:ilvl w:val="0"/>
          <w:numId w:val="3"/>
        </w:numPr>
        <w:ind w:right="8" w:firstLine="480"/>
      </w:pPr>
      <w:r>
        <w:t>基金合同生效日：指基金募集达到法律法规规定及基金合同规定的条件，</w:t>
      </w:r>
    </w:p>
    <w:p w14:paraId="7B792D22" w14:textId="77777777" w:rsidR="00591C44" w:rsidRDefault="00095C8D">
      <w:pPr>
        <w:spacing w:after="11" w:line="365" w:lineRule="auto"/>
        <w:ind w:left="-5" w:right="8"/>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72C56F14" w14:textId="77777777" w:rsidR="00591C44" w:rsidRDefault="00095C8D">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B434AAE" w14:textId="77777777" w:rsidR="00591C44" w:rsidRDefault="00095C8D">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F94A4C9" w14:textId="77777777" w:rsidR="00591C44" w:rsidRDefault="00095C8D">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0482C057" w14:textId="77777777" w:rsidR="00591C44" w:rsidRDefault="00095C8D">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27196CE6" w14:textId="77777777" w:rsidR="00591C44" w:rsidRDefault="00095C8D">
      <w:pPr>
        <w:spacing w:after="4" w:line="383"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5737C3D" w14:textId="77777777" w:rsidR="00591C44" w:rsidRDefault="00095C8D">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71EAFC" w14:textId="77777777" w:rsidR="00591C44" w:rsidRDefault="00095C8D">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F506936" w14:textId="77777777" w:rsidR="00591C44" w:rsidRDefault="00095C8D">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5AE12823" w14:textId="77777777" w:rsidR="00591C44" w:rsidRDefault="00095C8D">
      <w:pPr>
        <w:numPr>
          <w:ilvl w:val="0"/>
          <w:numId w:val="4"/>
        </w:numPr>
        <w:spacing w:after="11" w:line="366"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CDB9A9" w14:textId="77777777" w:rsidR="00591C44" w:rsidRDefault="00095C8D">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1582DF0" w14:textId="77777777" w:rsidR="00591C44" w:rsidRDefault="00095C8D">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E703BC" w14:textId="77777777" w:rsidR="00591C44" w:rsidRDefault="00095C8D">
      <w:pPr>
        <w:numPr>
          <w:ilvl w:val="0"/>
          <w:numId w:val="4"/>
        </w:numPr>
        <w:spacing w:after="0" w:line="379" w:lineRule="auto"/>
        <w:ind w:right="8"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7F87424C" w14:textId="77777777" w:rsidR="00591C44" w:rsidRDefault="00095C8D">
      <w:pPr>
        <w:numPr>
          <w:ilvl w:val="0"/>
          <w:numId w:val="4"/>
        </w:numPr>
        <w:spacing w:after="6" w:line="370"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3075952" w14:textId="77777777" w:rsidR="00591C44" w:rsidRDefault="00095C8D">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BFA4E12" w14:textId="77777777" w:rsidR="00591C44" w:rsidRDefault="00095C8D">
      <w:pPr>
        <w:numPr>
          <w:ilvl w:val="0"/>
          <w:numId w:val="4"/>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C91D39E" w14:textId="77777777" w:rsidR="00591C44" w:rsidRDefault="00095C8D">
      <w:pPr>
        <w:numPr>
          <w:ilvl w:val="0"/>
          <w:numId w:val="4"/>
        </w:numPr>
        <w:spacing w:after="20" w:line="371" w:lineRule="auto"/>
        <w:ind w:right="8" w:firstLine="480"/>
      </w:pPr>
      <w:r>
        <w:t>巨额赎回：指本基金单个开放日，基金</w:t>
      </w:r>
      <w:r>
        <w:t>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1704563" w14:textId="77777777" w:rsidR="00591C44" w:rsidRDefault="00095C8D">
      <w:pPr>
        <w:numPr>
          <w:ilvl w:val="0"/>
          <w:numId w:val="4"/>
        </w:numPr>
        <w:ind w:right="8" w:firstLine="480"/>
      </w:pPr>
      <w:r>
        <w:t>元：指人民币元</w:t>
      </w:r>
      <w:r>
        <w:rPr>
          <w:rFonts w:ascii="Times New Roman" w:eastAsia="Times New Roman" w:hAnsi="Times New Roman" w:cs="Times New Roman"/>
        </w:rPr>
        <w:t xml:space="preserve"> </w:t>
      </w:r>
    </w:p>
    <w:p w14:paraId="2B22E3DF" w14:textId="77777777" w:rsidR="00591C44" w:rsidRDefault="00095C8D">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8CB3FB" w14:textId="77777777" w:rsidR="00591C44" w:rsidRDefault="00095C8D">
      <w:pPr>
        <w:numPr>
          <w:ilvl w:val="0"/>
          <w:numId w:val="4"/>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54E19972" w14:textId="77777777" w:rsidR="00591C44" w:rsidRDefault="00095C8D">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6DC88E97" w14:textId="77777777" w:rsidR="00591C44" w:rsidRDefault="00095C8D">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2133170" w14:textId="77777777" w:rsidR="00591C44" w:rsidRDefault="00095C8D">
      <w:pPr>
        <w:numPr>
          <w:ilvl w:val="0"/>
          <w:numId w:val="4"/>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5C75D1" w14:textId="77777777" w:rsidR="00591C44" w:rsidRDefault="00095C8D">
      <w:pPr>
        <w:numPr>
          <w:ilvl w:val="0"/>
          <w:numId w:val="4"/>
        </w:numPr>
        <w:spacing w:after="5"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w:t>
      </w:r>
      <w:r>
        <w:t>而是从本类别基金资产中计提销售服务费的，称为</w:t>
      </w:r>
      <w:r>
        <w:t xml:space="preserve"> </w:t>
      </w:r>
      <w:r>
        <w:rPr>
          <w:rFonts w:ascii="Times New Roman" w:eastAsia="Times New Roman" w:hAnsi="Times New Roman" w:cs="Times New Roman"/>
        </w:rPr>
        <w:t xml:space="preserve">C </w:t>
      </w:r>
      <w:r>
        <w:t>类基金份额</w:t>
      </w:r>
      <w:del w:id="33" w:author="FundLex" w:date="2026-10-22T03:09:57Z">
        <w:r>
          <w:delText/>
        </w:r>
      </w:del>
      <w:ins w:id="34" w:author="FundLex" w:date="2026-10-22T03:09:57Z">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7720D4D9" w14:textId="77777777" w:rsidR="00591C44" w:rsidRDefault="00095C8D">
      <w:pPr>
        <w:numPr>
          <w:ilvl w:val="0"/>
          <w:numId w:val="4"/>
        </w:numPr>
        <w:spacing w:after="0" w:line="394" w:lineRule="auto"/>
        <w:ind w:right="8" w:firstLine="480"/>
      </w:pPr>
      <w:r>
        <w:t>目标</w:t>
      </w:r>
      <w:r>
        <w:t xml:space="preserve"> </w:t>
      </w:r>
      <w:r>
        <w:rPr>
          <w:rFonts w:ascii="Times New Roman" w:eastAsia="Times New Roman" w:hAnsi="Times New Roman" w:cs="Times New Roman"/>
        </w:rPr>
        <w:t>ETF</w:t>
      </w:r>
      <w:r>
        <w:t>：指广发上证</w:t>
      </w:r>
      <w:r>
        <w:t xml:space="preserve"> </w:t>
      </w:r>
      <w:r>
        <w:rPr>
          <w:rFonts w:ascii="Times New Roman" w:eastAsia="Times New Roman" w:hAnsi="Times New Roman" w:cs="Times New Roman"/>
        </w:rPr>
        <w:t xml:space="preserve">50 </w:t>
      </w:r>
      <w:r>
        <w:t>交易型开放式指数证券投资基金（简称</w:t>
      </w:r>
      <w:r>
        <w:t>“</w:t>
      </w:r>
      <w:r>
        <w:t>广发上证</w:t>
      </w:r>
      <w:r>
        <w:t xml:space="preserve"> </w:t>
      </w:r>
      <w:r>
        <w:rPr>
          <w:rFonts w:ascii="Times New Roman" w:eastAsia="Times New Roman" w:hAnsi="Times New Roman" w:cs="Times New Roman"/>
        </w:rPr>
        <w:t>50ETF</w:t>
      </w:r>
      <w:r>
        <w:t>”</w:t>
      </w:r>
      <w:r>
        <w:t>）</w:t>
      </w:r>
      <w:r>
        <w:rPr>
          <w:rFonts w:ascii="Times New Roman" w:eastAsia="Times New Roman" w:hAnsi="Times New Roman" w:cs="Times New Roman"/>
        </w:rPr>
        <w:t xml:space="preserve"> </w:t>
      </w:r>
    </w:p>
    <w:p w14:paraId="419287D6" w14:textId="77777777" w:rsidR="00591C44" w:rsidRDefault="00095C8D">
      <w:pPr>
        <w:numPr>
          <w:ilvl w:val="0"/>
          <w:numId w:val="4"/>
        </w:numPr>
        <w:spacing w:after="15"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D71F216" w14:textId="77777777" w:rsidR="00591C44" w:rsidRDefault="00095C8D">
      <w:pPr>
        <w:numPr>
          <w:ilvl w:val="0"/>
          <w:numId w:val="4"/>
        </w:numPr>
        <w:ind w:right="8" w:firstLine="480"/>
      </w:pPr>
      <w:r>
        <w:t>标的指数：指中证指数有限公司编制并发布的上证</w:t>
      </w:r>
      <w:r>
        <w:t xml:space="preserve"> </w:t>
      </w:r>
      <w:r>
        <w:rPr>
          <w:rFonts w:ascii="Times New Roman" w:eastAsia="Times New Roman" w:hAnsi="Times New Roman" w:cs="Times New Roman"/>
        </w:rPr>
        <w:t xml:space="preserve">50 </w:t>
      </w:r>
      <w:r>
        <w:t>指数</w:t>
      </w:r>
      <w:r>
        <w:rPr>
          <w:rFonts w:ascii="Times New Roman" w:eastAsia="Times New Roman" w:hAnsi="Times New Roman" w:cs="Times New Roman"/>
        </w:rPr>
        <w:t xml:space="preserve"> </w:t>
      </w:r>
    </w:p>
    <w:p w14:paraId="07610B90" w14:textId="77777777" w:rsidR="00591C44" w:rsidRDefault="00095C8D">
      <w:pPr>
        <w:numPr>
          <w:ilvl w:val="0"/>
          <w:numId w:val="4"/>
        </w:numPr>
        <w:spacing w:line="259" w:lineRule="auto"/>
        <w:ind w:right="8" w:firstLine="480"/>
      </w:pPr>
      <w:r>
        <w:t>侧袋机制：指将基金投资组合中的特定资产从原有账户分离至一个专门</w:t>
      </w:r>
    </w:p>
    <w:p w14:paraId="3105576C" w14:textId="77777777" w:rsidR="00591C44" w:rsidRDefault="00095C8D">
      <w:pPr>
        <w:spacing w:after="15" w:line="362" w:lineRule="auto"/>
        <w:ind w:left="-5" w:right="8"/>
      </w:pPr>
      <w:r>
        <w:t>账户进行处置清算，目的在于有效隔离并化</w:t>
      </w:r>
      <w:r>
        <w:t>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4F7A858" w14:textId="77777777" w:rsidR="00591C44" w:rsidRDefault="00095C8D">
      <w:pPr>
        <w:numPr>
          <w:ilvl w:val="0"/>
          <w:numId w:val="4"/>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C021735" w14:textId="77777777" w:rsidR="00591C44" w:rsidRDefault="00095C8D">
      <w:pPr>
        <w:numPr>
          <w:ilvl w:val="0"/>
          <w:numId w:val="4"/>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740FA90" w14:textId="77777777" w:rsidR="00591C44" w:rsidRDefault="00095C8D">
      <w:pPr>
        <w:numPr>
          <w:ilvl w:val="0"/>
          <w:numId w:val="4"/>
        </w:numPr>
        <w:spacing w:after="5"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2D92388" w14:textId="77777777" w:rsidR="00591C44" w:rsidRDefault="00095C8D">
      <w:pPr>
        <w:numPr>
          <w:ilvl w:val="0"/>
          <w:numId w:val="4"/>
        </w:numPr>
        <w:spacing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F34DB3E" w14:textId="77777777" w:rsidR="00591C44" w:rsidRDefault="00095C8D">
      <w:pPr>
        <w:numPr>
          <w:ilvl w:val="0"/>
          <w:numId w:val="4"/>
        </w:numPr>
        <w:spacing w:after="6" w:line="369" w:lineRule="auto"/>
        <w:ind w:right="8"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39CBB443" w14:textId="77777777" w:rsidR="00591C44" w:rsidRDefault="00095C8D">
      <w:pPr>
        <w:numPr>
          <w:ilvl w:val="0"/>
          <w:numId w:val="4"/>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6CF46E7" w14:textId="77777777" w:rsidR="00591C44" w:rsidRDefault="00095C8D">
      <w:pPr>
        <w:numPr>
          <w:ilvl w:val="0"/>
          <w:numId w:val="4"/>
        </w:numPr>
        <w:spacing w:after="6" w:line="370"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8E00094" w14:textId="77777777" w:rsidR="00591C44" w:rsidRDefault="00095C8D">
      <w:pPr>
        <w:numPr>
          <w:ilvl w:val="0"/>
          <w:numId w:val="4"/>
        </w:numPr>
        <w:spacing w:after="7" w:line="369" w:lineRule="auto"/>
        <w:ind w:right="8"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48326D9" w14:textId="77777777" w:rsidR="00591C44" w:rsidRDefault="00095C8D">
      <w:pPr>
        <w:numPr>
          <w:ilvl w:val="0"/>
          <w:numId w:val="4"/>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676410D" w14:textId="77777777" w:rsidR="00591C44" w:rsidRDefault="00095C8D">
      <w:pPr>
        <w:spacing w:line="366"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1AA710E" w14:textId="77777777" w:rsidR="00591C44" w:rsidRDefault="00095C8D">
      <w:pPr>
        <w:pStyle w:val="1"/>
        <w:ind w:right="244"/>
      </w:pPr>
      <w:bookmarkStart w:id="2" w:name="_Toc688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2BFFE0D"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7A821C00" w14:textId="77777777" w:rsidR="00591C44" w:rsidRDefault="00095C8D">
      <w:pPr>
        <w:ind w:right="8"/>
      </w:pPr>
      <w:r>
        <w:t>一、基金名称</w:t>
      </w:r>
      <w:r>
        <w:rPr>
          <w:rFonts w:ascii="Times New Roman" w:eastAsia="Times New Roman" w:hAnsi="Times New Roman" w:cs="Times New Roman"/>
        </w:rPr>
        <w:t xml:space="preserve"> </w:t>
      </w:r>
    </w:p>
    <w:p w14:paraId="6C791FB0" w14:textId="77777777" w:rsidR="00591C44" w:rsidRDefault="00095C8D">
      <w:pPr>
        <w:spacing w:after="5" w:line="384" w:lineRule="auto"/>
        <w:ind w:right="8"/>
      </w:pPr>
      <w:r>
        <w:t>广发上证</w:t>
      </w:r>
      <w:r>
        <w:t xml:space="preserve"> </w:t>
      </w:r>
      <w:r>
        <w:rPr>
          <w:rFonts w:ascii="Times New Roman" w:eastAsia="Times New Roman" w:hAnsi="Times New Roman" w:cs="Times New Roman"/>
        </w:rPr>
        <w:t xml:space="preserve">50 </w:t>
      </w:r>
      <w:r>
        <w:t>交易型开放式指数证券投资基金发起式联接基金二、基金的类别</w:t>
      </w:r>
      <w:r>
        <w:rPr>
          <w:rFonts w:ascii="Times New Roman" w:eastAsia="Times New Roman" w:hAnsi="Times New Roman" w:cs="Times New Roman"/>
        </w:rPr>
        <w:t xml:space="preserve"> </w:t>
      </w:r>
    </w:p>
    <w:p w14:paraId="7DC18E28" w14:textId="77777777" w:rsidR="00591C44" w:rsidRDefault="00095C8D">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577920A" w14:textId="77777777" w:rsidR="00591C44" w:rsidRDefault="00095C8D">
      <w:pPr>
        <w:numPr>
          <w:ilvl w:val="0"/>
          <w:numId w:val="5"/>
        </w:numPr>
        <w:spacing w:after="0" w:line="379" w:lineRule="auto"/>
        <w:ind w:right="8" w:hanging="480"/>
      </w:pPr>
      <w:r>
        <w:t>基金的运作方式</w:t>
      </w:r>
      <w:r>
        <w:t>契约型开放式</w:t>
      </w:r>
      <w:r>
        <w:rPr>
          <w:rFonts w:ascii="Times New Roman" w:eastAsia="Times New Roman" w:hAnsi="Times New Roman" w:cs="Times New Roman"/>
        </w:rPr>
        <w:t xml:space="preserve"> </w:t>
      </w:r>
    </w:p>
    <w:p w14:paraId="572A46B3" w14:textId="77777777" w:rsidR="00591C44" w:rsidRDefault="00095C8D">
      <w:pPr>
        <w:numPr>
          <w:ilvl w:val="0"/>
          <w:numId w:val="5"/>
        </w:numPr>
        <w:ind w:right="8" w:hanging="480"/>
      </w:pPr>
      <w:r>
        <w:t>基金的投资目标</w:t>
      </w:r>
      <w:r>
        <w:rPr>
          <w:rFonts w:ascii="Times New Roman" w:eastAsia="Times New Roman" w:hAnsi="Times New Roman" w:cs="Times New Roman"/>
        </w:rPr>
        <w:t xml:space="preserve"> </w:t>
      </w:r>
    </w:p>
    <w:p w14:paraId="0BE71C4B"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C3525DD" w14:textId="77777777" w:rsidR="00591C44" w:rsidRDefault="00095C8D">
      <w:pPr>
        <w:numPr>
          <w:ilvl w:val="0"/>
          <w:numId w:val="5"/>
        </w:numPr>
        <w:ind w:right="8" w:hanging="480"/>
      </w:pPr>
      <w:r>
        <w:t>发起资金的认购</w:t>
      </w:r>
      <w:r>
        <w:rPr>
          <w:rFonts w:ascii="Times New Roman" w:eastAsia="Times New Roman" w:hAnsi="Times New Roman" w:cs="Times New Roman"/>
        </w:rPr>
        <w:t xml:space="preserve"> </w:t>
      </w:r>
    </w:p>
    <w:p w14:paraId="5DFA671A"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A5225C9"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p>
    <w:p w14:paraId="6C808BF3" w14:textId="77777777" w:rsidR="00591C44" w:rsidRDefault="00095C8D">
      <w:pPr>
        <w:numPr>
          <w:ilvl w:val="0"/>
          <w:numId w:val="5"/>
        </w:numPr>
        <w:ind w:right="8" w:hanging="480"/>
      </w:pPr>
      <w:r>
        <w:t>基金的最低募集份额总额</w:t>
      </w:r>
      <w:r>
        <w:rPr>
          <w:rFonts w:ascii="Times New Roman" w:eastAsia="Times New Roman" w:hAnsi="Times New Roman" w:cs="Times New Roman"/>
        </w:rPr>
        <w:t xml:space="preserve"> </w:t>
      </w:r>
    </w:p>
    <w:p w14:paraId="1A85D3C1" w14:textId="77777777" w:rsidR="00591C44" w:rsidRDefault="00095C8D">
      <w:pPr>
        <w:spacing w:after="0" w:line="382" w:lineRule="auto"/>
        <w:ind w:left="-15" w:right="8" w:firstLine="480"/>
      </w:pPr>
      <w:r>
        <w:t>本基金的最低募集份额总额</w:t>
      </w:r>
      <w:r>
        <w:t>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B194AF0" w14:textId="77777777" w:rsidR="00591C44" w:rsidRDefault="00095C8D">
      <w:pPr>
        <w:numPr>
          <w:ilvl w:val="0"/>
          <w:numId w:val="5"/>
        </w:numPr>
        <w:ind w:right="8" w:hanging="480"/>
      </w:pPr>
      <w:r>
        <w:t>基金份额面值和认购费用</w:t>
      </w:r>
      <w:r>
        <w:rPr>
          <w:rFonts w:ascii="Times New Roman" w:eastAsia="Times New Roman" w:hAnsi="Times New Roman" w:cs="Times New Roman"/>
        </w:rPr>
        <w:t xml:space="preserve"> </w:t>
      </w:r>
    </w:p>
    <w:p w14:paraId="345C9907" w14:textId="77777777" w:rsidR="00591C44" w:rsidRDefault="00095C8D">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F677217" w14:textId="77777777" w:rsidR="00591C44" w:rsidRDefault="00095C8D">
      <w:pPr>
        <w:numPr>
          <w:ilvl w:val="0"/>
          <w:numId w:val="5"/>
        </w:numPr>
        <w:ind w:right="8" w:hanging="480"/>
      </w:pPr>
      <w:r>
        <w:t>基金存续期限</w:t>
      </w:r>
      <w:r>
        <w:rPr>
          <w:rFonts w:ascii="Times New Roman" w:eastAsia="Times New Roman" w:hAnsi="Times New Roman" w:cs="Times New Roman"/>
        </w:rPr>
        <w:t xml:space="preserve"> </w:t>
      </w:r>
    </w:p>
    <w:p w14:paraId="1E90C050" w14:textId="77777777" w:rsidR="00591C44" w:rsidRDefault="00095C8D">
      <w:pPr>
        <w:ind w:right="8"/>
      </w:pPr>
      <w:r>
        <w:t>不定期</w:t>
      </w:r>
      <w:r>
        <w:rPr>
          <w:rFonts w:ascii="Times New Roman" w:eastAsia="Times New Roman" w:hAnsi="Times New Roman" w:cs="Times New Roman"/>
        </w:rPr>
        <w:t xml:space="preserve"> </w:t>
      </w:r>
    </w:p>
    <w:p w14:paraId="322E7C61" w14:textId="77777777" w:rsidR="00591C44" w:rsidRDefault="00095C8D">
      <w:pPr>
        <w:numPr>
          <w:ilvl w:val="0"/>
          <w:numId w:val="5"/>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3C665B5F" w14:textId="77777777" w:rsidR="00591C44" w:rsidRDefault="00095C8D">
      <w:pPr>
        <w:spacing w:after="0" w:line="394" w:lineRule="auto"/>
        <w:ind w:left="-15" w:right="8" w:firstLine="480"/>
      </w:pPr>
      <w:r>
        <w:t>本基金的目标</w:t>
      </w:r>
      <w:r>
        <w:t xml:space="preserve"> </w:t>
      </w:r>
      <w:r>
        <w:rPr>
          <w:rFonts w:ascii="Times New Roman" w:eastAsia="Times New Roman" w:hAnsi="Times New Roman" w:cs="Times New Roman"/>
        </w:rPr>
        <w:t xml:space="preserve">ETF </w:t>
      </w:r>
      <w:r>
        <w:t>是广发上证</w:t>
      </w:r>
      <w:r>
        <w:t xml:space="preserve"> </w:t>
      </w:r>
      <w:r>
        <w:rPr>
          <w:rFonts w:ascii="Times New Roman" w:eastAsia="Times New Roman" w:hAnsi="Times New Roman" w:cs="Times New Roman"/>
        </w:rPr>
        <w:t xml:space="preserve">50 </w:t>
      </w:r>
      <w:r>
        <w:t>交易型开放式指数证券投资基金（简称广发上证</w:t>
      </w:r>
      <w:r>
        <w:t xml:space="preserve"> </w:t>
      </w:r>
      <w:r>
        <w:rPr>
          <w:rFonts w:ascii="Times New Roman" w:eastAsia="Times New Roman" w:hAnsi="Times New Roman" w:cs="Times New Roman"/>
        </w:rPr>
        <w:t>50ETF</w:t>
      </w:r>
      <w:r>
        <w:t>）。</w:t>
      </w:r>
      <w:r>
        <w:rPr>
          <w:rFonts w:ascii="Times New Roman" w:eastAsia="Times New Roman" w:hAnsi="Times New Roman" w:cs="Times New Roman"/>
        </w:rPr>
        <w:t xml:space="preserve"> </w:t>
      </w:r>
    </w:p>
    <w:p w14:paraId="3DCC25F3" w14:textId="77777777" w:rsidR="00591C44" w:rsidRDefault="00095C8D">
      <w:pPr>
        <w:spacing w:after="7" w:line="373" w:lineRule="auto"/>
        <w:ind w:right="8"/>
      </w:pPr>
      <w:r>
        <w:t>本基金为广发上证</w:t>
      </w:r>
      <w:r>
        <w:t xml:space="preserve"> </w:t>
      </w:r>
      <w:r>
        <w:rPr>
          <w:rFonts w:ascii="Times New Roman" w:eastAsia="Times New Roman" w:hAnsi="Times New Roman" w:cs="Times New Roman"/>
        </w:rPr>
        <w:t xml:space="preserve">50ETF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主要采用完全复制法，</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BD8BE55" w14:textId="77777777" w:rsidR="00591C44" w:rsidRDefault="00095C8D">
      <w:pPr>
        <w:spacing w:line="259" w:lineRule="auto"/>
        <w:ind w:left="10" w:right="234"/>
        <w:jc w:val="right"/>
      </w:pPr>
      <w:r>
        <w:t>（</w:t>
      </w:r>
      <w:r>
        <w:rPr>
          <w:rFonts w:ascii="Times New Roman" w:eastAsia="Times New Roman" w:hAnsi="Times New Roman" w:cs="Times New Roman"/>
        </w:rPr>
        <w:t>2</w:t>
      </w:r>
      <w:r>
        <w:t>）在交易方式方面，投资者既可以像买卖股票一样在交易所市场买卖目</w:t>
      </w:r>
    </w:p>
    <w:p w14:paraId="250AA1AA" w14:textId="77777777" w:rsidR="00591C44" w:rsidRDefault="00095C8D">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23E8C7FB" w14:textId="77777777" w:rsidR="00591C44" w:rsidRDefault="00095C8D">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44CBE21" w14:textId="77777777" w:rsidR="00591C44" w:rsidRDefault="00095C8D">
      <w:pPr>
        <w:numPr>
          <w:ilvl w:val="0"/>
          <w:numId w:val="6"/>
        </w:numPr>
        <w:spacing w:after="7"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F26B893" w14:textId="77777777" w:rsidR="00591C44" w:rsidRDefault="00095C8D">
      <w:pPr>
        <w:numPr>
          <w:ilvl w:val="0"/>
          <w:numId w:val="6"/>
        </w:numPr>
        <w:spacing w:after="16" w:line="371"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w:t>
      </w:r>
      <w:r>
        <w:t>方式，大额申赎可能会对基金净值产生一定冲击。</w:t>
      </w:r>
      <w:r>
        <w:rPr>
          <w:rFonts w:ascii="Times New Roman" w:eastAsia="Times New Roman" w:hAnsi="Times New Roman" w:cs="Times New Roman"/>
        </w:rPr>
        <w:t xml:space="preserve"> </w:t>
      </w:r>
    </w:p>
    <w:p w14:paraId="0B83CF46" w14:textId="77777777" w:rsidR="00591C44" w:rsidRDefault="00095C8D">
      <w:pPr>
        <w:ind w:right="8"/>
      </w:pPr>
      <w:r>
        <w:t>十、基金的份额类别设置</w:t>
      </w:r>
      <w:r>
        <w:rPr>
          <w:rFonts w:ascii="Times New Roman" w:eastAsia="Times New Roman" w:hAnsi="Times New Roman" w:cs="Times New Roman"/>
        </w:rPr>
        <w:t xml:space="preserve">     </w:t>
      </w:r>
    </w:p>
    <w:p w14:paraId="5AB36B3F" w14:textId="77777777" w:rsidR="00591C44" w:rsidRDefault="00095C8D">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0264048" w14:textId="77777777" w:rsidR="00591C44" w:rsidRDefault="00095C8D">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67CCF51" w14:textId="77777777" w:rsidR="00591C44" w:rsidRDefault="00095C8D">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D2A2301" w14:textId="77777777" w:rsidR="00591C44" w:rsidRDefault="00095C8D">
      <w:pPr>
        <w:spacing w:after="13" w:line="360" w:lineRule="auto"/>
        <w:ind w:left="-15" w:right="8" w:firstLine="480"/>
      </w:pPr>
      <w:del w:id="13" w:author="FundLex" w:date="2026-10-22T03:09:57Z">
        <w:r>
          <w:delTex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w:delText>
        </w:r>
        <w:r>
          <w:delText>的销售等。调整前，基金管理人需履行适当程序并及时公告。</w:delText>
        </w:r>
        <w:r>
          <w:rPr>
            <w:rFonts w:ascii="Times New Roman" w:eastAsia="Times New Roman" w:hAnsi="Times New Roman" w:cs="Times New Roman"/>
          </w:rPr>
          <w:delText xml:space="preserve"> </w:delText>
        </w:r>
      </w:del>
      <w:ins w:id="14" w:author="FundLex" w:date="2026-10-22T03:09:57Z">
        <w:r>
          <w:t xml:space="preserve">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履行适当程序并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ins>
    </w:p>
    <w:p w14:paraId="148DA94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19A36F9F" w14:textId="77777777" w:rsidR="00591C44" w:rsidRDefault="00095C8D">
      <w:pPr>
        <w:pStyle w:val="1"/>
        <w:ind w:right="244"/>
      </w:pPr>
      <w:bookmarkStart w:id="3" w:name="_Toc688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FDD90A"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7E7C29E6" w14:textId="77777777" w:rsidR="00591C44" w:rsidRDefault="00095C8D">
      <w:pPr>
        <w:ind w:right="8"/>
      </w:pPr>
      <w:r>
        <w:t>一、基金份额的发售时间、发售方式、发售对象</w:t>
      </w:r>
      <w:r>
        <w:rPr>
          <w:rFonts w:ascii="Times New Roman" w:eastAsia="Times New Roman" w:hAnsi="Times New Roman" w:cs="Times New Roman"/>
        </w:rPr>
        <w:t xml:space="preserve"> </w:t>
      </w:r>
    </w:p>
    <w:p w14:paraId="7C605184" w14:textId="77777777" w:rsidR="00591C44" w:rsidRDefault="00095C8D">
      <w:pPr>
        <w:numPr>
          <w:ilvl w:val="0"/>
          <w:numId w:val="7"/>
        </w:numPr>
        <w:ind w:right="8" w:hanging="360"/>
      </w:pPr>
      <w:r>
        <w:t>发售时间</w:t>
      </w:r>
      <w:r>
        <w:rPr>
          <w:rFonts w:ascii="Times New Roman" w:eastAsia="Times New Roman" w:hAnsi="Times New Roman" w:cs="Times New Roman"/>
        </w:rPr>
        <w:t xml:space="preserve"> </w:t>
      </w:r>
    </w:p>
    <w:p w14:paraId="162423A0" w14:textId="77777777" w:rsidR="00591C44" w:rsidRDefault="00095C8D">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3776F8B" w14:textId="77777777" w:rsidR="00591C44" w:rsidRDefault="00095C8D">
      <w:pPr>
        <w:numPr>
          <w:ilvl w:val="0"/>
          <w:numId w:val="7"/>
        </w:numPr>
        <w:ind w:right="8" w:hanging="360"/>
      </w:pPr>
      <w:r>
        <w:t>发售方式</w:t>
      </w:r>
      <w:r>
        <w:rPr>
          <w:rFonts w:ascii="Times New Roman" w:eastAsia="Times New Roman" w:hAnsi="Times New Roman" w:cs="Times New Roman"/>
        </w:rPr>
        <w:t xml:space="preserve"> </w:t>
      </w:r>
    </w:p>
    <w:p w14:paraId="17FEE6BD" w14:textId="77777777" w:rsidR="00591C44" w:rsidRDefault="00095C8D">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8E69FD4" w14:textId="77777777" w:rsidR="00591C44" w:rsidRDefault="00095C8D">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28E4037" w14:textId="77777777" w:rsidR="00591C44" w:rsidRDefault="00095C8D">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6423A4D" w14:textId="77777777" w:rsidR="00591C44" w:rsidRDefault="00095C8D">
      <w:pPr>
        <w:numPr>
          <w:ilvl w:val="0"/>
          <w:numId w:val="7"/>
        </w:numPr>
        <w:ind w:right="8" w:hanging="360"/>
      </w:pPr>
      <w:r>
        <w:t>发售对象</w:t>
      </w:r>
      <w:r>
        <w:rPr>
          <w:rFonts w:ascii="Times New Roman" w:eastAsia="Times New Roman" w:hAnsi="Times New Roman" w:cs="Times New Roman"/>
        </w:rPr>
        <w:t xml:space="preserve"> </w:t>
      </w:r>
    </w:p>
    <w:p w14:paraId="05C357EB" w14:textId="77777777" w:rsidR="00591C44" w:rsidRDefault="00095C8D">
      <w:pPr>
        <w:ind w:right="8"/>
      </w:pPr>
      <w:r>
        <w:t>符合法律法规规定的可投资于证券投资基金的个人投资者、机构投资者、合</w:t>
      </w:r>
    </w:p>
    <w:p w14:paraId="321091D6" w14:textId="77777777" w:rsidR="00591C44" w:rsidRDefault="00095C8D">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40B792D0" w14:textId="77777777" w:rsidR="00591C44" w:rsidRDefault="00095C8D">
      <w:pPr>
        <w:ind w:right="8"/>
      </w:pPr>
      <w:r>
        <w:t>二、基金份额的认购</w:t>
      </w:r>
      <w:r>
        <w:rPr>
          <w:rFonts w:ascii="Times New Roman" w:eastAsia="Times New Roman" w:hAnsi="Times New Roman" w:cs="Times New Roman"/>
        </w:rPr>
        <w:t xml:space="preserve"> </w:t>
      </w:r>
    </w:p>
    <w:p w14:paraId="5D8807C2" w14:textId="77777777" w:rsidR="00591C44" w:rsidRDefault="00095C8D">
      <w:pPr>
        <w:numPr>
          <w:ilvl w:val="0"/>
          <w:numId w:val="8"/>
        </w:numPr>
        <w:ind w:right="8" w:hanging="360"/>
      </w:pPr>
      <w:r>
        <w:t>认购费用</w:t>
      </w:r>
      <w:r>
        <w:rPr>
          <w:rFonts w:ascii="Times New Roman" w:eastAsia="Times New Roman" w:hAnsi="Times New Roman" w:cs="Times New Roman"/>
        </w:rPr>
        <w:t xml:space="preserve"> </w:t>
      </w:r>
    </w:p>
    <w:p w14:paraId="469E8148" w14:textId="77777777" w:rsidR="00591C44" w:rsidRDefault="00095C8D">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9D27EE6" w14:textId="77777777" w:rsidR="00591C44" w:rsidRDefault="00095C8D">
      <w:pPr>
        <w:numPr>
          <w:ilvl w:val="0"/>
          <w:numId w:val="8"/>
        </w:numPr>
        <w:ind w:right="8" w:hanging="360"/>
      </w:pPr>
      <w:r>
        <w:t>募集期利息的处理方式</w:t>
      </w:r>
      <w:r>
        <w:rPr>
          <w:rFonts w:ascii="Times New Roman" w:eastAsia="Times New Roman" w:hAnsi="Times New Roman" w:cs="Times New Roman"/>
        </w:rPr>
        <w:t xml:space="preserve"> </w:t>
      </w:r>
    </w:p>
    <w:p w14:paraId="2B5B0BEE" w14:textId="77777777" w:rsidR="00591C44" w:rsidRDefault="00095C8D">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EE58326" w14:textId="77777777" w:rsidR="00591C44" w:rsidRDefault="00095C8D">
      <w:pPr>
        <w:numPr>
          <w:ilvl w:val="0"/>
          <w:numId w:val="8"/>
        </w:numPr>
        <w:ind w:right="8" w:hanging="360"/>
      </w:pPr>
      <w:r>
        <w:t>基金认购份额的计算</w:t>
      </w:r>
      <w:r>
        <w:rPr>
          <w:rFonts w:ascii="Times New Roman" w:eastAsia="Times New Roman" w:hAnsi="Times New Roman" w:cs="Times New Roman"/>
        </w:rPr>
        <w:t xml:space="preserve"> </w:t>
      </w:r>
    </w:p>
    <w:p w14:paraId="25E532E8" w14:textId="77777777" w:rsidR="00591C44" w:rsidRDefault="00095C8D">
      <w:pPr>
        <w:ind w:right="8"/>
      </w:pPr>
      <w:r>
        <w:t>基金认购份额具体的计算方法在招募说明书中列示。</w:t>
      </w:r>
      <w:r>
        <w:rPr>
          <w:rFonts w:ascii="Times New Roman" w:eastAsia="Times New Roman" w:hAnsi="Times New Roman" w:cs="Times New Roman"/>
        </w:rPr>
        <w:t xml:space="preserve"> </w:t>
      </w:r>
    </w:p>
    <w:p w14:paraId="64DEA98C" w14:textId="77777777" w:rsidR="00591C44" w:rsidRDefault="00095C8D">
      <w:pPr>
        <w:numPr>
          <w:ilvl w:val="0"/>
          <w:numId w:val="8"/>
        </w:numPr>
        <w:ind w:right="8" w:hanging="360"/>
      </w:pPr>
      <w:r>
        <w:t>认购份额余额的处理方式</w:t>
      </w:r>
      <w:r>
        <w:rPr>
          <w:rFonts w:ascii="Times New Roman" w:eastAsia="Times New Roman" w:hAnsi="Times New Roman" w:cs="Times New Roman"/>
        </w:rPr>
        <w:t xml:space="preserve"> </w:t>
      </w:r>
    </w:p>
    <w:p w14:paraId="4D1B53B3" w14:textId="77777777" w:rsidR="00591C44" w:rsidRDefault="00095C8D">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C66CCD3" w14:textId="77777777" w:rsidR="00591C44" w:rsidRDefault="00095C8D">
      <w:pPr>
        <w:ind w:right="8"/>
      </w:pPr>
      <w:r>
        <w:t>三、基金份额认购金额的限制</w:t>
      </w:r>
      <w:r>
        <w:rPr>
          <w:rFonts w:ascii="Times New Roman" w:eastAsia="Times New Roman" w:hAnsi="Times New Roman" w:cs="Times New Roman"/>
        </w:rPr>
        <w:t xml:space="preserve"> </w:t>
      </w:r>
    </w:p>
    <w:p w14:paraId="7ECC8979" w14:textId="77777777" w:rsidR="00591C44" w:rsidRDefault="00095C8D">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07C2EA76" w14:textId="77777777" w:rsidR="00591C44" w:rsidRDefault="00095C8D">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BA95BF3" w14:textId="77777777" w:rsidR="00591C44" w:rsidRDefault="00095C8D">
      <w:pPr>
        <w:numPr>
          <w:ilvl w:val="0"/>
          <w:numId w:val="9"/>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B396421" w14:textId="77777777" w:rsidR="00591C44" w:rsidRDefault="00095C8D">
      <w:pPr>
        <w:ind w:right="8"/>
      </w:pPr>
      <w:r>
        <w:t>四、发起资金的认购</w:t>
      </w:r>
      <w:r>
        <w:rPr>
          <w:rFonts w:ascii="Times New Roman" w:eastAsia="Times New Roman" w:hAnsi="Times New Roman" w:cs="Times New Roman"/>
        </w:rPr>
        <w:t xml:space="preserve"> </w:t>
      </w:r>
    </w:p>
    <w:p w14:paraId="33C2FA37"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w:t>
      </w:r>
      <w:r>
        <w:t>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A05DA9C"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2DA06937" w14:textId="77777777" w:rsidR="00591C44" w:rsidRDefault="00095C8D">
      <w:pPr>
        <w:pStyle w:val="1"/>
        <w:ind w:right="241"/>
      </w:pPr>
      <w:bookmarkStart w:id="4" w:name="_Toc688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F134F3"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2989438B" w14:textId="77777777" w:rsidR="00591C44" w:rsidRDefault="00095C8D">
      <w:pPr>
        <w:numPr>
          <w:ilvl w:val="0"/>
          <w:numId w:val="10"/>
        </w:numPr>
        <w:ind w:right="8" w:hanging="480"/>
      </w:pPr>
      <w:r>
        <w:t>基金备案的条件</w:t>
      </w:r>
      <w:r>
        <w:rPr>
          <w:rFonts w:ascii="Times New Roman" w:eastAsia="Times New Roman" w:hAnsi="Times New Roman" w:cs="Times New Roman"/>
        </w:rPr>
        <w:t xml:space="preserve"> </w:t>
      </w:r>
    </w:p>
    <w:p w14:paraId="11F0E951" w14:textId="77777777" w:rsidR="00591C44" w:rsidRDefault="00095C8D">
      <w:pPr>
        <w:spacing w:after="5"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2337648" w14:textId="77777777" w:rsidR="00591C44" w:rsidRDefault="00095C8D">
      <w:pPr>
        <w:spacing w:after="129"/>
        <w:ind w:right="8"/>
      </w:pPr>
      <w:r>
        <w:t>基金募集达到基金备案条件的，自基金管理人办理完毕基金备案手续并取</w:t>
      </w:r>
    </w:p>
    <w:p w14:paraId="6B4D8849" w14:textId="77777777" w:rsidR="00591C44" w:rsidRDefault="00095C8D">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18725A73" w14:textId="77777777" w:rsidR="00591C44" w:rsidRDefault="00095C8D">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7604A00D" w14:textId="77777777" w:rsidR="00591C44" w:rsidRDefault="00095C8D">
      <w:pPr>
        <w:ind w:right="8"/>
      </w:pPr>
      <w:r>
        <w:t>如果募集期限届满，未满足基金备案条件，基金管理人应当承担下列责任：</w:t>
      </w:r>
      <w:r>
        <w:rPr>
          <w:rFonts w:ascii="Times New Roman" w:eastAsia="Times New Roman" w:hAnsi="Times New Roman" w:cs="Times New Roman"/>
        </w:rPr>
        <w:t xml:space="preserve"> </w:t>
      </w:r>
    </w:p>
    <w:p w14:paraId="2A7D0E5B" w14:textId="77777777" w:rsidR="00591C44" w:rsidRDefault="00095C8D">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1A9C87D0" w14:textId="77777777" w:rsidR="00591C44" w:rsidRDefault="00095C8D">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212E65F" w14:textId="77777777" w:rsidR="00591C44" w:rsidRDefault="00095C8D">
      <w:pPr>
        <w:numPr>
          <w:ilvl w:val="0"/>
          <w:numId w:val="11"/>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1C79A5" w14:textId="77777777" w:rsidR="00591C44" w:rsidRDefault="00095C8D">
      <w:pPr>
        <w:numPr>
          <w:ilvl w:val="0"/>
          <w:numId w:val="12"/>
        </w:numPr>
        <w:ind w:right="8" w:hanging="480"/>
      </w:pPr>
      <w:r>
        <w:t>基金存续期内的基金份额持有人数量和资产规模</w:t>
      </w:r>
      <w:r>
        <w:rPr>
          <w:rFonts w:ascii="Times New Roman" w:eastAsia="Times New Roman" w:hAnsi="Times New Roman" w:cs="Times New Roman"/>
        </w:rPr>
        <w:t xml:space="preserve"> </w:t>
      </w:r>
    </w:p>
    <w:p w14:paraId="21736C16" w14:textId="77777777" w:rsidR="00591C44" w:rsidRDefault="00095C8D">
      <w:pPr>
        <w:spacing w:after="5" w:line="371" w:lineRule="auto"/>
        <w:ind w:left="-15" w:right="229" w:firstLine="470"/>
        <w:jc w:val="both"/>
      </w:pPr>
      <w:r>
        <w:t>《基金合同》生效满三年后继续存续的，连</w:t>
      </w:r>
      <w:r>
        <w:t>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4065ADC" w14:textId="77777777" w:rsidR="00591C44" w:rsidRDefault="00095C8D">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D8A614" w14:textId="77777777" w:rsidR="00591C44" w:rsidRDefault="00095C8D">
      <w:pPr>
        <w:numPr>
          <w:ilvl w:val="0"/>
          <w:numId w:val="12"/>
        </w:numPr>
        <w:ind w:right="8" w:hanging="480"/>
      </w:pPr>
      <w:r>
        <w:t>基金的自动终止</w:t>
      </w:r>
      <w:r>
        <w:rPr>
          <w:rFonts w:ascii="Times New Roman" w:eastAsia="Times New Roman" w:hAnsi="Times New Roman" w:cs="Times New Roman"/>
        </w:rPr>
        <w:t xml:space="preserve"> </w:t>
      </w:r>
    </w:p>
    <w:p w14:paraId="2C682648" w14:textId="77777777" w:rsidR="00591C44" w:rsidRDefault="00095C8D">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29169E7" w14:textId="77777777" w:rsidR="00591C44" w:rsidRDefault="00095C8D">
      <w:pPr>
        <w:pStyle w:val="1"/>
        <w:ind w:right="245"/>
      </w:pPr>
      <w:bookmarkStart w:id="5" w:name="_Toc688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F98A34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DBCA4E5" w14:textId="77777777" w:rsidR="00591C44" w:rsidRDefault="00095C8D">
      <w:pPr>
        <w:numPr>
          <w:ilvl w:val="0"/>
          <w:numId w:val="13"/>
        </w:numPr>
        <w:ind w:right="8" w:hanging="480"/>
      </w:pPr>
      <w:r>
        <w:t>申购和赎回场所</w:t>
      </w:r>
      <w:r>
        <w:rPr>
          <w:rFonts w:ascii="Times New Roman" w:eastAsia="Times New Roman" w:hAnsi="Times New Roman" w:cs="Times New Roman"/>
        </w:rPr>
        <w:t xml:space="preserve"> </w:t>
      </w:r>
    </w:p>
    <w:p w14:paraId="790ED7AE" w14:textId="77777777" w:rsidR="00591C44" w:rsidRDefault="00095C8D">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t>。</w:t>
      </w:r>
      <w:r>
        <w:rPr>
          <w:rFonts w:ascii="Times New Roman" w:eastAsia="Times New Roman" w:hAnsi="Times New Roman" w:cs="Times New Roman"/>
          <w:sz w:val="21"/>
        </w:rPr>
        <w:t xml:space="preserve"> </w:t>
      </w:r>
    </w:p>
    <w:p w14:paraId="49751D08" w14:textId="77777777" w:rsidR="00591C44" w:rsidRDefault="00095C8D">
      <w:pPr>
        <w:numPr>
          <w:ilvl w:val="0"/>
          <w:numId w:val="13"/>
        </w:numPr>
        <w:ind w:right="8" w:hanging="480"/>
      </w:pPr>
      <w:r>
        <w:t>申购和赎回的开放日及时间</w:t>
      </w:r>
      <w:r>
        <w:rPr>
          <w:rFonts w:ascii="Times New Roman" w:eastAsia="Times New Roman" w:hAnsi="Times New Roman" w:cs="Times New Roman"/>
        </w:rPr>
        <w:t xml:space="preserve"> </w:t>
      </w:r>
    </w:p>
    <w:p w14:paraId="2CE78842" w14:textId="77777777" w:rsidR="00591C44" w:rsidRDefault="00095C8D">
      <w:pPr>
        <w:numPr>
          <w:ilvl w:val="0"/>
          <w:numId w:val="14"/>
        </w:numPr>
        <w:ind w:right="8" w:hanging="360"/>
      </w:pPr>
      <w:r>
        <w:t>开放日及开放时间</w:t>
      </w:r>
      <w:r>
        <w:rPr>
          <w:rFonts w:ascii="Times New Roman" w:eastAsia="Times New Roman" w:hAnsi="Times New Roman" w:cs="Times New Roman"/>
        </w:rPr>
        <w:t xml:space="preserve"> </w:t>
      </w:r>
    </w:p>
    <w:p w14:paraId="49632956" w14:textId="77777777" w:rsidR="00591C44" w:rsidRDefault="00095C8D">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35AE84" w14:textId="77777777" w:rsidR="00591C44" w:rsidRDefault="00095C8D">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274FBD5" w14:textId="77777777" w:rsidR="00591C44" w:rsidRDefault="00095C8D">
      <w:pPr>
        <w:numPr>
          <w:ilvl w:val="0"/>
          <w:numId w:val="14"/>
        </w:numPr>
        <w:ind w:right="8" w:hanging="360"/>
      </w:pPr>
      <w:r>
        <w:t>申购、赎回开始日及业务办理时间</w:t>
      </w:r>
      <w:r>
        <w:rPr>
          <w:rFonts w:ascii="Times New Roman" w:eastAsia="Times New Roman" w:hAnsi="Times New Roman" w:cs="Times New Roman"/>
        </w:rPr>
        <w:t xml:space="preserve"> </w:t>
      </w:r>
    </w:p>
    <w:p w14:paraId="4CEDFA36" w14:textId="77777777" w:rsidR="00591C44" w:rsidRDefault="00095C8D">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0A4CFAB" w14:textId="77777777" w:rsidR="00591C44" w:rsidRDefault="00095C8D">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BFBC19" w14:textId="77777777" w:rsidR="00591C44" w:rsidRDefault="00095C8D">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F9FD0EB" w14:textId="77777777" w:rsidR="00591C44" w:rsidRDefault="00095C8D">
      <w:pPr>
        <w:spacing w:after="129"/>
        <w:ind w:right="8"/>
      </w:pPr>
      <w:r>
        <w:t>基金管理人不得在基金合同约定之外的日期或者时间办理基金份额的申购、</w:t>
      </w:r>
    </w:p>
    <w:p w14:paraId="211E85F0" w14:textId="77777777" w:rsidR="00591C44" w:rsidRDefault="00095C8D">
      <w:pPr>
        <w:spacing w:after="19" w:line="360" w:lineRule="auto"/>
        <w:ind w:left="-5" w:right="8"/>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sz w:val="21"/>
        </w:rPr>
        <w:t xml:space="preserve"> </w:t>
      </w:r>
    </w:p>
    <w:p w14:paraId="2B05155E" w14:textId="77777777" w:rsidR="00591C44" w:rsidRDefault="00095C8D">
      <w:pPr>
        <w:ind w:right="8"/>
      </w:pPr>
      <w:r>
        <w:t>三、申购与赎回的原则</w:t>
      </w:r>
      <w:r>
        <w:rPr>
          <w:rFonts w:ascii="Times New Roman" w:eastAsia="Times New Roman" w:hAnsi="Times New Roman" w:cs="Times New Roman"/>
        </w:rPr>
        <w:t xml:space="preserve"> </w:t>
      </w:r>
    </w:p>
    <w:p w14:paraId="7D116E11" w14:textId="77777777" w:rsidR="00591C44" w:rsidRDefault="00095C8D">
      <w:pPr>
        <w:numPr>
          <w:ilvl w:val="0"/>
          <w:numId w:val="15"/>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0B887DA" w14:textId="77777777" w:rsidR="00591C44" w:rsidRDefault="00095C8D">
      <w:pPr>
        <w:numPr>
          <w:ilvl w:val="0"/>
          <w:numId w:val="15"/>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62406B78" w14:textId="77777777" w:rsidR="00591C44" w:rsidRDefault="00095C8D">
      <w:pPr>
        <w:numPr>
          <w:ilvl w:val="0"/>
          <w:numId w:val="16"/>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67BA0D" w14:textId="77777777" w:rsidR="00591C44" w:rsidRDefault="00095C8D">
      <w:pPr>
        <w:numPr>
          <w:ilvl w:val="0"/>
          <w:numId w:val="16"/>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596E4D" w14:textId="77777777" w:rsidR="00591C44" w:rsidRDefault="00095C8D">
      <w:pPr>
        <w:spacing w:after="129"/>
        <w:ind w:right="8"/>
      </w:pPr>
      <w:r>
        <w:t>基金管理人可在法律法规允许的情况下，对</w:t>
      </w:r>
      <w:r>
        <w:t>上述原则进行调整。基金管理人</w:t>
      </w:r>
    </w:p>
    <w:p w14:paraId="0BE930D4" w14:textId="77777777" w:rsidR="00591C44" w:rsidRDefault="00095C8D">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C02F8FB" w14:textId="77777777" w:rsidR="00591C44" w:rsidRDefault="00095C8D">
      <w:pPr>
        <w:ind w:right="8"/>
      </w:pPr>
      <w:r>
        <w:t>四、申购与赎回的程序</w:t>
      </w:r>
      <w:r>
        <w:rPr>
          <w:rFonts w:ascii="Times New Roman" w:eastAsia="Times New Roman" w:hAnsi="Times New Roman" w:cs="Times New Roman"/>
        </w:rPr>
        <w:t xml:space="preserve"> </w:t>
      </w:r>
    </w:p>
    <w:p w14:paraId="69165EFE" w14:textId="77777777" w:rsidR="00591C44" w:rsidRDefault="00095C8D">
      <w:pPr>
        <w:numPr>
          <w:ilvl w:val="0"/>
          <w:numId w:val="17"/>
        </w:numPr>
        <w:ind w:right="8" w:hanging="360"/>
      </w:pPr>
      <w:r>
        <w:t>申购和赎回的申请方式</w:t>
      </w:r>
      <w:r>
        <w:rPr>
          <w:rFonts w:ascii="Times New Roman" w:eastAsia="Times New Roman" w:hAnsi="Times New Roman" w:cs="Times New Roman"/>
        </w:rPr>
        <w:t xml:space="preserve"> </w:t>
      </w:r>
    </w:p>
    <w:p w14:paraId="1A471DC1" w14:textId="77777777" w:rsidR="00591C44" w:rsidRDefault="00095C8D">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54D22AC" w14:textId="77777777" w:rsidR="00591C44" w:rsidRDefault="00095C8D">
      <w:pPr>
        <w:numPr>
          <w:ilvl w:val="0"/>
          <w:numId w:val="17"/>
        </w:numPr>
        <w:ind w:right="8" w:hanging="360"/>
      </w:pPr>
      <w:r>
        <w:t>申购和赎回的款项支付</w:t>
      </w:r>
      <w:r>
        <w:rPr>
          <w:rFonts w:ascii="Times New Roman" w:eastAsia="Times New Roman" w:hAnsi="Times New Roman" w:cs="Times New Roman"/>
        </w:rPr>
        <w:t xml:space="preserve"> </w:t>
      </w:r>
    </w:p>
    <w:p w14:paraId="6B37E4BE" w14:textId="77777777" w:rsidR="00591C44" w:rsidRDefault="00095C8D">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5A4F3912" w14:textId="77777777" w:rsidR="00591C44" w:rsidRDefault="00095C8D">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C4D3EAF" w14:textId="77777777" w:rsidR="00591C44" w:rsidRDefault="00095C8D">
      <w:pPr>
        <w:numPr>
          <w:ilvl w:val="0"/>
          <w:numId w:val="17"/>
        </w:numPr>
        <w:ind w:right="8" w:hanging="360"/>
      </w:pPr>
      <w:r>
        <w:t>申购和赎回申请的确认</w:t>
      </w:r>
      <w:r>
        <w:rPr>
          <w:rFonts w:ascii="Times New Roman" w:eastAsia="Times New Roman" w:hAnsi="Times New Roman" w:cs="Times New Roman"/>
        </w:rPr>
        <w:t xml:space="preserve"> </w:t>
      </w:r>
    </w:p>
    <w:p w14:paraId="2A6A7C91" w14:textId="77777777" w:rsidR="00591C44" w:rsidRDefault="00095C8D">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52399AF8" w14:textId="77777777" w:rsidR="00591C44" w:rsidRDefault="00095C8D">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6FB0333" w14:textId="77777777" w:rsidR="00591C44" w:rsidRDefault="00095C8D">
      <w:pPr>
        <w:spacing w:after="16" w:line="365" w:lineRule="auto"/>
        <w:ind w:right="8"/>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66B66C9A" w14:textId="77777777" w:rsidR="00591C44" w:rsidRDefault="00095C8D">
      <w:pPr>
        <w:ind w:right="8"/>
      </w:pPr>
      <w:r>
        <w:t>五、申购和赎回的数量限制</w:t>
      </w:r>
      <w:r>
        <w:rPr>
          <w:rFonts w:ascii="Times New Roman" w:eastAsia="Times New Roman" w:hAnsi="Times New Roman" w:cs="Times New Roman"/>
        </w:rPr>
        <w:t xml:space="preserve"> </w:t>
      </w:r>
    </w:p>
    <w:p w14:paraId="7F714F2C" w14:textId="77777777" w:rsidR="00591C44" w:rsidRDefault="00095C8D">
      <w:pPr>
        <w:numPr>
          <w:ilvl w:val="0"/>
          <w:numId w:val="18"/>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8F73529" w14:textId="77777777" w:rsidR="00591C44" w:rsidRDefault="00095C8D">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EBF2834" w14:textId="77777777" w:rsidR="00591C44" w:rsidRDefault="00095C8D">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6764995" w14:textId="77777777" w:rsidR="00591C44" w:rsidRDefault="00095C8D">
      <w:pPr>
        <w:numPr>
          <w:ilvl w:val="0"/>
          <w:numId w:val="18"/>
        </w:numPr>
        <w:spacing w:line="259" w:lineRule="auto"/>
        <w:ind w:right="8" w:firstLine="480"/>
      </w:pPr>
      <w:r>
        <w:t>当接受申购申请对存量基金份额持有人利益构成潜在重大不利影响时，</w:t>
      </w:r>
    </w:p>
    <w:p w14:paraId="02F181D2" w14:textId="77777777" w:rsidR="00591C44" w:rsidRDefault="00095C8D">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60DFA9B" w14:textId="77777777" w:rsidR="00591C44" w:rsidRDefault="00095C8D">
      <w:pPr>
        <w:numPr>
          <w:ilvl w:val="0"/>
          <w:numId w:val="18"/>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153D151" w14:textId="77777777" w:rsidR="00591C44" w:rsidRDefault="00095C8D">
      <w:pPr>
        <w:ind w:right="8"/>
      </w:pPr>
      <w:r>
        <w:t>六、申购和赎回的价格、费用及其</w:t>
      </w:r>
      <w:r>
        <w:t>用途</w:t>
      </w:r>
      <w:r>
        <w:rPr>
          <w:rFonts w:ascii="Times New Roman" w:eastAsia="Times New Roman" w:hAnsi="Times New Roman" w:cs="Times New Roman"/>
        </w:rPr>
        <w:t xml:space="preserve"> </w:t>
      </w:r>
    </w:p>
    <w:p w14:paraId="67920C6C" w14:textId="77777777" w:rsidR="00591C44" w:rsidRDefault="00095C8D">
      <w:pPr>
        <w:numPr>
          <w:ilvl w:val="0"/>
          <w:numId w:val="19"/>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8F36D63" w14:textId="77777777" w:rsidR="00591C44" w:rsidRDefault="00095C8D">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B86D38" w14:textId="77777777" w:rsidR="00591C44" w:rsidRDefault="00095C8D">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742D9A9" w14:textId="77777777" w:rsidR="00591C44" w:rsidRDefault="00095C8D">
      <w:pPr>
        <w:numPr>
          <w:ilvl w:val="0"/>
          <w:numId w:val="19"/>
        </w:numPr>
        <w:spacing w:after="0" w:line="376" w:lineRule="auto"/>
        <w:ind w:right="8" w:firstLine="480"/>
      </w:pPr>
      <w:r>
        <w:t>申购份额的计算及余额的处理方式：本基金申购份额的计算详见《招募说明书》。</w:t>
      </w:r>
      <w:del w:id="15" w:author="FundLex" w:date="2026-10-22T03:09:57Z">
        <w:r>
          <w:delText>本基</w:delText>
        </w:r>
        <w:r>
          <w:delText>金</w:delText>
        </w:r>
        <w:r>
          <w:delText xml:space="preserve"> </w:delText>
        </w:r>
        <w:r>
          <w:rPr>
            <w:rFonts w:ascii="Times New Roman" w:eastAsia="Times New Roman" w:hAnsi="Times New Roman" w:cs="Times New Roman"/>
          </w:rPr>
          <w:delText xml:space="preserve">A </w:delText>
        </w:r>
        <w:r>
          <w:delText>类基金份额的申购费率由基金管理人决定，并在招募说明书中列示。</w:delText>
        </w:r>
      </w:del>
      <w:ins w:id="16" w:author="FundLex" w:date="2026-10-22T03:09:57Z">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ins>
      <w:r>
        <w:t>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AA4D37B" w14:textId="77777777" w:rsidR="00591C44" w:rsidRDefault="00095C8D">
      <w:pPr>
        <w:numPr>
          <w:ilvl w:val="0"/>
          <w:numId w:val="19"/>
        </w:numPr>
        <w:spacing w:after="7" w:line="369" w:lineRule="auto"/>
        <w:ind w:right="8" w:firstLine="480"/>
      </w:pPr>
      <w:r>
        <w:t>赎回金额的计算及处理方式：本基金赎回金额的计算详见《招募说明书》。本基金的赎回费率由基金管理人决定，并在招募说明书中列示。</w:t>
      </w:r>
      <w:del w:id="17" w:author="FundLex" w:date="2026-10-22T03:09:57Z">
        <w:r>
          <w:delText>赎回金额为按实际确认的有效赎回份额乘以当日该类基金份额的基金份额净值并扣除相应的费用，赎回金额单位为元。</w:delText>
        </w:r>
      </w:del>
      <w:ins w:id="18" w:author="FundLex" w:date="2026-10-22T03:09:57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051DA2C" w14:textId="77777777" w:rsidR="00591C44" w:rsidRDefault="00095C8D">
      <w:pPr>
        <w:numPr>
          <w:ilvl w:val="0"/>
          <w:numId w:val="19"/>
        </w:numPr>
        <w:spacing w:after="0" w:line="385" w:lineRule="auto"/>
        <w:ind w:right="8" w:firstLine="480"/>
      </w:pPr>
      <w:del w:id="19" w:author="FundLex" w:date="2026-10-22T03:09:57Z">
        <w:r>
          <w:delText>本基金</w:delText>
        </w:r>
        <w:r>
          <w:delText xml:space="preserve"> </w:delText>
        </w:r>
        <w:r>
          <w:rPr>
            <w:rFonts w:ascii="Times New Roman" w:eastAsia="Times New Roman" w:hAnsi="Times New Roman" w:cs="Times New Roman"/>
          </w:rPr>
          <w:delText xml:space="preserve">A </w:delText>
        </w:r>
        <w:r>
          <w:delText>类基金份额的申购费用由投资人承担，不列入基金财产。本基金</w:delText>
        </w:r>
        <w:r>
          <w:delText xml:space="preserve"> </w:delText>
        </w:r>
        <w:r>
          <w:rPr>
            <w:rFonts w:ascii="Times New Roman" w:eastAsia="Times New Roman" w:hAnsi="Times New Roman" w:cs="Times New Roman"/>
          </w:rPr>
          <w:delText xml:space="preserve">C </w:delText>
        </w:r>
        <w:r>
          <w:delText>类基金份额不收取申购费用。</w:delText>
        </w:r>
      </w:del>
      <w:ins w:id="20" w:author="FundLex" w:date="2026-10-22T03:09:57Z">
        <w:r>
          <w:t>通过直销机构申购本基金A类基金份额不收取申购费，通过其他销售机构申购本基金A类基金份额的申购费用由投资人承担，不列入基金财产。本基金C类基金份额不收取申购费用。</w:t>
        </w:r>
      </w:ins>
      <w:r>
        <w:rPr>
          <w:rFonts w:ascii="Times New Roman" w:eastAsia="Times New Roman" w:hAnsi="Times New Roman" w:cs="Times New Roman"/>
        </w:rPr>
        <w:t xml:space="preserve"> </w:t>
      </w:r>
    </w:p>
    <w:p w14:paraId="2F2B7E36" w14:textId="77777777" w:rsidR="00591C44" w:rsidRDefault="00095C8D">
      <w:pPr>
        <w:numPr>
          <w:ilvl w:val="0"/>
          <w:numId w:val="19"/>
        </w:numPr>
        <w:spacing w:after="5" w:line="370" w:lineRule="auto"/>
        <w:ind w:right="8" w:firstLine="480"/>
      </w:pPr>
      <w:del w:id="21" w:author="FundLex" w:date="2026-10-22T03:09:57Z">
        <w:r>
          <w:delTex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delText>
        </w:r>
        <w:r>
          <w:delText xml:space="preserve"> </w:delText>
        </w:r>
        <w:r>
          <w:rPr>
            <w:rFonts w:ascii="Times New Roman" w:eastAsia="Times New Roman" w:hAnsi="Times New Roman" w:cs="Times New Roman"/>
          </w:rPr>
          <w:delText xml:space="preserve">7 </w:delText>
        </w:r>
        <w:r>
          <w:delText>日的投资者收取不低于</w:delText>
        </w:r>
        <w:r>
          <w:delText xml:space="preserve"> </w:delText>
        </w:r>
        <w:r>
          <w:rPr>
            <w:rFonts w:ascii="Times New Roman" w:eastAsia="Times New Roman" w:hAnsi="Times New Roman" w:cs="Times New Roman"/>
          </w:rPr>
          <w:delText>1.5%</w:delText>
        </w:r>
        <w:r>
          <w:delText>的赎回费，并全额计入基金财产。</w:delText>
        </w:r>
      </w:del>
      <w:ins w:id="22" w:author="FundLex" w:date="2026-10-22T03:09:57Z">
        <w:r>
          <w:t>赎回费用由赎回基金份额的基金份额持有人承担，在基金份额持有人赎回基金份额时收取。赎回费用全额计入基金财产。</w:t>
        </w:r>
      </w:ins>
      <w:r>
        <w:rPr>
          <w:rFonts w:ascii="Times New Roman" w:eastAsia="Times New Roman" w:hAnsi="Times New Roman" w:cs="Times New Roman"/>
        </w:rPr>
        <w:t xml:space="preserve"> </w:t>
      </w:r>
    </w:p>
    <w:p w14:paraId="3295A83F" w14:textId="77777777" w:rsidR="00591C44" w:rsidRDefault="00095C8D">
      <w:pPr>
        <w:numPr>
          <w:ilvl w:val="0"/>
          <w:numId w:val="19"/>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32644F6E" w14:textId="77777777" w:rsidR="00591C44" w:rsidRDefault="00095C8D">
      <w:pPr>
        <w:numPr>
          <w:ilvl w:val="0"/>
          <w:numId w:val="19"/>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D4800EF" w14:textId="77777777" w:rsidR="00591C44" w:rsidRDefault="00095C8D">
      <w:pPr>
        <w:numPr>
          <w:ilvl w:val="0"/>
          <w:numId w:val="19"/>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del w:id="23" w:author="FundLex" w:date="2026-10-22T03:09:57Z">
        <w:r>
          <w:delText>基金管理人可以适当调低基金申购费率、基金赎回费率、转换</w:delText>
        </w:r>
        <w:r>
          <w:delText>费率和销售服务费率。</w:delText>
        </w:r>
      </w:del>
      <w:ins w:id="24" w:author="FundLex" w:date="2026-10-22T03:09:57Z">
        <w:r>
          <w:t>基金管理人可以适当调低基金申购费率和销售服务费率。</w:t>
        </w:r>
      </w:ins>
      <w:r>
        <w:rPr>
          <w:rFonts w:ascii="Times New Roman" w:eastAsia="Times New Roman" w:hAnsi="Times New Roman" w:cs="Times New Roman"/>
        </w:rPr>
        <w:t xml:space="preserve"> </w:t>
      </w:r>
    </w:p>
    <w:p w14:paraId="5E589FB9" w14:textId="77777777" w:rsidR="00591C44" w:rsidRDefault="00095C8D">
      <w:pPr>
        <w:ind w:right="8"/>
      </w:pPr>
      <w:r>
        <w:t>七、拒绝或暂停申购的情形</w:t>
      </w:r>
      <w:r>
        <w:rPr>
          <w:rFonts w:ascii="Times New Roman" w:eastAsia="Times New Roman" w:hAnsi="Times New Roman" w:cs="Times New Roman"/>
        </w:rPr>
        <w:t xml:space="preserve"> </w:t>
      </w:r>
    </w:p>
    <w:p w14:paraId="08F46051" w14:textId="77777777" w:rsidR="00591C44" w:rsidRDefault="00095C8D">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21FAA51" w14:textId="77777777" w:rsidR="00591C44" w:rsidRDefault="00095C8D">
      <w:pPr>
        <w:numPr>
          <w:ilvl w:val="0"/>
          <w:numId w:val="20"/>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3D5A351" w14:textId="77777777" w:rsidR="00591C44" w:rsidRDefault="00095C8D">
      <w:pPr>
        <w:numPr>
          <w:ilvl w:val="0"/>
          <w:numId w:val="20"/>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5E7359E" w14:textId="77777777" w:rsidR="00591C44" w:rsidRDefault="00095C8D">
      <w:pPr>
        <w:numPr>
          <w:ilvl w:val="0"/>
          <w:numId w:val="20"/>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200A40C" w14:textId="77777777" w:rsidR="00591C44" w:rsidRDefault="00095C8D">
      <w:pPr>
        <w:numPr>
          <w:ilvl w:val="0"/>
          <w:numId w:val="20"/>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DA23C4B" w14:textId="77777777" w:rsidR="00591C44" w:rsidRDefault="00095C8D">
      <w:pPr>
        <w:numPr>
          <w:ilvl w:val="0"/>
          <w:numId w:val="20"/>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3F00494" w14:textId="77777777" w:rsidR="00591C44" w:rsidRDefault="00095C8D">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9EC7ADC"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31FC47"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8A7E5AB" w14:textId="77777777" w:rsidR="00591C44" w:rsidRDefault="00095C8D">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1C229B9A" w14:textId="77777777" w:rsidR="00591C44" w:rsidRDefault="00095C8D">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w:t>
      </w:r>
      <w:r>
        <w:t>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6B82B8C" w14:textId="77777777" w:rsidR="00591C44" w:rsidRDefault="00095C8D">
      <w:pPr>
        <w:ind w:right="8"/>
      </w:pPr>
      <w:r>
        <w:t>八、暂停赎回或延缓支付赎回款项的情形</w:t>
      </w:r>
      <w:r>
        <w:rPr>
          <w:rFonts w:ascii="Times New Roman" w:eastAsia="Times New Roman" w:hAnsi="Times New Roman" w:cs="Times New Roman"/>
        </w:rPr>
        <w:t xml:space="preserve"> </w:t>
      </w:r>
    </w:p>
    <w:p w14:paraId="126B9A70" w14:textId="77777777" w:rsidR="00591C44" w:rsidRDefault="00095C8D">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51088D6" w14:textId="77777777" w:rsidR="00591C44" w:rsidRDefault="00095C8D">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265E64E4" w14:textId="77777777" w:rsidR="00591C44" w:rsidRDefault="00095C8D">
      <w:pPr>
        <w:numPr>
          <w:ilvl w:val="0"/>
          <w:numId w:val="21"/>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0E514EEE" w14:textId="77777777" w:rsidR="00591C44" w:rsidRDefault="00095C8D">
      <w:pPr>
        <w:numPr>
          <w:ilvl w:val="0"/>
          <w:numId w:val="22"/>
        </w:numPr>
        <w:ind w:right="8" w:firstLine="480"/>
      </w:pPr>
      <w:r>
        <w:t>连续两个或两个以上开放日发生巨额</w:t>
      </w:r>
      <w:r>
        <w:t>赎回。</w:t>
      </w:r>
      <w:r>
        <w:rPr>
          <w:rFonts w:ascii="Times New Roman" w:eastAsia="Times New Roman" w:hAnsi="Times New Roman" w:cs="Times New Roman"/>
        </w:rPr>
        <w:t xml:space="preserve"> </w:t>
      </w:r>
    </w:p>
    <w:p w14:paraId="604DBA9B" w14:textId="77777777" w:rsidR="00591C44" w:rsidRDefault="00095C8D">
      <w:pPr>
        <w:numPr>
          <w:ilvl w:val="0"/>
          <w:numId w:val="22"/>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0FCA45A" w14:textId="77777777" w:rsidR="00591C44" w:rsidRDefault="00095C8D">
      <w:pPr>
        <w:numPr>
          <w:ilvl w:val="0"/>
          <w:numId w:val="22"/>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739D495"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9D2156"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4714A57A" w14:textId="77777777" w:rsidR="00591C44" w:rsidRDefault="00095C8D">
      <w:pPr>
        <w:numPr>
          <w:ilvl w:val="0"/>
          <w:numId w:val="22"/>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E1D0CDD" w14:textId="77777777" w:rsidR="00591C44" w:rsidRDefault="00095C8D">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3B83686E" w14:textId="77777777" w:rsidR="00591C44" w:rsidRDefault="00095C8D">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w:t>
      </w:r>
      <w:r>
        <w:t>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B4A1E66" w14:textId="77777777" w:rsidR="00591C44" w:rsidRDefault="00095C8D">
      <w:pPr>
        <w:numPr>
          <w:ilvl w:val="0"/>
          <w:numId w:val="23"/>
        </w:numPr>
        <w:ind w:right="8" w:hanging="360"/>
      </w:pPr>
      <w:r>
        <w:t>巨额赎回的认定</w:t>
      </w:r>
      <w:r>
        <w:rPr>
          <w:rFonts w:ascii="Times New Roman" w:eastAsia="Times New Roman" w:hAnsi="Times New Roman" w:cs="Times New Roman"/>
        </w:rPr>
        <w:t xml:space="preserve"> </w:t>
      </w:r>
    </w:p>
    <w:p w14:paraId="257D121D" w14:textId="77777777" w:rsidR="00591C44" w:rsidRDefault="00095C8D">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4A2C9AF5" w14:textId="77777777" w:rsidR="00591C44" w:rsidRDefault="00095C8D">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C417A3A" w14:textId="77777777" w:rsidR="00591C44" w:rsidRDefault="00095C8D">
      <w:pPr>
        <w:numPr>
          <w:ilvl w:val="0"/>
          <w:numId w:val="23"/>
        </w:numPr>
        <w:ind w:right="8" w:hanging="360"/>
      </w:pPr>
      <w:r>
        <w:t>巨额赎回的处理方式</w:t>
      </w:r>
      <w:r>
        <w:rPr>
          <w:rFonts w:ascii="Times New Roman" w:eastAsia="Times New Roman" w:hAnsi="Times New Roman" w:cs="Times New Roman"/>
        </w:rPr>
        <w:t xml:space="preserve"> </w:t>
      </w:r>
    </w:p>
    <w:p w14:paraId="66FAD903" w14:textId="77777777" w:rsidR="00591C44" w:rsidRDefault="00095C8D">
      <w:pPr>
        <w:ind w:right="8"/>
      </w:pPr>
      <w:r>
        <w:t>当基金出现巨额赎回时，基金管理人可以根据基金当时的资产组合状况决定</w:t>
      </w:r>
    </w:p>
    <w:p w14:paraId="40642F0B" w14:textId="77777777" w:rsidR="00591C44" w:rsidRDefault="00095C8D">
      <w:pPr>
        <w:spacing w:after="0" w:line="379" w:lineRule="auto"/>
        <w:ind w:left="-5" w:right="8"/>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5E6D8280" w14:textId="77777777" w:rsidR="00591C44" w:rsidRDefault="00095C8D">
      <w:pPr>
        <w:numPr>
          <w:ilvl w:val="0"/>
          <w:numId w:val="24"/>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A34499C" w14:textId="77777777" w:rsidR="00591C44" w:rsidRDefault="00095C8D">
      <w:pPr>
        <w:numPr>
          <w:ilvl w:val="0"/>
          <w:numId w:val="24"/>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2F8A8BC" w14:textId="77777777" w:rsidR="00591C44" w:rsidRDefault="00095C8D">
      <w:pPr>
        <w:numPr>
          <w:ilvl w:val="0"/>
          <w:numId w:val="24"/>
        </w:numPr>
        <w:spacing w:after="5"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86DFD95" w14:textId="77777777" w:rsidR="00591C44" w:rsidRDefault="00095C8D">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EA5E2F7" w14:textId="77777777" w:rsidR="00591C44" w:rsidRDefault="00095C8D">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3D011385" w14:textId="77777777" w:rsidR="00591C44" w:rsidRDefault="00095C8D">
      <w:pPr>
        <w:numPr>
          <w:ilvl w:val="0"/>
          <w:numId w:val="25"/>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D569D78" w14:textId="77777777" w:rsidR="00591C44" w:rsidRDefault="00095C8D">
      <w:pPr>
        <w:numPr>
          <w:ilvl w:val="0"/>
          <w:numId w:val="25"/>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w:t>
      </w:r>
      <w:r>
        <w:t>明确重新开放申购或赎回的时间，届时不再另行发布重新开放的公告。十一、基金的转换</w:t>
      </w:r>
      <w:r>
        <w:rPr>
          <w:rFonts w:ascii="Times New Roman" w:eastAsia="Times New Roman" w:hAnsi="Times New Roman" w:cs="Times New Roman"/>
        </w:rPr>
        <w:t xml:space="preserve"> </w:t>
      </w:r>
    </w:p>
    <w:p w14:paraId="2EE401BA" w14:textId="77777777" w:rsidR="00591C44" w:rsidRDefault="00095C8D">
      <w:pPr>
        <w:spacing w:after="130"/>
        <w:ind w:right="8"/>
      </w:pPr>
      <w:r>
        <w:t>基金管理人可以根据相关法律法规以及本基金合同的规定决定开办本基金</w:t>
      </w:r>
    </w:p>
    <w:p w14:paraId="7C22FD3B" w14:textId="77777777" w:rsidR="00591C44" w:rsidRDefault="00095C8D">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559B745" w14:textId="77777777" w:rsidR="00591C44" w:rsidRDefault="00095C8D">
      <w:pPr>
        <w:numPr>
          <w:ilvl w:val="0"/>
          <w:numId w:val="26"/>
        </w:numPr>
        <w:ind w:right="8" w:hanging="720"/>
      </w:pPr>
      <w:r>
        <w:t>基金份额的转让</w:t>
      </w:r>
      <w:r>
        <w:rPr>
          <w:rFonts w:ascii="Times New Roman" w:eastAsia="Times New Roman" w:hAnsi="Times New Roman" w:cs="Times New Roman"/>
        </w:rPr>
        <w:t xml:space="preserve"> </w:t>
      </w:r>
    </w:p>
    <w:p w14:paraId="3DD8AF34" w14:textId="77777777" w:rsidR="00591C44" w:rsidRDefault="00095C8D">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CC62F43" w14:textId="77777777" w:rsidR="00591C44" w:rsidRDefault="00095C8D">
      <w:pPr>
        <w:numPr>
          <w:ilvl w:val="0"/>
          <w:numId w:val="26"/>
        </w:numPr>
        <w:ind w:right="8" w:hanging="720"/>
      </w:pPr>
      <w:r>
        <w:t>基金的非交易过户</w:t>
      </w:r>
      <w:r>
        <w:rPr>
          <w:rFonts w:ascii="Times New Roman" w:eastAsia="Times New Roman" w:hAnsi="Times New Roman" w:cs="Times New Roman"/>
        </w:rPr>
        <w:t xml:space="preserve"> </w:t>
      </w:r>
    </w:p>
    <w:p w14:paraId="1A100139" w14:textId="77777777" w:rsidR="00591C44" w:rsidRDefault="00095C8D">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0BA00D" w14:textId="77777777" w:rsidR="00591C44" w:rsidRDefault="00095C8D">
      <w:pPr>
        <w:spacing w:after="129"/>
        <w:ind w:right="8"/>
      </w:pPr>
      <w:r>
        <w:t>继</w:t>
      </w:r>
      <w:r>
        <w:t>承是指基金份额持有人死亡，其持有的基金份额由其合法的继承人继承；</w:t>
      </w:r>
    </w:p>
    <w:p w14:paraId="20080358" w14:textId="77777777" w:rsidR="00591C44" w:rsidRDefault="00095C8D">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E74FABE" w14:textId="77777777" w:rsidR="00591C44" w:rsidRDefault="00095C8D">
      <w:pPr>
        <w:numPr>
          <w:ilvl w:val="0"/>
          <w:numId w:val="26"/>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8C43892" w14:textId="77777777" w:rsidR="00591C44" w:rsidRDefault="00095C8D">
      <w:pPr>
        <w:numPr>
          <w:ilvl w:val="0"/>
          <w:numId w:val="26"/>
        </w:numPr>
        <w:ind w:right="8" w:hanging="720"/>
      </w:pPr>
      <w:r>
        <w:t>定期定额投资计划</w:t>
      </w:r>
      <w:r>
        <w:rPr>
          <w:rFonts w:ascii="Times New Roman" w:eastAsia="Times New Roman" w:hAnsi="Times New Roman" w:cs="Times New Roman"/>
        </w:rPr>
        <w:t xml:space="preserve"> </w:t>
      </w:r>
    </w:p>
    <w:p w14:paraId="3ABB0218" w14:textId="77777777" w:rsidR="00591C44" w:rsidRDefault="00095C8D">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34C3061" w14:textId="77777777" w:rsidR="00591C44" w:rsidRDefault="00095C8D">
      <w:pPr>
        <w:numPr>
          <w:ilvl w:val="0"/>
          <w:numId w:val="26"/>
        </w:numPr>
        <w:ind w:right="8" w:hanging="720"/>
      </w:pPr>
      <w:r>
        <w:t>基金的冻结、解冻与质押</w:t>
      </w:r>
      <w:r>
        <w:rPr>
          <w:rFonts w:ascii="Times New Roman" w:eastAsia="Times New Roman" w:hAnsi="Times New Roman" w:cs="Times New Roman"/>
        </w:rPr>
        <w:t xml:space="preserve"> </w:t>
      </w:r>
    </w:p>
    <w:p w14:paraId="0CE8D507" w14:textId="77777777" w:rsidR="00591C44" w:rsidRDefault="00095C8D">
      <w:pPr>
        <w:spacing w:after="130"/>
        <w:ind w:right="8"/>
      </w:pPr>
      <w:r>
        <w:t>基金登记机构只受理国家有权机关依法要求的基金份额的冻结与解冻，以及</w:t>
      </w:r>
    </w:p>
    <w:p w14:paraId="5B413493" w14:textId="77777777" w:rsidR="00591C44" w:rsidRDefault="00095C8D">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F8ACCBB" w14:textId="77777777" w:rsidR="00591C44" w:rsidRDefault="00095C8D">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ADD2043" w14:textId="77777777" w:rsidR="00591C44" w:rsidRDefault="00095C8D">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502B8DC5" w14:textId="77777777" w:rsidR="00591C44" w:rsidRDefault="00095C8D">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1EA99D5"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101C3D00" w14:textId="77777777" w:rsidR="00591C44" w:rsidRDefault="00095C8D">
      <w:pPr>
        <w:pStyle w:val="1"/>
      </w:pPr>
      <w:bookmarkStart w:id="6" w:name="_Toc688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5CDA74"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35697C" w14:textId="77777777" w:rsidR="00591C44" w:rsidRDefault="00095C8D">
      <w:pPr>
        <w:ind w:right="8"/>
      </w:pPr>
      <w:r>
        <w:t>一、基金管理人</w:t>
      </w:r>
      <w:r>
        <w:rPr>
          <w:rFonts w:ascii="Times New Roman" w:eastAsia="Times New Roman" w:hAnsi="Times New Roman" w:cs="Times New Roman"/>
        </w:rPr>
        <w:t xml:space="preserve"> </w:t>
      </w:r>
    </w:p>
    <w:p w14:paraId="431C8F9D" w14:textId="77777777" w:rsidR="00591C44" w:rsidRDefault="00095C8D">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BE6482" w14:textId="77777777" w:rsidR="00591C44" w:rsidRDefault="00095C8D">
      <w:pPr>
        <w:ind w:right="8"/>
      </w:pPr>
      <w:r>
        <w:t>名称：广发基金管理有限公司</w:t>
      </w:r>
      <w:r>
        <w:rPr>
          <w:rFonts w:ascii="Times New Roman" w:eastAsia="Times New Roman" w:hAnsi="Times New Roman" w:cs="Times New Roman"/>
        </w:rPr>
        <w:t xml:space="preserve"> </w:t>
      </w:r>
    </w:p>
    <w:p w14:paraId="5822AD56" w14:textId="77777777" w:rsidR="00591C44" w:rsidRDefault="00095C8D">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5609B7A" w14:textId="77777777" w:rsidR="00591C44" w:rsidRDefault="00095C8D">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6396BFE" w14:textId="77777777" w:rsidR="00591C44" w:rsidRDefault="00095C8D">
      <w:pPr>
        <w:ind w:right="8"/>
      </w:pPr>
      <w:r>
        <w:t>批准设立机关及批准设立文号：中国证券监督管理委员会证监基金字</w:t>
      </w:r>
    </w:p>
    <w:p w14:paraId="03F0AC7E" w14:textId="77777777" w:rsidR="00591C44" w:rsidRDefault="00095C8D">
      <w:pPr>
        <w:pStyle w:val="2"/>
      </w:pPr>
      <w:r>
        <w:t xml:space="preserve">[2003]91 </w:t>
      </w:r>
      <w:r>
        <w:rPr>
          <w:rFonts w:ascii="宋体" w:eastAsia="宋体" w:hAnsi="宋体" w:cs="宋体"/>
        </w:rPr>
        <w:t>号</w:t>
      </w:r>
      <w:r>
        <w:t xml:space="preserve"> </w:t>
      </w:r>
    </w:p>
    <w:p w14:paraId="4316209C" w14:textId="77777777" w:rsidR="00591C44" w:rsidRDefault="00095C8D">
      <w:pPr>
        <w:ind w:right="8"/>
      </w:pPr>
      <w:r>
        <w:t>组织形式：有限责任公司</w:t>
      </w:r>
      <w:r>
        <w:rPr>
          <w:rFonts w:ascii="Times New Roman" w:eastAsia="Times New Roman" w:hAnsi="Times New Roman" w:cs="Times New Roman"/>
        </w:rPr>
        <w:t xml:space="preserve"> </w:t>
      </w:r>
    </w:p>
    <w:p w14:paraId="42EDDB69" w14:textId="77777777" w:rsidR="00591C44" w:rsidRDefault="00095C8D">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A0723B6" w14:textId="77777777" w:rsidR="00591C44" w:rsidRDefault="00095C8D">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F1CB6B"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D159A97" w14:textId="77777777" w:rsidR="00591C44" w:rsidRDefault="00095C8D">
      <w:pPr>
        <w:numPr>
          <w:ilvl w:val="0"/>
          <w:numId w:val="27"/>
        </w:numPr>
        <w:ind w:right="8" w:firstLine="480"/>
      </w:pPr>
      <w:r>
        <w:t>依法募集资金；</w:t>
      </w:r>
      <w:r>
        <w:rPr>
          <w:rFonts w:ascii="Times New Roman" w:eastAsia="Times New Roman" w:hAnsi="Times New Roman" w:cs="Times New Roman"/>
        </w:rPr>
        <w:t xml:space="preserve"> </w:t>
      </w:r>
    </w:p>
    <w:p w14:paraId="20D88114" w14:textId="77777777" w:rsidR="00591C44" w:rsidRDefault="00095C8D">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CDC9729" w14:textId="77777777" w:rsidR="00591C44" w:rsidRDefault="00095C8D">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9FD0E5" w14:textId="77777777" w:rsidR="00591C44" w:rsidRDefault="00095C8D">
      <w:pPr>
        <w:numPr>
          <w:ilvl w:val="0"/>
          <w:numId w:val="27"/>
        </w:numPr>
        <w:ind w:right="8" w:firstLine="480"/>
      </w:pPr>
      <w:r>
        <w:t>销售基金份额；</w:t>
      </w:r>
      <w:r>
        <w:rPr>
          <w:rFonts w:ascii="Times New Roman" w:eastAsia="Times New Roman" w:hAnsi="Times New Roman" w:cs="Times New Roman"/>
        </w:rPr>
        <w:t xml:space="preserve"> </w:t>
      </w:r>
    </w:p>
    <w:p w14:paraId="7F1DA23A" w14:textId="77777777" w:rsidR="00591C44" w:rsidRDefault="00095C8D">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2EE57E63" w14:textId="77777777" w:rsidR="00591C44" w:rsidRDefault="00095C8D">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2E646C" w14:textId="77777777" w:rsidR="00591C44" w:rsidRDefault="00095C8D">
      <w:pPr>
        <w:numPr>
          <w:ilvl w:val="0"/>
          <w:numId w:val="27"/>
        </w:numPr>
        <w:ind w:right="8" w:firstLine="480"/>
      </w:pPr>
      <w:r>
        <w:t>在基金托管人更换时，提名新的基金托管人；</w:t>
      </w:r>
      <w:r>
        <w:rPr>
          <w:rFonts w:ascii="Times New Roman" w:eastAsia="Times New Roman" w:hAnsi="Times New Roman" w:cs="Times New Roman"/>
        </w:rPr>
        <w:t xml:space="preserve"> </w:t>
      </w:r>
    </w:p>
    <w:p w14:paraId="4FCF4F83" w14:textId="77777777" w:rsidR="00591C44" w:rsidRDefault="00095C8D">
      <w:pPr>
        <w:numPr>
          <w:ilvl w:val="0"/>
          <w:numId w:val="27"/>
        </w:numPr>
        <w:spacing w:after="5"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2A2AFB" w14:textId="77777777" w:rsidR="00591C44" w:rsidRDefault="00095C8D">
      <w:pPr>
        <w:numPr>
          <w:ilvl w:val="0"/>
          <w:numId w:val="28"/>
        </w:numPr>
        <w:spacing w:after="150"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BFC994" w14:textId="77777777" w:rsidR="00591C44" w:rsidRDefault="00095C8D">
      <w:pPr>
        <w:numPr>
          <w:ilvl w:val="0"/>
          <w:numId w:val="28"/>
        </w:numPr>
        <w:spacing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2BA53046" w14:textId="77777777" w:rsidR="00591C44" w:rsidRDefault="00095C8D">
      <w:pPr>
        <w:numPr>
          <w:ilvl w:val="0"/>
          <w:numId w:val="28"/>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39AA7E" w14:textId="77777777" w:rsidR="00591C44" w:rsidRDefault="00095C8D">
      <w:pPr>
        <w:numPr>
          <w:ilvl w:val="0"/>
          <w:numId w:val="28"/>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E4EA566" w14:textId="77777777" w:rsidR="00591C44" w:rsidRDefault="00095C8D">
      <w:pPr>
        <w:numPr>
          <w:ilvl w:val="0"/>
          <w:numId w:val="28"/>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2C1D2F" w14:textId="77777777" w:rsidR="00591C44" w:rsidRDefault="00095C8D">
      <w:pPr>
        <w:numPr>
          <w:ilvl w:val="0"/>
          <w:numId w:val="2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6879E6" w14:textId="77777777" w:rsidR="00591C44" w:rsidRDefault="00095C8D">
      <w:pPr>
        <w:numPr>
          <w:ilvl w:val="0"/>
          <w:numId w:val="28"/>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681966FC" w14:textId="77777777" w:rsidR="00591C44" w:rsidRDefault="00095C8D">
      <w:pPr>
        <w:numPr>
          <w:ilvl w:val="0"/>
          <w:numId w:val="28"/>
        </w:numPr>
        <w:spacing w:after="15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3190CA1C"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A6519E" w14:textId="77777777" w:rsidR="00591C44" w:rsidRDefault="00095C8D">
      <w:pPr>
        <w:numPr>
          <w:ilvl w:val="0"/>
          <w:numId w:val="29"/>
        </w:numPr>
        <w:spacing w:after="2" w:line="379" w:lineRule="auto"/>
        <w:ind w:right="8" w:firstLine="480"/>
      </w:pPr>
      <w:r>
        <w:t>依法募集资金，办理或者委托经中国证监会认定的其他机构代为办理基金份额的发售、申购、赎回和登记事</w:t>
      </w:r>
      <w:r>
        <w:t>宜；</w:t>
      </w:r>
      <w:r>
        <w:rPr>
          <w:rFonts w:ascii="Times New Roman" w:eastAsia="Times New Roman" w:hAnsi="Times New Roman" w:cs="Times New Roman"/>
        </w:rPr>
        <w:t xml:space="preserve"> </w:t>
      </w:r>
    </w:p>
    <w:p w14:paraId="7995CBC6" w14:textId="77777777" w:rsidR="00591C44" w:rsidRDefault="00095C8D">
      <w:pPr>
        <w:numPr>
          <w:ilvl w:val="0"/>
          <w:numId w:val="29"/>
        </w:numPr>
        <w:ind w:right="8" w:firstLine="480"/>
      </w:pPr>
      <w:r>
        <w:t>办理基金备案手续；</w:t>
      </w:r>
      <w:r>
        <w:rPr>
          <w:rFonts w:ascii="Times New Roman" w:eastAsia="Times New Roman" w:hAnsi="Times New Roman" w:cs="Times New Roman"/>
        </w:rPr>
        <w:t xml:space="preserve"> </w:t>
      </w:r>
    </w:p>
    <w:p w14:paraId="02B75FAC" w14:textId="77777777" w:rsidR="00591C44" w:rsidRDefault="00095C8D">
      <w:pPr>
        <w:numPr>
          <w:ilvl w:val="0"/>
          <w:numId w:val="2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FDDFCF6" w14:textId="77777777" w:rsidR="00591C44" w:rsidRDefault="00095C8D">
      <w:pPr>
        <w:numPr>
          <w:ilvl w:val="0"/>
          <w:numId w:val="2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3E3B0B" w14:textId="77777777" w:rsidR="00591C44" w:rsidRDefault="00095C8D">
      <w:pPr>
        <w:numPr>
          <w:ilvl w:val="0"/>
          <w:numId w:val="29"/>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6BDF06" w14:textId="77777777" w:rsidR="00591C44" w:rsidRDefault="00095C8D">
      <w:pPr>
        <w:numPr>
          <w:ilvl w:val="0"/>
          <w:numId w:val="29"/>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t>；</w:t>
      </w:r>
      <w:r>
        <w:rPr>
          <w:rFonts w:ascii="Times New Roman" w:eastAsia="Times New Roman" w:hAnsi="Times New Roman" w:cs="Times New Roman"/>
        </w:rPr>
        <w:t xml:space="preserve"> </w:t>
      </w:r>
    </w:p>
    <w:p w14:paraId="5D57D4B3" w14:textId="77777777" w:rsidR="00591C44" w:rsidRDefault="00095C8D">
      <w:pPr>
        <w:numPr>
          <w:ilvl w:val="0"/>
          <w:numId w:val="30"/>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87CA0C" w14:textId="77777777" w:rsidR="00591C44" w:rsidRDefault="00095C8D">
      <w:pPr>
        <w:numPr>
          <w:ilvl w:val="0"/>
          <w:numId w:val="30"/>
        </w:numPr>
        <w:ind w:right="8" w:firstLine="480"/>
      </w:pPr>
      <w:r>
        <w:t>进行基金会计核算并编制基金财务会计报告；</w:t>
      </w:r>
      <w:r>
        <w:rPr>
          <w:rFonts w:ascii="Times New Roman" w:eastAsia="Times New Roman" w:hAnsi="Times New Roman" w:cs="Times New Roman"/>
        </w:rPr>
        <w:t xml:space="preserve"> </w:t>
      </w:r>
    </w:p>
    <w:p w14:paraId="2D5EDADE" w14:textId="77777777" w:rsidR="00591C44" w:rsidRDefault="00095C8D">
      <w:pPr>
        <w:numPr>
          <w:ilvl w:val="0"/>
          <w:numId w:val="30"/>
        </w:numPr>
        <w:ind w:right="8" w:firstLine="480"/>
      </w:pPr>
      <w:r>
        <w:t>编制季度、中期和年度报告；</w:t>
      </w:r>
      <w:r>
        <w:rPr>
          <w:rFonts w:ascii="Times New Roman" w:eastAsia="Times New Roman" w:hAnsi="Times New Roman" w:cs="Times New Roman"/>
        </w:rPr>
        <w:t xml:space="preserve"> </w:t>
      </w:r>
    </w:p>
    <w:p w14:paraId="2AFF4C71" w14:textId="77777777" w:rsidR="00591C44" w:rsidRDefault="00095C8D">
      <w:pPr>
        <w:numPr>
          <w:ilvl w:val="0"/>
          <w:numId w:val="3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F246411" w14:textId="77777777" w:rsidR="00591C44" w:rsidRDefault="00095C8D">
      <w:pPr>
        <w:numPr>
          <w:ilvl w:val="0"/>
          <w:numId w:val="30"/>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21FB1EC" w14:textId="77777777" w:rsidR="00591C44" w:rsidRDefault="00095C8D">
      <w:pPr>
        <w:numPr>
          <w:ilvl w:val="0"/>
          <w:numId w:val="30"/>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F98B18" w14:textId="77777777" w:rsidR="00591C44" w:rsidRDefault="00095C8D">
      <w:pPr>
        <w:numPr>
          <w:ilvl w:val="0"/>
          <w:numId w:val="30"/>
        </w:numPr>
        <w:ind w:right="8" w:firstLine="480"/>
      </w:pPr>
      <w:r>
        <w:t>按规定受理申购与赎回申请，及时、足额支付赎回款项；</w:t>
      </w:r>
      <w:r>
        <w:rPr>
          <w:rFonts w:ascii="Times New Roman" w:eastAsia="Times New Roman" w:hAnsi="Times New Roman" w:cs="Times New Roman"/>
        </w:rPr>
        <w:t xml:space="preserve"> </w:t>
      </w:r>
    </w:p>
    <w:p w14:paraId="1459E1D3" w14:textId="77777777" w:rsidR="00591C44" w:rsidRDefault="00095C8D">
      <w:pPr>
        <w:numPr>
          <w:ilvl w:val="0"/>
          <w:numId w:val="30"/>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3927C7" w14:textId="77777777" w:rsidR="00591C44" w:rsidRDefault="00095C8D">
      <w:pPr>
        <w:numPr>
          <w:ilvl w:val="0"/>
          <w:numId w:val="30"/>
        </w:numPr>
        <w:spacing w:after="0" w:line="379" w:lineRule="auto"/>
        <w:ind w:right="8"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6B7EC1D" w14:textId="77777777" w:rsidR="00591C44" w:rsidRDefault="00095C8D">
      <w:pPr>
        <w:numPr>
          <w:ilvl w:val="0"/>
          <w:numId w:val="3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8E9E0D1" w14:textId="77777777" w:rsidR="00591C44" w:rsidRDefault="00095C8D">
      <w:pPr>
        <w:numPr>
          <w:ilvl w:val="0"/>
          <w:numId w:val="3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F6261F4" w14:textId="77777777" w:rsidR="00591C44" w:rsidRDefault="00095C8D">
      <w:pPr>
        <w:numPr>
          <w:ilvl w:val="0"/>
          <w:numId w:val="3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54B80A" w14:textId="77777777" w:rsidR="00591C44" w:rsidRDefault="00095C8D">
      <w:pPr>
        <w:numPr>
          <w:ilvl w:val="0"/>
          <w:numId w:val="30"/>
        </w:numPr>
        <w:spacing w:after="0" w:line="379" w:lineRule="auto"/>
        <w:ind w:right="8"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39252EC6" w14:textId="77777777" w:rsidR="00591C44" w:rsidRDefault="00095C8D">
      <w:pPr>
        <w:numPr>
          <w:ilvl w:val="0"/>
          <w:numId w:val="30"/>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2804548" w14:textId="77777777" w:rsidR="00591C44" w:rsidRDefault="00095C8D">
      <w:pPr>
        <w:numPr>
          <w:ilvl w:val="0"/>
          <w:numId w:val="3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DEED5D0" w14:textId="77777777" w:rsidR="00591C44" w:rsidRDefault="00095C8D">
      <w:pPr>
        <w:numPr>
          <w:ilvl w:val="0"/>
          <w:numId w:val="3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8D73A9" w14:textId="77777777" w:rsidR="00591C44" w:rsidRDefault="00095C8D">
      <w:pPr>
        <w:numPr>
          <w:ilvl w:val="0"/>
          <w:numId w:val="30"/>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9B1834" w14:textId="77777777" w:rsidR="00591C44" w:rsidRDefault="00095C8D">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3FFC3578" w14:textId="77777777" w:rsidR="00591C44" w:rsidRDefault="00095C8D">
      <w:pPr>
        <w:numPr>
          <w:ilvl w:val="0"/>
          <w:numId w:val="30"/>
        </w:numPr>
        <w:ind w:right="8" w:firstLine="480"/>
      </w:pPr>
      <w:r>
        <w:t>建立并保存基金份额持有人名册；</w:t>
      </w:r>
      <w:r>
        <w:rPr>
          <w:rFonts w:ascii="Times New Roman" w:eastAsia="Times New Roman" w:hAnsi="Times New Roman" w:cs="Times New Roman"/>
        </w:rPr>
        <w:t xml:space="preserve"> </w:t>
      </w:r>
    </w:p>
    <w:p w14:paraId="499C075F" w14:textId="77777777" w:rsidR="00591C44" w:rsidRDefault="00095C8D">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01D3ABFF" w14:textId="77777777" w:rsidR="00591C44" w:rsidRDefault="00095C8D">
      <w:pPr>
        <w:ind w:right="8"/>
      </w:pPr>
      <w:r>
        <w:t>二、基金托管人</w:t>
      </w:r>
      <w:r>
        <w:rPr>
          <w:rFonts w:ascii="Times New Roman" w:eastAsia="Times New Roman" w:hAnsi="Times New Roman" w:cs="Times New Roman"/>
        </w:rPr>
        <w:t xml:space="preserve"> </w:t>
      </w:r>
    </w:p>
    <w:p w14:paraId="3079F901" w14:textId="77777777" w:rsidR="00591C44" w:rsidRDefault="00095C8D">
      <w:pPr>
        <w:numPr>
          <w:ilvl w:val="0"/>
          <w:numId w:val="31"/>
        </w:numPr>
        <w:ind w:right="8" w:hanging="780"/>
      </w:pPr>
      <w:r>
        <w:t>基金托管人简况</w:t>
      </w:r>
      <w:r>
        <w:rPr>
          <w:rFonts w:ascii="Times New Roman" w:eastAsia="Times New Roman" w:hAnsi="Times New Roman" w:cs="Times New Roman"/>
        </w:rPr>
        <w:t xml:space="preserve"> </w:t>
      </w:r>
    </w:p>
    <w:p w14:paraId="52526B03" w14:textId="77777777" w:rsidR="00591C44" w:rsidRDefault="00095C8D">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3EE04627" w14:textId="77777777" w:rsidR="00591C44" w:rsidRDefault="00095C8D">
      <w:pPr>
        <w:spacing w:after="5" w:line="383" w:lineRule="auto"/>
        <w:ind w:right="687"/>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3CF02DDF" w14:textId="77777777" w:rsidR="00591C44" w:rsidRDefault="00095C8D">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651C8679" w14:textId="77777777" w:rsidR="00591C44" w:rsidRDefault="00095C8D">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125FAE38" w14:textId="77777777" w:rsidR="00591C44" w:rsidRDefault="00095C8D">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7BAB6126" w14:textId="77777777" w:rsidR="00591C44" w:rsidRDefault="00095C8D">
      <w:pPr>
        <w:numPr>
          <w:ilvl w:val="0"/>
          <w:numId w:val="31"/>
        </w:numPr>
        <w:ind w:right="8" w:hanging="780"/>
      </w:pPr>
      <w:r>
        <w:t>基金托管人的权利与义务</w:t>
      </w:r>
      <w:r>
        <w:rPr>
          <w:rFonts w:ascii="Times New Roman" w:eastAsia="Times New Roman" w:hAnsi="Times New Roman" w:cs="Times New Roman"/>
        </w:rPr>
        <w:t xml:space="preserve"> </w:t>
      </w:r>
    </w:p>
    <w:p w14:paraId="78BAE197"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6D688C" w14:textId="77777777" w:rsidR="00591C44" w:rsidRDefault="00095C8D">
      <w:pPr>
        <w:numPr>
          <w:ilvl w:val="0"/>
          <w:numId w:val="3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450A517" w14:textId="77777777" w:rsidR="00591C44" w:rsidRDefault="00095C8D">
      <w:pPr>
        <w:numPr>
          <w:ilvl w:val="0"/>
          <w:numId w:val="32"/>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4DA4238" w14:textId="77777777" w:rsidR="00591C44" w:rsidRDefault="00095C8D">
      <w:pPr>
        <w:numPr>
          <w:ilvl w:val="0"/>
          <w:numId w:val="3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2B102C" w14:textId="77777777" w:rsidR="00591C44" w:rsidRDefault="00095C8D">
      <w:pPr>
        <w:numPr>
          <w:ilvl w:val="0"/>
          <w:numId w:val="32"/>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431839CE" w14:textId="77777777" w:rsidR="00591C44" w:rsidRDefault="00095C8D">
      <w:pPr>
        <w:numPr>
          <w:ilvl w:val="0"/>
          <w:numId w:val="32"/>
        </w:numPr>
        <w:ind w:right="8" w:firstLine="480"/>
      </w:pPr>
      <w:r>
        <w:t>提议召开或召集基金份额持有人大会；</w:t>
      </w:r>
      <w:r>
        <w:rPr>
          <w:rFonts w:ascii="Times New Roman" w:eastAsia="Times New Roman" w:hAnsi="Times New Roman" w:cs="Times New Roman"/>
        </w:rPr>
        <w:t xml:space="preserve"> </w:t>
      </w:r>
    </w:p>
    <w:p w14:paraId="136E7B2A" w14:textId="77777777" w:rsidR="00591C44" w:rsidRDefault="00095C8D">
      <w:pPr>
        <w:numPr>
          <w:ilvl w:val="0"/>
          <w:numId w:val="32"/>
        </w:numPr>
        <w:ind w:right="8" w:firstLine="480"/>
      </w:pPr>
      <w:r>
        <w:t>在基金管理人更换时，提名新的基金管理人；</w:t>
      </w:r>
      <w:r>
        <w:rPr>
          <w:rFonts w:ascii="Times New Roman" w:eastAsia="Times New Roman" w:hAnsi="Times New Roman" w:cs="Times New Roman"/>
        </w:rPr>
        <w:t xml:space="preserve"> </w:t>
      </w:r>
    </w:p>
    <w:p w14:paraId="1077C03E" w14:textId="77777777" w:rsidR="00591C44" w:rsidRDefault="00095C8D">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5D16D706"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43EC7A" w14:textId="77777777" w:rsidR="00591C44" w:rsidRDefault="00095C8D">
      <w:pPr>
        <w:numPr>
          <w:ilvl w:val="0"/>
          <w:numId w:val="33"/>
        </w:numPr>
        <w:ind w:right="8" w:firstLine="480"/>
      </w:pPr>
      <w:r>
        <w:t>以诚实信用、勤勉尽责的原则持有并安全保管基金财产；</w:t>
      </w:r>
      <w:r>
        <w:rPr>
          <w:rFonts w:ascii="Times New Roman" w:eastAsia="Times New Roman" w:hAnsi="Times New Roman" w:cs="Times New Roman"/>
        </w:rPr>
        <w:t xml:space="preserve"> </w:t>
      </w:r>
    </w:p>
    <w:p w14:paraId="58D3E25B" w14:textId="77777777" w:rsidR="00591C44" w:rsidRDefault="00095C8D">
      <w:pPr>
        <w:numPr>
          <w:ilvl w:val="0"/>
          <w:numId w:val="3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9F9553" w14:textId="77777777" w:rsidR="00591C44" w:rsidRDefault="00095C8D">
      <w:pPr>
        <w:numPr>
          <w:ilvl w:val="0"/>
          <w:numId w:val="3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3069F2" w14:textId="77777777" w:rsidR="00591C44" w:rsidRDefault="00095C8D">
      <w:pPr>
        <w:numPr>
          <w:ilvl w:val="0"/>
          <w:numId w:val="33"/>
        </w:numPr>
        <w:spacing w:after="1" w:line="379" w:lineRule="auto"/>
        <w:ind w:right="8" w:firstLine="480"/>
      </w:pPr>
      <w:r>
        <w:t>除依据《基金法》《基金合同》及其他有关规定外，不得利用基金财产为自己及</w:t>
      </w:r>
      <w:r>
        <w:t>任何第三人谋取利益，不得委托第三人托管基金财产；</w:t>
      </w:r>
      <w:r>
        <w:rPr>
          <w:rFonts w:ascii="Times New Roman" w:eastAsia="Times New Roman" w:hAnsi="Times New Roman" w:cs="Times New Roman"/>
        </w:rPr>
        <w:t xml:space="preserve"> </w:t>
      </w:r>
    </w:p>
    <w:p w14:paraId="585D25C1" w14:textId="77777777" w:rsidR="00591C44" w:rsidRDefault="00095C8D">
      <w:pPr>
        <w:numPr>
          <w:ilvl w:val="0"/>
          <w:numId w:val="3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87E49D7" w14:textId="77777777" w:rsidR="00591C44" w:rsidRDefault="00095C8D">
      <w:pPr>
        <w:numPr>
          <w:ilvl w:val="0"/>
          <w:numId w:val="33"/>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FE35FB8" w14:textId="77777777" w:rsidR="00591C44" w:rsidRDefault="00095C8D">
      <w:pPr>
        <w:numPr>
          <w:ilvl w:val="0"/>
          <w:numId w:val="33"/>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0DC12E7" w14:textId="77777777" w:rsidR="00591C44" w:rsidRDefault="00095C8D">
      <w:pPr>
        <w:numPr>
          <w:ilvl w:val="0"/>
          <w:numId w:val="33"/>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15CDE18A" w14:textId="77777777" w:rsidR="00591C44" w:rsidRDefault="00095C8D">
      <w:pPr>
        <w:numPr>
          <w:ilvl w:val="0"/>
          <w:numId w:val="34"/>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165238C3" w14:textId="77777777" w:rsidR="00591C44" w:rsidRDefault="00095C8D">
      <w:pPr>
        <w:numPr>
          <w:ilvl w:val="0"/>
          <w:numId w:val="34"/>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B5856B5" w14:textId="77777777" w:rsidR="00591C44" w:rsidRDefault="00095C8D">
      <w:pPr>
        <w:numPr>
          <w:ilvl w:val="0"/>
          <w:numId w:val="34"/>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37035959" w14:textId="77777777" w:rsidR="00591C44" w:rsidRDefault="00095C8D">
      <w:pPr>
        <w:numPr>
          <w:ilvl w:val="0"/>
          <w:numId w:val="34"/>
        </w:numPr>
        <w:ind w:right="8" w:firstLine="480"/>
      </w:pPr>
      <w:r>
        <w:t>按规定制作相关账册并与基金管理人核对；</w:t>
      </w:r>
      <w:r>
        <w:rPr>
          <w:rFonts w:ascii="Times New Roman" w:eastAsia="Times New Roman" w:hAnsi="Times New Roman" w:cs="Times New Roman"/>
        </w:rPr>
        <w:t xml:space="preserve"> </w:t>
      </w:r>
    </w:p>
    <w:p w14:paraId="168789AB" w14:textId="77777777" w:rsidR="00591C44" w:rsidRDefault="00095C8D">
      <w:pPr>
        <w:numPr>
          <w:ilvl w:val="0"/>
          <w:numId w:val="3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8B932E5" w14:textId="77777777" w:rsidR="00591C44" w:rsidRDefault="00095C8D">
      <w:pPr>
        <w:numPr>
          <w:ilvl w:val="0"/>
          <w:numId w:val="3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E269DD" w14:textId="77777777" w:rsidR="00591C44" w:rsidRDefault="00095C8D">
      <w:pPr>
        <w:numPr>
          <w:ilvl w:val="0"/>
          <w:numId w:val="3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00401A0" w14:textId="77777777" w:rsidR="00591C44" w:rsidRDefault="00095C8D">
      <w:pPr>
        <w:numPr>
          <w:ilvl w:val="0"/>
          <w:numId w:val="34"/>
        </w:numPr>
        <w:spacing w:after="0" w:line="379" w:lineRule="auto"/>
        <w:ind w:right="8" w:firstLine="480"/>
      </w:pPr>
      <w:r>
        <w:t>参加</w:t>
      </w:r>
      <w:r>
        <w:t>基金财产清算小组，参与基金财产的保管、清理、估价、变现和分配；</w:t>
      </w:r>
      <w:r>
        <w:rPr>
          <w:rFonts w:ascii="Times New Roman" w:eastAsia="Times New Roman" w:hAnsi="Times New Roman" w:cs="Times New Roman"/>
        </w:rPr>
        <w:t xml:space="preserve"> </w:t>
      </w:r>
    </w:p>
    <w:p w14:paraId="74BF35C2" w14:textId="77777777" w:rsidR="00591C44" w:rsidRDefault="00095C8D">
      <w:pPr>
        <w:numPr>
          <w:ilvl w:val="0"/>
          <w:numId w:val="3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7E3D20" w14:textId="77777777" w:rsidR="00591C44" w:rsidRDefault="00095C8D">
      <w:pPr>
        <w:numPr>
          <w:ilvl w:val="0"/>
          <w:numId w:val="3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3FBD2F6" w14:textId="77777777" w:rsidR="00591C44" w:rsidRDefault="00095C8D">
      <w:pPr>
        <w:numPr>
          <w:ilvl w:val="0"/>
          <w:numId w:val="34"/>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D8F525" w14:textId="77777777" w:rsidR="00591C44" w:rsidRDefault="00095C8D">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244154C0" w14:textId="77777777" w:rsidR="00591C44" w:rsidRDefault="00095C8D">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795D0816" w14:textId="77777777" w:rsidR="00591C44" w:rsidRDefault="00095C8D">
      <w:pPr>
        <w:ind w:right="8"/>
      </w:pPr>
      <w:r>
        <w:t>三、基金份额持有人</w:t>
      </w:r>
      <w:r>
        <w:rPr>
          <w:rFonts w:ascii="Times New Roman" w:eastAsia="Times New Roman" w:hAnsi="Times New Roman" w:cs="Times New Roman"/>
        </w:rPr>
        <w:t xml:space="preserve"> </w:t>
      </w:r>
    </w:p>
    <w:p w14:paraId="010C38FE" w14:textId="77777777" w:rsidR="00591C44" w:rsidRDefault="00095C8D">
      <w:pPr>
        <w:spacing w:after="129"/>
        <w:ind w:right="8"/>
      </w:pPr>
      <w:r>
        <w:t>基金投资者持有本基金基金份额的行为即视为对《基金合同》的承认和接受，</w:t>
      </w:r>
    </w:p>
    <w:p w14:paraId="4CF32BA2" w14:textId="77777777" w:rsidR="00591C44" w:rsidRDefault="00095C8D">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7DDCB02"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C1D2EA"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60C4FD8C" w14:textId="77777777" w:rsidR="00591C44" w:rsidRDefault="00095C8D">
      <w:pPr>
        <w:numPr>
          <w:ilvl w:val="0"/>
          <w:numId w:val="35"/>
        </w:numPr>
        <w:ind w:right="8" w:firstLine="480"/>
      </w:pPr>
      <w:r>
        <w:t>分享基金财产收益；</w:t>
      </w:r>
      <w:r>
        <w:rPr>
          <w:rFonts w:ascii="Times New Roman" w:eastAsia="Times New Roman" w:hAnsi="Times New Roman" w:cs="Times New Roman"/>
        </w:rPr>
        <w:t xml:space="preserve"> </w:t>
      </w:r>
    </w:p>
    <w:p w14:paraId="003FD9F4" w14:textId="77777777" w:rsidR="00591C44" w:rsidRDefault="00095C8D">
      <w:pPr>
        <w:numPr>
          <w:ilvl w:val="0"/>
          <w:numId w:val="35"/>
        </w:numPr>
        <w:ind w:right="8" w:firstLine="480"/>
      </w:pPr>
      <w:r>
        <w:t>参与分配清算后的剩余基金财产；</w:t>
      </w:r>
      <w:r>
        <w:rPr>
          <w:rFonts w:ascii="Times New Roman" w:eastAsia="Times New Roman" w:hAnsi="Times New Roman" w:cs="Times New Roman"/>
        </w:rPr>
        <w:t xml:space="preserve"> </w:t>
      </w:r>
    </w:p>
    <w:p w14:paraId="2C9913F3" w14:textId="77777777" w:rsidR="00591C44" w:rsidRDefault="00095C8D">
      <w:pPr>
        <w:numPr>
          <w:ilvl w:val="0"/>
          <w:numId w:val="35"/>
        </w:numPr>
        <w:ind w:right="8" w:firstLine="480"/>
      </w:pPr>
      <w:r>
        <w:t>依法转让或者申请赎回其持有的基金份额；</w:t>
      </w:r>
      <w:r>
        <w:rPr>
          <w:rFonts w:ascii="Times New Roman" w:eastAsia="Times New Roman" w:hAnsi="Times New Roman" w:cs="Times New Roman"/>
        </w:rPr>
        <w:t xml:space="preserve"> </w:t>
      </w:r>
    </w:p>
    <w:p w14:paraId="079F0E80" w14:textId="77777777" w:rsidR="00591C44" w:rsidRDefault="00095C8D">
      <w:pPr>
        <w:numPr>
          <w:ilvl w:val="0"/>
          <w:numId w:val="3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BFBEF5B" w14:textId="77777777" w:rsidR="00591C44" w:rsidRDefault="00095C8D">
      <w:pPr>
        <w:numPr>
          <w:ilvl w:val="0"/>
          <w:numId w:val="35"/>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1A725E" w14:textId="77777777" w:rsidR="00591C44" w:rsidRDefault="00095C8D">
      <w:pPr>
        <w:numPr>
          <w:ilvl w:val="0"/>
          <w:numId w:val="35"/>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0A240D1" w14:textId="77777777" w:rsidR="00591C44" w:rsidRDefault="00095C8D">
      <w:pPr>
        <w:numPr>
          <w:ilvl w:val="0"/>
          <w:numId w:val="35"/>
        </w:numPr>
        <w:ind w:right="8" w:firstLine="480"/>
      </w:pPr>
      <w:r>
        <w:t>查阅或者复制公开披露的基金信息资料；</w:t>
      </w:r>
      <w:r>
        <w:rPr>
          <w:rFonts w:ascii="Times New Roman" w:eastAsia="Times New Roman" w:hAnsi="Times New Roman" w:cs="Times New Roman"/>
        </w:rPr>
        <w:t xml:space="preserve"> </w:t>
      </w:r>
    </w:p>
    <w:p w14:paraId="3B9D3C09" w14:textId="77777777" w:rsidR="00591C44" w:rsidRDefault="00095C8D">
      <w:pPr>
        <w:numPr>
          <w:ilvl w:val="0"/>
          <w:numId w:val="35"/>
        </w:numPr>
        <w:ind w:right="8" w:firstLine="480"/>
      </w:pPr>
      <w:r>
        <w:t>监督基金管理人的投资运作；</w:t>
      </w:r>
      <w:r>
        <w:rPr>
          <w:rFonts w:ascii="Times New Roman" w:eastAsia="Times New Roman" w:hAnsi="Times New Roman" w:cs="Times New Roman"/>
        </w:rPr>
        <w:t xml:space="preserve"> </w:t>
      </w:r>
    </w:p>
    <w:p w14:paraId="1A150242" w14:textId="77777777" w:rsidR="00591C44" w:rsidRDefault="00095C8D">
      <w:pPr>
        <w:numPr>
          <w:ilvl w:val="0"/>
          <w:numId w:val="3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04616A" w14:textId="77777777" w:rsidR="00591C44" w:rsidRDefault="00095C8D">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4A19E544"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7D3FA9" w14:textId="77777777" w:rsidR="00591C44" w:rsidRDefault="00095C8D">
      <w:pPr>
        <w:numPr>
          <w:ilvl w:val="0"/>
          <w:numId w:val="36"/>
        </w:numPr>
        <w:ind w:right="8" w:firstLine="480"/>
      </w:pPr>
      <w:r>
        <w:t>认真阅读并遵守《基金合同》、招募说明书等信息披露文件；</w:t>
      </w:r>
      <w:r>
        <w:rPr>
          <w:rFonts w:ascii="Times New Roman" w:eastAsia="Times New Roman" w:hAnsi="Times New Roman" w:cs="Times New Roman"/>
        </w:rPr>
        <w:t xml:space="preserve"> </w:t>
      </w:r>
    </w:p>
    <w:p w14:paraId="06002E0F" w14:textId="77777777" w:rsidR="00591C44" w:rsidRDefault="00095C8D">
      <w:pPr>
        <w:numPr>
          <w:ilvl w:val="0"/>
          <w:numId w:val="36"/>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FF3ABFF" w14:textId="77777777" w:rsidR="00591C44" w:rsidRDefault="00095C8D">
      <w:pPr>
        <w:numPr>
          <w:ilvl w:val="0"/>
          <w:numId w:val="36"/>
        </w:numPr>
        <w:ind w:right="8" w:firstLine="480"/>
      </w:pPr>
      <w:r>
        <w:t>关注基金信息披露，及时行使权利和履行义务；</w:t>
      </w:r>
      <w:r>
        <w:rPr>
          <w:rFonts w:ascii="Times New Roman" w:eastAsia="Times New Roman" w:hAnsi="Times New Roman" w:cs="Times New Roman"/>
        </w:rPr>
        <w:t xml:space="preserve"> </w:t>
      </w:r>
    </w:p>
    <w:p w14:paraId="521A3877" w14:textId="77777777" w:rsidR="00591C44" w:rsidRDefault="00095C8D">
      <w:pPr>
        <w:numPr>
          <w:ilvl w:val="0"/>
          <w:numId w:val="36"/>
        </w:numPr>
        <w:ind w:right="8" w:firstLine="480"/>
      </w:pPr>
      <w:r>
        <w:t>交纳基金认购、申购款项及法律法规和《基金合同》所规定的费用；</w:t>
      </w:r>
      <w:r>
        <w:rPr>
          <w:rFonts w:ascii="Times New Roman" w:eastAsia="Times New Roman" w:hAnsi="Times New Roman" w:cs="Times New Roman"/>
        </w:rPr>
        <w:t xml:space="preserve"> </w:t>
      </w:r>
    </w:p>
    <w:p w14:paraId="52F51D79" w14:textId="77777777" w:rsidR="00591C44" w:rsidRDefault="00095C8D">
      <w:pPr>
        <w:numPr>
          <w:ilvl w:val="0"/>
          <w:numId w:val="36"/>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078888B" w14:textId="77777777" w:rsidR="00591C44" w:rsidRDefault="00095C8D">
      <w:pPr>
        <w:numPr>
          <w:ilvl w:val="0"/>
          <w:numId w:val="36"/>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4B1B1151" w14:textId="77777777" w:rsidR="00591C44" w:rsidRDefault="00095C8D">
      <w:pPr>
        <w:numPr>
          <w:ilvl w:val="0"/>
          <w:numId w:val="37"/>
        </w:numPr>
        <w:ind w:right="8" w:hanging="600"/>
      </w:pPr>
      <w:r>
        <w:t>返还在基金交易过程中因任何原因获得的不当得利；</w:t>
      </w:r>
      <w:r>
        <w:rPr>
          <w:rFonts w:ascii="Times New Roman" w:eastAsia="Times New Roman" w:hAnsi="Times New Roman" w:cs="Times New Roman"/>
        </w:rPr>
        <w:t xml:space="preserve"> </w:t>
      </w:r>
    </w:p>
    <w:p w14:paraId="68741B94" w14:textId="77777777" w:rsidR="00591C44" w:rsidRDefault="00095C8D">
      <w:pPr>
        <w:numPr>
          <w:ilvl w:val="0"/>
          <w:numId w:val="37"/>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4952DDB9" w14:textId="77777777" w:rsidR="00591C44" w:rsidRDefault="00095C8D">
      <w:pPr>
        <w:pStyle w:val="1"/>
      </w:pPr>
      <w:bookmarkStart w:id="7" w:name="_Toc68874"/>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B10DDB3" w14:textId="77777777" w:rsidR="00591C44" w:rsidRDefault="00095C8D">
      <w:pPr>
        <w:spacing w:after="170" w:line="259" w:lineRule="auto"/>
        <w:ind w:left="418" w:firstLine="0"/>
      </w:pPr>
      <w:r>
        <w:rPr>
          <w:rFonts w:ascii="Times New Roman" w:eastAsia="Times New Roman" w:hAnsi="Times New Roman" w:cs="Times New Roman"/>
        </w:rPr>
        <w:t xml:space="preserve"> </w:t>
      </w:r>
    </w:p>
    <w:p w14:paraId="2115C730" w14:textId="77777777" w:rsidR="00591C44" w:rsidRDefault="00095C8D">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8747E4"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6FDDCC4B"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AF34A9D" w14:textId="77777777" w:rsidR="00591C44" w:rsidRDefault="00095C8D">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2823C21" w14:textId="77777777" w:rsidR="00591C44" w:rsidRDefault="00095C8D">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949A8AF" w14:textId="77777777" w:rsidR="00591C44" w:rsidRDefault="00095C8D">
      <w:pPr>
        <w:ind w:right="8"/>
      </w:pPr>
      <w:r>
        <w:t>一、召开事由</w:t>
      </w:r>
      <w:r>
        <w:rPr>
          <w:rFonts w:ascii="Times New Roman" w:eastAsia="Times New Roman" w:hAnsi="Times New Roman" w:cs="Times New Roman"/>
        </w:rPr>
        <w:t xml:space="preserve"> </w:t>
      </w:r>
    </w:p>
    <w:p w14:paraId="49D93497" w14:textId="77777777" w:rsidR="00591C44" w:rsidRDefault="00095C8D">
      <w:pPr>
        <w:spacing w:after="0" w:line="379" w:lineRule="auto"/>
        <w:ind w:left="-15"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CC357BA" w14:textId="77777777" w:rsidR="00591C44" w:rsidRDefault="00095C8D">
      <w:pPr>
        <w:numPr>
          <w:ilvl w:val="0"/>
          <w:numId w:val="38"/>
        </w:numPr>
        <w:ind w:right="8" w:hanging="600"/>
      </w:pPr>
      <w:r>
        <w:t>终止《基金合同》；</w:t>
      </w:r>
      <w:r>
        <w:rPr>
          <w:rFonts w:ascii="Times New Roman" w:eastAsia="Times New Roman" w:hAnsi="Times New Roman" w:cs="Times New Roman"/>
          <w:sz w:val="21"/>
        </w:rPr>
        <w:t xml:space="preserve"> </w:t>
      </w:r>
    </w:p>
    <w:p w14:paraId="5D09505D" w14:textId="77777777" w:rsidR="00591C44" w:rsidRDefault="00095C8D">
      <w:pPr>
        <w:numPr>
          <w:ilvl w:val="0"/>
          <w:numId w:val="38"/>
        </w:numPr>
        <w:ind w:right="8" w:hanging="600"/>
      </w:pPr>
      <w:r>
        <w:t>更换基金管理人；</w:t>
      </w:r>
      <w:r>
        <w:rPr>
          <w:rFonts w:ascii="Times New Roman" w:eastAsia="Times New Roman" w:hAnsi="Times New Roman" w:cs="Times New Roman"/>
          <w:sz w:val="21"/>
        </w:rPr>
        <w:t xml:space="preserve"> </w:t>
      </w:r>
    </w:p>
    <w:p w14:paraId="495CD8CD" w14:textId="77777777" w:rsidR="00591C44" w:rsidRDefault="00095C8D">
      <w:pPr>
        <w:numPr>
          <w:ilvl w:val="0"/>
          <w:numId w:val="38"/>
        </w:numPr>
        <w:ind w:right="8" w:hanging="600"/>
      </w:pPr>
      <w:r>
        <w:t>更换基金托管人；</w:t>
      </w:r>
      <w:r>
        <w:rPr>
          <w:rFonts w:ascii="Times New Roman" w:eastAsia="Times New Roman" w:hAnsi="Times New Roman" w:cs="Times New Roman"/>
        </w:rPr>
        <w:t xml:space="preserve"> </w:t>
      </w:r>
    </w:p>
    <w:p w14:paraId="09F60239" w14:textId="77777777" w:rsidR="00591C44" w:rsidRDefault="00095C8D">
      <w:pPr>
        <w:numPr>
          <w:ilvl w:val="0"/>
          <w:numId w:val="38"/>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DBFFEB4" w14:textId="77777777" w:rsidR="00591C44" w:rsidRDefault="00095C8D">
      <w:pPr>
        <w:numPr>
          <w:ilvl w:val="0"/>
          <w:numId w:val="39"/>
        </w:numPr>
        <w:ind w:right="8" w:firstLine="480"/>
      </w:pPr>
      <w:r>
        <w:t>变更基金类别；</w:t>
      </w:r>
      <w:r>
        <w:rPr>
          <w:rFonts w:ascii="Times New Roman" w:eastAsia="Times New Roman" w:hAnsi="Times New Roman" w:cs="Times New Roman"/>
        </w:rPr>
        <w:t xml:space="preserve"> </w:t>
      </w:r>
    </w:p>
    <w:p w14:paraId="099B0980" w14:textId="77777777" w:rsidR="00591C44" w:rsidRDefault="00095C8D">
      <w:pPr>
        <w:numPr>
          <w:ilvl w:val="0"/>
          <w:numId w:val="39"/>
        </w:numPr>
        <w:ind w:right="8" w:firstLine="480"/>
      </w:pPr>
      <w:r>
        <w:t>本基金与其他基金的合并；</w:t>
      </w:r>
      <w:r>
        <w:rPr>
          <w:rFonts w:ascii="Times New Roman" w:eastAsia="Times New Roman" w:hAnsi="Times New Roman" w:cs="Times New Roman"/>
        </w:rPr>
        <w:t xml:space="preserve"> </w:t>
      </w:r>
    </w:p>
    <w:p w14:paraId="1BC81944" w14:textId="77777777" w:rsidR="00591C44" w:rsidRDefault="00095C8D">
      <w:pPr>
        <w:numPr>
          <w:ilvl w:val="0"/>
          <w:numId w:val="39"/>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667E0E28" w14:textId="77777777" w:rsidR="00591C44" w:rsidRDefault="00095C8D">
      <w:pPr>
        <w:numPr>
          <w:ilvl w:val="0"/>
          <w:numId w:val="39"/>
        </w:numPr>
        <w:ind w:right="8" w:firstLine="480"/>
      </w:pPr>
      <w:r>
        <w:t>变更</w:t>
      </w:r>
      <w:r>
        <w:t>基金份额持有人大会程序；</w:t>
      </w:r>
      <w:r>
        <w:rPr>
          <w:rFonts w:ascii="Times New Roman" w:eastAsia="Times New Roman" w:hAnsi="Times New Roman" w:cs="Times New Roman"/>
        </w:rPr>
        <w:t xml:space="preserve"> </w:t>
      </w:r>
    </w:p>
    <w:p w14:paraId="0CF2072D" w14:textId="77777777" w:rsidR="00591C44" w:rsidRDefault="00095C8D">
      <w:pPr>
        <w:numPr>
          <w:ilvl w:val="0"/>
          <w:numId w:val="39"/>
        </w:numPr>
        <w:ind w:right="8" w:firstLine="480"/>
      </w:pPr>
      <w:r>
        <w:t>基金管理人或基金托管人要求召开基金份额持有人大会；</w:t>
      </w:r>
      <w:r>
        <w:rPr>
          <w:rFonts w:ascii="Times New Roman" w:eastAsia="Times New Roman" w:hAnsi="Times New Roman" w:cs="Times New Roman"/>
        </w:rPr>
        <w:t xml:space="preserve"> </w:t>
      </w:r>
    </w:p>
    <w:p w14:paraId="3C09F961" w14:textId="77777777" w:rsidR="00591C44" w:rsidRDefault="00095C8D">
      <w:pPr>
        <w:numPr>
          <w:ilvl w:val="0"/>
          <w:numId w:val="3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B0C245" w14:textId="77777777" w:rsidR="00591C44" w:rsidRDefault="00095C8D">
      <w:pPr>
        <w:numPr>
          <w:ilvl w:val="0"/>
          <w:numId w:val="39"/>
        </w:numPr>
        <w:ind w:right="8" w:firstLine="480"/>
      </w:pPr>
      <w:r>
        <w:t>对基金合同当事人权利和义务产生重大影响的其他事项；</w:t>
      </w:r>
      <w:r>
        <w:rPr>
          <w:rFonts w:ascii="Times New Roman" w:eastAsia="Times New Roman" w:hAnsi="Times New Roman" w:cs="Times New Roman"/>
        </w:rPr>
        <w:t xml:space="preserve"> </w:t>
      </w:r>
    </w:p>
    <w:p w14:paraId="4919CE92" w14:textId="77777777" w:rsidR="00591C44" w:rsidRDefault="00095C8D">
      <w:pPr>
        <w:numPr>
          <w:ilvl w:val="0"/>
          <w:numId w:val="3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E169A64" w14:textId="77777777" w:rsidR="00591C44" w:rsidRDefault="00095C8D">
      <w:pPr>
        <w:spacing w:after="14" w:line="370" w:lineRule="auto"/>
        <w:ind w:left="-15" w:right="8" w:firstLine="480"/>
      </w:pPr>
      <w:r>
        <w:rPr>
          <w:rFonts w:ascii="Times New Roman" w:eastAsia="Times New Roman" w:hAnsi="Times New Roman" w:cs="Times New Roman"/>
        </w:rPr>
        <w:t>2</w:t>
      </w:r>
      <w:r>
        <w:t>、</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442DE8FC" w14:textId="77777777" w:rsidR="00591C44" w:rsidRDefault="00095C8D">
      <w:pPr>
        <w:numPr>
          <w:ilvl w:val="0"/>
          <w:numId w:val="40"/>
        </w:numPr>
        <w:ind w:right="8" w:firstLine="480"/>
      </w:pPr>
      <w:r>
        <w:t>法律法规要求增加的基金费用的收取；</w:t>
      </w:r>
      <w:r>
        <w:rPr>
          <w:rFonts w:ascii="Times New Roman" w:eastAsia="Times New Roman" w:hAnsi="Times New Roman" w:cs="Times New Roman"/>
        </w:rPr>
        <w:t xml:space="preserve"> </w:t>
      </w:r>
    </w:p>
    <w:p w14:paraId="304FF2B9" w14:textId="77777777" w:rsidR="00591C44" w:rsidRDefault="00095C8D">
      <w:pPr>
        <w:numPr>
          <w:ilvl w:val="0"/>
          <w:numId w:val="40"/>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61F819F" w14:textId="77777777" w:rsidR="00591C44" w:rsidRDefault="00095C8D">
      <w:pPr>
        <w:numPr>
          <w:ilvl w:val="0"/>
          <w:numId w:val="40"/>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1BC5F25" w14:textId="77777777" w:rsidR="00591C44" w:rsidRDefault="00095C8D">
      <w:pPr>
        <w:numPr>
          <w:ilvl w:val="0"/>
          <w:numId w:val="40"/>
        </w:numPr>
        <w:spacing w:after="0" w:line="380" w:lineRule="auto"/>
        <w:ind w:right="8"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329AD2A1" w14:textId="77777777" w:rsidR="00591C44" w:rsidRDefault="00095C8D">
      <w:pPr>
        <w:numPr>
          <w:ilvl w:val="0"/>
          <w:numId w:val="40"/>
        </w:numPr>
        <w:ind w:right="8" w:firstLine="480"/>
      </w:pPr>
      <w:r>
        <w:t>《基金合同》明确约定无需召开基金份额持有人大会的情况；</w:t>
      </w:r>
      <w:r>
        <w:rPr>
          <w:rFonts w:ascii="Times New Roman" w:eastAsia="Times New Roman" w:hAnsi="Times New Roman" w:cs="Times New Roman"/>
        </w:rPr>
        <w:t xml:space="preserve"> </w:t>
      </w:r>
    </w:p>
    <w:p w14:paraId="788F2934" w14:textId="77777777" w:rsidR="00591C44" w:rsidRDefault="00095C8D">
      <w:pPr>
        <w:numPr>
          <w:ilvl w:val="0"/>
          <w:numId w:val="40"/>
        </w:numPr>
        <w:spacing w:after="153"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2CA202" w14:textId="77777777" w:rsidR="00591C44" w:rsidRDefault="00095C8D">
      <w:pPr>
        <w:numPr>
          <w:ilvl w:val="0"/>
          <w:numId w:val="40"/>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764FF2C7" w14:textId="77777777" w:rsidR="00591C44" w:rsidRDefault="00095C8D">
      <w:pPr>
        <w:numPr>
          <w:ilvl w:val="0"/>
          <w:numId w:val="40"/>
        </w:numPr>
        <w:ind w:right="8" w:firstLine="480"/>
      </w:pPr>
      <w:r>
        <w:t>基金推出新业务或服务；</w:t>
      </w:r>
      <w:r>
        <w:rPr>
          <w:rFonts w:ascii="Times New Roman" w:eastAsia="Times New Roman" w:hAnsi="Times New Roman" w:cs="Times New Roman"/>
        </w:rPr>
        <w:t xml:space="preserve"> </w:t>
      </w:r>
    </w:p>
    <w:p w14:paraId="7421A424" w14:textId="77777777" w:rsidR="00591C44" w:rsidRDefault="00095C8D">
      <w:pPr>
        <w:numPr>
          <w:ilvl w:val="0"/>
          <w:numId w:val="40"/>
        </w:numPr>
        <w:ind w:right="8" w:firstLine="480"/>
      </w:pPr>
      <w:r>
        <w:t>调整基金份额类别设置；</w:t>
      </w:r>
      <w:r>
        <w:rPr>
          <w:rFonts w:ascii="Times New Roman" w:eastAsia="Times New Roman" w:hAnsi="Times New Roman" w:cs="Times New Roman"/>
        </w:rPr>
        <w:t xml:space="preserve"> </w:t>
      </w:r>
    </w:p>
    <w:p w14:paraId="49A2EFFD" w14:textId="77777777" w:rsidR="00591C44" w:rsidRDefault="00095C8D">
      <w:pPr>
        <w:numPr>
          <w:ilvl w:val="0"/>
          <w:numId w:val="40"/>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ADDA0F1" w14:textId="77777777" w:rsidR="00591C44" w:rsidRDefault="00095C8D">
      <w:pPr>
        <w:ind w:right="8"/>
      </w:pPr>
      <w:r>
        <w:t>二、会议召集人及召集方式</w:t>
      </w:r>
      <w:r>
        <w:rPr>
          <w:rFonts w:ascii="Times New Roman" w:eastAsia="Times New Roman" w:hAnsi="Times New Roman" w:cs="Times New Roman"/>
        </w:rPr>
        <w:t xml:space="preserve"> </w:t>
      </w:r>
    </w:p>
    <w:p w14:paraId="737403D5" w14:textId="77777777" w:rsidR="00591C44" w:rsidRDefault="00095C8D">
      <w:pPr>
        <w:numPr>
          <w:ilvl w:val="0"/>
          <w:numId w:val="41"/>
        </w:numPr>
        <w:spacing w:after="0" w:line="380"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4C3EAC1" w14:textId="77777777" w:rsidR="00591C44" w:rsidRDefault="00095C8D">
      <w:pPr>
        <w:numPr>
          <w:ilvl w:val="0"/>
          <w:numId w:val="41"/>
        </w:numPr>
        <w:ind w:right="119" w:firstLine="470"/>
      </w:pPr>
      <w:r>
        <w:t>基金管理人未按规定召集或不能召开时，由基金托管人召集。</w:t>
      </w:r>
      <w:r>
        <w:rPr>
          <w:rFonts w:ascii="Times New Roman" w:eastAsia="Times New Roman" w:hAnsi="Times New Roman" w:cs="Times New Roman"/>
        </w:rPr>
        <w:t xml:space="preserve"> </w:t>
      </w:r>
    </w:p>
    <w:p w14:paraId="2B11C901" w14:textId="77777777" w:rsidR="00591C44" w:rsidRDefault="00095C8D">
      <w:pPr>
        <w:numPr>
          <w:ilvl w:val="0"/>
          <w:numId w:val="41"/>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58EB80" w14:textId="77777777" w:rsidR="00591C44" w:rsidRDefault="00095C8D">
      <w:pPr>
        <w:numPr>
          <w:ilvl w:val="0"/>
          <w:numId w:val="41"/>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24F79EC"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052633" w14:textId="77777777" w:rsidR="00591C44" w:rsidRDefault="00095C8D">
      <w:pPr>
        <w:numPr>
          <w:ilvl w:val="0"/>
          <w:numId w:val="50"/>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978012" w14:textId="77777777" w:rsidR="00591C44" w:rsidRDefault="00095C8D">
      <w:pPr>
        <w:numPr>
          <w:ilvl w:val="0"/>
          <w:numId w:val="5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D18EAAA" w14:textId="77777777" w:rsidR="00591C44" w:rsidRDefault="00095C8D">
      <w:pPr>
        <w:ind w:right="8"/>
      </w:pPr>
      <w:r>
        <w:t>三、召开基金份额持有人大会的通知时间、通知内容、通知方式</w:t>
      </w:r>
      <w:r>
        <w:rPr>
          <w:rFonts w:ascii="Times New Roman" w:eastAsia="Times New Roman" w:hAnsi="Times New Roman" w:cs="Times New Roman"/>
        </w:rPr>
        <w:t xml:space="preserve"> </w:t>
      </w:r>
    </w:p>
    <w:p w14:paraId="5FEF311B"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3BBF3C" w14:textId="77777777" w:rsidR="00591C44" w:rsidRDefault="00095C8D">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6D24463F" w14:textId="77777777" w:rsidR="00591C44" w:rsidRDefault="00095C8D">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23A7DCFE" w14:textId="77777777" w:rsidR="00591C44" w:rsidRDefault="00095C8D">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9D5CAB8" w14:textId="77777777" w:rsidR="00591C44" w:rsidRDefault="00095C8D">
      <w:pPr>
        <w:numPr>
          <w:ilvl w:val="0"/>
          <w:numId w:val="4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CEFBDE" w14:textId="77777777" w:rsidR="00591C44" w:rsidRDefault="00095C8D">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34A1336A" w14:textId="77777777" w:rsidR="00591C44" w:rsidRDefault="00095C8D">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273E3317" w14:textId="77777777" w:rsidR="00591C44" w:rsidRDefault="00095C8D">
      <w:pPr>
        <w:numPr>
          <w:ilvl w:val="0"/>
          <w:numId w:val="48"/>
        </w:numPr>
        <w:ind w:right="8" w:firstLine="480"/>
      </w:pPr>
      <w:r>
        <w:t>召集人需要通知的其他事项。</w:t>
      </w:r>
      <w:r>
        <w:rPr>
          <w:rFonts w:ascii="Times New Roman" w:eastAsia="Times New Roman" w:hAnsi="Times New Roman" w:cs="Times New Roman"/>
        </w:rPr>
        <w:t xml:space="preserve"> </w:t>
      </w:r>
    </w:p>
    <w:p w14:paraId="183ABB12" w14:textId="77777777" w:rsidR="00591C44" w:rsidRDefault="00095C8D">
      <w:pPr>
        <w:numPr>
          <w:ilvl w:val="0"/>
          <w:numId w:val="44"/>
        </w:numPr>
        <w:spacing w:after="6" w:line="370" w:lineRule="auto"/>
        <w:ind w:right="8"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2027607B" w14:textId="77777777" w:rsidR="00591C44" w:rsidRDefault="00095C8D">
      <w:pPr>
        <w:numPr>
          <w:ilvl w:val="0"/>
          <w:numId w:val="44"/>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1AD1857" w14:textId="77777777" w:rsidR="00591C44" w:rsidRDefault="00095C8D">
      <w:pPr>
        <w:ind w:right="8"/>
      </w:pPr>
      <w:r>
        <w:t>四、基金份额持有人出席会议的方式</w:t>
      </w:r>
      <w:r>
        <w:rPr>
          <w:rFonts w:ascii="Times New Roman" w:eastAsia="Times New Roman" w:hAnsi="Times New Roman" w:cs="Times New Roman"/>
        </w:rPr>
        <w:t xml:space="preserve"> </w:t>
      </w:r>
    </w:p>
    <w:p w14:paraId="088B8A4A" w14:textId="77777777" w:rsidR="00591C44" w:rsidRDefault="00095C8D">
      <w:pPr>
        <w:spacing w:after="11" w:line="365" w:lineRule="auto"/>
        <w:ind w:left="-15" w:right="8" w:firstLine="480"/>
      </w:pPr>
      <w:r>
        <w:t>基金份额持有人大会可通过现场开会方</w:t>
      </w:r>
      <w:r>
        <w:t>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C44F3B3" w14:textId="77777777" w:rsidR="00591C44" w:rsidRDefault="00095C8D">
      <w:pPr>
        <w:spacing w:after="5" w:line="371" w:lineRule="auto"/>
        <w:ind w:left="-15" w:right="229"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460A6C" w14:textId="77777777" w:rsidR="00591C44" w:rsidRDefault="00095C8D">
      <w:pPr>
        <w:numPr>
          <w:ilvl w:val="0"/>
          <w:numId w:val="43"/>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0A9665" w14:textId="77777777" w:rsidR="00591C44" w:rsidRDefault="00095C8D">
      <w:pPr>
        <w:numPr>
          <w:ilvl w:val="0"/>
          <w:numId w:val="43"/>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F386D45"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2C4BBF9" w14:textId="77777777" w:rsidR="00591C44" w:rsidRDefault="00095C8D">
      <w:pPr>
        <w:ind w:right="8"/>
      </w:pPr>
      <w:r>
        <w:t>在同时符合以下条件时，通讯开会的方式视为有效：</w:t>
      </w:r>
      <w:r>
        <w:rPr>
          <w:rFonts w:ascii="Times New Roman" w:eastAsia="Times New Roman" w:hAnsi="Times New Roman" w:cs="Times New Roman"/>
        </w:rPr>
        <w:t xml:space="preserve"> </w:t>
      </w:r>
    </w:p>
    <w:p w14:paraId="706BF301" w14:textId="77777777" w:rsidR="00591C44" w:rsidRDefault="00095C8D">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566C5D" w14:textId="77777777" w:rsidR="00591C44" w:rsidRDefault="00095C8D">
      <w:pPr>
        <w:numPr>
          <w:ilvl w:val="0"/>
          <w:numId w:val="45"/>
        </w:numPr>
        <w:spacing w:after="12" w:line="365" w:lineRule="auto"/>
        <w:ind w:right="8" w:firstLine="480"/>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688277E" w14:textId="77777777" w:rsidR="00591C44" w:rsidRDefault="00095C8D">
      <w:pPr>
        <w:numPr>
          <w:ilvl w:val="0"/>
          <w:numId w:val="45"/>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05FE26A" w14:textId="77777777" w:rsidR="00591C44" w:rsidRDefault="00095C8D">
      <w:pPr>
        <w:numPr>
          <w:ilvl w:val="0"/>
          <w:numId w:val="45"/>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097DEDF4" w14:textId="77777777" w:rsidR="00591C44" w:rsidRDefault="00095C8D">
      <w:pPr>
        <w:numPr>
          <w:ilvl w:val="0"/>
          <w:numId w:val="46"/>
        </w:numPr>
        <w:spacing w:after="6" w:line="370"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1E5D44" w14:textId="77777777" w:rsidR="00591C44" w:rsidRDefault="00095C8D">
      <w:pPr>
        <w:numPr>
          <w:ilvl w:val="0"/>
          <w:numId w:val="46"/>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AECD951" w14:textId="77777777" w:rsidR="00591C44" w:rsidRDefault="00095C8D">
      <w:pPr>
        <w:numPr>
          <w:ilvl w:val="0"/>
          <w:numId w:val="51"/>
        </w:numPr>
        <w:ind w:right="8" w:hanging="360"/>
      </w:pPr>
      <w:r>
        <w:t>议事内容及提案权</w:t>
      </w:r>
      <w:r>
        <w:rPr>
          <w:rFonts w:ascii="Times New Roman" w:eastAsia="Times New Roman" w:hAnsi="Times New Roman" w:cs="Times New Roman"/>
        </w:rPr>
        <w:t xml:space="preserve"> </w:t>
      </w:r>
    </w:p>
    <w:p w14:paraId="3B59A336" w14:textId="77777777" w:rsidR="00591C44" w:rsidRDefault="00095C8D">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D71D97" w14:textId="77777777" w:rsidR="00591C44" w:rsidRDefault="00095C8D">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F9714ED"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120AB7AB" w14:textId="77777777" w:rsidR="00591C44" w:rsidRDefault="00095C8D">
      <w:pPr>
        <w:numPr>
          <w:ilvl w:val="0"/>
          <w:numId w:val="51"/>
        </w:numPr>
        <w:ind w:right="8" w:hanging="360"/>
      </w:pPr>
      <w:r>
        <w:t>议事程序</w:t>
      </w:r>
      <w:r>
        <w:rPr>
          <w:rFonts w:ascii="Times New Roman" w:eastAsia="Times New Roman" w:hAnsi="Times New Roman" w:cs="Times New Roman"/>
        </w:rPr>
        <w:t xml:space="preserve"> </w:t>
      </w:r>
    </w:p>
    <w:p w14:paraId="4034E06E" w14:textId="77777777" w:rsidR="00591C44" w:rsidRDefault="00095C8D">
      <w:pPr>
        <w:numPr>
          <w:ilvl w:val="0"/>
          <w:numId w:val="49"/>
        </w:numPr>
        <w:ind w:right="8" w:hanging="600"/>
      </w:pPr>
      <w:r>
        <w:t>现场开会</w:t>
      </w:r>
      <w:r>
        <w:rPr>
          <w:rFonts w:ascii="Times New Roman" w:eastAsia="Times New Roman" w:hAnsi="Times New Roman" w:cs="Times New Roman"/>
        </w:rPr>
        <w:t xml:space="preserve"> </w:t>
      </w:r>
    </w:p>
    <w:p w14:paraId="4792B679" w14:textId="77777777" w:rsidR="00591C44" w:rsidRDefault="00095C8D">
      <w:pPr>
        <w:spacing w:after="130"/>
        <w:ind w:right="8"/>
      </w:pPr>
      <w:r>
        <w:t>在现场开会的方式下，首先由大会主持人按照下列第七条规定程序确定和公</w:t>
      </w:r>
    </w:p>
    <w:p w14:paraId="626F29FB" w14:textId="77777777" w:rsidR="00591C44" w:rsidRDefault="00095C8D">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AA5CD8"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B8C26D" w14:textId="77777777" w:rsidR="00591C44" w:rsidRDefault="00095C8D">
      <w:pPr>
        <w:numPr>
          <w:ilvl w:val="0"/>
          <w:numId w:val="49"/>
        </w:numPr>
        <w:ind w:right="8" w:hanging="600"/>
      </w:pPr>
      <w:r>
        <w:t>通讯开会</w:t>
      </w:r>
      <w:r>
        <w:rPr>
          <w:rFonts w:ascii="Times New Roman" w:eastAsia="Times New Roman" w:hAnsi="Times New Roman" w:cs="Times New Roman"/>
        </w:rPr>
        <w:t xml:space="preserve"> </w:t>
      </w:r>
    </w:p>
    <w:p w14:paraId="2A07C862"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9F29F4" w14:textId="77777777" w:rsidR="00591C44" w:rsidRDefault="00095C8D">
      <w:pPr>
        <w:numPr>
          <w:ilvl w:val="0"/>
          <w:numId w:val="42"/>
        </w:numPr>
        <w:ind w:right="8" w:firstLine="480"/>
      </w:pPr>
      <w:r>
        <w:t>表决</w:t>
      </w:r>
      <w:r>
        <w:rPr>
          <w:rFonts w:ascii="Times New Roman" w:eastAsia="Times New Roman" w:hAnsi="Times New Roman" w:cs="Times New Roman"/>
        </w:rPr>
        <w:t xml:space="preserve"> </w:t>
      </w:r>
    </w:p>
    <w:p w14:paraId="00191AA9"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5E206E8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1D3D2689" w14:textId="77777777" w:rsidR="00591C44" w:rsidRDefault="00095C8D">
      <w:pPr>
        <w:numPr>
          <w:ilvl w:val="0"/>
          <w:numId w:val="52"/>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FC0FB0" w14:textId="77777777" w:rsidR="00591C44" w:rsidRDefault="00095C8D">
      <w:pPr>
        <w:numPr>
          <w:ilvl w:val="0"/>
          <w:numId w:val="52"/>
        </w:numPr>
        <w:ind w:right="8" w:firstLine="480"/>
      </w:pPr>
      <w:r>
        <w:t>特别决议，特别决议应当经参加大会的基金份额持有人或其代理人所持</w:t>
      </w:r>
    </w:p>
    <w:p w14:paraId="59F2BC6F" w14:textId="77777777" w:rsidR="00591C44" w:rsidRDefault="00095C8D">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33E4EF"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71E29344" w14:textId="77777777" w:rsidR="00591C44" w:rsidRDefault="00095C8D">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C388DDE" w14:textId="77777777" w:rsidR="00591C44" w:rsidRDefault="00095C8D">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A7425C" w14:textId="77777777" w:rsidR="00591C44" w:rsidRDefault="00095C8D">
      <w:pPr>
        <w:numPr>
          <w:ilvl w:val="0"/>
          <w:numId w:val="42"/>
        </w:numPr>
        <w:ind w:right="8" w:firstLine="480"/>
      </w:pPr>
      <w:r>
        <w:t>计票</w:t>
      </w:r>
      <w:r>
        <w:rPr>
          <w:rFonts w:ascii="Times New Roman" w:eastAsia="Times New Roman" w:hAnsi="Times New Roman" w:cs="Times New Roman"/>
        </w:rPr>
        <w:t xml:space="preserve"> </w:t>
      </w:r>
    </w:p>
    <w:p w14:paraId="6BA98C8D" w14:textId="77777777" w:rsidR="00591C44" w:rsidRDefault="00095C8D">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6281E1D9" w14:textId="77777777" w:rsidR="00591C44" w:rsidRDefault="00095C8D">
      <w:pPr>
        <w:numPr>
          <w:ilvl w:val="0"/>
          <w:numId w:val="5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BC23FF0" w14:textId="77777777" w:rsidR="00591C44" w:rsidRDefault="00095C8D">
      <w:pPr>
        <w:numPr>
          <w:ilvl w:val="0"/>
          <w:numId w:val="53"/>
        </w:numPr>
        <w:spacing w:after="5"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1BA890" w14:textId="77777777" w:rsidR="00591C44" w:rsidRDefault="00095C8D">
      <w:pPr>
        <w:numPr>
          <w:ilvl w:val="0"/>
          <w:numId w:val="5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1E7600"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A1C819" w14:textId="77777777" w:rsidR="00591C44" w:rsidRDefault="00095C8D">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668648B6" w14:textId="77777777" w:rsidR="00591C44" w:rsidRDefault="00095C8D">
      <w:pPr>
        <w:numPr>
          <w:ilvl w:val="0"/>
          <w:numId w:val="42"/>
        </w:numPr>
        <w:ind w:right="8" w:firstLine="480"/>
      </w:pPr>
      <w:r>
        <w:t>生效与公告</w:t>
      </w:r>
      <w:r>
        <w:rPr>
          <w:rFonts w:ascii="Times New Roman" w:eastAsia="Times New Roman" w:hAnsi="Times New Roman" w:cs="Times New Roman"/>
        </w:rPr>
        <w:t xml:space="preserve"> </w:t>
      </w:r>
    </w:p>
    <w:p w14:paraId="48A06208"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BDDA6AC"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114FDF31"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3211F3" w14:textId="77777777" w:rsidR="00591C44" w:rsidRDefault="00095C8D">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5BE76520" w14:textId="77777777" w:rsidR="00591C44" w:rsidRDefault="00095C8D">
      <w:pPr>
        <w:numPr>
          <w:ilvl w:val="0"/>
          <w:numId w:val="42"/>
        </w:numPr>
        <w:ind w:right="8" w:firstLine="480"/>
      </w:pPr>
      <w:r>
        <w:t>实施侧袋机制期间基金份额持有人大会的特殊约定</w:t>
      </w:r>
      <w:r>
        <w:rPr>
          <w:rFonts w:ascii="Times New Roman" w:eastAsia="Times New Roman" w:hAnsi="Times New Roman" w:cs="Times New Roman"/>
        </w:rPr>
        <w:t xml:space="preserve"> </w:t>
      </w:r>
    </w:p>
    <w:p w14:paraId="571F7243"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C6F54EC" w14:textId="77777777" w:rsidR="00591C44" w:rsidRDefault="00095C8D">
      <w:pPr>
        <w:numPr>
          <w:ilvl w:val="0"/>
          <w:numId w:val="4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19C0BF" w14:textId="77777777" w:rsidR="00591C44" w:rsidRDefault="00095C8D">
      <w:pPr>
        <w:numPr>
          <w:ilvl w:val="0"/>
          <w:numId w:val="47"/>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5041F27" w14:textId="77777777" w:rsidR="00591C44" w:rsidRDefault="00095C8D">
      <w:pPr>
        <w:numPr>
          <w:ilvl w:val="0"/>
          <w:numId w:val="47"/>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2BE4C0" w14:textId="77777777" w:rsidR="00591C44" w:rsidRDefault="00095C8D">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0F35B76" w14:textId="77777777" w:rsidR="00591C44" w:rsidRDefault="00095C8D">
      <w:pPr>
        <w:numPr>
          <w:ilvl w:val="0"/>
          <w:numId w:val="47"/>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308A32C" w14:textId="77777777" w:rsidR="00591C44" w:rsidRDefault="00095C8D">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6898A4" w14:textId="77777777" w:rsidR="00591C44" w:rsidRDefault="00095C8D">
      <w:pPr>
        <w:numPr>
          <w:ilvl w:val="0"/>
          <w:numId w:val="47"/>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0B4944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5AA88928" w14:textId="77777777" w:rsidR="00591C44" w:rsidRDefault="00095C8D">
      <w:pPr>
        <w:numPr>
          <w:ilvl w:val="0"/>
          <w:numId w:val="42"/>
        </w:numPr>
        <w:spacing w:after="2" w:line="360"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0EA2B400" w14:textId="77777777" w:rsidR="00591C44" w:rsidRDefault="00095C8D">
      <w:pPr>
        <w:spacing w:after="0" w:line="259" w:lineRule="auto"/>
        <w:ind w:left="422" w:firstLine="0"/>
      </w:pPr>
      <w:r>
        <w:rPr>
          <w:rFonts w:ascii="Times New Roman" w:eastAsia="Times New Roman" w:hAnsi="Times New Roman" w:cs="Times New Roman"/>
          <w:b/>
          <w:sz w:val="21"/>
        </w:rPr>
        <w:t xml:space="preserve"> </w:t>
      </w:r>
      <w:r>
        <w:br w:type="page"/>
      </w:r>
    </w:p>
    <w:p w14:paraId="12E03021" w14:textId="77777777" w:rsidR="00591C44" w:rsidRDefault="00095C8D">
      <w:pPr>
        <w:pStyle w:val="1"/>
        <w:spacing w:after="232"/>
        <w:ind w:left="533" w:right="0"/>
        <w:jc w:val="left"/>
      </w:pPr>
      <w:bookmarkStart w:id="8" w:name="_Toc688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DA32A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37A023B1" w14:textId="77777777" w:rsidR="00591C44" w:rsidRDefault="00095C8D">
      <w:pPr>
        <w:ind w:right="8"/>
      </w:pPr>
      <w:r>
        <w:t>一、基金管理人和基金托管人职责终止的情形</w:t>
      </w:r>
      <w:r>
        <w:rPr>
          <w:rFonts w:ascii="Times New Roman" w:eastAsia="Times New Roman" w:hAnsi="Times New Roman" w:cs="Times New Roman"/>
        </w:rPr>
        <w:t xml:space="preserve"> </w:t>
      </w:r>
    </w:p>
    <w:p w14:paraId="158613B2" w14:textId="77777777" w:rsidR="00591C44" w:rsidRDefault="00095C8D">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3AE57B3" w14:textId="77777777" w:rsidR="00591C44" w:rsidRDefault="00095C8D">
      <w:pPr>
        <w:ind w:right="8"/>
      </w:pPr>
      <w:r>
        <w:t>有下列情形之一的，基金管理人职责终止：</w:t>
      </w:r>
      <w:r>
        <w:rPr>
          <w:rFonts w:ascii="Times New Roman" w:eastAsia="Times New Roman" w:hAnsi="Times New Roman" w:cs="Times New Roman"/>
        </w:rPr>
        <w:t xml:space="preserve"> </w:t>
      </w:r>
    </w:p>
    <w:p w14:paraId="6267452B" w14:textId="77777777" w:rsidR="00591C44" w:rsidRDefault="00095C8D">
      <w:pPr>
        <w:numPr>
          <w:ilvl w:val="0"/>
          <w:numId w:val="54"/>
        </w:numPr>
        <w:ind w:right="8" w:hanging="360"/>
      </w:pPr>
      <w:r>
        <w:t>被依法取消基金管理资格；</w:t>
      </w:r>
      <w:r>
        <w:rPr>
          <w:rFonts w:ascii="Times New Roman" w:eastAsia="Times New Roman" w:hAnsi="Times New Roman" w:cs="Times New Roman"/>
        </w:rPr>
        <w:t xml:space="preserve"> </w:t>
      </w:r>
    </w:p>
    <w:p w14:paraId="2ED565FA" w14:textId="77777777" w:rsidR="00591C44" w:rsidRDefault="00095C8D">
      <w:pPr>
        <w:numPr>
          <w:ilvl w:val="0"/>
          <w:numId w:val="54"/>
        </w:numPr>
        <w:ind w:right="8" w:hanging="360"/>
      </w:pPr>
      <w:r>
        <w:t>被基金份额持有人大会解任；</w:t>
      </w:r>
      <w:r>
        <w:rPr>
          <w:rFonts w:ascii="Times New Roman" w:eastAsia="Times New Roman" w:hAnsi="Times New Roman" w:cs="Times New Roman"/>
        </w:rPr>
        <w:t xml:space="preserve"> </w:t>
      </w:r>
    </w:p>
    <w:p w14:paraId="4BB5FC1D" w14:textId="77777777" w:rsidR="00591C44" w:rsidRDefault="00095C8D">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1F95CBA4" w14:textId="77777777" w:rsidR="00591C44" w:rsidRDefault="00095C8D">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50B203A8" w14:textId="77777777" w:rsidR="00591C44" w:rsidRDefault="00095C8D">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431CE5" w14:textId="77777777" w:rsidR="00591C44" w:rsidRDefault="00095C8D">
      <w:pPr>
        <w:ind w:right="8"/>
      </w:pPr>
      <w:r>
        <w:t>有下列情形之一的，基金托管人职责终止：</w:t>
      </w:r>
      <w:r>
        <w:rPr>
          <w:rFonts w:ascii="Times New Roman" w:eastAsia="Times New Roman" w:hAnsi="Times New Roman" w:cs="Times New Roman"/>
        </w:rPr>
        <w:t xml:space="preserve"> </w:t>
      </w:r>
    </w:p>
    <w:p w14:paraId="21B8675E" w14:textId="77777777" w:rsidR="00591C44" w:rsidRDefault="00095C8D">
      <w:pPr>
        <w:numPr>
          <w:ilvl w:val="0"/>
          <w:numId w:val="55"/>
        </w:numPr>
        <w:ind w:right="8" w:hanging="360"/>
      </w:pPr>
      <w:r>
        <w:t>被依法取消基金托管资格；</w:t>
      </w:r>
      <w:r>
        <w:rPr>
          <w:rFonts w:ascii="Times New Roman" w:eastAsia="Times New Roman" w:hAnsi="Times New Roman" w:cs="Times New Roman"/>
        </w:rPr>
        <w:t xml:space="preserve">  </w:t>
      </w:r>
    </w:p>
    <w:p w14:paraId="3A624363" w14:textId="77777777" w:rsidR="00591C44" w:rsidRDefault="00095C8D">
      <w:pPr>
        <w:numPr>
          <w:ilvl w:val="0"/>
          <w:numId w:val="55"/>
        </w:numPr>
        <w:ind w:right="8" w:hanging="360"/>
      </w:pPr>
      <w:r>
        <w:t>被基金份额持有人大会解任；</w:t>
      </w:r>
      <w:r>
        <w:rPr>
          <w:rFonts w:ascii="Times New Roman" w:eastAsia="Times New Roman" w:hAnsi="Times New Roman" w:cs="Times New Roman"/>
        </w:rPr>
        <w:t xml:space="preserve"> </w:t>
      </w:r>
    </w:p>
    <w:p w14:paraId="66BFF651" w14:textId="77777777" w:rsidR="00591C44" w:rsidRDefault="00095C8D">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6D597AF5" w14:textId="77777777" w:rsidR="00591C44" w:rsidRDefault="00095C8D">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1CCEFAAC" w14:textId="77777777" w:rsidR="00591C44" w:rsidRDefault="00095C8D">
      <w:pPr>
        <w:ind w:right="8"/>
      </w:pPr>
      <w:r>
        <w:t>二、基金管理人和基金托管人的更换程序</w:t>
      </w:r>
      <w:r>
        <w:rPr>
          <w:rFonts w:ascii="Times New Roman" w:eastAsia="Times New Roman" w:hAnsi="Times New Roman" w:cs="Times New Roman"/>
        </w:rPr>
        <w:t xml:space="preserve"> </w:t>
      </w:r>
    </w:p>
    <w:p w14:paraId="4B736117" w14:textId="77777777" w:rsidR="00591C44" w:rsidRDefault="00095C8D">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4608992" w14:textId="77777777" w:rsidR="00591C44" w:rsidRDefault="00095C8D">
      <w:pPr>
        <w:numPr>
          <w:ilvl w:val="0"/>
          <w:numId w:val="56"/>
        </w:numPr>
        <w:ind w:right="8"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268A7431"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984096" w14:textId="77777777" w:rsidR="00591C44" w:rsidRDefault="00095C8D">
      <w:pPr>
        <w:numPr>
          <w:ilvl w:val="0"/>
          <w:numId w:val="56"/>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F28A96" w14:textId="77777777" w:rsidR="00591C44" w:rsidRDefault="00095C8D">
      <w:pPr>
        <w:numPr>
          <w:ilvl w:val="0"/>
          <w:numId w:val="56"/>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ABBA35D" w14:textId="77777777" w:rsidR="00591C44" w:rsidRDefault="00095C8D">
      <w:pPr>
        <w:numPr>
          <w:ilvl w:val="0"/>
          <w:numId w:val="56"/>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B76FED3" w14:textId="77777777" w:rsidR="00591C44" w:rsidRDefault="00095C8D">
      <w:pPr>
        <w:numPr>
          <w:ilvl w:val="0"/>
          <w:numId w:val="56"/>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1ACEE7" w14:textId="77777777" w:rsidR="00591C44" w:rsidRDefault="00095C8D">
      <w:pPr>
        <w:numPr>
          <w:ilvl w:val="0"/>
          <w:numId w:val="56"/>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32803D20" w14:textId="77777777" w:rsidR="00591C44" w:rsidRDefault="00095C8D">
      <w:pPr>
        <w:numPr>
          <w:ilvl w:val="0"/>
          <w:numId w:val="56"/>
        </w:numPr>
        <w:spacing w:after="6" w:line="369" w:lineRule="auto"/>
        <w:ind w:right="8" w:firstLine="480"/>
      </w:pPr>
      <w:r>
        <w:t>审计：基金管理人职责终止的，</w:t>
      </w:r>
      <w:r>
        <w:t>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B5B9DB" w14:textId="77777777" w:rsidR="00591C44" w:rsidRDefault="00095C8D">
      <w:pPr>
        <w:numPr>
          <w:ilvl w:val="0"/>
          <w:numId w:val="56"/>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2A80077" w14:textId="77777777" w:rsidR="00591C44" w:rsidRDefault="00095C8D">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26C373" w14:textId="77777777" w:rsidR="00591C44" w:rsidRDefault="00095C8D">
      <w:pPr>
        <w:numPr>
          <w:ilvl w:val="0"/>
          <w:numId w:val="57"/>
        </w:numPr>
        <w:spacing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424F40A"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B2CE45" w14:textId="77777777" w:rsidR="00591C44" w:rsidRDefault="00095C8D">
      <w:pPr>
        <w:numPr>
          <w:ilvl w:val="0"/>
          <w:numId w:val="57"/>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w:t>
      </w:r>
      <w:r>
        <w:t>需经参加大会的基金份额持有人所持表决权的三分之二以上（含三分之二）表决通过；</w:t>
      </w:r>
      <w:r>
        <w:rPr>
          <w:rFonts w:ascii="Times New Roman" w:eastAsia="Times New Roman" w:hAnsi="Times New Roman" w:cs="Times New Roman"/>
        </w:rPr>
        <w:t xml:space="preserve"> </w:t>
      </w:r>
    </w:p>
    <w:p w14:paraId="1E9FEE1B" w14:textId="77777777" w:rsidR="00591C44" w:rsidRDefault="00095C8D">
      <w:pPr>
        <w:numPr>
          <w:ilvl w:val="0"/>
          <w:numId w:val="5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87E4EC2" w14:textId="77777777" w:rsidR="00591C44" w:rsidRDefault="00095C8D">
      <w:pPr>
        <w:numPr>
          <w:ilvl w:val="0"/>
          <w:numId w:val="57"/>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A05739" w14:textId="77777777" w:rsidR="00591C44" w:rsidRDefault="00095C8D">
      <w:pPr>
        <w:numPr>
          <w:ilvl w:val="0"/>
          <w:numId w:val="5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23EEB2A" w14:textId="77777777" w:rsidR="00591C44" w:rsidRDefault="00095C8D">
      <w:pPr>
        <w:numPr>
          <w:ilvl w:val="0"/>
          <w:numId w:val="57"/>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02D092B6" w14:textId="77777777" w:rsidR="00591C44" w:rsidRDefault="00095C8D">
      <w:pPr>
        <w:numPr>
          <w:ilvl w:val="0"/>
          <w:numId w:val="57"/>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990B8A" w14:textId="77777777" w:rsidR="00591C44" w:rsidRDefault="00095C8D">
      <w:pPr>
        <w:ind w:right="8"/>
      </w:pPr>
      <w:r>
        <w:t>（三）基金管理人与基金托管人同时更换的条件和程序</w:t>
      </w:r>
      <w:r>
        <w:rPr>
          <w:rFonts w:ascii="Times New Roman" w:eastAsia="Times New Roman" w:hAnsi="Times New Roman" w:cs="Times New Roman"/>
        </w:rPr>
        <w:t xml:space="preserve"> </w:t>
      </w:r>
    </w:p>
    <w:p w14:paraId="085C6230" w14:textId="77777777" w:rsidR="00591C44" w:rsidRDefault="00095C8D">
      <w:pPr>
        <w:numPr>
          <w:ilvl w:val="0"/>
          <w:numId w:val="58"/>
        </w:numPr>
        <w:spacing w:after="0" w:line="383" w:lineRule="auto"/>
        <w:ind w:right="8" w:hanging="360"/>
      </w:pPr>
      <w:r>
        <w:t>提名：如果基金管理人和基金托管人同时更换，由单独或合计持有基</w:t>
      </w:r>
      <w:r>
        <w:t>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B2F86A1" w14:textId="77777777" w:rsidR="00591C44" w:rsidRDefault="00095C8D">
      <w:pPr>
        <w:numPr>
          <w:ilvl w:val="0"/>
          <w:numId w:val="58"/>
        </w:numPr>
        <w:ind w:right="8" w:hanging="360"/>
      </w:pPr>
      <w:r>
        <w:t>基金管理人和基金托管人的更换分别按上述程序进行；</w:t>
      </w:r>
      <w:r>
        <w:rPr>
          <w:rFonts w:ascii="Times New Roman" w:eastAsia="Times New Roman" w:hAnsi="Times New Roman" w:cs="Times New Roman"/>
        </w:rPr>
        <w:t xml:space="preserve"> </w:t>
      </w:r>
    </w:p>
    <w:p w14:paraId="494CBB5C" w14:textId="77777777" w:rsidR="00591C44" w:rsidRDefault="00095C8D">
      <w:pPr>
        <w:numPr>
          <w:ilvl w:val="0"/>
          <w:numId w:val="58"/>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FBC8F57" w14:textId="77777777" w:rsidR="00591C44" w:rsidRDefault="00095C8D">
      <w:pPr>
        <w:numPr>
          <w:ilvl w:val="0"/>
          <w:numId w:val="59"/>
        </w:numPr>
        <w:spacing w:after="16" w:line="361" w:lineRule="auto"/>
        <w:ind w:right="8"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w:t>
      </w:r>
      <w:r>
        <w:t>职责期间，仍有权按照本基金合同的规定收取基金管理费或基金托管费。</w:t>
      </w:r>
      <w:r>
        <w:rPr>
          <w:rFonts w:ascii="Times New Roman" w:eastAsia="Times New Roman" w:hAnsi="Times New Roman" w:cs="Times New Roman"/>
        </w:rPr>
        <w:t xml:space="preserve"> </w:t>
      </w:r>
    </w:p>
    <w:p w14:paraId="1FD3CB0F" w14:textId="77777777" w:rsidR="00591C44" w:rsidRDefault="00095C8D">
      <w:pPr>
        <w:numPr>
          <w:ilvl w:val="0"/>
          <w:numId w:val="59"/>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21B8BF"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77B936FF" w14:textId="77777777" w:rsidR="00591C44" w:rsidRDefault="00095C8D">
      <w:pPr>
        <w:pStyle w:val="1"/>
        <w:ind w:right="241"/>
      </w:pPr>
      <w:bookmarkStart w:id="9" w:name="_Toc6887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77FDD02" w14:textId="77777777" w:rsidR="00591C44" w:rsidRDefault="00095C8D">
      <w:pPr>
        <w:spacing w:after="175" w:line="259" w:lineRule="auto"/>
        <w:ind w:left="0" w:firstLine="0"/>
      </w:pPr>
      <w:r>
        <w:rPr>
          <w:rFonts w:ascii="Times New Roman" w:eastAsia="Times New Roman" w:hAnsi="Times New Roman" w:cs="Times New Roman"/>
        </w:rPr>
        <w:t xml:space="preserve"> </w:t>
      </w:r>
    </w:p>
    <w:p w14:paraId="1F4E5FAF" w14:textId="77777777" w:rsidR="00591C44" w:rsidRDefault="00095C8D">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1CB97AC4" w14:textId="77777777" w:rsidR="00591C44" w:rsidRDefault="00095C8D">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2A781E7" w14:textId="77777777" w:rsidR="00591C44" w:rsidRDefault="00095C8D">
      <w:pPr>
        <w:pStyle w:val="1"/>
        <w:ind w:right="242"/>
      </w:pPr>
      <w:bookmarkStart w:id="10" w:name="_Toc688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F2F46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13AE60DA" w14:textId="77777777" w:rsidR="00591C44" w:rsidRDefault="00095C8D">
      <w:pPr>
        <w:numPr>
          <w:ilvl w:val="0"/>
          <w:numId w:val="60"/>
        </w:numPr>
        <w:ind w:right="8" w:hanging="480"/>
      </w:pPr>
      <w:r>
        <w:t>基金的份额登记业务</w:t>
      </w:r>
      <w:r>
        <w:rPr>
          <w:rFonts w:ascii="Times New Roman" w:eastAsia="Times New Roman" w:hAnsi="Times New Roman" w:cs="Times New Roman"/>
        </w:rPr>
        <w:t xml:space="preserve"> </w:t>
      </w:r>
    </w:p>
    <w:p w14:paraId="23C65214" w14:textId="77777777" w:rsidR="00591C44" w:rsidRDefault="00095C8D">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0A479CAA" w14:textId="77777777" w:rsidR="00591C44" w:rsidRDefault="00095C8D">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851DF99" w14:textId="77777777" w:rsidR="00591C44" w:rsidRDefault="00095C8D">
      <w:pPr>
        <w:numPr>
          <w:ilvl w:val="0"/>
          <w:numId w:val="60"/>
        </w:numPr>
        <w:ind w:right="8" w:hanging="480"/>
      </w:pPr>
      <w:r>
        <w:t>基金登记业务办理机构</w:t>
      </w:r>
      <w:r>
        <w:rPr>
          <w:rFonts w:ascii="Times New Roman" w:eastAsia="Times New Roman" w:hAnsi="Times New Roman" w:cs="Times New Roman"/>
        </w:rPr>
        <w:t xml:space="preserve"> </w:t>
      </w:r>
    </w:p>
    <w:p w14:paraId="77FBF979" w14:textId="77777777" w:rsidR="00591C44" w:rsidRDefault="00095C8D">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89E91C4" w14:textId="77777777" w:rsidR="00591C44" w:rsidRDefault="00095C8D">
      <w:pPr>
        <w:numPr>
          <w:ilvl w:val="0"/>
          <w:numId w:val="60"/>
        </w:numPr>
        <w:ind w:right="8" w:hanging="480"/>
      </w:pPr>
      <w:r>
        <w:t>基金登记机构的权利</w:t>
      </w:r>
      <w:r>
        <w:rPr>
          <w:rFonts w:ascii="Times New Roman" w:eastAsia="Times New Roman" w:hAnsi="Times New Roman" w:cs="Times New Roman"/>
        </w:rPr>
        <w:t xml:space="preserve"> </w:t>
      </w:r>
    </w:p>
    <w:p w14:paraId="164ADAF5" w14:textId="77777777" w:rsidR="00591C44" w:rsidRDefault="00095C8D">
      <w:pPr>
        <w:ind w:right="8"/>
      </w:pPr>
      <w:r>
        <w:t>基金登记机构享有以下权利：</w:t>
      </w:r>
      <w:r>
        <w:rPr>
          <w:rFonts w:ascii="Times New Roman" w:eastAsia="Times New Roman" w:hAnsi="Times New Roman" w:cs="Times New Roman"/>
        </w:rPr>
        <w:t xml:space="preserve"> </w:t>
      </w:r>
    </w:p>
    <w:p w14:paraId="50BE98CF" w14:textId="77777777" w:rsidR="00591C44" w:rsidRDefault="00095C8D">
      <w:pPr>
        <w:numPr>
          <w:ilvl w:val="0"/>
          <w:numId w:val="61"/>
        </w:numPr>
        <w:ind w:right="8" w:firstLine="480"/>
      </w:pPr>
      <w:r>
        <w:t>取得登记费；</w:t>
      </w:r>
      <w:r>
        <w:rPr>
          <w:rFonts w:ascii="Times New Roman" w:eastAsia="Times New Roman" w:hAnsi="Times New Roman" w:cs="Times New Roman"/>
        </w:rPr>
        <w:t xml:space="preserve"> </w:t>
      </w:r>
    </w:p>
    <w:p w14:paraId="3AF912B1" w14:textId="77777777" w:rsidR="00591C44" w:rsidRDefault="00095C8D">
      <w:pPr>
        <w:numPr>
          <w:ilvl w:val="0"/>
          <w:numId w:val="61"/>
        </w:numPr>
        <w:ind w:right="8" w:firstLine="480"/>
      </w:pPr>
      <w:r>
        <w:t>建立和管理投资者基金账户；</w:t>
      </w:r>
      <w:r>
        <w:rPr>
          <w:rFonts w:ascii="Times New Roman" w:eastAsia="Times New Roman" w:hAnsi="Times New Roman" w:cs="Times New Roman"/>
        </w:rPr>
        <w:t xml:space="preserve"> </w:t>
      </w:r>
    </w:p>
    <w:p w14:paraId="004EF3CF" w14:textId="77777777" w:rsidR="00591C44" w:rsidRDefault="00095C8D">
      <w:pPr>
        <w:numPr>
          <w:ilvl w:val="0"/>
          <w:numId w:val="61"/>
        </w:numPr>
        <w:ind w:right="8" w:firstLine="480"/>
      </w:pPr>
      <w:r>
        <w:t>保管基金份额持有人开户资料、交易资料、基金份额持有人</w:t>
      </w:r>
      <w:r>
        <w:t>名册等；</w:t>
      </w:r>
      <w:r>
        <w:rPr>
          <w:rFonts w:ascii="Times New Roman" w:eastAsia="Times New Roman" w:hAnsi="Times New Roman" w:cs="Times New Roman"/>
        </w:rPr>
        <w:t xml:space="preserve"> </w:t>
      </w:r>
    </w:p>
    <w:p w14:paraId="6FEC0810" w14:textId="77777777" w:rsidR="00591C44" w:rsidRDefault="00095C8D">
      <w:pPr>
        <w:numPr>
          <w:ilvl w:val="0"/>
          <w:numId w:val="61"/>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CFE5309" w14:textId="77777777" w:rsidR="00591C44" w:rsidRDefault="00095C8D">
      <w:pPr>
        <w:numPr>
          <w:ilvl w:val="0"/>
          <w:numId w:val="61"/>
        </w:numPr>
        <w:ind w:right="8" w:firstLine="480"/>
      </w:pPr>
      <w:r>
        <w:t>法律法规及中国证监会规定的和《基金合同》约定的其他权利。</w:t>
      </w:r>
      <w:r>
        <w:rPr>
          <w:rFonts w:ascii="Times New Roman" w:eastAsia="Times New Roman" w:hAnsi="Times New Roman" w:cs="Times New Roman"/>
        </w:rPr>
        <w:t xml:space="preserve"> </w:t>
      </w:r>
    </w:p>
    <w:p w14:paraId="53C466D8" w14:textId="77777777" w:rsidR="00591C44" w:rsidRDefault="00095C8D">
      <w:pPr>
        <w:ind w:right="8"/>
      </w:pPr>
      <w:r>
        <w:t>四、基金登记机构的义务</w:t>
      </w:r>
      <w:r>
        <w:rPr>
          <w:rFonts w:ascii="Times New Roman" w:eastAsia="Times New Roman" w:hAnsi="Times New Roman" w:cs="Times New Roman"/>
        </w:rPr>
        <w:t xml:space="preserve"> </w:t>
      </w:r>
    </w:p>
    <w:p w14:paraId="30AA5FDC" w14:textId="77777777" w:rsidR="00591C44" w:rsidRDefault="00095C8D">
      <w:pPr>
        <w:ind w:right="8"/>
      </w:pPr>
      <w:r>
        <w:t>基金登记机构承担以下义务：</w:t>
      </w:r>
      <w:r>
        <w:rPr>
          <w:rFonts w:ascii="Times New Roman" w:eastAsia="Times New Roman" w:hAnsi="Times New Roman" w:cs="Times New Roman"/>
        </w:rPr>
        <w:t xml:space="preserve"> </w:t>
      </w:r>
    </w:p>
    <w:p w14:paraId="132C4A46" w14:textId="77777777" w:rsidR="00591C44" w:rsidRDefault="00095C8D">
      <w:pPr>
        <w:numPr>
          <w:ilvl w:val="0"/>
          <w:numId w:val="62"/>
        </w:numPr>
        <w:ind w:right="8" w:firstLine="480"/>
      </w:pPr>
      <w:r>
        <w:t>配备足够的专业人员办理本基金份额的登记业务；</w:t>
      </w:r>
      <w:r>
        <w:rPr>
          <w:rFonts w:ascii="Times New Roman" w:eastAsia="Times New Roman" w:hAnsi="Times New Roman" w:cs="Times New Roman"/>
        </w:rPr>
        <w:t xml:space="preserve"> </w:t>
      </w:r>
    </w:p>
    <w:p w14:paraId="252A209F" w14:textId="77777777" w:rsidR="00591C44" w:rsidRDefault="00095C8D">
      <w:pPr>
        <w:numPr>
          <w:ilvl w:val="0"/>
          <w:numId w:val="62"/>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C322849" w14:textId="77777777" w:rsidR="00591C44" w:rsidRDefault="00095C8D">
      <w:pPr>
        <w:numPr>
          <w:ilvl w:val="0"/>
          <w:numId w:val="62"/>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405F06" w14:textId="77777777" w:rsidR="00591C44" w:rsidRDefault="00095C8D">
      <w:pPr>
        <w:numPr>
          <w:ilvl w:val="0"/>
          <w:numId w:val="63"/>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F8A2F3D" w14:textId="77777777" w:rsidR="00591C44" w:rsidRDefault="00095C8D">
      <w:pPr>
        <w:numPr>
          <w:ilvl w:val="0"/>
          <w:numId w:val="63"/>
        </w:numPr>
        <w:ind w:right="8" w:firstLine="480"/>
      </w:pPr>
      <w:r>
        <w:t>接受基金管理人的监督；</w:t>
      </w:r>
      <w:r>
        <w:rPr>
          <w:rFonts w:ascii="Times New Roman" w:eastAsia="Times New Roman" w:hAnsi="Times New Roman" w:cs="Times New Roman"/>
        </w:rPr>
        <w:t xml:space="preserve"> </w:t>
      </w:r>
    </w:p>
    <w:p w14:paraId="33430AA2" w14:textId="77777777" w:rsidR="00591C44" w:rsidRDefault="00095C8D">
      <w:pPr>
        <w:numPr>
          <w:ilvl w:val="0"/>
          <w:numId w:val="63"/>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DFBA9AA" w14:textId="77777777" w:rsidR="00591C44" w:rsidRDefault="00095C8D">
      <w:pPr>
        <w:pStyle w:val="1"/>
        <w:ind w:right="244"/>
      </w:pPr>
      <w:bookmarkStart w:id="11" w:name="_Toc688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AA8BD2B"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266DEF5E" w14:textId="77777777" w:rsidR="00591C44" w:rsidRDefault="00095C8D">
      <w:pPr>
        <w:numPr>
          <w:ilvl w:val="0"/>
          <w:numId w:val="64"/>
        </w:numPr>
        <w:ind w:right="8" w:hanging="480"/>
      </w:pPr>
      <w:r>
        <w:t>投资目标</w:t>
      </w:r>
      <w:r>
        <w:rPr>
          <w:rFonts w:ascii="Times New Roman" w:eastAsia="Times New Roman" w:hAnsi="Times New Roman" w:cs="Times New Roman"/>
        </w:rPr>
        <w:t xml:space="preserve"> </w:t>
      </w:r>
    </w:p>
    <w:p w14:paraId="6284AD55"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6FA7AF6" w14:textId="77777777" w:rsidR="00591C44" w:rsidRDefault="00095C8D">
      <w:pPr>
        <w:numPr>
          <w:ilvl w:val="0"/>
          <w:numId w:val="64"/>
        </w:numPr>
        <w:ind w:right="8" w:hanging="480"/>
      </w:pPr>
      <w:r>
        <w:t>投资范围</w:t>
      </w:r>
      <w:r>
        <w:rPr>
          <w:rFonts w:ascii="Times New Roman" w:eastAsia="Times New Roman" w:hAnsi="Times New Roman" w:cs="Times New Roman"/>
        </w:rPr>
        <w:t xml:space="preserve"> </w:t>
      </w:r>
    </w:p>
    <w:p w14:paraId="224BE41E" w14:textId="77777777" w:rsidR="00591C44" w:rsidRDefault="00095C8D">
      <w:pPr>
        <w:spacing w:after="21"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547B27F1"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13B8289D"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AFABD45"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03BB651" w14:textId="77777777" w:rsidR="00591C44" w:rsidRDefault="00095C8D">
      <w:pPr>
        <w:spacing w:after="4"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t>股指期货、股票期权、国债期货及其他金融工具的投资比例依照法律法规或监管机构的规定执行。</w:t>
      </w:r>
      <w:r>
        <w:rPr>
          <w:rFonts w:ascii="Times New Roman" w:eastAsia="Times New Roman" w:hAnsi="Times New Roman" w:cs="Times New Roman"/>
        </w:rPr>
        <w:t xml:space="preserve"> </w:t>
      </w:r>
    </w:p>
    <w:p w14:paraId="2DCE0862" w14:textId="77777777" w:rsidR="00591C44" w:rsidRDefault="00095C8D">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42471F7" w14:textId="77777777" w:rsidR="00591C44" w:rsidRDefault="00095C8D">
      <w:pPr>
        <w:ind w:right="8"/>
      </w:pPr>
      <w:r>
        <w:t>三、投资策略</w:t>
      </w:r>
      <w:r>
        <w:rPr>
          <w:rFonts w:ascii="Times New Roman" w:eastAsia="Times New Roman" w:hAnsi="Times New Roman" w:cs="Times New Roman"/>
        </w:rPr>
        <w:t xml:space="preserve"> </w:t>
      </w:r>
    </w:p>
    <w:p w14:paraId="1534ECD2" w14:textId="77777777" w:rsidR="00591C44" w:rsidRDefault="00095C8D">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2A6DF0D5" w14:textId="77777777" w:rsidR="00591C44" w:rsidRDefault="00095C8D">
      <w:pPr>
        <w:numPr>
          <w:ilvl w:val="0"/>
          <w:numId w:val="65"/>
        </w:numPr>
        <w:ind w:right="8" w:hanging="720"/>
      </w:pPr>
      <w:r>
        <w:t>资产配置策略</w:t>
      </w:r>
      <w:r>
        <w:rPr>
          <w:rFonts w:ascii="Times New Roman" w:eastAsia="Times New Roman" w:hAnsi="Times New Roman" w:cs="Times New Roman"/>
        </w:rPr>
        <w:t xml:space="preserve"> </w:t>
      </w:r>
    </w:p>
    <w:p w14:paraId="56BCEC3A" w14:textId="77777777" w:rsidR="00591C44" w:rsidRDefault="00095C8D">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w:t>
      </w:r>
      <w:r>
        <w:t>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其目的是为了</w:t>
      </w:r>
      <w:r>
        <w:t>使本基金在应付申购赎回的前提下，更好地跟踪标的指数。</w:t>
      </w:r>
      <w:r>
        <w:rPr>
          <w:rFonts w:ascii="Times New Roman" w:eastAsia="Times New Roman" w:hAnsi="Times New Roman" w:cs="Times New Roman"/>
        </w:rPr>
        <w:t xml:space="preserve"> </w:t>
      </w:r>
    </w:p>
    <w:p w14:paraId="28BF4689" w14:textId="77777777" w:rsidR="00591C44" w:rsidRDefault="00095C8D">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4D01CAF6" w14:textId="77777777" w:rsidR="00591C44" w:rsidRDefault="00095C8D">
      <w:pPr>
        <w:numPr>
          <w:ilvl w:val="0"/>
          <w:numId w:val="65"/>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8D42D5C" w14:textId="77777777" w:rsidR="00591C44" w:rsidRDefault="00095C8D">
      <w:pPr>
        <w:numPr>
          <w:ilvl w:val="0"/>
          <w:numId w:val="66"/>
        </w:numPr>
        <w:ind w:right="8" w:hanging="360"/>
      </w:pPr>
      <w:r>
        <w:t>投资组合的投资方式</w:t>
      </w:r>
      <w:r>
        <w:rPr>
          <w:rFonts w:ascii="Times New Roman" w:eastAsia="Times New Roman" w:hAnsi="Times New Roman" w:cs="Times New Roman"/>
        </w:rPr>
        <w:t xml:space="preserve"> </w:t>
      </w:r>
    </w:p>
    <w:p w14:paraId="5EDD1523" w14:textId="77777777" w:rsidR="00591C44" w:rsidRDefault="00095C8D">
      <w:pPr>
        <w:spacing w:after="5" w:line="371" w:lineRule="auto"/>
        <w:ind w:left="-15" w:right="229"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申购、赎回或交易模式进行了变更或调整，履行适当程序后本基金也将作相应的变更或调整。</w:t>
      </w:r>
      <w:r>
        <w:rPr>
          <w:rFonts w:ascii="Times New Roman" w:eastAsia="Times New Roman" w:hAnsi="Times New Roman" w:cs="Times New Roman"/>
        </w:rPr>
        <w:t xml:space="preserve"> </w:t>
      </w:r>
    </w:p>
    <w:p w14:paraId="6280BD13" w14:textId="77777777" w:rsidR="00591C44" w:rsidRDefault="00095C8D">
      <w:pPr>
        <w:numPr>
          <w:ilvl w:val="0"/>
          <w:numId w:val="66"/>
        </w:numPr>
        <w:ind w:right="8" w:hanging="360"/>
      </w:pPr>
      <w:r>
        <w:t>投资组合的调整</w:t>
      </w:r>
      <w:r>
        <w:rPr>
          <w:rFonts w:ascii="Times New Roman" w:eastAsia="Times New Roman" w:hAnsi="Times New Roman" w:cs="Times New Roman"/>
        </w:rPr>
        <w:t xml:space="preserve"> </w:t>
      </w:r>
    </w:p>
    <w:p w14:paraId="7FE2682D" w14:textId="77777777" w:rsidR="00591C44" w:rsidRDefault="00095C8D">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BC3843B" w14:textId="77777777" w:rsidR="00591C44" w:rsidRDefault="00095C8D">
      <w:pPr>
        <w:numPr>
          <w:ilvl w:val="0"/>
          <w:numId w:val="67"/>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6B484E8" w14:textId="77777777" w:rsidR="00591C44" w:rsidRDefault="00095C8D">
      <w:pPr>
        <w:numPr>
          <w:ilvl w:val="0"/>
          <w:numId w:val="67"/>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65B77F8" w14:textId="77777777" w:rsidR="00591C44" w:rsidRDefault="00095C8D">
      <w:pPr>
        <w:ind w:right="8"/>
      </w:pPr>
      <w:r>
        <w:t>（三）股票投资策略</w:t>
      </w:r>
      <w:r>
        <w:rPr>
          <w:rFonts w:ascii="Times New Roman" w:eastAsia="Times New Roman" w:hAnsi="Times New Roman" w:cs="Times New Roman"/>
        </w:rPr>
        <w:t xml:space="preserve"> </w:t>
      </w:r>
    </w:p>
    <w:p w14:paraId="0E164E12" w14:textId="77777777" w:rsidR="00591C44" w:rsidRDefault="00095C8D">
      <w:pPr>
        <w:numPr>
          <w:ilvl w:val="0"/>
          <w:numId w:val="68"/>
        </w:numPr>
        <w:ind w:right="8" w:hanging="360"/>
      </w:pPr>
      <w:r>
        <w:t>股票组合构建原则</w:t>
      </w:r>
      <w:r>
        <w:rPr>
          <w:rFonts w:ascii="Times New Roman" w:eastAsia="Times New Roman" w:hAnsi="Times New Roman" w:cs="Times New Roman"/>
        </w:rPr>
        <w:t xml:space="preserve"> </w:t>
      </w:r>
    </w:p>
    <w:p w14:paraId="08BDCE60" w14:textId="77777777" w:rsidR="00591C44" w:rsidRDefault="00095C8D">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74A2F770" w14:textId="77777777" w:rsidR="00591C44" w:rsidRDefault="00095C8D">
      <w:pPr>
        <w:numPr>
          <w:ilvl w:val="0"/>
          <w:numId w:val="68"/>
        </w:numPr>
        <w:spacing w:after="26" w:line="361" w:lineRule="auto"/>
        <w:ind w:right="8" w:hanging="360"/>
      </w:pPr>
      <w:r>
        <w:t>股票组合构建方法</w:t>
      </w: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AFB773B" w14:textId="77777777" w:rsidR="00591C44" w:rsidRDefault="00095C8D">
      <w:pPr>
        <w:numPr>
          <w:ilvl w:val="0"/>
          <w:numId w:val="68"/>
        </w:numPr>
        <w:ind w:right="8" w:hanging="360"/>
      </w:pPr>
      <w:r>
        <w:t>股票组合的调整</w:t>
      </w:r>
      <w:r>
        <w:rPr>
          <w:rFonts w:ascii="Times New Roman" w:eastAsia="Times New Roman" w:hAnsi="Times New Roman" w:cs="Times New Roman"/>
        </w:rPr>
        <w:t xml:space="preserve"> </w:t>
      </w:r>
    </w:p>
    <w:p w14:paraId="0C19C982" w14:textId="77777777" w:rsidR="00591C44" w:rsidRDefault="00095C8D">
      <w:pPr>
        <w:numPr>
          <w:ilvl w:val="0"/>
          <w:numId w:val="69"/>
        </w:numPr>
        <w:ind w:right="8" w:hanging="600"/>
      </w:pPr>
      <w:r>
        <w:t>定期调整</w:t>
      </w:r>
      <w:r>
        <w:rPr>
          <w:rFonts w:ascii="Times New Roman" w:eastAsia="Times New Roman" w:hAnsi="Times New Roman" w:cs="Times New Roman"/>
        </w:rPr>
        <w:t xml:space="preserve">  </w:t>
      </w:r>
    </w:p>
    <w:p w14:paraId="5454471C" w14:textId="77777777" w:rsidR="00591C44" w:rsidRDefault="00095C8D">
      <w:pPr>
        <w:spacing w:after="20"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038D091" w14:textId="77777777" w:rsidR="00591C44" w:rsidRDefault="00095C8D">
      <w:pPr>
        <w:numPr>
          <w:ilvl w:val="0"/>
          <w:numId w:val="69"/>
        </w:numPr>
        <w:ind w:right="8" w:hanging="600"/>
      </w:pPr>
      <w:r>
        <w:t>不定期调整</w:t>
      </w:r>
      <w:r>
        <w:rPr>
          <w:rFonts w:ascii="Times New Roman" w:eastAsia="Times New Roman" w:hAnsi="Times New Roman" w:cs="Times New Roman"/>
        </w:rPr>
        <w:t xml:space="preserve"> </w:t>
      </w:r>
    </w:p>
    <w:p w14:paraId="5EA62AE2" w14:textId="77777777" w:rsidR="00591C44" w:rsidRDefault="00095C8D">
      <w:pPr>
        <w:spacing w:after="14" w:line="363" w:lineRule="auto"/>
        <w:ind w:left="-15" w:right="8"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27C802A2" w14:textId="77777777" w:rsidR="00591C44" w:rsidRDefault="00095C8D">
      <w:pPr>
        <w:ind w:right="8"/>
      </w:pPr>
      <w:r>
        <w:t>本基金参与非标的指数成份股投资的，应当坚守产品定位，符合投资目标、</w:t>
      </w:r>
      <w:r>
        <w:rPr>
          <w:rFonts w:ascii="Times New Roman" w:eastAsia="Times New Roman" w:hAnsi="Times New Roman" w:cs="Times New Roman"/>
        </w:rPr>
        <w:t xml:space="preserve"> </w:t>
      </w:r>
    </w:p>
    <w:p w14:paraId="3F19D539" w14:textId="77777777" w:rsidR="00591C44" w:rsidRDefault="00095C8D">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5D15B369" w14:textId="77777777" w:rsidR="00591C44" w:rsidRDefault="00095C8D">
      <w:pPr>
        <w:numPr>
          <w:ilvl w:val="0"/>
          <w:numId w:val="70"/>
        </w:numPr>
        <w:ind w:right="8" w:hanging="720"/>
      </w:pPr>
      <w:r>
        <w:t>存托凭证投资策略</w:t>
      </w:r>
      <w:r>
        <w:rPr>
          <w:rFonts w:ascii="Times New Roman" w:eastAsia="Times New Roman" w:hAnsi="Times New Roman" w:cs="Times New Roman"/>
        </w:rPr>
        <w:t xml:space="preserve"> </w:t>
      </w:r>
    </w:p>
    <w:p w14:paraId="2490BCD4" w14:textId="77777777" w:rsidR="00591C44" w:rsidRDefault="00095C8D">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5FA8EA41" w14:textId="77777777" w:rsidR="00591C44" w:rsidRDefault="00095C8D">
      <w:pPr>
        <w:numPr>
          <w:ilvl w:val="0"/>
          <w:numId w:val="70"/>
        </w:numPr>
        <w:ind w:right="8" w:hanging="720"/>
      </w:pPr>
      <w:r>
        <w:t>债券投资策略</w:t>
      </w:r>
      <w:r>
        <w:rPr>
          <w:rFonts w:ascii="Times New Roman" w:eastAsia="Times New Roman" w:hAnsi="Times New Roman" w:cs="Times New Roman"/>
        </w:rPr>
        <w:t xml:space="preserve"> </w:t>
      </w:r>
    </w:p>
    <w:p w14:paraId="6E2FA643" w14:textId="77777777" w:rsidR="00591C44" w:rsidRDefault="00095C8D">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350A52B3" w14:textId="77777777" w:rsidR="00591C44" w:rsidRDefault="00095C8D">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68136854" w14:textId="77777777" w:rsidR="00591C44" w:rsidRDefault="00095C8D">
      <w:pPr>
        <w:numPr>
          <w:ilvl w:val="0"/>
          <w:numId w:val="70"/>
        </w:numPr>
        <w:ind w:right="8" w:hanging="720"/>
      </w:pPr>
      <w:r>
        <w:t>金融衍生品投资策略</w:t>
      </w:r>
      <w:r>
        <w:rPr>
          <w:rFonts w:ascii="Times New Roman" w:eastAsia="Times New Roman" w:hAnsi="Times New Roman" w:cs="Times New Roman"/>
        </w:rPr>
        <w:t xml:space="preserve"> </w:t>
      </w:r>
    </w:p>
    <w:p w14:paraId="4B964D69" w14:textId="77777777" w:rsidR="00591C44" w:rsidRDefault="00095C8D">
      <w:pPr>
        <w:spacing w:after="15" w:line="362" w:lineRule="auto"/>
        <w:ind w:left="-15" w:right="8" w:firstLine="480"/>
      </w:pPr>
      <w:r>
        <w:t>为更好地实现投资目标，本基金可投资股指期货、股票期权、国债期货和其他经中国证监会允许的衍生金融产品，如与标的指数或标的指数成份股、</w:t>
      </w:r>
      <w:r>
        <w:t>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60248863" w14:textId="77777777" w:rsidR="00591C44" w:rsidRDefault="00095C8D">
      <w:pPr>
        <w:spacing w:after="13" w:line="369" w:lineRule="auto"/>
        <w:ind w:right="8"/>
      </w:pPr>
      <w:r>
        <w:t>本基金运用金融衍生品的情形主要包括：对冲系统性风险；对冲特殊情况下的流动性风险，如大额申购赎回等；对冲因其他原因导致无法有效跟踪标的指数的风险；利用金融衍生品的杠杆作用，降低股票和目标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74913699" w14:textId="77777777" w:rsidR="00591C44" w:rsidRDefault="00095C8D">
      <w:pPr>
        <w:numPr>
          <w:ilvl w:val="0"/>
          <w:numId w:val="70"/>
        </w:numPr>
        <w:ind w:right="8" w:hanging="720"/>
      </w:pPr>
      <w:r>
        <w:t>资产支持证券投资策略</w:t>
      </w:r>
      <w:r>
        <w:rPr>
          <w:rFonts w:ascii="Times New Roman" w:eastAsia="Times New Roman" w:hAnsi="Times New Roman" w:cs="Times New Roman"/>
        </w:rPr>
        <w:t xml:space="preserve"> </w:t>
      </w:r>
    </w:p>
    <w:p w14:paraId="01E8765C" w14:textId="77777777" w:rsidR="00591C44" w:rsidRDefault="00095C8D">
      <w:pPr>
        <w:spacing w:after="22" w:line="363" w:lineRule="auto"/>
        <w:ind w:left="-15" w:right="8" w:firstLine="480"/>
      </w:pPr>
      <w:r>
        <w:t>本基金将</w:t>
      </w:r>
      <w:r>
        <w:t>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4E1154C1" w14:textId="77777777" w:rsidR="00591C44" w:rsidRDefault="00095C8D">
      <w:pPr>
        <w:numPr>
          <w:ilvl w:val="0"/>
          <w:numId w:val="70"/>
        </w:numPr>
        <w:ind w:right="8" w:hanging="720"/>
      </w:pPr>
      <w:r>
        <w:t>参与转融通证券出借业务策略</w:t>
      </w:r>
      <w:r>
        <w:rPr>
          <w:rFonts w:ascii="Times New Roman" w:eastAsia="Times New Roman" w:hAnsi="Times New Roman" w:cs="Times New Roman"/>
        </w:rPr>
        <w:t xml:space="preserve"> </w:t>
      </w:r>
    </w:p>
    <w:p w14:paraId="09ED45D6" w14:textId="77777777" w:rsidR="00591C44" w:rsidRDefault="00095C8D">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6E9CE56D" w14:textId="77777777" w:rsidR="00591C44" w:rsidRDefault="00095C8D">
      <w:pPr>
        <w:ind w:right="8"/>
      </w:pPr>
      <w:r>
        <w:t>四、投资限制</w:t>
      </w:r>
      <w:r>
        <w:rPr>
          <w:rFonts w:ascii="Times New Roman" w:eastAsia="Times New Roman" w:hAnsi="Times New Roman" w:cs="Times New Roman"/>
        </w:rPr>
        <w:t xml:space="preserve"> </w:t>
      </w:r>
    </w:p>
    <w:p w14:paraId="141A79C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BE0EB9"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5447A3BA" w14:textId="77777777" w:rsidR="00591C44" w:rsidRDefault="00095C8D">
      <w:pPr>
        <w:numPr>
          <w:ilvl w:val="0"/>
          <w:numId w:val="71"/>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60EC36" w14:textId="77777777" w:rsidR="00591C44" w:rsidRDefault="00095C8D">
      <w:pPr>
        <w:numPr>
          <w:ilvl w:val="0"/>
          <w:numId w:val="71"/>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052C50F" w14:textId="77777777" w:rsidR="00591C44" w:rsidRDefault="00095C8D">
      <w:pPr>
        <w:numPr>
          <w:ilvl w:val="0"/>
          <w:numId w:val="71"/>
        </w:numPr>
        <w:ind w:right="8" w:firstLine="480"/>
      </w:pPr>
      <w:r>
        <w:t>本基金参与股指期货交易的，应当符合下列投资限制：</w:t>
      </w:r>
      <w:r>
        <w:rPr>
          <w:rFonts w:ascii="Times New Roman" w:eastAsia="Times New Roman" w:hAnsi="Times New Roman" w:cs="Times New Roman"/>
        </w:rPr>
        <w:t xml:space="preserve"> </w:t>
      </w:r>
    </w:p>
    <w:p w14:paraId="725EAA6F" w14:textId="77777777" w:rsidR="00591C44" w:rsidRDefault="00095C8D">
      <w:pPr>
        <w:spacing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34BD6A4C" w14:textId="77777777" w:rsidR="00591C44" w:rsidRDefault="00095C8D">
      <w:pPr>
        <w:numPr>
          <w:ilvl w:val="0"/>
          <w:numId w:val="71"/>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1A3B6C1" w14:textId="77777777" w:rsidR="00591C44" w:rsidRDefault="00095C8D">
      <w:pPr>
        <w:numPr>
          <w:ilvl w:val="0"/>
          <w:numId w:val="71"/>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A6FF73" w14:textId="77777777" w:rsidR="00591C44" w:rsidRDefault="00095C8D">
      <w:pPr>
        <w:numPr>
          <w:ilvl w:val="0"/>
          <w:numId w:val="71"/>
        </w:numPr>
        <w:spacing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A2C9DB" w14:textId="77777777" w:rsidR="00591C44" w:rsidRDefault="00095C8D">
      <w:pPr>
        <w:numPr>
          <w:ilvl w:val="0"/>
          <w:numId w:val="71"/>
        </w:numPr>
        <w:spacing w:after="0" w:line="384" w:lineRule="auto"/>
        <w:ind w:right="8"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267953" w14:textId="77777777" w:rsidR="00591C44" w:rsidRDefault="00095C8D">
      <w:pPr>
        <w:numPr>
          <w:ilvl w:val="0"/>
          <w:numId w:val="71"/>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0949C9" w14:textId="77777777" w:rsidR="00591C44" w:rsidRDefault="00095C8D">
      <w:pPr>
        <w:numPr>
          <w:ilvl w:val="0"/>
          <w:numId w:val="71"/>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76060CA" w14:textId="77777777" w:rsidR="00591C44" w:rsidRDefault="00095C8D">
      <w:pPr>
        <w:numPr>
          <w:ilvl w:val="0"/>
          <w:numId w:val="71"/>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6DE4C6" w14:textId="77777777" w:rsidR="00591C44" w:rsidRDefault="00095C8D">
      <w:pPr>
        <w:numPr>
          <w:ilvl w:val="0"/>
          <w:numId w:val="71"/>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DEE4D07" w14:textId="77777777" w:rsidR="00591C44" w:rsidRDefault="00095C8D">
      <w:pPr>
        <w:numPr>
          <w:ilvl w:val="0"/>
          <w:numId w:val="71"/>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0E0239" w14:textId="77777777" w:rsidR="00591C44" w:rsidRDefault="00095C8D">
      <w:pPr>
        <w:numPr>
          <w:ilvl w:val="0"/>
          <w:numId w:val="71"/>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782823" w14:textId="77777777" w:rsidR="00591C44" w:rsidRDefault="00095C8D">
      <w:pPr>
        <w:numPr>
          <w:ilvl w:val="0"/>
          <w:numId w:val="71"/>
        </w:numPr>
        <w:spacing w:after="0"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AA8A1FA" w14:textId="77777777" w:rsidR="00591C44" w:rsidRDefault="00095C8D">
      <w:pPr>
        <w:numPr>
          <w:ilvl w:val="0"/>
          <w:numId w:val="71"/>
        </w:numPr>
        <w:ind w:right="8" w:firstLine="480"/>
      </w:pPr>
      <w:r>
        <w:t>本基金参与国债期货交易，应当符合下列投资限制：</w:t>
      </w:r>
      <w:r>
        <w:rPr>
          <w:rFonts w:ascii="Times New Roman" w:eastAsia="Times New Roman" w:hAnsi="Times New Roman" w:cs="Times New Roman"/>
        </w:rPr>
        <w:t xml:space="preserve"> </w:t>
      </w:r>
    </w:p>
    <w:p w14:paraId="725AD6CC"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21EF4E4A" w14:textId="77777777" w:rsidR="00591C44" w:rsidRDefault="00095C8D">
      <w:pPr>
        <w:numPr>
          <w:ilvl w:val="0"/>
          <w:numId w:val="71"/>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9B4239" w14:textId="77777777" w:rsidR="00591C44" w:rsidRDefault="00095C8D">
      <w:pPr>
        <w:numPr>
          <w:ilvl w:val="0"/>
          <w:numId w:val="71"/>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34880A4" w14:textId="77777777" w:rsidR="00591C44" w:rsidRDefault="00095C8D">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w:t>
      </w: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F7BD7D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1D1418CB"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2707EB61"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DDB496" w14:textId="77777777" w:rsidR="00591C44" w:rsidRDefault="00095C8D">
      <w:pPr>
        <w:ind w:right="8"/>
      </w:pPr>
      <w:r>
        <w:rPr>
          <w:rFonts w:ascii="Times New Roman" w:eastAsia="Times New Roman" w:hAnsi="Times New Roman" w:cs="Times New Roman"/>
        </w:rPr>
        <w:t>2</w:t>
      </w:r>
      <w:r>
        <w:t>、禁止行为为维护基金份额持有人的合法权益</w:t>
      </w:r>
      <w:r>
        <w:t>，基金财产不得用于下列投资或者活动：</w:t>
      </w:r>
      <w:r>
        <w:rPr>
          <w:rFonts w:ascii="Times New Roman" w:eastAsia="Times New Roman" w:hAnsi="Times New Roman" w:cs="Times New Roman"/>
        </w:rPr>
        <w:t xml:space="preserve"> </w:t>
      </w:r>
    </w:p>
    <w:p w14:paraId="5565E237" w14:textId="77777777" w:rsidR="00591C44" w:rsidRDefault="00095C8D">
      <w:pPr>
        <w:numPr>
          <w:ilvl w:val="0"/>
          <w:numId w:val="72"/>
        </w:numPr>
        <w:ind w:right="8" w:hanging="600"/>
      </w:pPr>
      <w:r>
        <w:t>承销证券；</w:t>
      </w:r>
      <w:r>
        <w:rPr>
          <w:rFonts w:ascii="Times New Roman" w:eastAsia="Times New Roman" w:hAnsi="Times New Roman" w:cs="Times New Roman"/>
        </w:rPr>
        <w:t xml:space="preserve"> </w:t>
      </w:r>
    </w:p>
    <w:p w14:paraId="40A43E68" w14:textId="77777777" w:rsidR="00591C44" w:rsidRDefault="00095C8D">
      <w:pPr>
        <w:numPr>
          <w:ilvl w:val="0"/>
          <w:numId w:val="72"/>
        </w:numPr>
        <w:ind w:right="8" w:hanging="600"/>
      </w:pPr>
      <w:r>
        <w:t>违反规定向他人贷款或者提供担保；</w:t>
      </w:r>
      <w:r>
        <w:rPr>
          <w:rFonts w:ascii="Times New Roman" w:eastAsia="Times New Roman" w:hAnsi="Times New Roman" w:cs="Times New Roman"/>
        </w:rPr>
        <w:t xml:space="preserve"> </w:t>
      </w:r>
    </w:p>
    <w:p w14:paraId="77FB013B" w14:textId="77777777" w:rsidR="00591C44" w:rsidRDefault="00095C8D">
      <w:pPr>
        <w:numPr>
          <w:ilvl w:val="0"/>
          <w:numId w:val="72"/>
        </w:numPr>
        <w:ind w:right="8" w:hanging="600"/>
      </w:pPr>
      <w:r>
        <w:t>从事承担无限责任的投资；</w:t>
      </w:r>
      <w:r>
        <w:rPr>
          <w:rFonts w:ascii="Times New Roman" w:eastAsia="Times New Roman" w:hAnsi="Times New Roman" w:cs="Times New Roman"/>
        </w:rPr>
        <w:t xml:space="preserve"> </w:t>
      </w:r>
    </w:p>
    <w:p w14:paraId="736B3263" w14:textId="77777777" w:rsidR="00591C44" w:rsidRDefault="00095C8D">
      <w:pPr>
        <w:numPr>
          <w:ilvl w:val="0"/>
          <w:numId w:val="72"/>
        </w:numPr>
        <w:ind w:right="8" w:hanging="600"/>
      </w:pPr>
      <w:r>
        <w:t>向其基金管理人、基金托管人出资；</w:t>
      </w:r>
      <w:r>
        <w:rPr>
          <w:rFonts w:ascii="Times New Roman" w:eastAsia="Times New Roman" w:hAnsi="Times New Roman" w:cs="Times New Roman"/>
        </w:rPr>
        <w:t xml:space="preserve"> </w:t>
      </w:r>
    </w:p>
    <w:p w14:paraId="7278E6D7" w14:textId="77777777" w:rsidR="00591C44" w:rsidRDefault="00095C8D">
      <w:pPr>
        <w:numPr>
          <w:ilvl w:val="0"/>
          <w:numId w:val="7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33CAF15" w14:textId="77777777" w:rsidR="00591C44" w:rsidRDefault="00095C8D">
      <w:pPr>
        <w:numPr>
          <w:ilvl w:val="0"/>
          <w:numId w:val="72"/>
        </w:numPr>
        <w:ind w:right="8" w:hanging="600"/>
      </w:pPr>
      <w:r>
        <w:t>法律、行政法规和中国证监会规定禁止的其他活动。</w:t>
      </w:r>
      <w:r>
        <w:rPr>
          <w:rFonts w:ascii="Times New Roman" w:eastAsia="Times New Roman" w:hAnsi="Times New Roman" w:cs="Times New Roman"/>
        </w:rPr>
        <w:t xml:space="preserve"> </w:t>
      </w:r>
    </w:p>
    <w:p w14:paraId="6A157E89" w14:textId="77777777" w:rsidR="00591C44" w:rsidRDefault="00095C8D">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w:t>
      </w:r>
      <w:r>
        <w:t>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5A439AA" w14:textId="77777777" w:rsidR="00591C44" w:rsidRDefault="00095C8D">
      <w:pPr>
        <w:ind w:right="8"/>
      </w:pPr>
      <w:r>
        <w:rPr>
          <w:rFonts w:ascii="Times New Roman" w:eastAsia="Times New Roman" w:hAnsi="Times New Roman" w:cs="Times New Roman"/>
        </w:rPr>
        <w:t>3</w:t>
      </w:r>
      <w:r>
        <w:t>、法律法规或监管部门取消上述组合限制、禁止行为规定或从事关联交易</w:t>
      </w:r>
    </w:p>
    <w:p w14:paraId="18451E2E" w14:textId="77777777" w:rsidR="00591C44" w:rsidRDefault="00095C8D">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w:t>
      </w:r>
      <w:r>
        <w:t>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EA38202" w14:textId="77777777" w:rsidR="00591C44" w:rsidRDefault="00095C8D">
      <w:pPr>
        <w:numPr>
          <w:ilvl w:val="0"/>
          <w:numId w:val="73"/>
        </w:numPr>
        <w:ind w:right="8" w:hanging="480"/>
      </w:pPr>
      <w:r>
        <w:t>业绩比较基准</w:t>
      </w:r>
      <w:r>
        <w:rPr>
          <w:rFonts w:ascii="Times New Roman" w:eastAsia="Times New Roman" w:hAnsi="Times New Roman" w:cs="Times New Roman"/>
        </w:rPr>
        <w:t xml:space="preserve"> </w:t>
      </w:r>
    </w:p>
    <w:p w14:paraId="51BF6283" w14:textId="77777777" w:rsidR="00591C44" w:rsidRDefault="00095C8D">
      <w:pPr>
        <w:spacing w:after="0" w:line="391" w:lineRule="auto"/>
        <w:ind w:left="-15" w:right="8" w:firstLine="480"/>
      </w:pPr>
      <w:r>
        <w:t>本基金业绩比较基准为：上证</w:t>
      </w:r>
      <w:r>
        <w:t xml:space="preserve"> </w:t>
      </w:r>
      <w:r>
        <w:rPr>
          <w:rFonts w:ascii="Times New Roman" w:eastAsia="Times New Roman" w:hAnsi="Times New Roman" w:cs="Times New Roman"/>
        </w:rPr>
        <w:t xml:space="preserve">50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363328FC" w14:textId="77777777" w:rsidR="00591C44" w:rsidRDefault="00095C8D">
      <w:pPr>
        <w:spacing w:after="2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3B82CE0" w14:textId="77777777" w:rsidR="00591C44" w:rsidRDefault="00095C8D">
      <w:pPr>
        <w:numPr>
          <w:ilvl w:val="0"/>
          <w:numId w:val="73"/>
        </w:numPr>
        <w:ind w:right="8" w:hanging="480"/>
      </w:pPr>
      <w:r>
        <w:t>风险收益特征</w:t>
      </w:r>
      <w:r>
        <w:rPr>
          <w:rFonts w:ascii="Times New Roman" w:eastAsia="Times New Roman" w:hAnsi="Times New Roman" w:cs="Times New Roman"/>
        </w:rPr>
        <w:t xml:space="preserve"> </w:t>
      </w:r>
    </w:p>
    <w:p w14:paraId="2B9E8BB5" w14:textId="77777777" w:rsidR="00591C44" w:rsidRDefault="00095C8D">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C625BAB" w14:textId="77777777" w:rsidR="00591C44" w:rsidRDefault="00095C8D">
      <w:pPr>
        <w:numPr>
          <w:ilvl w:val="0"/>
          <w:numId w:val="73"/>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463A2CF" w14:textId="77777777" w:rsidR="00591C44" w:rsidRDefault="00095C8D">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出现下述情形之一的，本基金将在履行适当程序后由投资于目标</w:t>
      </w:r>
      <w:r>
        <w:t xml:space="preserve"> </w:t>
      </w:r>
      <w:r>
        <w:rPr>
          <w:rFonts w:ascii="Times New Roman" w:eastAsia="Times New Roman" w:hAnsi="Times New Roman" w:cs="Times New Roman"/>
        </w:rPr>
        <w:t xml:space="preserve">ETF </w:t>
      </w:r>
      <w:r>
        <w:t>的联接基金变更为直接投资该标的指数的指</w:t>
      </w:r>
      <w:r>
        <w:t>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5D69CA6C"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3E87684D"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BB92E5B"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3A3457D7" w14:textId="77777777" w:rsidR="00591C44" w:rsidRDefault="00095C8D">
      <w:pPr>
        <w:numPr>
          <w:ilvl w:val="0"/>
          <w:numId w:val="74"/>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051A9379" w14:textId="77777777" w:rsidR="00591C44" w:rsidRDefault="00095C8D">
      <w:pPr>
        <w:ind w:right="8"/>
      </w:pPr>
      <w:r>
        <w:t>八、基金管理人代表基金行使股东或债权人权利的处理原则及方法</w:t>
      </w:r>
      <w:r>
        <w:rPr>
          <w:rFonts w:ascii="Times New Roman" w:eastAsia="Times New Roman" w:hAnsi="Times New Roman" w:cs="Times New Roman"/>
        </w:rPr>
        <w:t xml:space="preserve"> </w:t>
      </w:r>
    </w:p>
    <w:p w14:paraId="67983D8E" w14:textId="77777777" w:rsidR="00591C44" w:rsidRDefault="00095C8D">
      <w:pPr>
        <w:numPr>
          <w:ilvl w:val="0"/>
          <w:numId w:val="75"/>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67E5E0E" w14:textId="77777777" w:rsidR="00591C44" w:rsidRDefault="00095C8D">
      <w:pPr>
        <w:numPr>
          <w:ilvl w:val="0"/>
          <w:numId w:val="75"/>
        </w:numPr>
        <w:ind w:right="8" w:firstLine="480"/>
      </w:pPr>
      <w:r>
        <w:t>不谋求对上市公司的控股；</w:t>
      </w:r>
      <w:r>
        <w:rPr>
          <w:rFonts w:ascii="Times New Roman" w:eastAsia="Times New Roman" w:hAnsi="Times New Roman" w:cs="Times New Roman"/>
        </w:rPr>
        <w:t xml:space="preserve">  </w:t>
      </w:r>
    </w:p>
    <w:p w14:paraId="48EB2763" w14:textId="77777777" w:rsidR="00591C44" w:rsidRDefault="00095C8D">
      <w:pPr>
        <w:numPr>
          <w:ilvl w:val="0"/>
          <w:numId w:val="75"/>
        </w:numPr>
        <w:ind w:right="8" w:firstLine="480"/>
      </w:pPr>
      <w:r>
        <w:t>有利于基金财产的安全与增值；</w:t>
      </w:r>
      <w:r>
        <w:rPr>
          <w:rFonts w:ascii="Times New Roman" w:eastAsia="Times New Roman" w:hAnsi="Times New Roman" w:cs="Times New Roman"/>
        </w:rPr>
        <w:t xml:space="preserve">  </w:t>
      </w:r>
    </w:p>
    <w:p w14:paraId="0052D4D0" w14:textId="77777777" w:rsidR="00591C44" w:rsidRDefault="00095C8D">
      <w:pPr>
        <w:numPr>
          <w:ilvl w:val="0"/>
          <w:numId w:val="75"/>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4BAECDC" w14:textId="77777777" w:rsidR="00591C44" w:rsidRDefault="00095C8D">
      <w:pPr>
        <w:numPr>
          <w:ilvl w:val="0"/>
          <w:numId w:val="76"/>
        </w:numPr>
        <w:ind w:right="8" w:hanging="480"/>
      </w:pPr>
      <w:r>
        <w:t>基金的融资业务</w:t>
      </w:r>
      <w:r>
        <w:rPr>
          <w:rFonts w:ascii="Times New Roman" w:eastAsia="Times New Roman" w:hAnsi="Times New Roman" w:cs="Times New Roman"/>
        </w:rPr>
        <w:t xml:space="preserve"> </w:t>
      </w:r>
    </w:p>
    <w:p w14:paraId="121D575E" w14:textId="77777777" w:rsidR="00591C44" w:rsidRDefault="00095C8D">
      <w:pPr>
        <w:spacing w:after="17" w:line="366"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AAD6FC7" w14:textId="77777777" w:rsidR="00591C44" w:rsidRDefault="00095C8D">
      <w:pPr>
        <w:numPr>
          <w:ilvl w:val="0"/>
          <w:numId w:val="76"/>
        </w:numPr>
        <w:ind w:right="8" w:hanging="480"/>
      </w:pPr>
      <w:r>
        <w:t>侧袋机制的实施和投资运作安排</w:t>
      </w:r>
      <w:r>
        <w:rPr>
          <w:rFonts w:ascii="Times New Roman" w:eastAsia="Times New Roman" w:hAnsi="Times New Roman" w:cs="Times New Roman"/>
        </w:rPr>
        <w:t xml:space="preserve"> </w:t>
      </w:r>
    </w:p>
    <w:p w14:paraId="3AA5E28C" w14:textId="77777777" w:rsidR="00591C44" w:rsidRDefault="00095C8D">
      <w:pPr>
        <w:spacing w:line="360"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w:t>
      </w:r>
      <w:r>
        <w:t>侧袋机制。</w:t>
      </w:r>
      <w:r>
        <w:rPr>
          <w:rFonts w:ascii="Times New Roman" w:eastAsia="Times New Roman" w:hAnsi="Times New Roman" w:cs="Times New Roman"/>
        </w:rPr>
        <w:t xml:space="preserve"> </w:t>
      </w:r>
    </w:p>
    <w:p w14:paraId="08F0EE5D" w14:textId="77777777" w:rsidR="00591C44" w:rsidRDefault="00095C8D">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DF52B52" w14:textId="77777777" w:rsidR="00591C44" w:rsidRDefault="00095C8D">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18BB1D8"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47328921" w14:textId="77777777" w:rsidR="00591C44" w:rsidRDefault="00095C8D">
      <w:pPr>
        <w:pStyle w:val="1"/>
        <w:ind w:right="244"/>
      </w:pPr>
      <w:bookmarkStart w:id="12" w:name="_Toc688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8C392C6"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01E2A354" w14:textId="77777777" w:rsidR="00591C44" w:rsidRDefault="00095C8D">
      <w:pPr>
        <w:numPr>
          <w:ilvl w:val="0"/>
          <w:numId w:val="77"/>
        </w:numPr>
        <w:ind w:right="8" w:hanging="480"/>
      </w:pPr>
      <w:r>
        <w:t>基金资产总值</w:t>
      </w:r>
      <w:r>
        <w:rPr>
          <w:rFonts w:ascii="Times New Roman" w:eastAsia="Times New Roman" w:hAnsi="Times New Roman" w:cs="Times New Roman"/>
        </w:rPr>
        <w:t xml:space="preserve"> </w:t>
      </w:r>
    </w:p>
    <w:p w14:paraId="6EA0887B" w14:textId="77777777" w:rsidR="00591C44" w:rsidRDefault="00095C8D">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1FA0D504" w14:textId="77777777" w:rsidR="00591C44" w:rsidRDefault="00095C8D">
      <w:pPr>
        <w:numPr>
          <w:ilvl w:val="0"/>
          <w:numId w:val="77"/>
        </w:numPr>
        <w:ind w:right="8" w:hanging="480"/>
      </w:pPr>
      <w:r>
        <w:t>基金资产净值</w:t>
      </w:r>
      <w:r>
        <w:rPr>
          <w:rFonts w:ascii="Times New Roman" w:eastAsia="Times New Roman" w:hAnsi="Times New Roman" w:cs="Times New Roman"/>
        </w:rPr>
        <w:t xml:space="preserve"> </w:t>
      </w:r>
    </w:p>
    <w:p w14:paraId="7818CE7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6AB4DD01" w14:textId="77777777" w:rsidR="00591C44" w:rsidRDefault="00095C8D">
      <w:pPr>
        <w:numPr>
          <w:ilvl w:val="0"/>
          <w:numId w:val="77"/>
        </w:numPr>
        <w:ind w:right="8" w:hanging="480"/>
      </w:pPr>
      <w:r>
        <w:t>基金财产的账户</w:t>
      </w:r>
      <w:r>
        <w:rPr>
          <w:rFonts w:ascii="Times New Roman" w:eastAsia="Times New Roman" w:hAnsi="Times New Roman" w:cs="Times New Roman"/>
        </w:rPr>
        <w:t xml:space="preserve"> </w:t>
      </w:r>
    </w:p>
    <w:p w14:paraId="378F574A" w14:textId="77777777" w:rsidR="00591C44" w:rsidRDefault="00095C8D">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1148941" w14:textId="77777777" w:rsidR="00591C44" w:rsidRDefault="00095C8D">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BE22E25" w14:textId="77777777" w:rsidR="00591C44" w:rsidRDefault="00095C8D">
      <w:pPr>
        <w:numPr>
          <w:ilvl w:val="0"/>
          <w:numId w:val="77"/>
        </w:numPr>
        <w:ind w:right="8" w:hanging="480"/>
      </w:pPr>
      <w:r>
        <w:t>基金财产的保管和处分</w:t>
      </w:r>
      <w:r>
        <w:rPr>
          <w:rFonts w:ascii="Times New Roman" w:eastAsia="Times New Roman" w:hAnsi="Times New Roman" w:cs="Times New Roman"/>
        </w:rPr>
        <w:t xml:space="preserve"> </w:t>
      </w:r>
    </w:p>
    <w:p w14:paraId="0F112FBD" w14:textId="77777777" w:rsidR="00591C44" w:rsidRDefault="00095C8D">
      <w:pPr>
        <w:spacing w:after="15" w:line="361" w:lineRule="auto"/>
        <w:ind w:left="-15" w:right="8"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1612786" w14:textId="77777777" w:rsidR="00591C44" w:rsidRDefault="00095C8D">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7360C8F"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5F8C8B5C" w14:textId="77777777" w:rsidR="00591C44" w:rsidRDefault="00095C8D">
      <w:pPr>
        <w:pStyle w:val="1"/>
        <w:ind w:right="244"/>
      </w:pPr>
      <w:bookmarkStart w:id="13" w:name="_Toc68880"/>
      <w:r>
        <w:t>第十四部</w:t>
      </w:r>
      <w:r>
        <w:t>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DCB383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838701E" w14:textId="77777777" w:rsidR="00591C44" w:rsidRDefault="00095C8D">
      <w:pPr>
        <w:numPr>
          <w:ilvl w:val="0"/>
          <w:numId w:val="78"/>
        </w:numPr>
        <w:ind w:right="8" w:hanging="480"/>
      </w:pPr>
      <w:r>
        <w:t>估值日</w:t>
      </w:r>
      <w:r>
        <w:rPr>
          <w:rFonts w:ascii="Times New Roman" w:eastAsia="Times New Roman" w:hAnsi="Times New Roman" w:cs="Times New Roman"/>
        </w:rPr>
        <w:t xml:space="preserve"> </w:t>
      </w:r>
    </w:p>
    <w:p w14:paraId="58321C71" w14:textId="77777777" w:rsidR="00591C44" w:rsidRDefault="00095C8D">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57A0A52" w14:textId="77777777" w:rsidR="00591C44" w:rsidRDefault="00095C8D">
      <w:pPr>
        <w:numPr>
          <w:ilvl w:val="0"/>
          <w:numId w:val="78"/>
        </w:numPr>
        <w:ind w:right="8" w:hanging="480"/>
      </w:pPr>
      <w:r>
        <w:t>估值对象</w:t>
      </w:r>
      <w:r>
        <w:rPr>
          <w:rFonts w:ascii="Times New Roman" w:eastAsia="Times New Roman" w:hAnsi="Times New Roman" w:cs="Times New Roman"/>
        </w:rPr>
        <w:t xml:space="preserve"> </w:t>
      </w:r>
    </w:p>
    <w:p w14:paraId="05EABB84" w14:textId="77777777" w:rsidR="00591C44" w:rsidRDefault="00095C8D">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1928749F" w14:textId="77777777" w:rsidR="00591C44" w:rsidRDefault="00095C8D">
      <w:pPr>
        <w:numPr>
          <w:ilvl w:val="0"/>
          <w:numId w:val="78"/>
        </w:numPr>
        <w:ind w:right="8" w:hanging="480"/>
      </w:pPr>
      <w:r>
        <w:t>估值原则</w:t>
      </w:r>
      <w:r>
        <w:rPr>
          <w:rFonts w:ascii="Times New Roman" w:eastAsia="Times New Roman" w:hAnsi="Times New Roman" w:cs="Times New Roman"/>
        </w:rPr>
        <w:t xml:space="preserve"> </w:t>
      </w:r>
    </w:p>
    <w:p w14:paraId="400EBE0B" w14:textId="77777777" w:rsidR="00591C44" w:rsidRDefault="00095C8D">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9D9460" w14:textId="77777777" w:rsidR="00591C44" w:rsidRDefault="00095C8D">
      <w:pPr>
        <w:numPr>
          <w:ilvl w:val="0"/>
          <w:numId w:val="79"/>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851DB54" w14:textId="77777777" w:rsidR="00591C44" w:rsidRDefault="00095C8D">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757DEB0" w14:textId="77777777" w:rsidR="00591C44" w:rsidRDefault="00095C8D">
      <w:pPr>
        <w:numPr>
          <w:ilvl w:val="0"/>
          <w:numId w:val="79"/>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106D01F" w14:textId="77777777" w:rsidR="00591C44" w:rsidRDefault="00095C8D">
      <w:pPr>
        <w:numPr>
          <w:ilvl w:val="0"/>
          <w:numId w:val="79"/>
        </w:numPr>
        <w:ind w:right="8" w:firstLine="480"/>
      </w:pPr>
      <w:r>
        <w:t>如经济环境发生重大变化或证券发行人发生影响证券价格的重大事件，</w:t>
      </w:r>
    </w:p>
    <w:p w14:paraId="4D6AE1FE" w14:textId="77777777" w:rsidR="00591C44" w:rsidRDefault="00095C8D">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86CB7F9" w14:textId="77777777" w:rsidR="00591C44" w:rsidRDefault="00095C8D">
      <w:pPr>
        <w:ind w:right="8"/>
      </w:pPr>
      <w:r>
        <w:t>四、估值方法</w:t>
      </w:r>
      <w:r>
        <w:rPr>
          <w:rFonts w:ascii="Times New Roman" w:eastAsia="Times New Roman" w:hAnsi="Times New Roman" w:cs="Times New Roman"/>
        </w:rPr>
        <w:t xml:space="preserve"> </w:t>
      </w:r>
    </w:p>
    <w:p w14:paraId="1DDA981C" w14:textId="77777777" w:rsidR="00591C44" w:rsidRDefault="00095C8D">
      <w:pPr>
        <w:numPr>
          <w:ilvl w:val="0"/>
          <w:numId w:val="80"/>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60A3D0A" w14:textId="77777777" w:rsidR="00591C44" w:rsidRDefault="00095C8D">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1D4A4CA" w14:textId="77777777" w:rsidR="00591C44" w:rsidRDefault="00095C8D">
      <w:pPr>
        <w:numPr>
          <w:ilvl w:val="0"/>
          <w:numId w:val="80"/>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5C2B266" w14:textId="77777777" w:rsidR="00591C44" w:rsidRDefault="00095C8D">
      <w:pPr>
        <w:numPr>
          <w:ilvl w:val="0"/>
          <w:numId w:val="81"/>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42C4CD" w14:textId="77777777" w:rsidR="00591C44" w:rsidRDefault="00095C8D">
      <w:pPr>
        <w:numPr>
          <w:ilvl w:val="0"/>
          <w:numId w:val="81"/>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184CCD4" w14:textId="77777777" w:rsidR="00591C44" w:rsidRDefault="00095C8D">
      <w:pPr>
        <w:numPr>
          <w:ilvl w:val="0"/>
          <w:numId w:val="81"/>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EB2D17D" w14:textId="77777777" w:rsidR="00591C44" w:rsidRDefault="00095C8D">
      <w:pPr>
        <w:numPr>
          <w:ilvl w:val="0"/>
          <w:numId w:val="8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7D1B4E3F" w14:textId="77777777" w:rsidR="00591C44" w:rsidRDefault="00095C8D">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B95BCAD" w14:textId="77777777" w:rsidR="00591C44" w:rsidRDefault="00095C8D">
      <w:pPr>
        <w:numPr>
          <w:ilvl w:val="0"/>
          <w:numId w:val="82"/>
        </w:numPr>
        <w:ind w:right="8" w:firstLine="480"/>
      </w:pPr>
      <w:r>
        <w:t>送股、转增股、配股和公开增发的新股，按估值日在证券交易所挂牌</w:t>
      </w:r>
    </w:p>
    <w:p w14:paraId="5A740101" w14:textId="77777777" w:rsidR="00591C44" w:rsidRDefault="00095C8D">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2F575A22" w14:textId="77777777" w:rsidR="00591C44" w:rsidRDefault="00095C8D">
      <w:pPr>
        <w:numPr>
          <w:ilvl w:val="0"/>
          <w:numId w:val="82"/>
        </w:numPr>
        <w:ind w:right="8" w:firstLine="480"/>
      </w:pPr>
      <w:r>
        <w:t>首次公开发行未上市的股票，采用估值技术确定公允价值；</w:t>
      </w:r>
      <w:r>
        <w:rPr>
          <w:rFonts w:ascii="Times New Roman" w:eastAsia="Times New Roman" w:hAnsi="Times New Roman" w:cs="Times New Roman"/>
        </w:rPr>
        <w:t xml:space="preserve">  </w:t>
      </w:r>
    </w:p>
    <w:p w14:paraId="45298ADD" w14:textId="77777777" w:rsidR="00591C44" w:rsidRDefault="00095C8D">
      <w:pPr>
        <w:numPr>
          <w:ilvl w:val="0"/>
          <w:numId w:val="82"/>
        </w:numPr>
        <w:spacing w:after="9"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5C1292F" w14:textId="77777777" w:rsidR="00591C44" w:rsidRDefault="00095C8D">
      <w:pPr>
        <w:numPr>
          <w:ilvl w:val="0"/>
          <w:numId w:val="82"/>
        </w:numPr>
        <w:spacing w:line="360" w:lineRule="auto"/>
        <w:ind w:right="8" w:firstLine="480"/>
      </w:pPr>
      <w:r>
        <w:t>交易所未上市或未挂牌转让且不存在活跃市场的固定收益品种，应采用在当前情况下适用并且有足够可利用数据和其他信息支持的估值技术确定其公允价值。</w:t>
      </w:r>
      <w:r>
        <w:t xml:space="preserve"> </w:t>
      </w:r>
    </w:p>
    <w:p w14:paraId="3E55D54E" w14:textId="77777777" w:rsidR="00591C44" w:rsidRDefault="00095C8D">
      <w:pPr>
        <w:numPr>
          <w:ilvl w:val="0"/>
          <w:numId w:val="83"/>
        </w:numPr>
        <w:spacing w:after="150" w:line="259" w:lineRule="auto"/>
        <w:ind w:right="8" w:firstLine="480"/>
      </w:pPr>
      <w:r>
        <w:t>对全国银行间市场上不含权的固定收益品种，选取估值日第三方估值机</w:t>
      </w:r>
    </w:p>
    <w:p w14:paraId="7DE4D405" w14:textId="77777777" w:rsidR="00591C44" w:rsidRDefault="00095C8D">
      <w:pPr>
        <w:spacing w:after="13" w:line="362" w:lineRule="auto"/>
        <w:ind w:left="-5" w:right="8"/>
      </w:pPr>
      <w:r>
        <w:t>构提供的相应品种当日的估值全价；对全国银行间市场上含权的固定收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4EA6B6FB" w14:textId="77777777" w:rsidR="00591C44" w:rsidRDefault="00095C8D">
      <w:pPr>
        <w:spacing w:after="129"/>
        <w:ind w:right="8"/>
      </w:pPr>
      <w:r>
        <w:t>对全国银行间市场未上市或未挂牌转让且不存在活跃市场的固定收益品种，</w:t>
      </w:r>
    </w:p>
    <w:p w14:paraId="6CC69C10" w14:textId="77777777" w:rsidR="00591C44" w:rsidRDefault="00095C8D">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A5E0CB3" w14:textId="77777777" w:rsidR="00591C44" w:rsidRDefault="00095C8D">
      <w:pPr>
        <w:numPr>
          <w:ilvl w:val="0"/>
          <w:numId w:val="83"/>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519DE4F" w14:textId="77777777" w:rsidR="00591C44" w:rsidRDefault="00095C8D">
      <w:pPr>
        <w:numPr>
          <w:ilvl w:val="0"/>
          <w:numId w:val="83"/>
        </w:numPr>
        <w:spacing w:after="13" w:line="365" w:lineRule="auto"/>
        <w:ind w:right="8" w:firstLine="480"/>
      </w:pPr>
      <w:r>
        <w:t>对于发行人已破产、发行人未能按时足额偿付本金或利</w:t>
      </w:r>
      <w:r>
        <w:t>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C7247C6" w14:textId="77777777" w:rsidR="00591C44" w:rsidRDefault="00095C8D">
      <w:pPr>
        <w:numPr>
          <w:ilvl w:val="0"/>
          <w:numId w:val="8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7387747" w14:textId="77777777" w:rsidR="00591C44" w:rsidRDefault="00095C8D">
      <w:pPr>
        <w:numPr>
          <w:ilvl w:val="0"/>
          <w:numId w:val="83"/>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C44E4D7" w14:textId="77777777" w:rsidR="00591C44" w:rsidRDefault="00095C8D">
      <w:pPr>
        <w:numPr>
          <w:ilvl w:val="0"/>
          <w:numId w:val="83"/>
        </w:numPr>
        <w:spacing w:after="150" w:line="259" w:lineRule="auto"/>
        <w:ind w:right="8" w:firstLine="480"/>
      </w:pPr>
      <w:r>
        <w:t>本基金投资股票期权，根据相关法律法规以及监管部门的规定估值。</w:t>
      </w:r>
      <w:r>
        <w:rPr>
          <w:rFonts w:ascii="Times New Roman" w:eastAsia="Times New Roman" w:hAnsi="Times New Roman" w:cs="Times New Roman"/>
        </w:rPr>
        <w:t xml:space="preserve"> </w:t>
      </w:r>
    </w:p>
    <w:p w14:paraId="0A0BE44D" w14:textId="77777777" w:rsidR="00591C44" w:rsidRDefault="00095C8D">
      <w:pPr>
        <w:numPr>
          <w:ilvl w:val="0"/>
          <w:numId w:val="83"/>
        </w:numPr>
        <w:spacing w:after="0" w:line="379" w:lineRule="auto"/>
        <w:ind w:right="8"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0542096F" w14:textId="77777777" w:rsidR="00591C44" w:rsidRDefault="00095C8D">
      <w:pPr>
        <w:numPr>
          <w:ilvl w:val="0"/>
          <w:numId w:val="83"/>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170A849" w14:textId="77777777" w:rsidR="00591C44" w:rsidRDefault="00095C8D">
      <w:pPr>
        <w:numPr>
          <w:ilvl w:val="0"/>
          <w:numId w:val="83"/>
        </w:numPr>
        <w:spacing w:after="150"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69F4E4DD" w14:textId="77777777" w:rsidR="00591C44" w:rsidRDefault="00095C8D">
      <w:pPr>
        <w:numPr>
          <w:ilvl w:val="0"/>
          <w:numId w:val="8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w:t>
      </w:r>
      <w:r>
        <w:t>国家最新规定估值。</w:t>
      </w:r>
      <w:r>
        <w:rPr>
          <w:rFonts w:ascii="Times New Roman" w:eastAsia="Times New Roman" w:hAnsi="Times New Roman" w:cs="Times New Roman"/>
        </w:rPr>
        <w:t xml:space="preserve"> </w:t>
      </w:r>
    </w:p>
    <w:p w14:paraId="72FCE526" w14:textId="77777777" w:rsidR="00591C44" w:rsidRDefault="00095C8D">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AEFCE1A" w14:textId="77777777" w:rsidR="00591C44" w:rsidRDefault="00095C8D">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CC2997C" w14:textId="77777777" w:rsidR="00591C44" w:rsidRDefault="00095C8D">
      <w:pPr>
        <w:ind w:right="8"/>
      </w:pPr>
      <w:r>
        <w:t>五、估值程序</w:t>
      </w:r>
      <w:r>
        <w:rPr>
          <w:rFonts w:ascii="Times New Roman" w:eastAsia="Times New Roman" w:hAnsi="Times New Roman" w:cs="Times New Roman"/>
        </w:rPr>
        <w:t xml:space="preserve"> </w:t>
      </w:r>
    </w:p>
    <w:p w14:paraId="2086DC07" w14:textId="77777777" w:rsidR="00591C44" w:rsidRDefault="00095C8D">
      <w:pPr>
        <w:numPr>
          <w:ilvl w:val="0"/>
          <w:numId w:val="84"/>
        </w:numPr>
        <w:spacing w:after="8" w:line="373" w:lineRule="auto"/>
        <w:ind w:right="8" w:firstLine="480"/>
      </w:pPr>
      <w:r>
        <w:t>各类基金份额净值是按照每个估值日闭市后，各</w:t>
      </w:r>
      <w:r>
        <w:t>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0B3B1EF" w14:textId="77777777" w:rsidR="00591C44" w:rsidRDefault="00095C8D">
      <w:pPr>
        <w:ind w:right="8"/>
      </w:pPr>
      <w:r>
        <w:t>每个估值日计算基金资产净值及各类基金份额净值，并按规定披露。</w:t>
      </w:r>
      <w:r>
        <w:rPr>
          <w:rFonts w:ascii="Times New Roman" w:eastAsia="Times New Roman" w:hAnsi="Times New Roman" w:cs="Times New Roman"/>
        </w:rPr>
        <w:t xml:space="preserve"> </w:t>
      </w:r>
    </w:p>
    <w:p w14:paraId="38BE2346" w14:textId="77777777" w:rsidR="00591C44" w:rsidRDefault="00095C8D">
      <w:pPr>
        <w:numPr>
          <w:ilvl w:val="0"/>
          <w:numId w:val="84"/>
        </w:numPr>
        <w:ind w:right="8" w:firstLine="480"/>
      </w:pPr>
      <w:r>
        <w:t>基金管理人应每个估值日对基金资产估值。但基金管理人根据法律法规</w:t>
      </w:r>
    </w:p>
    <w:p w14:paraId="715BFB3C" w14:textId="77777777" w:rsidR="00591C44" w:rsidRDefault="00095C8D">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w:t>
      </w:r>
      <w:r>
        <w:t>六、估值错误的处理</w:t>
      </w:r>
      <w:r>
        <w:rPr>
          <w:rFonts w:ascii="Times New Roman" w:eastAsia="Times New Roman" w:hAnsi="Times New Roman" w:cs="Times New Roman"/>
        </w:rPr>
        <w:t xml:space="preserve"> </w:t>
      </w:r>
    </w:p>
    <w:p w14:paraId="70C21F96" w14:textId="77777777" w:rsidR="00591C44" w:rsidRDefault="00095C8D">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242A1D2" w14:textId="77777777" w:rsidR="00591C44" w:rsidRDefault="00095C8D">
      <w:pPr>
        <w:ind w:right="8"/>
      </w:pPr>
      <w:r>
        <w:t>本基金合同的当事人应按照以下约定处理：</w:t>
      </w:r>
      <w:r>
        <w:rPr>
          <w:rFonts w:ascii="Times New Roman" w:eastAsia="Times New Roman" w:hAnsi="Times New Roman" w:cs="Times New Roman"/>
        </w:rPr>
        <w:t xml:space="preserve"> </w:t>
      </w:r>
    </w:p>
    <w:p w14:paraId="3146D785" w14:textId="77777777" w:rsidR="00591C44" w:rsidRDefault="00095C8D">
      <w:pPr>
        <w:numPr>
          <w:ilvl w:val="0"/>
          <w:numId w:val="85"/>
        </w:numPr>
        <w:ind w:right="8" w:hanging="360"/>
      </w:pPr>
      <w:r>
        <w:t>估值错误类型</w:t>
      </w:r>
      <w:r>
        <w:rPr>
          <w:rFonts w:ascii="Times New Roman" w:eastAsia="Times New Roman" w:hAnsi="Times New Roman" w:cs="Times New Roman"/>
        </w:rPr>
        <w:t xml:space="preserve"> </w:t>
      </w:r>
    </w:p>
    <w:p w14:paraId="05C6E82E" w14:textId="77777777" w:rsidR="00591C44" w:rsidRDefault="00095C8D">
      <w:pPr>
        <w:spacing w:after="7"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AC5DE8A" w14:textId="77777777" w:rsidR="00591C44" w:rsidRDefault="00095C8D">
      <w:pPr>
        <w:spacing w:after="19" w:line="366" w:lineRule="auto"/>
        <w:ind w:left="-5" w:right="8"/>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3F725F4" w14:textId="77777777" w:rsidR="00591C44" w:rsidRDefault="00095C8D">
      <w:pPr>
        <w:numPr>
          <w:ilvl w:val="0"/>
          <w:numId w:val="85"/>
        </w:numPr>
        <w:ind w:right="8" w:hanging="360"/>
      </w:pPr>
      <w:r>
        <w:t>估值错误处理原则</w:t>
      </w:r>
      <w:r>
        <w:rPr>
          <w:rFonts w:ascii="Times New Roman" w:eastAsia="Times New Roman" w:hAnsi="Times New Roman" w:cs="Times New Roman"/>
        </w:rPr>
        <w:t xml:space="preserve"> </w:t>
      </w:r>
    </w:p>
    <w:p w14:paraId="4B77E8F7" w14:textId="77777777" w:rsidR="00591C44" w:rsidRDefault="00095C8D">
      <w:pPr>
        <w:numPr>
          <w:ilvl w:val="0"/>
          <w:numId w:val="86"/>
        </w:numPr>
        <w:ind w:right="8" w:firstLine="480"/>
      </w:pPr>
      <w:r>
        <w:t>估值错误已发生，但尚未给当事人造成损失时，估值错误责任方应及</w:t>
      </w:r>
    </w:p>
    <w:p w14:paraId="52313813" w14:textId="77777777" w:rsidR="00591C44" w:rsidRDefault="00095C8D">
      <w:pPr>
        <w:spacing w:after="16" w:line="361" w:lineRule="auto"/>
        <w:ind w:left="-5" w:right="8"/>
      </w:pPr>
      <w:r>
        <w:t>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54123C4" w14:textId="77777777" w:rsidR="00591C44" w:rsidRDefault="00095C8D">
      <w:pPr>
        <w:numPr>
          <w:ilvl w:val="0"/>
          <w:numId w:val="8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F06017F" w14:textId="77777777" w:rsidR="00591C44" w:rsidRDefault="00095C8D">
      <w:pPr>
        <w:numPr>
          <w:ilvl w:val="0"/>
          <w:numId w:val="86"/>
        </w:numPr>
        <w:spacing w:after="22" w:line="363" w:lineRule="auto"/>
        <w:ind w:right="8" w:firstLine="480"/>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4746989" w14:textId="77777777" w:rsidR="00591C44" w:rsidRDefault="00095C8D">
      <w:pPr>
        <w:numPr>
          <w:ilvl w:val="0"/>
          <w:numId w:val="8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101851D" w14:textId="77777777" w:rsidR="00591C44" w:rsidRDefault="00095C8D">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25C62EF" w14:textId="77777777" w:rsidR="00591C44" w:rsidRDefault="00095C8D">
      <w:pPr>
        <w:ind w:right="8"/>
      </w:pPr>
      <w:r>
        <w:t>估值错误被发现后，有关的当事人应当及时</w:t>
      </w:r>
      <w:r>
        <w:t>进行处理，处理的程序如下：</w:t>
      </w:r>
      <w:r>
        <w:rPr>
          <w:rFonts w:ascii="Times New Roman" w:eastAsia="Times New Roman" w:hAnsi="Times New Roman" w:cs="Times New Roman"/>
        </w:rPr>
        <w:t xml:space="preserve"> </w:t>
      </w:r>
    </w:p>
    <w:p w14:paraId="2D4C238C" w14:textId="77777777" w:rsidR="00591C44" w:rsidRDefault="00095C8D">
      <w:pPr>
        <w:numPr>
          <w:ilvl w:val="0"/>
          <w:numId w:val="8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FC7898" w14:textId="77777777" w:rsidR="00591C44" w:rsidRDefault="00095C8D">
      <w:pPr>
        <w:numPr>
          <w:ilvl w:val="0"/>
          <w:numId w:val="8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AB3BAE" w14:textId="77777777" w:rsidR="00591C44" w:rsidRDefault="00095C8D">
      <w:pPr>
        <w:numPr>
          <w:ilvl w:val="0"/>
          <w:numId w:val="8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1D6199" w14:textId="77777777" w:rsidR="00591C44" w:rsidRDefault="00095C8D">
      <w:pPr>
        <w:numPr>
          <w:ilvl w:val="0"/>
          <w:numId w:val="87"/>
        </w:numPr>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235E6D2" w14:textId="77777777" w:rsidR="00591C44" w:rsidRDefault="00095C8D">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8E507FE" w14:textId="77777777" w:rsidR="00591C44" w:rsidRDefault="00095C8D">
      <w:pPr>
        <w:numPr>
          <w:ilvl w:val="0"/>
          <w:numId w:val="8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5705EF0" w14:textId="77777777" w:rsidR="00591C44" w:rsidRDefault="00095C8D">
      <w:pPr>
        <w:numPr>
          <w:ilvl w:val="0"/>
          <w:numId w:val="88"/>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2F6D17C" w14:textId="77777777" w:rsidR="00591C44" w:rsidRDefault="00095C8D">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1CF7A02" w14:textId="77777777" w:rsidR="00591C44" w:rsidRDefault="00095C8D">
      <w:pPr>
        <w:numPr>
          <w:ilvl w:val="0"/>
          <w:numId w:val="88"/>
        </w:numPr>
        <w:spacing w:after="5" w:line="370"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F887125" w14:textId="77777777" w:rsidR="00591C44" w:rsidRDefault="00095C8D">
      <w:pPr>
        <w:spacing w:after="129"/>
        <w:ind w:right="8"/>
      </w:pPr>
      <w:r>
        <w:t>①</w:t>
      </w:r>
      <w:r>
        <w:t>本基金的基金会计责任方由基金管理人担任，与本基金</w:t>
      </w:r>
      <w:r>
        <w:t>有关的会计问题，</w:t>
      </w:r>
    </w:p>
    <w:p w14:paraId="30699127" w14:textId="77777777" w:rsidR="00591C44" w:rsidRDefault="00095C8D">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CF2509F" w14:textId="77777777" w:rsidR="00591C44" w:rsidRDefault="00095C8D">
      <w:pPr>
        <w:spacing w:after="16"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70BBA3A" w14:textId="77777777" w:rsidR="00591C44" w:rsidRDefault="00095C8D">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7F4346F" w14:textId="77777777" w:rsidR="00591C44" w:rsidRDefault="00095C8D">
      <w:pPr>
        <w:spacing w:after="129"/>
        <w:ind w:right="8"/>
      </w:pPr>
      <w:r>
        <w:t>④</w:t>
      </w:r>
      <w:r>
        <w:t>由于基金管理人提供的信息错误（包括但不限于基金申购或赎回金额等），</w:t>
      </w:r>
    </w:p>
    <w:p w14:paraId="6E8C7FB5" w14:textId="77777777" w:rsidR="00591C44" w:rsidRDefault="00095C8D">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F0C267C" w14:textId="77777777" w:rsidR="00591C44" w:rsidRDefault="00095C8D">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02D33E5" w14:textId="77777777" w:rsidR="00591C44" w:rsidRDefault="00095C8D">
      <w:pPr>
        <w:ind w:right="8"/>
      </w:pPr>
      <w:r>
        <w:t>七、暂停估值的情形</w:t>
      </w:r>
      <w:r>
        <w:rPr>
          <w:rFonts w:ascii="Times New Roman" w:eastAsia="Times New Roman" w:hAnsi="Times New Roman" w:cs="Times New Roman"/>
        </w:rPr>
        <w:t xml:space="preserve"> </w:t>
      </w:r>
    </w:p>
    <w:p w14:paraId="512CB1A8" w14:textId="77777777" w:rsidR="00591C44" w:rsidRDefault="00095C8D">
      <w:pPr>
        <w:numPr>
          <w:ilvl w:val="0"/>
          <w:numId w:val="89"/>
        </w:numPr>
        <w:ind w:right="8" w:hanging="360"/>
      </w:pPr>
      <w:r>
        <w:t>基金投资所涉及的交易市场遇法定节假日或因其他原因暂停营业时；</w:t>
      </w:r>
      <w:r>
        <w:rPr>
          <w:rFonts w:ascii="Times New Roman" w:eastAsia="Times New Roman" w:hAnsi="Times New Roman" w:cs="Times New Roman"/>
        </w:rPr>
        <w:t xml:space="preserve"> </w:t>
      </w:r>
    </w:p>
    <w:p w14:paraId="3AA84F3A" w14:textId="77777777" w:rsidR="00591C44" w:rsidRDefault="00095C8D">
      <w:pPr>
        <w:numPr>
          <w:ilvl w:val="0"/>
          <w:numId w:val="89"/>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65F42BB3" w14:textId="77777777" w:rsidR="00591C44" w:rsidRDefault="00095C8D">
      <w:pPr>
        <w:numPr>
          <w:ilvl w:val="0"/>
          <w:numId w:val="89"/>
        </w:numPr>
        <w:spacing w:after="0" w:line="384" w:lineRule="auto"/>
        <w:ind w:right="8" w:hanging="36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4</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33D64BE" w14:textId="77777777" w:rsidR="00591C44" w:rsidRDefault="00095C8D">
      <w:pPr>
        <w:ind w:right="8"/>
      </w:pPr>
      <w:r>
        <w:rPr>
          <w:rFonts w:ascii="Times New Roman" w:eastAsia="Times New Roman" w:hAnsi="Times New Roman" w:cs="Times New Roman"/>
        </w:rPr>
        <w:t>5</w:t>
      </w:r>
      <w:r>
        <w:t>、中国证监会和基金合同认定的其它情形。</w:t>
      </w:r>
      <w:r>
        <w:rPr>
          <w:rFonts w:ascii="Times New Roman" w:eastAsia="Times New Roman" w:hAnsi="Times New Roman" w:cs="Times New Roman"/>
        </w:rPr>
        <w:t xml:space="preserve"> </w:t>
      </w:r>
    </w:p>
    <w:p w14:paraId="454EAA62" w14:textId="77777777" w:rsidR="00591C44" w:rsidRDefault="00095C8D">
      <w:pPr>
        <w:numPr>
          <w:ilvl w:val="0"/>
          <w:numId w:val="90"/>
        </w:numPr>
        <w:ind w:right="8" w:hanging="480"/>
      </w:pPr>
      <w:r>
        <w:t>基金净值的确认</w:t>
      </w:r>
      <w:r>
        <w:rPr>
          <w:rFonts w:ascii="Times New Roman" w:eastAsia="Times New Roman" w:hAnsi="Times New Roman" w:cs="Times New Roman"/>
        </w:rPr>
        <w:t xml:space="preserve"> </w:t>
      </w:r>
    </w:p>
    <w:p w14:paraId="75EB57E0" w14:textId="77777777" w:rsidR="00591C44" w:rsidRDefault="00095C8D">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w:t>
      </w:r>
      <w:r>
        <w:t>金资产净值和各类基金份额净值并发送给基金托管人。基金托管人对净值</w:t>
      </w:r>
    </w:p>
    <w:p w14:paraId="60972A41" w14:textId="77777777" w:rsidR="00591C44" w:rsidRDefault="00095C8D">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223CDF73" w14:textId="77777777" w:rsidR="00591C44" w:rsidRDefault="00095C8D">
      <w:pPr>
        <w:numPr>
          <w:ilvl w:val="0"/>
          <w:numId w:val="90"/>
        </w:numPr>
        <w:ind w:right="8" w:hanging="480"/>
      </w:pPr>
      <w:r>
        <w:t>实施侧袋机制期间的基金资产估值</w:t>
      </w:r>
      <w:r>
        <w:rPr>
          <w:rFonts w:ascii="Times New Roman" w:eastAsia="Times New Roman" w:hAnsi="Times New Roman" w:cs="Times New Roman"/>
        </w:rPr>
        <w:t xml:space="preserve"> </w:t>
      </w:r>
    </w:p>
    <w:p w14:paraId="1454FE78" w14:textId="77777777" w:rsidR="00591C44" w:rsidRDefault="00095C8D">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1BB30435" w14:textId="77777777" w:rsidR="00591C44" w:rsidRDefault="00095C8D">
      <w:pPr>
        <w:numPr>
          <w:ilvl w:val="0"/>
          <w:numId w:val="90"/>
        </w:numPr>
        <w:ind w:right="8" w:hanging="480"/>
      </w:pPr>
      <w:r>
        <w:t>特殊情形的处理</w:t>
      </w:r>
      <w:r>
        <w:rPr>
          <w:rFonts w:ascii="Times New Roman" w:eastAsia="Times New Roman" w:hAnsi="Times New Roman" w:cs="Times New Roman"/>
        </w:rPr>
        <w:t xml:space="preserve">  </w:t>
      </w:r>
    </w:p>
    <w:p w14:paraId="3DB52B16" w14:textId="77777777" w:rsidR="00591C44" w:rsidRDefault="00095C8D">
      <w:pPr>
        <w:numPr>
          <w:ilvl w:val="0"/>
          <w:numId w:val="91"/>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6A42CFEB" w14:textId="77777777" w:rsidR="00591C44" w:rsidRDefault="00095C8D">
      <w:pPr>
        <w:numPr>
          <w:ilvl w:val="0"/>
          <w:numId w:val="91"/>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02F5DEA" w14:textId="77777777" w:rsidR="00591C44" w:rsidRDefault="00095C8D">
      <w:pPr>
        <w:pStyle w:val="1"/>
        <w:ind w:right="242"/>
      </w:pPr>
      <w:bookmarkStart w:id="14" w:name="_Toc688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43290EE"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32EED9C5" w14:textId="77777777" w:rsidR="00591C44" w:rsidRDefault="00095C8D">
      <w:pPr>
        <w:ind w:right="8"/>
      </w:pPr>
      <w:r>
        <w:t>一、基金费用的种类</w:t>
      </w:r>
      <w:r>
        <w:rPr>
          <w:rFonts w:ascii="Times New Roman" w:eastAsia="Times New Roman" w:hAnsi="Times New Roman" w:cs="Times New Roman"/>
        </w:rPr>
        <w:t xml:space="preserve"> </w:t>
      </w:r>
    </w:p>
    <w:p w14:paraId="10253635" w14:textId="77777777" w:rsidR="00591C44" w:rsidRDefault="00095C8D">
      <w:pPr>
        <w:numPr>
          <w:ilvl w:val="0"/>
          <w:numId w:val="92"/>
        </w:numPr>
        <w:ind w:right="8" w:firstLine="480"/>
      </w:pPr>
      <w:r>
        <w:t>基金管理人的管理费；</w:t>
      </w:r>
      <w:r>
        <w:rPr>
          <w:rFonts w:ascii="Times New Roman" w:eastAsia="Times New Roman" w:hAnsi="Times New Roman" w:cs="Times New Roman"/>
        </w:rPr>
        <w:t xml:space="preserve"> </w:t>
      </w:r>
    </w:p>
    <w:p w14:paraId="7E9D4859" w14:textId="77777777" w:rsidR="00591C44" w:rsidRDefault="00095C8D">
      <w:pPr>
        <w:numPr>
          <w:ilvl w:val="0"/>
          <w:numId w:val="92"/>
        </w:numPr>
        <w:ind w:right="8" w:firstLine="480"/>
      </w:pPr>
      <w:r>
        <w:t>基金托管人的托管费；</w:t>
      </w:r>
      <w:r>
        <w:rPr>
          <w:rFonts w:ascii="Times New Roman" w:eastAsia="Times New Roman" w:hAnsi="Times New Roman" w:cs="Times New Roman"/>
        </w:rPr>
        <w:t xml:space="preserve"> </w:t>
      </w:r>
    </w:p>
    <w:p w14:paraId="72ED67E7" w14:textId="77777777" w:rsidR="00591C44" w:rsidRDefault="00095C8D">
      <w:pPr>
        <w:numPr>
          <w:ilvl w:val="0"/>
          <w:numId w:val="92"/>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8B80693" w14:textId="77777777" w:rsidR="00591C44" w:rsidRDefault="00095C8D">
      <w:pPr>
        <w:numPr>
          <w:ilvl w:val="0"/>
          <w:numId w:val="92"/>
        </w:numPr>
        <w:ind w:right="8" w:firstLine="480"/>
      </w:pPr>
      <w:r>
        <w:t>《基金合同》生效后与基金相关的信息披露费用；</w:t>
      </w:r>
      <w:r>
        <w:rPr>
          <w:rFonts w:ascii="Times New Roman" w:eastAsia="Times New Roman" w:hAnsi="Times New Roman" w:cs="Times New Roman"/>
        </w:rPr>
        <w:t xml:space="preserve"> </w:t>
      </w:r>
    </w:p>
    <w:p w14:paraId="66E10067" w14:textId="77777777" w:rsidR="00591C44" w:rsidRDefault="00095C8D">
      <w:pPr>
        <w:numPr>
          <w:ilvl w:val="0"/>
          <w:numId w:val="92"/>
        </w:numPr>
        <w:ind w:right="8" w:firstLine="480"/>
      </w:pPr>
      <w:r>
        <w:t>《基金合同》生</w:t>
      </w:r>
      <w:r>
        <w:t>效后与基金相关的会计师费、律师费、诉讼费和仲裁费；</w:t>
      </w:r>
      <w:r>
        <w:rPr>
          <w:rFonts w:ascii="Times New Roman" w:eastAsia="Times New Roman" w:hAnsi="Times New Roman" w:cs="Times New Roman"/>
        </w:rPr>
        <w:t xml:space="preserve"> </w:t>
      </w:r>
    </w:p>
    <w:p w14:paraId="60D968CD" w14:textId="77777777" w:rsidR="00591C44" w:rsidRDefault="00095C8D">
      <w:pPr>
        <w:numPr>
          <w:ilvl w:val="0"/>
          <w:numId w:val="92"/>
        </w:numPr>
        <w:ind w:right="8" w:firstLine="480"/>
      </w:pPr>
      <w:r>
        <w:t>基金份额持有人大会费用；</w:t>
      </w:r>
      <w:r>
        <w:rPr>
          <w:rFonts w:ascii="Times New Roman" w:eastAsia="Times New Roman" w:hAnsi="Times New Roman" w:cs="Times New Roman"/>
        </w:rPr>
        <w:t xml:space="preserve"> </w:t>
      </w:r>
    </w:p>
    <w:p w14:paraId="0F966435" w14:textId="77777777" w:rsidR="00591C44" w:rsidRDefault="00095C8D">
      <w:pPr>
        <w:numPr>
          <w:ilvl w:val="0"/>
          <w:numId w:val="92"/>
        </w:numPr>
        <w:ind w:right="8" w:firstLine="480"/>
      </w:pPr>
      <w:r>
        <w:t>基金的证券、期货、股票期权交易费用；</w:t>
      </w:r>
      <w:r>
        <w:rPr>
          <w:rFonts w:ascii="Times New Roman" w:eastAsia="Times New Roman" w:hAnsi="Times New Roman" w:cs="Times New Roman"/>
        </w:rPr>
        <w:t xml:space="preserve"> </w:t>
      </w:r>
    </w:p>
    <w:p w14:paraId="178EEFAB" w14:textId="77777777" w:rsidR="00591C44" w:rsidRDefault="00095C8D">
      <w:pPr>
        <w:numPr>
          <w:ilvl w:val="0"/>
          <w:numId w:val="92"/>
        </w:numPr>
        <w:ind w:right="8" w:firstLine="480"/>
      </w:pPr>
      <w:r>
        <w:t>基金的银行汇划费用；</w:t>
      </w:r>
      <w:r>
        <w:rPr>
          <w:rFonts w:ascii="Times New Roman" w:eastAsia="Times New Roman" w:hAnsi="Times New Roman" w:cs="Times New Roman"/>
        </w:rPr>
        <w:t xml:space="preserve"> </w:t>
      </w:r>
    </w:p>
    <w:p w14:paraId="618D1F41" w14:textId="77777777" w:rsidR="00591C44" w:rsidRDefault="00095C8D">
      <w:pPr>
        <w:numPr>
          <w:ilvl w:val="0"/>
          <w:numId w:val="92"/>
        </w:numPr>
        <w:ind w:right="8" w:firstLine="480"/>
      </w:pPr>
      <w:r>
        <w:t>账户开户费用和账户维护费用；</w:t>
      </w:r>
      <w:r>
        <w:rPr>
          <w:rFonts w:ascii="Times New Roman" w:eastAsia="Times New Roman" w:hAnsi="Times New Roman" w:cs="Times New Roman"/>
        </w:rPr>
        <w:t xml:space="preserve"> </w:t>
      </w:r>
    </w:p>
    <w:p w14:paraId="7DF4D9ED" w14:textId="77777777" w:rsidR="00591C44" w:rsidRDefault="00095C8D">
      <w:pPr>
        <w:numPr>
          <w:ilvl w:val="0"/>
          <w:numId w:val="9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55946B8" w14:textId="77777777" w:rsidR="00591C44" w:rsidRDefault="00095C8D">
      <w:pPr>
        <w:ind w:right="8"/>
      </w:pPr>
      <w:r>
        <w:t>本基金终止清算时所发生费用，按实际支出额从基金财产总值中扣除。</w:t>
      </w:r>
      <w:r>
        <w:rPr>
          <w:rFonts w:ascii="Times New Roman" w:eastAsia="Times New Roman" w:hAnsi="Times New Roman" w:cs="Times New Roman"/>
        </w:rPr>
        <w:t xml:space="preserve"> </w:t>
      </w:r>
    </w:p>
    <w:p w14:paraId="3CFAD0CB" w14:textId="77777777" w:rsidR="00591C44" w:rsidRDefault="00095C8D">
      <w:pPr>
        <w:ind w:right="8"/>
      </w:pPr>
      <w:r>
        <w:t>二、基金费用计提方法、计提标准和支付方式</w:t>
      </w:r>
      <w:r>
        <w:rPr>
          <w:rFonts w:ascii="Times New Roman" w:eastAsia="Times New Roman" w:hAnsi="Times New Roman" w:cs="Times New Roman"/>
        </w:rPr>
        <w:t xml:space="preserve"> </w:t>
      </w:r>
    </w:p>
    <w:p w14:paraId="7D28CE50" w14:textId="77777777" w:rsidR="00591C44" w:rsidRDefault="00095C8D">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7FD9B6"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0CFDE54" w14:textId="77777777" w:rsidR="00591C44" w:rsidRDefault="00095C8D">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19113BC"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AED742"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F84CF27" w14:textId="77777777" w:rsidR="00591C44" w:rsidRDefault="00095C8D">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50BD7BE" w14:textId="77777777" w:rsidR="00591C44" w:rsidRDefault="00095C8D">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60864A"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C0C9EE0"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B37B09E"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7F94E9"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w:t>
      </w:r>
      <w:r>
        <w:t>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807DB2" w14:textId="77777777" w:rsidR="00591C44" w:rsidRDefault="00095C8D">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362E157" w14:textId="77777777" w:rsidR="00591C44" w:rsidRDefault="00095C8D">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36BB1FA" w14:textId="77777777" w:rsidR="00591C44" w:rsidRDefault="00095C8D">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597A8D4"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6347ACB"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57BD46"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050642" w14:textId="77777777" w:rsidR="00591C44" w:rsidRDefault="00095C8D">
      <w:pPr>
        <w:spacing w:after="10" w:line="366" w:lineRule="auto"/>
        <w:ind w:left="-15" w:right="8" w:firstLine="480"/>
      </w:pPr>
      <w:del w:id="25" w:author="FundLex" w:date="2026-10-22T03:09:57Z">
        <w:r>
          <w:delText>基金销售服务费每日计算，逐日累计至每月月末，按月支付，由基金托管人根据与基金管理人核对一致的财务数据，自动在月初</w:delText>
        </w:r>
        <w:r>
          <w:delText xml:space="preserve"> </w:delText>
        </w:r>
        <w:r>
          <w:rPr>
            <w:rFonts w:ascii="Times New Roman" w:eastAsia="Times New Roman" w:hAnsi="Times New Roman" w:cs="Times New Roman"/>
          </w:rPr>
          <w:delText xml:space="preserve">5 </w:delText>
        </w:r>
        <w:r>
          <w:delText>个工作日内、按照指定的账户路径进行资金支付，基金管理人无需再出具资金划拨指令。若遇法定节假日、公休日等，支付日期顺延。费用自动扣划后，基金管理人应进行核对，如发现数据不符，及时联系基金托管人协商解决。</w:delText>
        </w:r>
        <w:r>
          <w:rPr>
            <w:rFonts w:ascii="Times New Roman" w:eastAsia="Times New Roman" w:hAnsi="Times New Roman" w:cs="Times New Roman"/>
          </w:rPr>
          <w:delText xml:space="preserve"> </w:delText>
        </w:r>
      </w:del>
      <w:ins w:id="26" w:author="FundLex" w:date="2026-10-22T03:09:57Z">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ins>
    </w:p>
    <w:p w14:paraId="7ECE1E64" w14:textId="77777777" w:rsidR="00591C44" w:rsidRDefault="00095C8D">
      <w:pPr>
        <w:spacing w:after="17" w:line="366" w:lineRule="auto"/>
        <w:ind w:left="-15" w:right="8" w:firstLine="480"/>
      </w:pPr>
      <w:del w:id="27" w:author="FundLex" w:date="2026-10-22T03:09:57Z">
        <w:r>
          <w:delText>销售服务费主要用于支付销售机构佣金，及基金管理人的基金行销广告费、促销活动费、基金份额持有人服务费等。</w:delText>
        </w:r>
      </w:del>
      <w:ins w:id="28" w:author="FundLex" w:date="2026-10-22T03:09:57Z">
        <w:r>
          <w:t/>
        </w:r>
      </w:ins>
      <w:r>
        <w:rPr>
          <w:rFonts w:ascii="Times New Roman" w:eastAsia="Times New Roman" w:hAnsi="Times New Roman" w:cs="Times New Roman"/>
        </w:rPr>
        <w:t xml:space="preserve"> </w:t>
      </w:r>
    </w:p>
    <w:p w14:paraId="4470CB74" w14:textId="77777777" w:rsidR="00591C44" w:rsidRDefault="00095C8D">
      <w:pPr>
        <w:ind w:right="8"/>
      </w:pPr>
      <w:del w:id="29" w:author="FundLex" w:date="2026-10-22T03:09:57Z">
        <w:r>
          <w:delText>销售服务费使用范围不包括基金募集期间的上述费用。</w:delText>
        </w:r>
      </w:del>
      <w:ins w:id="30" w:author="FundLex" w:date="2026-10-22T03:09:57Z">
        <w:r>
          <w:t xml:space="preserve"> </w:t>
        </w:r>
      </w:ins>
      <w:r>
        <w:rPr>
          <w:rFonts w:ascii="Times New Roman" w:eastAsia="Times New Roman" w:hAnsi="Times New Roman" w:cs="Times New Roman"/>
        </w:rPr>
        <w:t xml:space="preserve"> </w:t>
      </w:r>
    </w:p>
    <w:p w14:paraId="3639F4FC" w14:textId="77777777" w:rsidR="00591C44" w:rsidRDefault="00095C8D">
      <w:pPr>
        <w:ind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w:t>
      </w:r>
    </w:p>
    <w:p w14:paraId="68784B33" w14:textId="77777777" w:rsidR="00591C44" w:rsidRDefault="00095C8D">
      <w:pPr>
        <w:spacing w:after="5" w:line="371" w:lineRule="auto"/>
        <w:ind w:left="-15" w:right="229" w:firstLine="0"/>
        <w:jc w:val="both"/>
      </w:pPr>
      <w:r>
        <w:t>规定，按费用实际支出金额列入当期费用，由基金托管人从基金财产中支付。三、不列</w:t>
      </w:r>
      <w:r>
        <w:t>入基金费用的项目下列费用不列入基金费用：</w:t>
      </w:r>
      <w:r>
        <w:rPr>
          <w:rFonts w:ascii="Times New Roman" w:eastAsia="Times New Roman" w:hAnsi="Times New Roman" w:cs="Times New Roman"/>
        </w:rPr>
        <w:t xml:space="preserve"> </w:t>
      </w:r>
    </w:p>
    <w:p w14:paraId="69E9D3B1" w14:textId="77777777" w:rsidR="00591C44" w:rsidRDefault="00095C8D">
      <w:pPr>
        <w:numPr>
          <w:ilvl w:val="0"/>
          <w:numId w:val="9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6B2A48" w14:textId="77777777" w:rsidR="00591C44" w:rsidRDefault="00095C8D">
      <w:pPr>
        <w:numPr>
          <w:ilvl w:val="0"/>
          <w:numId w:val="9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C41E51A" w14:textId="77777777" w:rsidR="00591C44" w:rsidRDefault="00095C8D">
      <w:pPr>
        <w:numPr>
          <w:ilvl w:val="0"/>
          <w:numId w:val="93"/>
        </w:numPr>
        <w:ind w:right="8" w:firstLine="480"/>
      </w:pPr>
      <w:r>
        <w:t>《基金合同》生效前的相关费用；</w:t>
      </w:r>
      <w:r>
        <w:rPr>
          <w:rFonts w:ascii="Times New Roman" w:eastAsia="Times New Roman" w:hAnsi="Times New Roman" w:cs="Times New Roman"/>
        </w:rPr>
        <w:t xml:space="preserve"> </w:t>
      </w:r>
    </w:p>
    <w:p w14:paraId="56FEBADC" w14:textId="77777777" w:rsidR="00591C44" w:rsidRDefault="00095C8D">
      <w:pPr>
        <w:numPr>
          <w:ilvl w:val="0"/>
          <w:numId w:val="93"/>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05536E68" w14:textId="77777777" w:rsidR="00591C44" w:rsidRDefault="00095C8D">
      <w:pPr>
        <w:numPr>
          <w:ilvl w:val="0"/>
          <w:numId w:val="9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CBF2F25" w14:textId="77777777" w:rsidR="00591C44" w:rsidRDefault="00095C8D">
      <w:pPr>
        <w:numPr>
          <w:ilvl w:val="0"/>
          <w:numId w:val="94"/>
        </w:numPr>
        <w:ind w:right="8" w:hanging="480"/>
      </w:pPr>
      <w:r>
        <w:t>实施侧袋机制期间的基金费用</w:t>
      </w:r>
      <w:r>
        <w:rPr>
          <w:rFonts w:ascii="Times New Roman" w:eastAsia="Times New Roman" w:hAnsi="Times New Roman" w:cs="Times New Roman"/>
        </w:rPr>
        <w:t xml:space="preserve"> </w:t>
      </w:r>
    </w:p>
    <w:p w14:paraId="7D809473" w14:textId="77777777" w:rsidR="00591C44" w:rsidRDefault="00095C8D">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8CC0347" w14:textId="77777777" w:rsidR="00591C44" w:rsidRDefault="00095C8D">
      <w:pPr>
        <w:numPr>
          <w:ilvl w:val="0"/>
          <w:numId w:val="94"/>
        </w:numPr>
        <w:ind w:right="8" w:hanging="480"/>
      </w:pPr>
      <w:r>
        <w:t>基金税收</w:t>
      </w:r>
      <w:r>
        <w:rPr>
          <w:rFonts w:ascii="Times New Roman" w:eastAsia="Times New Roman" w:hAnsi="Times New Roman" w:cs="Times New Roman"/>
        </w:rPr>
        <w:t xml:space="preserve"> </w:t>
      </w:r>
    </w:p>
    <w:p w14:paraId="55A68C3D" w14:textId="77777777" w:rsidR="00591C44" w:rsidRDefault="00095C8D">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15EEB01"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616A8650" w14:textId="77777777" w:rsidR="00591C44" w:rsidRDefault="00095C8D">
      <w:pPr>
        <w:pStyle w:val="1"/>
      </w:pPr>
      <w:bookmarkStart w:id="15" w:name="_Toc688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AF9C21"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42057B80" w14:textId="77777777" w:rsidR="00591C44" w:rsidRDefault="00095C8D">
      <w:pPr>
        <w:numPr>
          <w:ilvl w:val="0"/>
          <w:numId w:val="95"/>
        </w:numPr>
        <w:ind w:right="8" w:hanging="480"/>
      </w:pPr>
      <w:r>
        <w:t>基金利润的构成</w:t>
      </w:r>
      <w:r>
        <w:rPr>
          <w:rFonts w:ascii="Times New Roman" w:eastAsia="Times New Roman" w:hAnsi="Times New Roman" w:cs="Times New Roman"/>
        </w:rPr>
        <w:t xml:space="preserve"> </w:t>
      </w:r>
    </w:p>
    <w:p w14:paraId="675FAB59" w14:textId="77777777" w:rsidR="00591C44" w:rsidRDefault="00095C8D">
      <w:pPr>
        <w:ind w:left="550" w:right="8"/>
      </w:pPr>
      <w:r>
        <w:t>基金利润指基金利息收入、投资收益、公允价值变动收益和其他收入扣除</w:t>
      </w:r>
      <w:r>
        <w:t>相</w:t>
      </w:r>
    </w:p>
    <w:p w14:paraId="5C3D6AF8"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B3D8CAD" w14:textId="77777777" w:rsidR="00591C44" w:rsidRDefault="00095C8D">
      <w:pPr>
        <w:numPr>
          <w:ilvl w:val="0"/>
          <w:numId w:val="95"/>
        </w:numPr>
        <w:ind w:right="8" w:hanging="480"/>
      </w:pPr>
      <w:r>
        <w:t>基金可供分配利润</w:t>
      </w:r>
      <w:r>
        <w:rPr>
          <w:rFonts w:ascii="Times New Roman" w:eastAsia="Times New Roman" w:hAnsi="Times New Roman" w:cs="Times New Roman"/>
        </w:rPr>
        <w:t xml:space="preserve"> </w:t>
      </w:r>
    </w:p>
    <w:p w14:paraId="434AA7DB"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21662B0" w14:textId="77777777" w:rsidR="00591C44" w:rsidRDefault="00095C8D">
      <w:pPr>
        <w:numPr>
          <w:ilvl w:val="0"/>
          <w:numId w:val="95"/>
        </w:numPr>
        <w:ind w:right="8" w:hanging="480"/>
      </w:pPr>
      <w:r>
        <w:t>基金收益分配原则</w:t>
      </w:r>
      <w:r>
        <w:rPr>
          <w:rFonts w:ascii="Times New Roman" w:eastAsia="Times New Roman" w:hAnsi="Times New Roman" w:cs="Times New Roman"/>
        </w:rPr>
        <w:t xml:space="preserve"> </w:t>
      </w:r>
    </w:p>
    <w:p w14:paraId="4FD4C384" w14:textId="77777777" w:rsidR="00591C44" w:rsidRDefault="00095C8D">
      <w:pPr>
        <w:numPr>
          <w:ilvl w:val="0"/>
          <w:numId w:val="96"/>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5D8708" w14:textId="77777777" w:rsidR="00591C44" w:rsidRDefault="00095C8D">
      <w:pPr>
        <w:numPr>
          <w:ilvl w:val="0"/>
          <w:numId w:val="96"/>
        </w:numPr>
        <w:ind w:right="8" w:firstLine="540"/>
      </w:pPr>
      <w:r>
        <w:t>本基金收益分配方式分两种：现金分红与红利再投资，投资者可选择现</w:t>
      </w:r>
    </w:p>
    <w:p w14:paraId="0F11FCD9" w14:textId="77777777" w:rsidR="00591C44" w:rsidRDefault="00095C8D">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01DDA7D" w14:textId="77777777" w:rsidR="00591C44" w:rsidRDefault="00095C8D">
      <w:pPr>
        <w:numPr>
          <w:ilvl w:val="0"/>
          <w:numId w:val="9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53B617" w14:textId="77777777" w:rsidR="00591C44" w:rsidRDefault="00095C8D">
      <w:pPr>
        <w:numPr>
          <w:ilvl w:val="0"/>
          <w:numId w:val="96"/>
        </w:numPr>
        <w:spacing w:after="0" w:line="381" w:lineRule="auto"/>
        <w:ind w:right="8" w:firstLine="540"/>
      </w:pPr>
      <w:r>
        <w:t>本基金同一类别的每一基金份额享有同等分配权。</w:t>
      </w:r>
      <w:del w:id="31" w:author="FundLex" w:date="2026-10-22T03:09:57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32" w:author="FundLex" w:date="2026-10-22T03:09:57Z">
        <w:r>
          <w:t>由于本基金A类基金份额和C类基金份额费用收取不同</w:t>
        </w:r>
      </w:ins>
      <w:r>
        <w:t>，各基金份额类别对应的可分配收益将有所不同；</w:t>
      </w:r>
      <w:r>
        <w:rPr>
          <w:rFonts w:ascii="Times New Roman" w:eastAsia="Times New Roman" w:hAnsi="Times New Roman" w:cs="Times New Roman"/>
        </w:rPr>
        <w:t xml:space="preserve"> </w:t>
      </w:r>
    </w:p>
    <w:p w14:paraId="2A7D718A" w14:textId="77777777" w:rsidR="00591C44" w:rsidRDefault="00095C8D">
      <w:pPr>
        <w:numPr>
          <w:ilvl w:val="0"/>
          <w:numId w:val="96"/>
        </w:numPr>
        <w:ind w:right="8" w:firstLine="540"/>
      </w:pPr>
      <w:r>
        <w:t>法律法规或监管机关另有规定的，从其规定。</w:t>
      </w:r>
      <w:r>
        <w:rPr>
          <w:rFonts w:ascii="Times New Roman" w:eastAsia="Times New Roman" w:hAnsi="Times New Roman" w:cs="Times New Roman"/>
        </w:rPr>
        <w:t xml:space="preserve"> </w:t>
      </w:r>
    </w:p>
    <w:p w14:paraId="2979852A" w14:textId="77777777" w:rsidR="00591C44" w:rsidRDefault="00095C8D">
      <w:pPr>
        <w:spacing w:after="18" w:line="365" w:lineRule="auto"/>
        <w:ind w:left="-15" w:right="8" w:firstLine="480"/>
      </w:pPr>
      <w:r>
        <w:t>在对基金份额持有人利益无实质性不利影响的前提下，基金</w:t>
      </w:r>
      <w:r>
        <w:t>管理人与基金托管人协商一致，在履行适当程序后可对基金收益分配原则进行调整。</w:t>
      </w:r>
      <w:r>
        <w:rPr>
          <w:rFonts w:ascii="Times New Roman" w:eastAsia="Times New Roman" w:hAnsi="Times New Roman" w:cs="Times New Roman"/>
        </w:rPr>
        <w:t xml:space="preserve"> </w:t>
      </w:r>
    </w:p>
    <w:p w14:paraId="35F6616B" w14:textId="77777777" w:rsidR="00591C44" w:rsidRDefault="00095C8D">
      <w:pPr>
        <w:numPr>
          <w:ilvl w:val="0"/>
          <w:numId w:val="97"/>
        </w:numPr>
        <w:ind w:right="8" w:hanging="480"/>
      </w:pPr>
      <w:r>
        <w:t>收益分配方案</w:t>
      </w:r>
      <w:r>
        <w:rPr>
          <w:rFonts w:ascii="Times New Roman" w:eastAsia="Times New Roman" w:hAnsi="Times New Roman" w:cs="Times New Roman"/>
        </w:rPr>
        <w:t xml:space="preserve"> </w:t>
      </w:r>
    </w:p>
    <w:p w14:paraId="48041273" w14:textId="77777777" w:rsidR="00591C44" w:rsidRDefault="00095C8D">
      <w:pPr>
        <w:spacing w:after="17" w:line="366"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F4491AE" w14:textId="77777777" w:rsidR="00591C44" w:rsidRDefault="00095C8D">
      <w:pPr>
        <w:numPr>
          <w:ilvl w:val="0"/>
          <w:numId w:val="97"/>
        </w:numPr>
        <w:ind w:right="8" w:hanging="480"/>
      </w:pPr>
      <w:r>
        <w:t>收益分配方案的确定、公告与实施</w:t>
      </w:r>
      <w:r>
        <w:rPr>
          <w:rFonts w:ascii="Times New Roman" w:eastAsia="Times New Roman" w:hAnsi="Times New Roman" w:cs="Times New Roman"/>
        </w:rPr>
        <w:t xml:space="preserve"> </w:t>
      </w:r>
    </w:p>
    <w:p w14:paraId="64959A1F" w14:textId="77777777" w:rsidR="00591C44" w:rsidRDefault="00095C8D">
      <w:pPr>
        <w:ind w:left="550" w:right="8"/>
      </w:pPr>
      <w:r>
        <w:t>本基金收益分配方案由基金管理人拟定，并由基金托管人复核，依照《信息</w:t>
      </w:r>
    </w:p>
    <w:p w14:paraId="5A469644" w14:textId="77777777" w:rsidR="00591C44" w:rsidRDefault="00095C8D">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60FF83F8" w14:textId="77777777" w:rsidR="00591C44" w:rsidRDefault="00095C8D">
      <w:pPr>
        <w:numPr>
          <w:ilvl w:val="0"/>
          <w:numId w:val="97"/>
        </w:numPr>
        <w:ind w:right="8" w:hanging="480"/>
      </w:pPr>
      <w:r>
        <w:t>基金收益分配中发生的费用</w:t>
      </w:r>
      <w:r>
        <w:rPr>
          <w:rFonts w:ascii="Times New Roman" w:eastAsia="Times New Roman" w:hAnsi="Times New Roman" w:cs="Times New Roman"/>
        </w:rPr>
        <w:t xml:space="preserve"> </w:t>
      </w:r>
    </w:p>
    <w:p w14:paraId="4576B60F"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63325AD" w14:textId="77777777" w:rsidR="00591C44" w:rsidRDefault="00095C8D">
      <w:pPr>
        <w:numPr>
          <w:ilvl w:val="0"/>
          <w:numId w:val="97"/>
        </w:numPr>
        <w:ind w:right="8" w:hanging="480"/>
      </w:pPr>
      <w:r>
        <w:t>实施侧袋机制期间的收益分配</w:t>
      </w:r>
      <w:r>
        <w:rPr>
          <w:rFonts w:ascii="Times New Roman" w:eastAsia="Times New Roman" w:hAnsi="Times New Roman" w:cs="Times New Roman"/>
        </w:rPr>
        <w:t xml:space="preserve"> </w:t>
      </w:r>
    </w:p>
    <w:p w14:paraId="233961F3" w14:textId="77777777" w:rsidR="00591C44" w:rsidRDefault="00095C8D">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6B6F63BE" w14:textId="77777777" w:rsidR="00591C44" w:rsidRDefault="00095C8D">
      <w:pPr>
        <w:spacing w:after="0" w:line="259" w:lineRule="auto"/>
        <w:ind w:left="540" w:firstLine="0"/>
      </w:pPr>
      <w:r>
        <w:rPr>
          <w:rFonts w:ascii="Times New Roman" w:eastAsia="Times New Roman" w:hAnsi="Times New Roman" w:cs="Times New Roman"/>
        </w:rPr>
        <w:t xml:space="preserve"> </w:t>
      </w:r>
      <w:r>
        <w:br w:type="page"/>
      </w:r>
    </w:p>
    <w:p w14:paraId="2B526045" w14:textId="77777777" w:rsidR="00591C44" w:rsidRDefault="00095C8D">
      <w:pPr>
        <w:pStyle w:val="1"/>
      </w:pPr>
      <w:bookmarkStart w:id="16" w:name="_Toc688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243EE71"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1F2171" w14:textId="77777777" w:rsidR="00591C44" w:rsidRDefault="00095C8D">
      <w:pPr>
        <w:ind w:right="8"/>
      </w:pPr>
      <w:r>
        <w:t>一、基金会计政策</w:t>
      </w:r>
      <w:r>
        <w:rPr>
          <w:rFonts w:ascii="Times New Roman" w:eastAsia="Times New Roman" w:hAnsi="Times New Roman" w:cs="Times New Roman"/>
        </w:rPr>
        <w:t xml:space="preserve"> </w:t>
      </w:r>
    </w:p>
    <w:p w14:paraId="6C52D553" w14:textId="77777777" w:rsidR="00591C44" w:rsidRDefault="00095C8D">
      <w:pPr>
        <w:numPr>
          <w:ilvl w:val="0"/>
          <w:numId w:val="98"/>
        </w:numPr>
        <w:ind w:right="8" w:firstLine="480"/>
      </w:pPr>
      <w:r>
        <w:t>基金管理人为本基金的基金会计责任方；</w:t>
      </w:r>
      <w:r>
        <w:rPr>
          <w:rFonts w:ascii="Times New Roman" w:eastAsia="Times New Roman" w:hAnsi="Times New Roman" w:cs="Times New Roman"/>
        </w:rPr>
        <w:t xml:space="preserve"> </w:t>
      </w:r>
    </w:p>
    <w:p w14:paraId="40CEB2DC" w14:textId="77777777" w:rsidR="00591C44" w:rsidRDefault="00095C8D">
      <w:pPr>
        <w:numPr>
          <w:ilvl w:val="0"/>
          <w:numId w:val="98"/>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31</w:t>
      </w:r>
      <w:r>
        <w:rPr>
          <w:rFonts w:ascii="Times New Roman" w:eastAsia="Times New Roman" w:hAnsi="Times New Roman" w:cs="Times New Roman"/>
        </w:rPr>
        <w:t xml:space="preserve">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4B0765D" w14:textId="77777777" w:rsidR="00591C44" w:rsidRDefault="00095C8D">
      <w:pPr>
        <w:numPr>
          <w:ilvl w:val="0"/>
          <w:numId w:val="98"/>
        </w:numPr>
        <w:ind w:right="8" w:firstLine="480"/>
      </w:pPr>
      <w:r>
        <w:t>基金核算以人民币为记账本位币，以人民币元为记账单位；</w:t>
      </w:r>
      <w:r>
        <w:rPr>
          <w:rFonts w:ascii="Times New Roman" w:eastAsia="Times New Roman" w:hAnsi="Times New Roman" w:cs="Times New Roman"/>
        </w:rPr>
        <w:t xml:space="preserve"> </w:t>
      </w:r>
    </w:p>
    <w:p w14:paraId="10B9C2D4" w14:textId="77777777" w:rsidR="00591C44" w:rsidRDefault="00095C8D">
      <w:pPr>
        <w:numPr>
          <w:ilvl w:val="0"/>
          <w:numId w:val="98"/>
        </w:numPr>
        <w:ind w:right="8" w:firstLine="480"/>
      </w:pPr>
      <w:r>
        <w:t>会计制度执行国家有关会计制度；</w:t>
      </w:r>
      <w:r>
        <w:rPr>
          <w:rFonts w:ascii="Times New Roman" w:eastAsia="Times New Roman" w:hAnsi="Times New Roman" w:cs="Times New Roman"/>
        </w:rPr>
        <w:t xml:space="preserve"> </w:t>
      </w:r>
    </w:p>
    <w:p w14:paraId="4173E7DA" w14:textId="77777777" w:rsidR="00591C44" w:rsidRDefault="00095C8D">
      <w:pPr>
        <w:numPr>
          <w:ilvl w:val="0"/>
          <w:numId w:val="98"/>
        </w:numPr>
        <w:ind w:right="8" w:firstLine="480"/>
      </w:pPr>
      <w:r>
        <w:t>本基金独立建账、独立核算；</w:t>
      </w:r>
      <w:r>
        <w:rPr>
          <w:rFonts w:ascii="Times New Roman" w:eastAsia="Times New Roman" w:hAnsi="Times New Roman" w:cs="Times New Roman"/>
        </w:rPr>
        <w:t xml:space="preserve"> </w:t>
      </w:r>
    </w:p>
    <w:p w14:paraId="16926FD0" w14:textId="77777777" w:rsidR="00591C44" w:rsidRDefault="00095C8D">
      <w:pPr>
        <w:numPr>
          <w:ilvl w:val="0"/>
          <w:numId w:val="9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AD83B55" w14:textId="77777777" w:rsidR="00591C44" w:rsidRDefault="00095C8D">
      <w:pPr>
        <w:numPr>
          <w:ilvl w:val="0"/>
          <w:numId w:val="9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468EB45" w14:textId="77777777" w:rsidR="00591C44" w:rsidRDefault="00095C8D">
      <w:pPr>
        <w:ind w:right="8"/>
      </w:pPr>
      <w:r>
        <w:t>二、基金的年度审计</w:t>
      </w:r>
      <w:r>
        <w:rPr>
          <w:rFonts w:ascii="Times New Roman" w:eastAsia="Times New Roman" w:hAnsi="Times New Roman" w:cs="Times New Roman"/>
        </w:rPr>
        <w:t xml:space="preserve"> </w:t>
      </w:r>
    </w:p>
    <w:p w14:paraId="6816832A" w14:textId="77777777" w:rsidR="00591C44" w:rsidRDefault="00095C8D">
      <w:pPr>
        <w:numPr>
          <w:ilvl w:val="0"/>
          <w:numId w:val="9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2B2DEF0" w14:textId="77777777" w:rsidR="00591C44" w:rsidRDefault="00095C8D">
      <w:pPr>
        <w:numPr>
          <w:ilvl w:val="0"/>
          <w:numId w:val="9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31F809E" w14:textId="77777777" w:rsidR="00591C44" w:rsidRDefault="00095C8D">
      <w:pPr>
        <w:numPr>
          <w:ilvl w:val="0"/>
          <w:numId w:val="99"/>
        </w:numPr>
        <w:ind w:right="8" w:firstLine="480"/>
      </w:pPr>
      <w:r>
        <w:t>基金管理人认为有充足理由更换会计师事务所，须通报基金托管人。更</w:t>
      </w:r>
    </w:p>
    <w:p w14:paraId="4A9608A9" w14:textId="77777777" w:rsidR="00591C44" w:rsidRDefault="00095C8D">
      <w:pPr>
        <w:ind w:left="-5" w:right="8"/>
      </w:pPr>
      <w:r>
        <w:t>换会计师事务所需依照《信息披露办法》的有关规定在规定媒介公告。</w:t>
      </w:r>
      <w:r>
        <w:rPr>
          <w:rFonts w:ascii="Times New Roman" w:eastAsia="Times New Roman" w:hAnsi="Times New Roman" w:cs="Times New Roman"/>
        </w:rPr>
        <w:t xml:space="preserve"> </w:t>
      </w:r>
    </w:p>
    <w:p w14:paraId="78D71E5F" w14:textId="77777777" w:rsidR="00591C44" w:rsidRDefault="00095C8D">
      <w:pPr>
        <w:pStyle w:val="1"/>
        <w:ind w:right="242"/>
      </w:pPr>
      <w:bookmarkStart w:id="17" w:name="_Toc688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B520B0" w14:textId="77777777" w:rsidR="00591C44" w:rsidRDefault="00095C8D">
      <w:pPr>
        <w:spacing w:after="170" w:line="259" w:lineRule="auto"/>
        <w:ind w:left="480" w:firstLine="0"/>
      </w:pPr>
      <w:r>
        <w:rPr>
          <w:rFonts w:ascii="Times New Roman" w:eastAsia="Times New Roman" w:hAnsi="Times New Roman" w:cs="Times New Roman"/>
        </w:rPr>
        <w:t xml:space="preserve"> </w:t>
      </w:r>
    </w:p>
    <w:p w14:paraId="12B3FBA6" w14:textId="77777777" w:rsidR="00591C44" w:rsidRDefault="00095C8D">
      <w:pPr>
        <w:numPr>
          <w:ilvl w:val="0"/>
          <w:numId w:val="100"/>
        </w:numPr>
        <w:spacing w:after="22" w:line="363" w:lineRule="auto"/>
        <w:ind w:right="8"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1DC9BE96" w14:textId="77777777" w:rsidR="00591C44" w:rsidRDefault="00095C8D">
      <w:pPr>
        <w:numPr>
          <w:ilvl w:val="0"/>
          <w:numId w:val="100"/>
        </w:numPr>
        <w:ind w:right="8" w:firstLine="480"/>
      </w:pPr>
      <w:r>
        <w:t>信息披露义务人</w:t>
      </w:r>
      <w:r>
        <w:rPr>
          <w:rFonts w:ascii="Times New Roman" w:eastAsia="Times New Roman" w:hAnsi="Times New Roman" w:cs="Times New Roman"/>
        </w:rPr>
        <w:t xml:space="preserve"> </w:t>
      </w:r>
    </w:p>
    <w:p w14:paraId="5FA14B92" w14:textId="77777777" w:rsidR="00591C44" w:rsidRDefault="00095C8D">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9DCFA07" w14:textId="77777777" w:rsidR="00591C44" w:rsidRDefault="00095C8D">
      <w:pPr>
        <w:spacing w:after="129"/>
        <w:ind w:right="8"/>
      </w:pPr>
      <w:r>
        <w:t>本基金信息披露义务人以保护基金份额持有人利益为根本出发点，按照法律</w:t>
      </w:r>
    </w:p>
    <w:p w14:paraId="3D70BE27" w14:textId="77777777" w:rsidR="00591C44" w:rsidRDefault="00095C8D">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93BAF51" w14:textId="77777777" w:rsidR="00591C44" w:rsidRDefault="00095C8D">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1C18566" w14:textId="77777777" w:rsidR="00591C44" w:rsidRDefault="00095C8D">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8278521" w14:textId="77777777" w:rsidR="00591C44" w:rsidRDefault="00095C8D">
      <w:pPr>
        <w:ind w:right="8"/>
      </w:pPr>
      <w:r>
        <w:t>三、本基金信息披露义务人承诺公开披露的基金信息，不得有下列行为：</w:t>
      </w:r>
      <w:r>
        <w:rPr>
          <w:rFonts w:ascii="Times New Roman" w:eastAsia="Times New Roman" w:hAnsi="Times New Roman" w:cs="Times New Roman"/>
        </w:rPr>
        <w:t xml:space="preserve"> </w:t>
      </w:r>
    </w:p>
    <w:p w14:paraId="0F2B0C32" w14:textId="77777777" w:rsidR="00591C44" w:rsidRDefault="00095C8D">
      <w:pPr>
        <w:numPr>
          <w:ilvl w:val="0"/>
          <w:numId w:val="101"/>
        </w:numPr>
        <w:ind w:right="8" w:firstLine="480"/>
      </w:pPr>
      <w:r>
        <w:t>虚假记载、误导性陈述或者重大遗漏；</w:t>
      </w:r>
      <w:r>
        <w:rPr>
          <w:rFonts w:ascii="Times New Roman" w:eastAsia="Times New Roman" w:hAnsi="Times New Roman" w:cs="Times New Roman"/>
        </w:rPr>
        <w:t xml:space="preserve"> </w:t>
      </w:r>
    </w:p>
    <w:p w14:paraId="017F9F67" w14:textId="77777777" w:rsidR="00591C44" w:rsidRDefault="00095C8D">
      <w:pPr>
        <w:numPr>
          <w:ilvl w:val="0"/>
          <w:numId w:val="101"/>
        </w:numPr>
        <w:ind w:right="8" w:firstLine="480"/>
      </w:pPr>
      <w:r>
        <w:t>对证券投资业</w:t>
      </w:r>
      <w:r>
        <w:t>绩进行预测；</w:t>
      </w:r>
      <w:r>
        <w:rPr>
          <w:rFonts w:ascii="Times New Roman" w:eastAsia="Times New Roman" w:hAnsi="Times New Roman" w:cs="Times New Roman"/>
        </w:rPr>
        <w:t xml:space="preserve"> </w:t>
      </w:r>
    </w:p>
    <w:p w14:paraId="1812DF9A" w14:textId="77777777" w:rsidR="00591C44" w:rsidRDefault="00095C8D">
      <w:pPr>
        <w:numPr>
          <w:ilvl w:val="0"/>
          <w:numId w:val="101"/>
        </w:numPr>
        <w:ind w:right="8" w:firstLine="480"/>
      </w:pPr>
      <w:r>
        <w:t>违规承诺收益或者承担损失；</w:t>
      </w:r>
      <w:r>
        <w:rPr>
          <w:rFonts w:ascii="Times New Roman" w:eastAsia="Times New Roman" w:hAnsi="Times New Roman" w:cs="Times New Roman"/>
        </w:rPr>
        <w:t xml:space="preserve"> </w:t>
      </w:r>
    </w:p>
    <w:p w14:paraId="2718DEBB" w14:textId="77777777" w:rsidR="00591C44" w:rsidRDefault="00095C8D">
      <w:pPr>
        <w:numPr>
          <w:ilvl w:val="0"/>
          <w:numId w:val="101"/>
        </w:numPr>
        <w:ind w:right="8" w:firstLine="480"/>
      </w:pPr>
      <w:r>
        <w:t>诋毁其他基金管理人、基金托管人或者基金销售机构；</w:t>
      </w:r>
      <w:r>
        <w:rPr>
          <w:rFonts w:ascii="Times New Roman" w:eastAsia="Times New Roman" w:hAnsi="Times New Roman" w:cs="Times New Roman"/>
        </w:rPr>
        <w:t xml:space="preserve"> </w:t>
      </w:r>
    </w:p>
    <w:p w14:paraId="00256B5D" w14:textId="77777777" w:rsidR="00591C44" w:rsidRDefault="00095C8D">
      <w:pPr>
        <w:numPr>
          <w:ilvl w:val="0"/>
          <w:numId w:val="10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6948C31" w14:textId="77777777" w:rsidR="00591C44" w:rsidRDefault="00095C8D">
      <w:pPr>
        <w:numPr>
          <w:ilvl w:val="0"/>
          <w:numId w:val="101"/>
        </w:numPr>
        <w:ind w:right="8" w:firstLine="480"/>
      </w:pPr>
      <w:r>
        <w:t>中国证监会禁止的其他行为。</w:t>
      </w:r>
      <w:r>
        <w:rPr>
          <w:rFonts w:ascii="Times New Roman" w:eastAsia="Times New Roman" w:hAnsi="Times New Roman" w:cs="Times New Roman"/>
        </w:rPr>
        <w:t xml:space="preserve"> </w:t>
      </w:r>
    </w:p>
    <w:p w14:paraId="7BD2F4E0" w14:textId="77777777" w:rsidR="00591C44" w:rsidRDefault="00095C8D">
      <w:pPr>
        <w:numPr>
          <w:ilvl w:val="0"/>
          <w:numId w:val="102"/>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7092757" w14:textId="77777777" w:rsidR="00591C44" w:rsidRDefault="00095C8D">
      <w:pPr>
        <w:numPr>
          <w:ilvl w:val="0"/>
          <w:numId w:val="10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5371915" w14:textId="77777777" w:rsidR="00591C44" w:rsidRDefault="00095C8D">
      <w:pPr>
        <w:spacing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DCA2ABA" w14:textId="77777777" w:rsidR="00591C44" w:rsidRDefault="00095C8D">
      <w:pPr>
        <w:numPr>
          <w:ilvl w:val="0"/>
          <w:numId w:val="10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D5CADC" w14:textId="77777777" w:rsidR="00591C44" w:rsidRDefault="00095C8D">
      <w:pPr>
        <w:numPr>
          <w:ilvl w:val="0"/>
          <w:numId w:val="10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7D4109E" w14:textId="77777777" w:rsidR="00591C44" w:rsidRDefault="00095C8D">
      <w:pPr>
        <w:numPr>
          <w:ilvl w:val="0"/>
          <w:numId w:val="10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D8E6E2A" w14:textId="77777777" w:rsidR="00591C44" w:rsidRDefault="00095C8D">
      <w:pPr>
        <w:numPr>
          <w:ilvl w:val="0"/>
          <w:numId w:val="10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6C252942" w14:textId="77777777" w:rsidR="00591C44" w:rsidRDefault="00095C8D">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8ACA74F" w14:textId="77777777" w:rsidR="00591C44" w:rsidRDefault="00095C8D">
      <w:pPr>
        <w:numPr>
          <w:ilvl w:val="0"/>
          <w:numId w:val="10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29B75EA" w14:textId="77777777" w:rsidR="00591C44" w:rsidRDefault="00095C8D">
      <w:pPr>
        <w:numPr>
          <w:ilvl w:val="0"/>
          <w:numId w:val="104"/>
        </w:numPr>
        <w:ind w:right="8" w:hanging="720"/>
      </w:pPr>
      <w:r>
        <w:t>《基金合同》生效公告</w:t>
      </w:r>
      <w:r>
        <w:rPr>
          <w:rFonts w:ascii="Times New Roman" w:eastAsia="Times New Roman" w:hAnsi="Times New Roman" w:cs="Times New Roman"/>
        </w:rPr>
        <w:t xml:space="preserve"> </w:t>
      </w:r>
    </w:p>
    <w:p w14:paraId="61076148" w14:textId="77777777" w:rsidR="00591C44" w:rsidRDefault="00095C8D">
      <w:pPr>
        <w:spacing w:after="17" w:line="365" w:lineRule="auto"/>
        <w:ind w:left="-15" w:right="8"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732BE7BC" w14:textId="77777777" w:rsidR="00591C44" w:rsidRDefault="00095C8D">
      <w:pPr>
        <w:numPr>
          <w:ilvl w:val="0"/>
          <w:numId w:val="104"/>
        </w:numPr>
        <w:ind w:right="8" w:hanging="720"/>
      </w:pPr>
      <w:r>
        <w:t>基金净值信息</w:t>
      </w:r>
      <w:r>
        <w:rPr>
          <w:rFonts w:ascii="Times New Roman" w:eastAsia="Times New Roman" w:hAnsi="Times New Roman" w:cs="Times New Roman"/>
        </w:rPr>
        <w:t xml:space="preserve"> </w:t>
      </w:r>
    </w:p>
    <w:p w14:paraId="76661CAB"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666B240"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CD10AE7" w14:textId="77777777" w:rsidR="00591C44" w:rsidRDefault="00095C8D">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2A9C2EF7" w14:textId="77777777" w:rsidR="00591C44" w:rsidRDefault="00095C8D">
      <w:pPr>
        <w:numPr>
          <w:ilvl w:val="0"/>
          <w:numId w:val="104"/>
        </w:numPr>
        <w:ind w:right="8" w:hanging="720"/>
      </w:pPr>
      <w:r>
        <w:t>基金份额申购、赎回价格</w:t>
      </w:r>
      <w:r>
        <w:rPr>
          <w:rFonts w:ascii="Times New Roman" w:eastAsia="Times New Roman" w:hAnsi="Times New Roman" w:cs="Times New Roman"/>
        </w:rPr>
        <w:t xml:space="preserve"> </w:t>
      </w:r>
    </w:p>
    <w:p w14:paraId="44C274B3" w14:textId="77777777" w:rsidR="00591C44" w:rsidRDefault="00095C8D">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303CEFE" w14:textId="77777777" w:rsidR="00591C44" w:rsidRDefault="00095C8D">
      <w:pPr>
        <w:numPr>
          <w:ilvl w:val="0"/>
          <w:numId w:val="104"/>
        </w:numPr>
        <w:spacing w:after="9" w:line="366" w:lineRule="auto"/>
        <w:ind w:right="8" w:hanging="720"/>
      </w:pPr>
      <w:r>
        <w:t>基金</w:t>
      </w:r>
      <w:r>
        <w:t>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428C98D" w14:textId="77777777" w:rsidR="00591C44" w:rsidRDefault="00095C8D">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BC919FC" w14:textId="77777777" w:rsidR="00591C44" w:rsidRDefault="00095C8D">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w:t>
      </w:r>
      <w:r>
        <w:t>季度报告提示性公告登载在规定报刊上。</w:t>
      </w:r>
      <w:r>
        <w:rPr>
          <w:rFonts w:ascii="Times New Roman" w:eastAsia="Times New Roman" w:hAnsi="Times New Roman" w:cs="Times New Roman"/>
        </w:rPr>
        <w:t xml:space="preserve"> </w:t>
      </w:r>
    </w:p>
    <w:p w14:paraId="4CF6CAD0" w14:textId="77777777" w:rsidR="00591C44" w:rsidRDefault="00095C8D">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2CF677A" w14:textId="77777777" w:rsidR="00591C44" w:rsidRDefault="00095C8D">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9C18BF6" w14:textId="77777777" w:rsidR="00591C44" w:rsidRDefault="00095C8D">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712331A2" w14:textId="77777777" w:rsidR="00591C44" w:rsidRDefault="00095C8D">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E3408D0" w14:textId="77777777" w:rsidR="00591C44" w:rsidRDefault="00095C8D">
      <w:pPr>
        <w:ind w:right="8"/>
      </w:pPr>
      <w:r>
        <w:t>（七）临时报告</w:t>
      </w:r>
      <w:r>
        <w:rPr>
          <w:rFonts w:ascii="Times New Roman" w:eastAsia="Times New Roman" w:hAnsi="Times New Roman" w:cs="Times New Roman"/>
        </w:rPr>
        <w:t xml:space="preserve"> </w:t>
      </w:r>
    </w:p>
    <w:p w14:paraId="5D43023B" w14:textId="77777777" w:rsidR="00591C44" w:rsidRDefault="00095C8D">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EB97636" w14:textId="77777777" w:rsidR="00591C44" w:rsidRDefault="00095C8D">
      <w:pPr>
        <w:spacing w:after="19" w:line="365" w:lineRule="auto"/>
        <w:ind w:left="-15" w:right="8" w:firstLine="480"/>
      </w:pPr>
      <w:r>
        <w:t>前款所称</w:t>
      </w:r>
      <w:r>
        <w:t>重大事件，是指可能对基金份额持有人权益或者基金份额的价格产生重大影响的下列事件：</w:t>
      </w:r>
      <w:r>
        <w:rPr>
          <w:rFonts w:ascii="Times New Roman" w:eastAsia="Times New Roman" w:hAnsi="Times New Roman" w:cs="Times New Roman"/>
        </w:rPr>
        <w:t xml:space="preserve"> </w:t>
      </w:r>
    </w:p>
    <w:p w14:paraId="5BF8DB38" w14:textId="77777777" w:rsidR="00591C44" w:rsidRDefault="00095C8D">
      <w:pPr>
        <w:numPr>
          <w:ilvl w:val="0"/>
          <w:numId w:val="105"/>
        </w:numPr>
        <w:ind w:right="8" w:hanging="360"/>
      </w:pPr>
      <w:r>
        <w:t>基金份额持有人大会的召开及决定的事项；</w:t>
      </w:r>
      <w:r>
        <w:rPr>
          <w:rFonts w:ascii="Times New Roman" w:eastAsia="Times New Roman" w:hAnsi="Times New Roman" w:cs="Times New Roman"/>
        </w:rPr>
        <w:t xml:space="preserve"> </w:t>
      </w:r>
    </w:p>
    <w:p w14:paraId="74FED8DE" w14:textId="77777777" w:rsidR="00591C44" w:rsidRDefault="00095C8D">
      <w:pPr>
        <w:numPr>
          <w:ilvl w:val="0"/>
          <w:numId w:val="105"/>
        </w:numPr>
        <w:ind w:right="8" w:hanging="360"/>
      </w:pPr>
      <w:r>
        <w:t>终止《基金合同》、基金清算；</w:t>
      </w:r>
      <w:r>
        <w:rPr>
          <w:rFonts w:ascii="Times New Roman" w:eastAsia="Times New Roman" w:hAnsi="Times New Roman" w:cs="Times New Roman"/>
        </w:rPr>
        <w:t xml:space="preserve"> </w:t>
      </w:r>
    </w:p>
    <w:p w14:paraId="6FD2C192" w14:textId="77777777" w:rsidR="00591C44" w:rsidRDefault="00095C8D">
      <w:pPr>
        <w:numPr>
          <w:ilvl w:val="0"/>
          <w:numId w:val="105"/>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358E0E0" w14:textId="77777777" w:rsidR="00591C44" w:rsidRDefault="00095C8D">
      <w:pPr>
        <w:numPr>
          <w:ilvl w:val="0"/>
          <w:numId w:val="106"/>
        </w:numPr>
        <w:ind w:right="8" w:firstLine="480"/>
      </w:pPr>
      <w:r>
        <w:t>基金管理人委托基金服务机构代为办理基金的份额登记、核算、估值等</w:t>
      </w:r>
    </w:p>
    <w:p w14:paraId="03B794F8" w14:textId="77777777" w:rsidR="00591C44" w:rsidRDefault="00095C8D">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4DAAC49" w14:textId="77777777" w:rsidR="00591C44" w:rsidRDefault="00095C8D">
      <w:pPr>
        <w:numPr>
          <w:ilvl w:val="0"/>
          <w:numId w:val="106"/>
        </w:numPr>
        <w:ind w:right="8" w:firstLine="480"/>
      </w:pPr>
      <w:r>
        <w:t>基金管理人、基金托管人的法定名称、住所发生变更；</w:t>
      </w:r>
      <w:r>
        <w:rPr>
          <w:rFonts w:ascii="Times New Roman" w:eastAsia="Times New Roman" w:hAnsi="Times New Roman" w:cs="Times New Roman"/>
        </w:rPr>
        <w:t xml:space="preserve"> </w:t>
      </w:r>
    </w:p>
    <w:p w14:paraId="44103D38" w14:textId="77777777" w:rsidR="00591C44" w:rsidRDefault="00095C8D">
      <w:pPr>
        <w:numPr>
          <w:ilvl w:val="0"/>
          <w:numId w:val="106"/>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3E0958DF" w14:textId="77777777" w:rsidR="00591C44" w:rsidRDefault="00095C8D">
      <w:pPr>
        <w:numPr>
          <w:ilvl w:val="0"/>
          <w:numId w:val="106"/>
        </w:numPr>
        <w:ind w:right="8" w:firstLine="480"/>
      </w:pPr>
      <w:r>
        <w:t>基金募集期延长或提前结束募集；</w:t>
      </w:r>
      <w:r>
        <w:rPr>
          <w:rFonts w:ascii="Times New Roman" w:eastAsia="Times New Roman" w:hAnsi="Times New Roman" w:cs="Times New Roman"/>
        </w:rPr>
        <w:t xml:space="preserve"> </w:t>
      </w:r>
    </w:p>
    <w:p w14:paraId="07A34073" w14:textId="77777777" w:rsidR="00591C44" w:rsidRDefault="00095C8D">
      <w:pPr>
        <w:numPr>
          <w:ilvl w:val="0"/>
          <w:numId w:val="106"/>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CEC42A9" w14:textId="77777777" w:rsidR="00591C44" w:rsidRDefault="00095C8D">
      <w:pPr>
        <w:numPr>
          <w:ilvl w:val="0"/>
          <w:numId w:val="106"/>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EC620CB" w14:textId="77777777" w:rsidR="00591C44" w:rsidRDefault="00095C8D">
      <w:pPr>
        <w:numPr>
          <w:ilvl w:val="0"/>
          <w:numId w:val="106"/>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1E4C598" w14:textId="77777777" w:rsidR="00591C44" w:rsidRDefault="00095C8D">
      <w:pPr>
        <w:numPr>
          <w:ilvl w:val="0"/>
          <w:numId w:val="106"/>
        </w:numPr>
        <w:ind w:right="8" w:firstLine="480"/>
      </w:pPr>
      <w:r>
        <w:t>涉及基金管理业务、基金财产、基金托管业务的诉讼或仲裁；</w:t>
      </w:r>
      <w:r>
        <w:rPr>
          <w:rFonts w:ascii="Times New Roman" w:eastAsia="Times New Roman" w:hAnsi="Times New Roman" w:cs="Times New Roman"/>
        </w:rPr>
        <w:t xml:space="preserve"> </w:t>
      </w:r>
    </w:p>
    <w:p w14:paraId="407D1463" w14:textId="77777777" w:rsidR="00591C44" w:rsidRDefault="00095C8D">
      <w:pPr>
        <w:numPr>
          <w:ilvl w:val="0"/>
          <w:numId w:val="106"/>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983EE57" w14:textId="77777777" w:rsidR="00591C44" w:rsidRDefault="00095C8D">
      <w:pPr>
        <w:numPr>
          <w:ilvl w:val="0"/>
          <w:numId w:val="106"/>
        </w:numPr>
        <w:ind w:right="8" w:firstLine="480"/>
      </w:pPr>
      <w:r>
        <w:t>基金管理人运用基金财产买卖基金管理人、基金托管人及其控股股东、</w:t>
      </w:r>
    </w:p>
    <w:p w14:paraId="755B37F3" w14:textId="77777777" w:rsidR="00591C44" w:rsidRDefault="00095C8D">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77E55E5" w14:textId="77777777" w:rsidR="00591C44" w:rsidRDefault="00095C8D">
      <w:pPr>
        <w:numPr>
          <w:ilvl w:val="0"/>
          <w:numId w:val="106"/>
        </w:numPr>
        <w:ind w:right="8" w:firstLine="480"/>
      </w:pPr>
      <w:r>
        <w:t>基金收益分配事项；</w:t>
      </w:r>
      <w:r>
        <w:rPr>
          <w:rFonts w:ascii="Times New Roman" w:eastAsia="Times New Roman" w:hAnsi="Times New Roman" w:cs="Times New Roman"/>
        </w:rPr>
        <w:t xml:space="preserve"> </w:t>
      </w:r>
    </w:p>
    <w:p w14:paraId="54B20C54" w14:textId="77777777" w:rsidR="00591C44" w:rsidRDefault="00095C8D">
      <w:pPr>
        <w:numPr>
          <w:ilvl w:val="0"/>
          <w:numId w:val="106"/>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4D8FE00F" w14:textId="77777777" w:rsidR="00591C44" w:rsidRDefault="00095C8D">
      <w:pPr>
        <w:numPr>
          <w:ilvl w:val="0"/>
          <w:numId w:val="106"/>
        </w:numPr>
        <w:ind w:right="8" w:firstLine="480"/>
      </w:pPr>
      <w:r>
        <w:t>任一类基金份额净值计价错误达该类基金份额净</w:t>
      </w:r>
      <w:r>
        <w:t>值百分之零点五；</w:t>
      </w:r>
      <w:r>
        <w:rPr>
          <w:rFonts w:ascii="Times New Roman" w:eastAsia="Times New Roman" w:hAnsi="Times New Roman" w:cs="Times New Roman"/>
        </w:rPr>
        <w:t xml:space="preserve"> </w:t>
      </w:r>
    </w:p>
    <w:p w14:paraId="23938EB8" w14:textId="77777777" w:rsidR="00591C44" w:rsidRDefault="00095C8D">
      <w:pPr>
        <w:numPr>
          <w:ilvl w:val="0"/>
          <w:numId w:val="106"/>
        </w:numPr>
        <w:ind w:right="8" w:firstLine="480"/>
      </w:pPr>
      <w:r>
        <w:t>基金改聘会计师事务所；</w:t>
      </w:r>
      <w:r>
        <w:rPr>
          <w:rFonts w:ascii="Times New Roman" w:eastAsia="Times New Roman" w:hAnsi="Times New Roman" w:cs="Times New Roman"/>
        </w:rPr>
        <w:t xml:space="preserve"> </w:t>
      </w:r>
    </w:p>
    <w:p w14:paraId="6ED6F891" w14:textId="77777777" w:rsidR="00591C44" w:rsidRDefault="00095C8D">
      <w:pPr>
        <w:numPr>
          <w:ilvl w:val="0"/>
          <w:numId w:val="106"/>
        </w:numPr>
        <w:ind w:right="8" w:firstLine="480"/>
      </w:pPr>
      <w:r>
        <w:t>更换基金登记机构；</w:t>
      </w:r>
      <w:r>
        <w:rPr>
          <w:rFonts w:ascii="Times New Roman" w:eastAsia="Times New Roman" w:hAnsi="Times New Roman" w:cs="Times New Roman"/>
        </w:rPr>
        <w:t xml:space="preserve"> </w:t>
      </w:r>
    </w:p>
    <w:p w14:paraId="480AB6B4" w14:textId="77777777" w:rsidR="00591C44" w:rsidRDefault="00095C8D">
      <w:pPr>
        <w:numPr>
          <w:ilvl w:val="0"/>
          <w:numId w:val="106"/>
        </w:numPr>
        <w:ind w:right="8" w:firstLine="480"/>
      </w:pPr>
      <w:r>
        <w:t>本基金开始办理申购、赎回；</w:t>
      </w:r>
      <w:r>
        <w:rPr>
          <w:rFonts w:ascii="Times New Roman" w:eastAsia="Times New Roman" w:hAnsi="Times New Roman" w:cs="Times New Roman"/>
        </w:rPr>
        <w:t xml:space="preserve"> </w:t>
      </w:r>
    </w:p>
    <w:p w14:paraId="5E10041C" w14:textId="77777777" w:rsidR="00591C44" w:rsidRDefault="00095C8D">
      <w:pPr>
        <w:numPr>
          <w:ilvl w:val="0"/>
          <w:numId w:val="106"/>
        </w:numPr>
        <w:ind w:right="8" w:firstLine="480"/>
      </w:pPr>
      <w:r>
        <w:t>本基金申购、赎回费率及其收费方式发生变更；</w:t>
      </w:r>
      <w:r>
        <w:rPr>
          <w:rFonts w:ascii="Times New Roman" w:eastAsia="Times New Roman" w:hAnsi="Times New Roman" w:cs="Times New Roman"/>
        </w:rPr>
        <w:t xml:space="preserve"> </w:t>
      </w:r>
    </w:p>
    <w:p w14:paraId="277A9584" w14:textId="77777777" w:rsidR="00591C44" w:rsidRDefault="00095C8D">
      <w:pPr>
        <w:numPr>
          <w:ilvl w:val="0"/>
          <w:numId w:val="106"/>
        </w:numPr>
        <w:ind w:right="8" w:firstLine="480"/>
      </w:pPr>
      <w:r>
        <w:t>本基金发生巨额赎回并延期办理；</w:t>
      </w:r>
      <w:r>
        <w:rPr>
          <w:rFonts w:ascii="Times New Roman" w:eastAsia="Times New Roman" w:hAnsi="Times New Roman" w:cs="Times New Roman"/>
        </w:rPr>
        <w:t xml:space="preserve"> </w:t>
      </w:r>
    </w:p>
    <w:p w14:paraId="24C6BFA6" w14:textId="77777777" w:rsidR="00591C44" w:rsidRDefault="00095C8D">
      <w:pPr>
        <w:numPr>
          <w:ilvl w:val="0"/>
          <w:numId w:val="106"/>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77B2FCD9" w14:textId="77777777" w:rsidR="00591C44" w:rsidRDefault="00095C8D">
      <w:pPr>
        <w:numPr>
          <w:ilvl w:val="0"/>
          <w:numId w:val="106"/>
        </w:numPr>
        <w:ind w:right="8" w:firstLine="480"/>
      </w:pPr>
      <w:r>
        <w:t>本基金暂停接受申购、赎回申请或重新接受申购、赎回；</w:t>
      </w:r>
      <w:r>
        <w:rPr>
          <w:rFonts w:ascii="Times New Roman" w:eastAsia="Times New Roman" w:hAnsi="Times New Roman" w:cs="Times New Roman"/>
        </w:rPr>
        <w:t xml:space="preserve"> </w:t>
      </w:r>
    </w:p>
    <w:p w14:paraId="289AFDDB" w14:textId="77777777" w:rsidR="00591C44" w:rsidRDefault="00095C8D">
      <w:pPr>
        <w:numPr>
          <w:ilvl w:val="0"/>
          <w:numId w:val="106"/>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5D09791F" w14:textId="77777777" w:rsidR="00591C44" w:rsidRDefault="00095C8D">
      <w:pPr>
        <w:numPr>
          <w:ilvl w:val="0"/>
          <w:numId w:val="106"/>
        </w:numPr>
        <w:ind w:right="8" w:firstLine="480"/>
      </w:pPr>
      <w:r>
        <w:t>调整基金份额类别的设置；</w:t>
      </w:r>
      <w:r>
        <w:rPr>
          <w:rFonts w:ascii="Times New Roman" w:eastAsia="Times New Roman" w:hAnsi="Times New Roman" w:cs="Times New Roman"/>
        </w:rPr>
        <w:t xml:space="preserve"> </w:t>
      </w:r>
    </w:p>
    <w:p w14:paraId="4F788DCD" w14:textId="77777777" w:rsidR="00591C44" w:rsidRDefault="00095C8D">
      <w:pPr>
        <w:numPr>
          <w:ilvl w:val="0"/>
          <w:numId w:val="106"/>
        </w:numPr>
        <w:ind w:right="8" w:firstLine="480"/>
      </w:pPr>
      <w:r>
        <w:t>基金管理人采用摆动定价机制进行估值；</w:t>
      </w:r>
      <w:r>
        <w:rPr>
          <w:rFonts w:ascii="Times New Roman" w:eastAsia="Times New Roman" w:hAnsi="Times New Roman" w:cs="Times New Roman"/>
        </w:rPr>
        <w:t xml:space="preserve"> </w:t>
      </w:r>
    </w:p>
    <w:p w14:paraId="5EE4CEC2" w14:textId="77777777" w:rsidR="00591C44" w:rsidRDefault="00095C8D">
      <w:pPr>
        <w:numPr>
          <w:ilvl w:val="0"/>
          <w:numId w:val="106"/>
        </w:numPr>
        <w:ind w:right="8" w:firstLine="480"/>
      </w:pPr>
      <w:r>
        <w:t>基金推出新业务或服务；</w:t>
      </w:r>
      <w:r>
        <w:rPr>
          <w:rFonts w:ascii="Times New Roman" w:eastAsia="Times New Roman" w:hAnsi="Times New Roman" w:cs="Times New Roman"/>
        </w:rPr>
        <w:t xml:space="preserve"> </w:t>
      </w:r>
    </w:p>
    <w:p w14:paraId="0ADCC7CA" w14:textId="77777777" w:rsidR="00591C44" w:rsidRDefault="00095C8D">
      <w:pPr>
        <w:numPr>
          <w:ilvl w:val="0"/>
          <w:numId w:val="106"/>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2E945A8" w14:textId="77777777" w:rsidR="00591C44" w:rsidRDefault="00095C8D">
      <w:pPr>
        <w:numPr>
          <w:ilvl w:val="0"/>
          <w:numId w:val="106"/>
        </w:numPr>
        <w:ind w:right="8" w:firstLine="480"/>
      </w:pPr>
      <w:r>
        <w:t>本基金标的指数调整指数编制方法；</w:t>
      </w:r>
      <w:r>
        <w:rPr>
          <w:rFonts w:ascii="Times New Roman" w:eastAsia="Times New Roman" w:hAnsi="Times New Roman" w:cs="Times New Roman"/>
        </w:rPr>
        <w:t xml:space="preserve"> </w:t>
      </w:r>
    </w:p>
    <w:p w14:paraId="5A221D7D" w14:textId="77777777" w:rsidR="00591C44" w:rsidRDefault="00095C8D">
      <w:pPr>
        <w:numPr>
          <w:ilvl w:val="0"/>
          <w:numId w:val="106"/>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D22DFB" w14:textId="77777777" w:rsidR="00591C44" w:rsidRDefault="00095C8D">
      <w:pPr>
        <w:numPr>
          <w:ilvl w:val="0"/>
          <w:numId w:val="107"/>
        </w:numPr>
        <w:ind w:right="8" w:hanging="960"/>
      </w:pPr>
      <w:r>
        <w:t>澄清公告</w:t>
      </w:r>
      <w:r>
        <w:rPr>
          <w:rFonts w:ascii="Times New Roman" w:eastAsia="Times New Roman" w:hAnsi="Times New Roman" w:cs="Times New Roman"/>
        </w:rPr>
        <w:t xml:space="preserve"> </w:t>
      </w:r>
    </w:p>
    <w:p w14:paraId="3F3AF3C4" w14:textId="77777777" w:rsidR="00591C44" w:rsidRDefault="00095C8D">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53A66A2A" w14:textId="77777777" w:rsidR="00591C44" w:rsidRDefault="00095C8D">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32439D6F" w14:textId="77777777" w:rsidR="00591C44" w:rsidRDefault="00095C8D">
      <w:pPr>
        <w:numPr>
          <w:ilvl w:val="0"/>
          <w:numId w:val="107"/>
        </w:numPr>
        <w:ind w:right="8"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66FB6C6F" w14:textId="77777777" w:rsidR="00591C44" w:rsidRDefault="00095C8D">
      <w:pPr>
        <w:numPr>
          <w:ilvl w:val="0"/>
          <w:numId w:val="107"/>
        </w:numPr>
        <w:ind w:right="8" w:hanging="960"/>
      </w:pPr>
      <w:r>
        <w:t>清算报告</w:t>
      </w:r>
      <w:r>
        <w:rPr>
          <w:rFonts w:ascii="Times New Roman" w:eastAsia="Times New Roman" w:hAnsi="Times New Roman" w:cs="Times New Roman"/>
        </w:rPr>
        <w:t xml:space="preserve"> </w:t>
      </w:r>
    </w:p>
    <w:p w14:paraId="567BD89B" w14:textId="77777777" w:rsidR="00591C44" w:rsidRDefault="00095C8D">
      <w:pPr>
        <w:spacing w:after="23" w:line="362" w:lineRule="auto"/>
        <w:ind w:left="-15" w:right="8" w:firstLine="480"/>
      </w:pPr>
      <w:r>
        <w:t>基金合同终止的，基金管理人应当依</w:t>
      </w:r>
      <w:r>
        <w:t>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8319CEE" w14:textId="77777777" w:rsidR="00591C44" w:rsidRDefault="00095C8D">
      <w:pPr>
        <w:numPr>
          <w:ilvl w:val="0"/>
          <w:numId w:val="107"/>
        </w:numPr>
        <w:ind w:right="8" w:hanging="960"/>
      </w:pPr>
      <w:r>
        <w:t>实施侧袋机制期间的信息披露</w:t>
      </w:r>
      <w:r>
        <w:rPr>
          <w:rFonts w:ascii="Times New Roman" w:eastAsia="Times New Roman" w:hAnsi="Times New Roman" w:cs="Times New Roman"/>
        </w:rPr>
        <w:t xml:space="preserve"> </w:t>
      </w:r>
    </w:p>
    <w:p w14:paraId="525E4282" w14:textId="77777777" w:rsidR="00591C44" w:rsidRDefault="00095C8D">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52A4C39" w14:textId="77777777" w:rsidR="00591C44" w:rsidRDefault="00095C8D">
      <w:pPr>
        <w:numPr>
          <w:ilvl w:val="0"/>
          <w:numId w:val="107"/>
        </w:numPr>
        <w:ind w:right="8" w:hanging="960"/>
      </w:pPr>
      <w:r>
        <w:t>中国证监会规定的其他信息</w:t>
      </w:r>
      <w:r>
        <w:rPr>
          <w:rFonts w:ascii="Times New Roman" w:eastAsia="Times New Roman" w:hAnsi="Times New Roman" w:cs="Times New Roman"/>
        </w:rPr>
        <w:t xml:space="preserve"> </w:t>
      </w:r>
    </w:p>
    <w:p w14:paraId="42BAD5C3" w14:textId="77777777" w:rsidR="00591C44" w:rsidRDefault="00095C8D">
      <w:pPr>
        <w:spacing w:after="18" w:line="365" w:lineRule="auto"/>
        <w:ind w:left="-15" w:right="8" w:firstLine="480"/>
      </w:pPr>
      <w:r>
        <w:t>若本基金投资资产支持证券、股指期货、股票期权、</w:t>
      </w:r>
      <w:r>
        <w:t>国债期货、参与融资和转融通证券出借业务，基金管理人将按相关法律法规要求进行披露。</w:t>
      </w:r>
      <w:r>
        <w:rPr>
          <w:rFonts w:ascii="Times New Roman" w:eastAsia="Times New Roman" w:hAnsi="Times New Roman" w:cs="Times New Roman"/>
        </w:rPr>
        <w:t xml:space="preserve"> </w:t>
      </w:r>
    </w:p>
    <w:p w14:paraId="14A77661" w14:textId="77777777" w:rsidR="00591C44" w:rsidRDefault="00095C8D">
      <w:pPr>
        <w:ind w:right="8"/>
      </w:pPr>
      <w:r>
        <w:t>六、信息披露事务管理</w:t>
      </w:r>
      <w:r>
        <w:rPr>
          <w:rFonts w:ascii="Times New Roman" w:eastAsia="Times New Roman" w:hAnsi="Times New Roman" w:cs="Times New Roman"/>
        </w:rPr>
        <w:t xml:space="preserve"> </w:t>
      </w:r>
    </w:p>
    <w:p w14:paraId="77752739" w14:textId="77777777" w:rsidR="00591C44" w:rsidRDefault="00095C8D">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46EBA8E" w14:textId="77777777" w:rsidR="00591C44" w:rsidRDefault="00095C8D">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F7B560" w14:textId="77777777" w:rsidR="00591C44" w:rsidRDefault="00095C8D">
      <w:pPr>
        <w:spacing w:after="14"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w:t>
      </w:r>
      <w:r>
        <w:t>算报告等公开披露的相关基金信息进行复核、审查，并向基金管理人进行书面或者电子确认。</w:t>
      </w:r>
      <w:r>
        <w:rPr>
          <w:rFonts w:ascii="Times New Roman" w:eastAsia="Times New Roman" w:hAnsi="Times New Roman" w:cs="Times New Roman"/>
        </w:rPr>
        <w:t xml:space="preserve"> </w:t>
      </w:r>
    </w:p>
    <w:p w14:paraId="67F5EAE8" w14:textId="77777777" w:rsidR="00591C44" w:rsidRDefault="00095C8D">
      <w:pPr>
        <w:spacing w:after="129"/>
        <w:ind w:right="8"/>
      </w:pPr>
      <w:r>
        <w:t>基金管理人、基金托管人应当在规定报刊中选择一家披露信息的报刊。基金</w:t>
      </w:r>
    </w:p>
    <w:p w14:paraId="6041A79D" w14:textId="77777777" w:rsidR="00591C44" w:rsidRDefault="00095C8D">
      <w:pPr>
        <w:spacing w:after="11"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1C80A00" w14:textId="77777777" w:rsidR="00591C44" w:rsidRDefault="00095C8D">
      <w:pPr>
        <w:spacing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w:t>
      </w:r>
      <w:r>
        <w:t>述自主披露如产生信息披露费用，该费用不得从基金财产中列支。</w:t>
      </w:r>
      <w:r>
        <w:rPr>
          <w:rFonts w:ascii="Times New Roman" w:eastAsia="Times New Roman" w:hAnsi="Times New Roman" w:cs="Times New Roman"/>
        </w:rPr>
        <w:t xml:space="preserve"> </w:t>
      </w:r>
    </w:p>
    <w:p w14:paraId="02348549" w14:textId="77777777" w:rsidR="00591C44" w:rsidRDefault="00095C8D">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3E9E87C" w14:textId="77777777" w:rsidR="00591C44" w:rsidRDefault="00095C8D">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F88A1E9" w14:textId="77777777" w:rsidR="00591C44" w:rsidRDefault="00095C8D">
      <w:pPr>
        <w:ind w:right="8"/>
      </w:pPr>
      <w:r>
        <w:t>七、信息披露文件的存放与查阅</w:t>
      </w:r>
      <w:r>
        <w:rPr>
          <w:rFonts w:ascii="Times New Roman" w:eastAsia="Times New Roman" w:hAnsi="Times New Roman" w:cs="Times New Roman"/>
        </w:rPr>
        <w:t xml:space="preserve"> </w:t>
      </w:r>
    </w:p>
    <w:p w14:paraId="27B82F5A" w14:textId="77777777" w:rsidR="00591C44" w:rsidRDefault="00095C8D">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5FFD6304" w14:textId="77777777" w:rsidR="00591C44" w:rsidRDefault="00095C8D">
      <w:pPr>
        <w:pStyle w:val="1"/>
        <w:spacing w:after="594"/>
        <w:ind w:left="533" w:right="0"/>
        <w:jc w:val="left"/>
      </w:pPr>
      <w:bookmarkStart w:id="18" w:name="_Toc688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6CC69B2" w14:textId="77777777" w:rsidR="00591C44" w:rsidRDefault="00095C8D">
      <w:pPr>
        <w:ind w:right="8"/>
      </w:pPr>
      <w:r>
        <w:t>一、《基金合同》的变更</w:t>
      </w:r>
      <w:r>
        <w:rPr>
          <w:rFonts w:ascii="Times New Roman" w:eastAsia="Times New Roman" w:hAnsi="Times New Roman" w:cs="Times New Roman"/>
        </w:rPr>
        <w:t xml:space="preserve"> </w:t>
      </w:r>
    </w:p>
    <w:p w14:paraId="3AFF91F4" w14:textId="77777777" w:rsidR="00591C44" w:rsidRDefault="00095C8D">
      <w:pPr>
        <w:numPr>
          <w:ilvl w:val="0"/>
          <w:numId w:val="108"/>
        </w:numPr>
        <w:ind w:right="8" w:firstLine="480"/>
      </w:pPr>
      <w:r>
        <w:t>变更基金合同涉及法律法规规定或本基金合同约定应经基金份额持有人</w:t>
      </w:r>
    </w:p>
    <w:p w14:paraId="798F11A2"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0A46572" w14:textId="77777777" w:rsidR="00591C44" w:rsidRDefault="00095C8D">
      <w:pPr>
        <w:numPr>
          <w:ilvl w:val="0"/>
          <w:numId w:val="108"/>
        </w:numPr>
        <w:spacing w:after="12" w:line="370" w:lineRule="auto"/>
        <w:ind w:right="8" w:firstLine="480"/>
      </w:pPr>
      <w:r>
        <w:t>关于《基金合同》变更的基金份额持有人大会决议自表决通过之日起</w:t>
      </w:r>
      <w:r>
        <w:t>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DD487FA" w14:textId="77777777" w:rsidR="00591C44" w:rsidRDefault="00095C8D">
      <w:pPr>
        <w:ind w:right="8"/>
      </w:pPr>
      <w:r>
        <w:t>二、《基金合同》的终止事由</w:t>
      </w:r>
      <w:r>
        <w:rPr>
          <w:rFonts w:ascii="Times New Roman" w:eastAsia="Times New Roman" w:hAnsi="Times New Roman" w:cs="Times New Roman"/>
        </w:rPr>
        <w:t xml:space="preserve"> </w:t>
      </w:r>
    </w:p>
    <w:p w14:paraId="1D715931" w14:textId="77777777" w:rsidR="00591C44" w:rsidRDefault="00095C8D">
      <w:pPr>
        <w:ind w:right="8"/>
      </w:pPr>
      <w:r>
        <w:t>有下列情形之一的，经履行相关程序后，《基金合同》应当终止：</w:t>
      </w:r>
      <w:r>
        <w:rPr>
          <w:rFonts w:ascii="Times New Roman" w:eastAsia="Times New Roman" w:hAnsi="Times New Roman" w:cs="Times New Roman"/>
        </w:rPr>
        <w:t xml:space="preserve"> </w:t>
      </w:r>
    </w:p>
    <w:p w14:paraId="207763CD" w14:textId="77777777" w:rsidR="00591C44" w:rsidRDefault="00095C8D">
      <w:pPr>
        <w:numPr>
          <w:ilvl w:val="0"/>
          <w:numId w:val="109"/>
        </w:numPr>
        <w:ind w:right="8" w:firstLine="480"/>
      </w:pPr>
      <w:r>
        <w:t>基金份额持有人大会决定终止的；</w:t>
      </w:r>
      <w:r>
        <w:rPr>
          <w:rFonts w:ascii="Times New Roman" w:eastAsia="Times New Roman" w:hAnsi="Times New Roman" w:cs="Times New Roman"/>
        </w:rPr>
        <w:t xml:space="preserve"> </w:t>
      </w:r>
    </w:p>
    <w:p w14:paraId="1F3C6F64" w14:textId="77777777" w:rsidR="00591C44" w:rsidRDefault="00095C8D">
      <w:pPr>
        <w:numPr>
          <w:ilvl w:val="0"/>
          <w:numId w:val="10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8A007B" w14:textId="77777777" w:rsidR="00591C44" w:rsidRDefault="00095C8D">
      <w:pPr>
        <w:numPr>
          <w:ilvl w:val="0"/>
          <w:numId w:val="10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5414E85" w14:textId="77777777" w:rsidR="00591C44" w:rsidRDefault="00095C8D">
      <w:pPr>
        <w:numPr>
          <w:ilvl w:val="0"/>
          <w:numId w:val="109"/>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6E0415" w14:textId="77777777" w:rsidR="00591C44" w:rsidRDefault="00095C8D">
      <w:pPr>
        <w:numPr>
          <w:ilvl w:val="0"/>
          <w:numId w:val="109"/>
        </w:numPr>
        <w:ind w:right="8" w:firstLine="480"/>
      </w:pPr>
      <w:r>
        <w:t>《基金合同》约定的其他情形；</w:t>
      </w:r>
      <w:r>
        <w:rPr>
          <w:rFonts w:ascii="Times New Roman" w:eastAsia="Times New Roman" w:hAnsi="Times New Roman" w:cs="Times New Roman"/>
        </w:rPr>
        <w:t xml:space="preserve"> </w:t>
      </w:r>
    </w:p>
    <w:p w14:paraId="589F6335" w14:textId="77777777" w:rsidR="00591C44" w:rsidRDefault="00095C8D">
      <w:pPr>
        <w:numPr>
          <w:ilvl w:val="0"/>
          <w:numId w:val="109"/>
        </w:numPr>
        <w:ind w:right="8" w:firstLine="480"/>
      </w:pPr>
      <w:r>
        <w:t>相关法律法规和中国证监会规定的其他情况。</w:t>
      </w:r>
      <w:r>
        <w:rPr>
          <w:rFonts w:ascii="Times New Roman" w:eastAsia="Times New Roman" w:hAnsi="Times New Roman" w:cs="Times New Roman"/>
        </w:rPr>
        <w:t xml:space="preserve"> </w:t>
      </w:r>
    </w:p>
    <w:p w14:paraId="75ADD054" w14:textId="77777777" w:rsidR="00591C44" w:rsidRDefault="00095C8D">
      <w:pPr>
        <w:ind w:right="8"/>
      </w:pPr>
      <w:r>
        <w:t>三、基金财产的清算</w:t>
      </w:r>
      <w:r>
        <w:rPr>
          <w:rFonts w:ascii="Times New Roman" w:eastAsia="Times New Roman" w:hAnsi="Times New Roman" w:cs="Times New Roman"/>
        </w:rPr>
        <w:t xml:space="preserve"> </w:t>
      </w:r>
    </w:p>
    <w:p w14:paraId="281E0BD2" w14:textId="77777777" w:rsidR="00591C44" w:rsidRDefault="00095C8D">
      <w:pPr>
        <w:numPr>
          <w:ilvl w:val="0"/>
          <w:numId w:val="110"/>
        </w:numPr>
        <w:spacing w:after="5"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B840F2" w14:textId="77777777" w:rsidR="00591C44" w:rsidRDefault="00095C8D">
      <w:pPr>
        <w:numPr>
          <w:ilvl w:val="0"/>
          <w:numId w:val="110"/>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6EA04C98" w14:textId="77777777" w:rsidR="00591C44" w:rsidRDefault="00095C8D">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A74467" w14:textId="77777777" w:rsidR="00591C44" w:rsidRDefault="00095C8D">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9F7ED86" w14:textId="77777777" w:rsidR="00591C44" w:rsidRDefault="00095C8D">
      <w:pPr>
        <w:numPr>
          <w:ilvl w:val="0"/>
          <w:numId w:val="11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75FF9CF" w14:textId="77777777" w:rsidR="00591C44" w:rsidRDefault="00095C8D">
      <w:pPr>
        <w:numPr>
          <w:ilvl w:val="0"/>
          <w:numId w:val="111"/>
        </w:numPr>
        <w:ind w:right="8" w:firstLine="480"/>
      </w:pPr>
      <w:r>
        <w:t>对基金财产和债权</w:t>
      </w:r>
      <w:r>
        <w:t>债务进行清理和确认；</w:t>
      </w:r>
      <w:r>
        <w:rPr>
          <w:rFonts w:ascii="Times New Roman" w:eastAsia="Times New Roman" w:hAnsi="Times New Roman" w:cs="Times New Roman"/>
        </w:rPr>
        <w:t xml:space="preserve"> </w:t>
      </w:r>
    </w:p>
    <w:p w14:paraId="27FF42A8" w14:textId="77777777" w:rsidR="00591C44" w:rsidRDefault="00095C8D">
      <w:pPr>
        <w:numPr>
          <w:ilvl w:val="0"/>
          <w:numId w:val="111"/>
        </w:numPr>
        <w:ind w:right="8" w:firstLine="480"/>
      </w:pPr>
      <w:r>
        <w:t>对基金财产进行估值和变现；</w:t>
      </w:r>
      <w:r>
        <w:rPr>
          <w:rFonts w:ascii="Times New Roman" w:eastAsia="Times New Roman" w:hAnsi="Times New Roman" w:cs="Times New Roman"/>
        </w:rPr>
        <w:t xml:space="preserve"> </w:t>
      </w:r>
    </w:p>
    <w:p w14:paraId="06ACF350" w14:textId="77777777" w:rsidR="00591C44" w:rsidRDefault="00095C8D">
      <w:pPr>
        <w:numPr>
          <w:ilvl w:val="0"/>
          <w:numId w:val="111"/>
        </w:numPr>
        <w:ind w:right="8" w:firstLine="480"/>
      </w:pPr>
      <w:r>
        <w:t>制作清算报告；</w:t>
      </w:r>
      <w:r>
        <w:rPr>
          <w:rFonts w:ascii="Times New Roman" w:eastAsia="Times New Roman" w:hAnsi="Times New Roman" w:cs="Times New Roman"/>
        </w:rPr>
        <w:t xml:space="preserve"> </w:t>
      </w:r>
    </w:p>
    <w:p w14:paraId="33FEF418" w14:textId="77777777" w:rsidR="00591C44" w:rsidRDefault="00095C8D">
      <w:pPr>
        <w:numPr>
          <w:ilvl w:val="0"/>
          <w:numId w:val="11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E700C1" w14:textId="77777777" w:rsidR="00591C44" w:rsidRDefault="00095C8D">
      <w:pPr>
        <w:numPr>
          <w:ilvl w:val="0"/>
          <w:numId w:val="111"/>
        </w:numPr>
        <w:ind w:right="8" w:firstLine="480"/>
      </w:pPr>
      <w:r>
        <w:t>将清算报告报中国证监会备案并公告；</w:t>
      </w:r>
      <w:r>
        <w:rPr>
          <w:rFonts w:ascii="Times New Roman" w:eastAsia="Times New Roman" w:hAnsi="Times New Roman" w:cs="Times New Roman"/>
        </w:rPr>
        <w:t xml:space="preserve"> </w:t>
      </w:r>
    </w:p>
    <w:p w14:paraId="7714C340" w14:textId="77777777" w:rsidR="00591C44" w:rsidRDefault="00095C8D">
      <w:pPr>
        <w:numPr>
          <w:ilvl w:val="0"/>
          <w:numId w:val="111"/>
        </w:numPr>
        <w:ind w:right="8" w:firstLine="480"/>
      </w:pPr>
      <w:r>
        <w:t>对基金剩余财产进行分配。</w:t>
      </w:r>
      <w:r>
        <w:rPr>
          <w:rFonts w:ascii="Times New Roman" w:eastAsia="Times New Roman" w:hAnsi="Times New Roman" w:cs="Times New Roman"/>
        </w:rPr>
        <w:t xml:space="preserve"> </w:t>
      </w:r>
    </w:p>
    <w:p w14:paraId="729377F7"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6E398A" w14:textId="77777777" w:rsidR="00591C44" w:rsidRDefault="00095C8D">
      <w:pPr>
        <w:numPr>
          <w:ilvl w:val="0"/>
          <w:numId w:val="112"/>
        </w:numPr>
        <w:ind w:right="8" w:hanging="480"/>
      </w:pPr>
      <w:r>
        <w:t>清算费用</w:t>
      </w:r>
      <w:r>
        <w:rPr>
          <w:rFonts w:ascii="Times New Roman" w:eastAsia="Times New Roman" w:hAnsi="Times New Roman" w:cs="Times New Roman"/>
        </w:rPr>
        <w:t xml:space="preserve"> </w:t>
      </w:r>
    </w:p>
    <w:p w14:paraId="05A231E3"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608145" w14:textId="77777777" w:rsidR="00591C44" w:rsidRDefault="00095C8D">
      <w:pPr>
        <w:numPr>
          <w:ilvl w:val="0"/>
          <w:numId w:val="112"/>
        </w:numPr>
        <w:ind w:right="8" w:hanging="480"/>
      </w:pPr>
      <w:r>
        <w:t>基金财产清算剩余资产的分配</w:t>
      </w:r>
      <w:r>
        <w:rPr>
          <w:rFonts w:ascii="Times New Roman" w:eastAsia="Times New Roman" w:hAnsi="Times New Roman" w:cs="Times New Roman"/>
        </w:rPr>
        <w:t xml:space="preserve"> </w:t>
      </w:r>
    </w:p>
    <w:p w14:paraId="234C0990" w14:textId="77777777" w:rsidR="00591C44" w:rsidRDefault="00095C8D">
      <w:pPr>
        <w:spacing w:after="21" w:line="363" w:lineRule="auto"/>
        <w:ind w:left="-15" w:right="8" w:firstLine="480"/>
      </w:pPr>
      <w:del w:id="1" w:author="FundLex" w:date="2026-10-22T03:09:57Z">
        <w:r>
          <w:delText>依据基金财产清算的分配方案，将基金财产清算后的全部剩余资产扣除基金财产清算费用、交纳所欠税款并清偿基金债务后，按基金份额持有人持有的各类基金份额比例进行分配。</w:delText>
        </w:r>
      </w:del>
      <w:ins w:id="2" w:author="FundLex" w:date="2026-10-22T03:09:57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37179674" w14:textId="77777777" w:rsidR="00591C44" w:rsidRDefault="00095C8D">
      <w:pPr>
        <w:numPr>
          <w:ilvl w:val="0"/>
          <w:numId w:val="112"/>
        </w:numPr>
        <w:ind w:right="8" w:hanging="480"/>
      </w:pPr>
      <w:r>
        <w:t>基金财产清算的公告</w:t>
      </w:r>
      <w:r>
        <w:rPr>
          <w:rFonts w:ascii="Times New Roman" w:eastAsia="Times New Roman" w:hAnsi="Times New Roman" w:cs="Times New Roman"/>
        </w:rPr>
        <w:t xml:space="preserve"> </w:t>
      </w:r>
    </w:p>
    <w:p w14:paraId="1EF3C260" w14:textId="77777777" w:rsidR="00591C44" w:rsidRDefault="00095C8D">
      <w:pPr>
        <w:spacing w:after="129"/>
        <w:ind w:right="8"/>
      </w:pPr>
      <w:r>
        <w:t>清算过程中的有关重大事项须及时公告；基金财产清算报告经符合《证券法》</w:t>
      </w:r>
    </w:p>
    <w:p w14:paraId="08749560" w14:textId="77777777" w:rsidR="00591C44" w:rsidRDefault="00095C8D">
      <w:pPr>
        <w:spacing w:after="10" w:line="372" w:lineRule="auto"/>
        <w:ind w:left="-5" w:right="8"/>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B9335B3" w14:textId="77777777" w:rsidR="00591C44" w:rsidRDefault="00095C8D">
      <w:pPr>
        <w:numPr>
          <w:ilvl w:val="0"/>
          <w:numId w:val="112"/>
        </w:numPr>
        <w:ind w:right="8" w:hanging="480"/>
      </w:pPr>
      <w:r>
        <w:t>基金财产清算账册及文件的保存</w:t>
      </w:r>
      <w:r>
        <w:rPr>
          <w:rFonts w:ascii="Times New Roman" w:eastAsia="Times New Roman" w:hAnsi="Times New Roman" w:cs="Times New Roman"/>
        </w:rPr>
        <w:t xml:space="preserve"> </w:t>
      </w:r>
    </w:p>
    <w:p w14:paraId="59800C36" w14:textId="77777777" w:rsidR="00591C44" w:rsidRDefault="00095C8D">
      <w:pPr>
        <w:ind w:right="8"/>
      </w:pPr>
      <w:r>
        <w:t>基金财产清算账册及有关文件由基金托管人保存，保存期限不得低于法律法</w:t>
      </w:r>
    </w:p>
    <w:p w14:paraId="20615AF2" w14:textId="77777777" w:rsidR="00591C44" w:rsidRDefault="00095C8D">
      <w:pPr>
        <w:ind w:left="-5" w:right="8"/>
      </w:pPr>
      <w:r>
        <w:t>规规定的最低期限。</w:t>
      </w:r>
      <w:r>
        <w:rPr>
          <w:rFonts w:ascii="Times New Roman" w:eastAsia="Times New Roman" w:hAnsi="Times New Roman" w:cs="Times New Roman"/>
        </w:rPr>
        <w:t xml:space="preserve"> </w:t>
      </w:r>
    </w:p>
    <w:p w14:paraId="51EABBE5" w14:textId="77777777" w:rsidR="00591C44" w:rsidRDefault="00095C8D">
      <w:pPr>
        <w:pStyle w:val="1"/>
        <w:spacing w:after="585"/>
        <w:ind w:right="240"/>
      </w:pPr>
      <w:bookmarkStart w:id="19" w:name="_Toc688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537330F" w14:textId="77777777" w:rsidR="00591C44" w:rsidRDefault="00095C8D">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w:t>
      </w:r>
      <w:r>
        <w:t>况，当事人免责：</w:t>
      </w:r>
      <w:r>
        <w:rPr>
          <w:rFonts w:ascii="Times New Roman" w:eastAsia="Times New Roman" w:hAnsi="Times New Roman" w:cs="Times New Roman"/>
        </w:rPr>
        <w:t xml:space="preserve"> </w:t>
      </w:r>
    </w:p>
    <w:p w14:paraId="21AE8B63" w14:textId="77777777" w:rsidR="00591C44" w:rsidRDefault="00095C8D">
      <w:pPr>
        <w:numPr>
          <w:ilvl w:val="0"/>
          <w:numId w:val="11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0260CA3" w14:textId="77777777" w:rsidR="00591C44" w:rsidRDefault="00095C8D">
      <w:pPr>
        <w:numPr>
          <w:ilvl w:val="0"/>
          <w:numId w:val="11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EBFA17C" w14:textId="77777777" w:rsidR="00591C44" w:rsidRDefault="00095C8D">
      <w:pPr>
        <w:numPr>
          <w:ilvl w:val="0"/>
          <w:numId w:val="113"/>
        </w:numPr>
        <w:ind w:right="8" w:firstLine="480"/>
      </w:pPr>
      <w:r>
        <w:t>不可抗力。</w:t>
      </w:r>
      <w:r>
        <w:rPr>
          <w:rFonts w:ascii="Times New Roman" w:eastAsia="Times New Roman" w:hAnsi="Times New Roman" w:cs="Times New Roman"/>
        </w:rPr>
        <w:t xml:space="preserve"> </w:t>
      </w:r>
    </w:p>
    <w:p w14:paraId="68A2C479" w14:textId="77777777" w:rsidR="00591C44" w:rsidRDefault="00095C8D">
      <w:pPr>
        <w:numPr>
          <w:ilvl w:val="0"/>
          <w:numId w:val="11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7583929" w14:textId="77777777" w:rsidR="00591C44" w:rsidRDefault="00095C8D">
      <w:pPr>
        <w:numPr>
          <w:ilvl w:val="0"/>
          <w:numId w:val="114"/>
        </w:numPr>
        <w:spacing w:after="14" w:line="361" w:lineRule="auto"/>
        <w:ind w:right="8"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E95C69E" w14:textId="77777777" w:rsidR="00591C44" w:rsidRDefault="00095C8D">
      <w:pPr>
        <w:spacing w:after="0" w:line="259" w:lineRule="auto"/>
        <w:ind w:left="0" w:firstLine="0"/>
      </w:pPr>
      <w:r>
        <w:rPr>
          <w:rFonts w:ascii="Times New Roman" w:eastAsia="Times New Roman" w:hAnsi="Times New Roman" w:cs="Times New Roman"/>
        </w:rPr>
        <w:t xml:space="preserve"> </w:t>
      </w:r>
    </w:p>
    <w:p w14:paraId="72F16460" w14:textId="77777777" w:rsidR="00591C44" w:rsidRDefault="00095C8D">
      <w:pPr>
        <w:pStyle w:val="1"/>
        <w:spacing w:after="586"/>
      </w:pPr>
      <w:bookmarkStart w:id="20" w:name="_Toc688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1A4B3EE"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w:t>
      </w:r>
      <w:r>
        <w:t>仲裁，仲裁地点为广州市，仲裁裁决是终局性的并对各方当事人具有约束力，仲裁费由败诉方承担。</w:t>
      </w:r>
      <w:r>
        <w:rPr>
          <w:rFonts w:ascii="Times New Roman" w:eastAsia="Times New Roman" w:hAnsi="Times New Roman" w:cs="Times New Roman"/>
        </w:rPr>
        <w:t xml:space="preserve"> </w:t>
      </w:r>
    </w:p>
    <w:p w14:paraId="16979172"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B3900A" w14:textId="77777777" w:rsidR="00591C44" w:rsidRDefault="00095C8D">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36A9B05E" w14:textId="77777777" w:rsidR="00591C44" w:rsidRDefault="00095C8D">
      <w:pPr>
        <w:spacing w:after="0" w:line="259" w:lineRule="auto"/>
        <w:ind w:left="0" w:firstLine="0"/>
      </w:pPr>
      <w:r>
        <w:rPr>
          <w:rFonts w:ascii="Times New Roman" w:eastAsia="Times New Roman" w:hAnsi="Times New Roman" w:cs="Times New Roman"/>
        </w:rPr>
        <w:t xml:space="preserve"> </w:t>
      </w:r>
      <w:r>
        <w:br w:type="page"/>
      </w:r>
    </w:p>
    <w:p w14:paraId="26DFCCBC" w14:textId="77777777" w:rsidR="00591C44" w:rsidRDefault="00095C8D">
      <w:pPr>
        <w:pStyle w:val="1"/>
        <w:spacing w:after="593"/>
        <w:ind w:right="242"/>
      </w:pPr>
      <w:bookmarkStart w:id="21" w:name="_Toc688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2BDFFD1" w14:textId="77777777" w:rsidR="00591C44" w:rsidRDefault="00095C8D">
      <w:pPr>
        <w:spacing w:after="150" w:line="259" w:lineRule="auto"/>
        <w:ind w:left="244" w:right="622"/>
        <w:jc w:val="center"/>
      </w:pPr>
      <w:r>
        <w:t>《基金合同》是约定基金合同当事人之间权利义务关系的法律文件。</w:t>
      </w:r>
      <w:r>
        <w:rPr>
          <w:rFonts w:ascii="Times New Roman" w:eastAsia="Times New Roman" w:hAnsi="Times New Roman" w:cs="Times New Roman"/>
        </w:rPr>
        <w:t xml:space="preserve"> </w:t>
      </w:r>
    </w:p>
    <w:p w14:paraId="7E0BE59D" w14:textId="77777777" w:rsidR="00591C44" w:rsidRDefault="00095C8D">
      <w:pPr>
        <w:numPr>
          <w:ilvl w:val="0"/>
          <w:numId w:val="11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2974BF6F" w14:textId="77777777" w:rsidR="00591C44" w:rsidRDefault="00095C8D">
      <w:pPr>
        <w:numPr>
          <w:ilvl w:val="0"/>
          <w:numId w:val="11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EE0C17D" w14:textId="77777777" w:rsidR="00591C44" w:rsidRDefault="00095C8D">
      <w:pPr>
        <w:numPr>
          <w:ilvl w:val="0"/>
          <w:numId w:val="11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6BD325" w14:textId="77777777" w:rsidR="00591C44" w:rsidRDefault="00095C8D">
      <w:pPr>
        <w:numPr>
          <w:ilvl w:val="0"/>
          <w:numId w:val="11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68FFA4C" w14:textId="77777777" w:rsidR="00591C44" w:rsidRDefault="00095C8D">
      <w:pPr>
        <w:numPr>
          <w:ilvl w:val="0"/>
          <w:numId w:val="115"/>
        </w:numPr>
        <w:spacing w:line="379" w:lineRule="auto"/>
        <w:ind w:right="8"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r>
        <w:br w:type="page"/>
      </w:r>
    </w:p>
    <w:p w14:paraId="4C8216DE" w14:textId="77777777" w:rsidR="00591C44" w:rsidRDefault="00095C8D">
      <w:pPr>
        <w:pStyle w:val="1"/>
      </w:pPr>
      <w:bookmarkStart w:id="22" w:name="_Toc688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5B413A6" w14:textId="77777777" w:rsidR="00591C44" w:rsidRDefault="00095C8D">
      <w:pPr>
        <w:spacing w:after="131" w:line="259" w:lineRule="auto"/>
        <w:ind w:left="480" w:firstLine="0"/>
      </w:pPr>
      <w:r>
        <w:t xml:space="preserve"> </w:t>
      </w:r>
    </w:p>
    <w:p w14:paraId="58628857" w14:textId="77777777" w:rsidR="00591C44" w:rsidRDefault="00095C8D">
      <w:pPr>
        <w:spacing w:after="0" w:line="360" w:lineRule="auto"/>
        <w:ind w:left="-15" w:right="8" w:firstLine="480"/>
      </w:pPr>
      <w:r>
        <w:t>《基金合同》如有未尽事宜，由《基金合同》当事人各方按有关法律法规协商解决。</w:t>
      </w:r>
      <w:r>
        <w:t xml:space="preserve"> </w:t>
      </w:r>
    </w:p>
    <w:p w14:paraId="571564EB" w14:textId="77777777" w:rsidR="00591C44" w:rsidRDefault="00095C8D">
      <w:pPr>
        <w:spacing w:after="52" w:line="259" w:lineRule="auto"/>
        <w:ind w:left="480" w:firstLine="0"/>
      </w:pPr>
      <w:r>
        <w:t xml:space="preserve"> </w:t>
      </w:r>
    </w:p>
    <w:p w14:paraId="6ACD7A1D" w14:textId="77777777" w:rsidR="00591C44" w:rsidRDefault="00095C8D">
      <w:pPr>
        <w:spacing w:after="0" w:line="259" w:lineRule="auto"/>
        <w:ind w:left="0" w:firstLine="0"/>
      </w:pPr>
      <w:r>
        <w:t xml:space="preserve"> </w:t>
      </w:r>
      <w:r>
        <w:tab/>
        <w:t xml:space="preserve"> </w:t>
      </w:r>
      <w:r>
        <w:br w:type="page"/>
      </w:r>
    </w:p>
    <w:p w14:paraId="67D29634" w14:textId="77777777" w:rsidR="00591C44" w:rsidRDefault="00095C8D">
      <w:pPr>
        <w:spacing w:after="238" w:line="259" w:lineRule="auto"/>
        <w:ind w:left="480" w:firstLine="0"/>
      </w:pPr>
      <w:r>
        <w:t xml:space="preserve"> </w:t>
      </w:r>
    </w:p>
    <w:p w14:paraId="14D949D8" w14:textId="77777777" w:rsidR="00591C44" w:rsidRDefault="00095C8D">
      <w:pPr>
        <w:pStyle w:val="1"/>
        <w:spacing w:after="29"/>
        <w:ind w:right="245"/>
      </w:pPr>
      <w:bookmarkStart w:id="23" w:name="_Toc688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F2AE18" w14:textId="77777777" w:rsidR="00591C44" w:rsidRDefault="00095C8D">
      <w:pPr>
        <w:spacing w:after="144" w:line="259" w:lineRule="auto"/>
        <w:ind w:left="0" w:firstLine="0"/>
      </w:pPr>
      <w:r>
        <w:rPr>
          <w:rFonts w:ascii="Times New Roman" w:eastAsia="Times New Roman" w:hAnsi="Times New Roman" w:cs="Times New Roman"/>
          <w:sz w:val="21"/>
        </w:rPr>
        <w:t xml:space="preserve"> </w:t>
      </w:r>
    </w:p>
    <w:p w14:paraId="6F0DCB9F" w14:textId="77777777" w:rsidR="00591C44" w:rsidRDefault="00095C8D">
      <w:pPr>
        <w:ind w:left="492" w:right="8"/>
      </w:pPr>
      <w:r>
        <w:t>一、基金份额持有人、基金管理人和基金托管人的权利与义务</w:t>
      </w:r>
      <w:r>
        <w:rPr>
          <w:rFonts w:ascii="Times New Roman" w:eastAsia="Times New Roman" w:hAnsi="Times New Roman" w:cs="Times New Roman"/>
          <w:b/>
        </w:rPr>
        <w:t xml:space="preserve"> </w:t>
      </w:r>
    </w:p>
    <w:p w14:paraId="7F498B2B" w14:textId="77777777" w:rsidR="00591C44" w:rsidRDefault="00095C8D">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6CECED"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CA2720" w14:textId="77777777" w:rsidR="00591C44" w:rsidRDefault="00095C8D">
      <w:pPr>
        <w:numPr>
          <w:ilvl w:val="0"/>
          <w:numId w:val="116"/>
        </w:numPr>
        <w:ind w:right="8" w:firstLine="480"/>
      </w:pPr>
      <w:r>
        <w:t>依法募集资金；</w:t>
      </w:r>
      <w:r>
        <w:rPr>
          <w:rFonts w:ascii="Times New Roman" w:eastAsia="Times New Roman" w:hAnsi="Times New Roman" w:cs="Times New Roman"/>
        </w:rPr>
        <w:t xml:space="preserve"> </w:t>
      </w:r>
    </w:p>
    <w:p w14:paraId="1A4BC71A" w14:textId="77777777" w:rsidR="00591C44" w:rsidRDefault="00095C8D">
      <w:pPr>
        <w:numPr>
          <w:ilvl w:val="0"/>
          <w:numId w:val="11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821E711" w14:textId="77777777" w:rsidR="00591C44" w:rsidRDefault="00095C8D">
      <w:pPr>
        <w:numPr>
          <w:ilvl w:val="0"/>
          <w:numId w:val="11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AA60F9" w14:textId="77777777" w:rsidR="00591C44" w:rsidRDefault="00095C8D">
      <w:pPr>
        <w:numPr>
          <w:ilvl w:val="0"/>
          <w:numId w:val="116"/>
        </w:numPr>
        <w:ind w:right="8" w:firstLine="480"/>
      </w:pPr>
      <w:r>
        <w:t>销售基金份额；</w:t>
      </w:r>
      <w:r>
        <w:rPr>
          <w:rFonts w:ascii="Times New Roman" w:eastAsia="Times New Roman" w:hAnsi="Times New Roman" w:cs="Times New Roman"/>
        </w:rPr>
        <w:t xml:space="preserve"> </w:t>
      </w:r>
    </w:p>
    <w:p w14:paraId="5E571C94" w14:textId="77777777" w:rsidR="00591C44" w:rsidRDefault="00095C8D">
      <w:pPr>
        <w:numPr>
          <w:ilvl w:val="0"/>
          <w:numId w:val="116"/>
        </w:numPr>
        <w:ind w:right="8" w:firstLine="480"/>
      </w:pPr>
      <w:r>
        <w:t>按照规定召集基金份额持有人大会；</w:t>
      </w:r>
      <w:r>
        <w:rPr>
          <w:rFonts w:ascii="Times New Roman" w:eastAsia="Times New Roman" w:hAnsi="Times New Roman" w:cs="Times New Roman"/>
        </w:rPr>
        <w:t xml:space="preserve"> </w:t>
      </w:r>
    </w:p>
    <w:p w14:paraId="4EF037CD" w14:textId="77777777" w:rsidR="00591C44" w:rsidRDefault="00095C8D">
      <w:pPr>
        <w:numPr>
          <w:ilvl w:val="0"/>
          <w:numId w:val="11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998BBC" w14:textId="77777777" w:rsidR="00591C44" w:rsidRDefault="00095C8D">
      <w:pPr>
        <w:numPr>
          <w:ilvl w:val="0"/>
          <w:numId w:val="116"/>
        </w:numPr>
        <w:ind w:right="8" w:firstLine="480"/>
      </w:pPr>
      <w:r>
        <w:t>在基金托管人更换时，提名新的基金托管人；</w:t>
      </w:r>
      <w:r>
        <w:rPr>
          <w:rFonts w:ascii="Times New Roman" w:eastAsia="Times New Roman" w:hAnsi="Times New Roman" w:cs="Times New Roman"/>
        </w:rPr>
        <w:t xml:space="preserve"> </w:t>
      </w:r>
    </w:p>
    <w:p w14:paraId="4D92AA73" w14:textId="77777777" w:rsidR="00591C44" w:rsidRDefault="00095C8D">
      <w:pPr>
        <w:numPr>
          <w:ilvl w:val="0"/>
          <w:numId w:val="11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EA1E110" w14:textId="77777777" w:rsidR="00591C44" w:rsidRDefault="00095C8D">
      <w:pPr>
        <w:numPr>
          <w:ilvl w:val="0"/>
          <w:numId w:val="11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43C9C6" w14:textId="77777777" w:rsidR="00591C44" w:rsidRDefault="00095C8D">
      <w:pPr>
        <w:numPr>
          <w:ilvl w:val="0"/>
          <w:numId w:val="11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A09C28" w14:textId="77777777" w:rsidR="00591C44" w:rsidRDefault="00095C8D">
      <w:pPr>
        <w:numPr>
          <w:ilvl w:val="0"/>
          <w:numId w:val="116"/>
        </w:numPr>
        <w:ind w:right="8" w:firstLine="480"/>
      </w:pPr>
      <w:r>
        <w:t>在《基金合同》约定的范围内，拒绝或暂停受理申购与赎回申请；</w:t>
      </w:r>
      <w:r>
        <w:rPr>
          <w:rFonts w:ascii="Times New Roman" w:eastAsia="Times New Roman" w:hAnsi="Times New Roman" w:cs="Times New Roman"/>
        </w:rPr>
        <w:t xml:space="preserve">  </w:t>
      </w:r>
    </w:p>
    <w:p w14:paraId="4E935B4F" w14:textId="77777777" w:rsidR="00591C44" w:rsidRDefault="00095C8D">
      <w:pPr>
        <w:numPr>
          <w:ilvl w:val="0"/>
          <w:numId w:val="116"/>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22C90F" w14:textId="77777777" w:rsidR="00591C44" w:rsidRDefault="00095C8D">
      <w:pPr>
        <w:numPr>
          <w:ilvl w:val="0"/>
          <w:numId w:val="116"/>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F87F260" w14:textId="77777777" w:rsidR="00591C44" w:rsidRDefault="00095C8D">
      <w:pPr>
        <w:numPr>
          <w:ilvl w:val="0"/>
          <w:numId w:val="116"/>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6A5A58" w14:textId="77777777" w:rsidR="00591C44" w:rsidRDefault="00095C8D">
      <w:pPr>
        <w:numPr>
          <w:ilvl w:val="0"/>
          <w:numId w:val="116"/>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418930D" w14:textId="77777777" w:rsidR="00591C44" w:rsidRDefault="00095C8D">
      <w:pPr>
        <w:numPr>
          <w:ilvl w:val="0"/>
          <w:numId w:val="116"/>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DCE0C3A" w14:textId="77777777" w:rsidR="00591C44" w:rsidRDefault="00095C8D">
      <w:pPr>
        <w:numPr>
          <w:ilvl w:val="0"/>
          <w:numId w:val="116"/>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34B7D0E2"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D53057" w14:textId="77777777" w:rsidR="00591C44" w:rsidRDefault="00095C8D">
      <w:pPr>
        <w:numPr>
          <w:ilvl w:val="0"/>
          <w:numId w:val="117"/>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AC42F6" w14:textId="77777777" w:rsidR="00591C44" w:rsidRDefault="00095C8D">
      <w:pPr>
        <w:numPr>
          <w:ilvl w:val="0"/>
          <w:numId w:val="117"/>
        </w:numPr>
        <w:ind w:right="8" w:firstLine="480"/>
      </w:pPr>
      <w:r>
        <w:t>办理基金备案手续；</w:t>
      </w:r>
      <w:r>
        <w:rPr>
          <w:rFonts w:ascii="Times New Roman" w:eastAsia="Times New Roman" w:hAnsi="Times New Roman" w:cs="Times New Roman"/>
        </w:rPr>
        <w:t xml:space="preserve"> </w:t>
      </w:r>
    </w:p>
    <w:p w14:paraId="7E91AA89" w14:textId="77777777" w:rsidR="00591C44" w:rsidRDefault="00095C8D">
      <w:pPr>
        <w:numPr>
          <w:ilvl w:val="0"/>
          <w:numId w:val="11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5483B70" w14:textId="77777777" w:rsidR="00591C44" w:rsidRDefault="00095C8D">
      <w:pPr>
        <w:numPr>
          <w:ilvl w:val="0"/>
          <w:numId w:val="11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1D004B" w14:textId="77777777" w:rsidR="00591C44" w:rsidRDefault="00095C8D">
      <w:pPr>
        <w:numPr>
          <w:ilvl w:val="0"/>
          <w:numId w:val="117"/>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A11777" w14:textId="77777777" w:rsidR="00591C44" w:rsidRDefault="00095C8D">
      <w:pPr>
        <w:numPr>
          <w:ilvl w:val="0"/>
          <w:numId w:val="11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0DD804" w14:textId="77777777" w:rsidR="00591C44" w:rsidRDefault="00095C8D">
      <w:pPr>
        <w:numPr>
          <w:ilvl w:val="0"/>
          <w:numId w:val="117"/>
        </w:numPr>
        <w:ind w:right="8" w:firstLine="480"/>
      </w:pPr>
      <w:r>
        <w:t>依法接受基金托管人的监督；</w:t>
      </w:r>
      <w:r>
        <w:rPr>
          <w:rFonts w:ascii="Times New Roman" w:eastAsia="Times New Roman" w:hAnsi="Times New Roman" w:cs="Times New Roman"/>
        </w:rPr>
        <w:t xml:space="preserve"> </w:t>
      </w:r>
    </w:p>
    <w:p w14:paraId="4724FC9A" w14:textId="77777777" w:rsidR="00591C44" w:rsidRDefault="00095C8D">
      <w:pPr>
        <w:numPr>
          <w:ilvl w:val="0"/>
          <w:numId w:val="11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FB7031" w14:textId="77777777" w:rsidR="00591C44" w:rsidRDefault="00095C8D">
      <w:pPr>
        <w:numPr>
          <w:ilvl w:val="0"/>
          <w:numId w:val="117"/>
        </w:numPr>
        <w:ind w:right="8" w:firstLine="480"/>
      </w:pPr>
      <w:r>
        <w:t>进行基金会计核算并编制基金财务</w:t>
      </w:r>
      <w:r>
        <w:t>会计报告；</w:t>
      </w:r>
      <w:r>
        <w:rPr>
          <w:rFonts w:ascii="Times New Roman" w:eastAsia="Times New Roman" w:hAnsi="Times New Roman" w:cs="Times New Roman"/>
        </w:rPr>
        <w:t xml:space="preserve"> </w:t>
      </w:r>
    </w:p>
    <w:p w14:paraId="790BF63E" w14:textId="77777777" w:rsidR="00591C44" w:rsidRDefault="00095C8D">
      <w:pPr>
        <w:numPr>
          <w:ilvl w:val="0"/>
          <w:numId w:val="117"/>
        </w:numPr>
        <w:ind w:right="8" w:firstLine="480"/>
      </w:pPr>
      <w:r>
        <w:t>编制季度、中期和年度报告；</w:t>
      </w:r>
      <w:r>
        <w:rPr>
          <w:rFonts w:ascii="Times New Roman" w:eastAsia="Times New Roman" w:hAnsi="Times New Roman" w:cs="Times New Roman"/>
        </w:rPr>
        <w:t xml:space="preserve"> </w:t>
      </w:r>
    </w:p>
    <w:p w14:paraId="5AF29ED5" w14:textId="77777777" w:rsidR="00591C44" w:rsidRDefault="00095C8D">
      <w:pPr>
        <w:numPr>
          <w:ilvl w:val="0"/>
          <w:numId w:val="11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8C44A64" w14:textId="77777777" w:rsidR="00591C44" w:rsidRDefault="00095C8D">
      <w:pPr>
        <w:numPr>
          <w:ilvl w:val="0"/>
          <w:numId w:val="117"/>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D669F38" w14:textId="77777777" w:rsidR="00591C44" w:rsidRDefault="00095C8D">
      <w:pPr>
        <w:numPr>
          <w:ilvl w:val="0"/>
          <w:numId w:val="11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4F6E65C" w14:textId="77777777" w:rsidR="00591C44" w:rsidRDefault="00095C8D">
      <w:pPr>
        <w:numPr>
          <w:ilvl w:val="0"/>
          <w:numId w:val="117"/>
        </w:numPr>
        <w:ind w:right="8" w:firstLine="480"/>
      </w:pPr>
      <w:r>
        <w:t>按规定受理申购与赎回申请，及时、足额支付赎回款项；</w:t>
      </w:r>
      <w:r>
        <w:rPr>
          <w:rFonts w:ascii="Times New Roman" w:eastAsia="Times New Roman" w:hAnsi="Times New Roman" w:cs="Times New Roman"/>
        </w:rPr>
        <w:t xml:space="preserve"> </w:t>
      </w:r>
    </w:p>
    <w:p w14:paraId="7EF0280B" w14:textId="77777777" w:rsidR="00591C44" w:rsidRDefault="00095C8D">
      <w:pPr>
        <w:numPr>
          <w:ilvl w:val="0"/>
          <w:numId w:val="11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3D18EB" w14:textId="77777777" w:rsidR="00591C44" w:rsidRDefault="00095C8D">
      <w:pPr>
        <w:numPr>
          <w:ilvl w:val="0"/>
          <w:numId w:val="117"/>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8F1D100" w14:textId="77777777" w:rsidR="00591C44" w:rsidRDefault="00095C8D">
      <w:pPr>
        <w:numPr>
          <w:ilvl w:val="0"/>
          <w:numId w:val="11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EBE0D7" w14:textId="77777777" w:rsidR="00591C44" w:rsidRDefault="00095C8D">
      <w:pPr>
        <w:numPr>
          <w:ilvl w:val="0"/>
          <w:numId w:val="11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71D6AE7" w14:textId="77777777" w:rsidR="00591C44" w:rsidRDefault="00095C8D">
      <w:pPr>
        <w:numPr>
          <w:ilvl w:val="0"/>
          <w:numId w:val="11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9AEEBD" w14:textId="77777777" w:rsidR="00591C44" w:rsidRDefault="00095C8D">
      <w:pPr>
        <w:numPr>
          <w:ilvl w:val="0"/>
          <w:numId w:val="11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C5CC29" w14:textId="77777777" w:rsidR="00591C44" w:rsidRDefault="00095C8D">
      <w:pPr>
        <w:numPr>
          <w:ilvl w:val="0"/>
          <w:numId w:val="117"/>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361257" w14:textId="77777777" w:rsidR="00591C44" w:rsidRDefault="00095C8D">
      <w:pPr>
        <w:numPr>
          <w:ilvl w:val="0"/>
          <w:numId w:val="11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6A7E73" w14:textId="77777777" w:rsidR="00591C44" w:rsidRDefault="00095C8D">
      <w:pPr>
        <w:numPr>
          <w:ilvl w:val="0"/>
          <w:numId w:val="11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08202E1" w14:textId="77777777" w:rsidR="00591C44" w:rsidRDefault="00095C8D">
      <w:pPr>
        <w:numPr>
          <w:ilvl w:val="0"/>
          <w:numId w:val="117"/>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6B54A61" w14:textId="77777777" w:rsidR="00591C44" w:rsidRDefault="00095C8D">
      <w:pPr>
        <w:numPr>
          <w:ilvl w:val="0"/>
          <w:numId w:val="118"/>
        </w:numPr>
        <w:ind w:right="8" w:hanging="720"/>
      </w:pPr>
      <w:r>
        <w:t>建立并保存基金份</w:t>
      </w:r>
      <w:r>
        <w:t>额持有人名册；</w:t>
      </w:r>
      <w:r>
        <w:rPr>
          <w:rFonts w:ascii="Times New Roman" w:eastAsia="Times New Roman" w:hAnsi="Times New Roman" w:cs="Times New Roman"/>
        </w:rPr>
        <w:t xml:space="preserve"> </w:t>
      </w:r>
    </w:p>
    <w:p w14:paraId="03F34083" w14:textId="77777777" w:rsidR="00591C44" w:rsidRDefault="00095C8D">
      <w:pPr>
        <w:numPr>
          <w:ilvl w:val="0"/>
          <w:numId w:val="118"/>
        </w:numPr>
        <w:ind w:right="8" w:hanging="720"/>
      </w:pPr>
      <w:r>
        <w:t>法律法规及中国证监会规定的和《基金合同》约定的其他义务。</w:t>
      </w:r>
      <w:r>
        <w:rPr>
          <w:rFonts w:ascii="Times New Roman" w:eastAsia="Times New Roman" w:hAnsi="Times New Roman" w:cs="Times New Roman"/>
        </w:rPr>
        <w:t xml:space="preserve"> </w:t>
      </w:r>
    </w:p>
    <w:p w14:paraId="25FE89D4" w14:textId="77777777" w:rsidR="00591C44" w:rsidRDefault="00095C8D">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0FA523F"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3218A0" w14:textId="77777777" w:rsidR="00591C44" w:rsidRDefault="00095C8D">
      <w:pPr>
        <w:numPr>
          <w:ilvl w:val="0"/>
          <w:numId w:val="11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2E76E85" w14:textId="77777777" w:rsidR="00591C44" w:rsidRDefault="00095C8D">
      <w:pPr>
        <w:numPr>
          <w:ilvl w:val="0"/>
          <w:numId w:val="119"/>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387A739" w14:textId="77777777" w:rsidR="00591C44" w:rsidRDefault="00095C8D">
      <w:pPr>
        <w:numPr>
          <w:ilvl w:val="0"/>
          <w:numId w:val="11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6273DC7" w14:textId="77777777" w:rsidR="00591C44" w:rsidRDefault="00095C8D">
      <w:pPr>
        <w:numPr>
          <w:ilvl w:val="0"/>
          <w:numId w:val="11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A79CFBD" w14:textId="77777777" w:rsidR="00591C44" w:rsidRDefault="00095C8D">
      <w:pPr>
        <w:numPr>
          <w:ilvl w:val="0"/>
          <w:numId w:val="119"/>
        </w:numPr>
        <w:ind w:right="8" w:firstLine="480"/>
      </w:pPr>
      <w:r>
        <w:t>提议召开或召集基金份额持有人大会；</w:t>
      </w:r>
      <w:r>
        <w:rPr>
          <w:rFonts w:ascii="Times New Roman" w:eastAsia="Times New Roman" w:hAnsi="Times New Roman" w:cs="Times New Roman"/>
        </w:rPr>
        <w:t xml:space="preserve"> </w:t>
      </w:r>
    </w:p>
    <w:p w14:paraId="4E235456" w14:textId="77777777" w:rsidR="00591C44" w:rsidRDefault="00095C8D">
      <w:pPr>
        <w:numPr>
          <w:ilvl w:val="0"/>
          <w:numId w:val="119"/>
        </w:numPr>
        <w:ind w:right="8" w:firstLine="480"/>
      </w:pPr>
      <w:r>
        <w:t>在基金管理人更换时，提名新的基金管理人；</w:t>
      </w:r>
      <w:r>
        <w:rPr>
          <w:rFonts w:ascii="Times New Roman" w:eastAsia="Times New Roman" w:hAnsi="Times New Roman" w:cs="Times New Roman"/>
        </w:rPr>
        <w:t xml:space="preserve"> </w:t>
      </w:r>
    </w:p>
    <w:p w14:paraId="3C673671" w14:textId="77777777" w:rsidR="00591C44" w:rsidRDefault="00095C8D">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5EA066AA"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A8F6AE3" w14:textId="77777777" w:rsidR="00591C44" w:rsidRDefault="00095C8D">
      <w:pPr>
        <w:numPr>
          <w:ilvl w:val="0"/>
          <w:numId w:val="120"/>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7B046C37" w14:textId="77777777" w:rsidR="00591C44" w:rsidRDefault="00095C8D">
      <w:pPr>
        <w:numPr>
          <w:ilvl w:val="0"/>
          <w:numId w:val="12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B86D71" w14:textId="77777777" w:rsidR="00591C44" w:rsidRDefault="00095C8D">
      <w:pPr>
        <w:numPr>
          <w:ilvl w:val="0"/>
          <w:numId w:val="12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4B84CF" w14:textId="77777777" w:rsidR="00591C44" w:rsidRDefault="00095C8D">
      <w:pPr>
        <w:numPr>
          <w:ilvl w:val="0"/>
          <w:numId w:val="120"/>
        </w:numPr>
        <w:ind w:right="8" w:firstLine="480"/>
      </w:pPr>
      <w:r>
        <w:t>除依据《基金法》《基金合同》及其他有关规定外，不得利用基金财产</w:t>
      </w:r>
    </w:p>
    <w:p w14:paraId="3D32BD4F" w14:textId="77777777" w:rsidR="00591C44" w:rsidRDefault="00095C8D">
      <w:pPr>
        <w:ind w:left="-5" w:right="8"/>
      </w:pPr>
      <w:r>
        <w:t>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E955DCF" w14:textId="77777777" w:rsidR="00591C44" w:rsidRDefault="00095C8D">
      <w:pPr>
        <w:numPr>
          <w:ilvl w:val="0"/>
          <w:numId w:val="12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33CAD6F" w14:textId="77777777" w:rsidR="00591C44" w:rsidRDefault="00095C8D">
      <w:pPr>
        <w:numPr>
          <w:ilvl w:val="0"/>
          <w:numId w:val="121"/>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9D64FFE" w14:textId="77777777" w:rsidR="00591C44" w:rsidRDefault="00095C8D">
      <w:pPr>
        <w:numPr>
          <w:ilvl w:val="0"/>
          <w:numId w:val="121"/>
        </w:numPr>
        <w:spacing w:after="1" w:line="379" w:lineRule="auto"/>
        <w:ind w:right="8" w:firstLine="480"/>
      </w:pPr>
      <w:r>
        <w:t>复核、审查基金管理人计算的基金资产净值</w:t>
      </w:r>
      <w:r>
        <w:t>、各类基金份额净值、基金份额申购、赎回价格；</w:t>
      </w:r>
      <w:r>
        <w:rPr>
          <w:rFonts w:ascii="Times New Roman" w:eastAsia="Times New Roman" w:hAnsi="Times New Roman" w:cs="Times New Roman"/>
        </w:rPr>
        <w:t xml:space="preserve"> </w:t>
      </w:r>
    </w:p>
    <w:p w14:paraId="5DC7A6DA" w14:textId="77777777" w:rsidR="00591C44" w:rsidRDefault="00095C8D">
      <w:pPr>
        <w:numPr>
          <w:ilvl w:val="0"/>
          <w:numId w:val="121"/>
        </w:numPr>
        <w:ind w:right="8" w:firstLine="480"/>
      </w:pPr>
      <w:r>
        <w:t>办理与基金托管业务活动有关的信息披露事项；</w:t>
      </w:r>
      <w:r>
        <w:rPr>
          <w:rFonts w:ascii="Times New Roman" w:eastAsia="Times New Roman" w:hAnsi="Times New Roman" w:cs="Times New Roman"/>
        </w:rPr>
        <w:t xml:space="preserve"> </w:t>
      </w:r>
    </w:p>
    <w:p w14:paraId="4F58E265" w14:textId="77777777" w:rsidR="00591C44" w:rsidRDefault="00095C8D">
      <w:pPr>
        <w:numPr>
          <w:ilvl w:val="0"/>
          <w:numId w:val="121"/>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FF2176F" w14:textId="77777777" w:rsidR="00591C44" w:rsidRDefault="00095C8D">
      <w:pPr>
        <w:numPr>
          <w:ilvl w:val="0"/>
          <w:numId w:val="121"/>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579AF87" w14:textId="77777777" w:rsidR="00591C44" w:rsidRDefault="00095C8D">
      <w:pPr>
        <w:numPr>
          <w:ilvl w:val="0"/>
          <w:numId w:val="121"/>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484F9C58" w14:textId="77777777" w:rsidR="00591C44" w:rsidRDefault="00095C8D">
      <w:pPr>
        <w:numPr>
          <w:ilvl w:val="0"/>
          <w:numId w:val="121"/>
        </w:numPr>
        <w:ind w:right="8" w:firstLine="480"/>
      </w:pPr>
      <w:r>
        <w:t>按规定制作相关账册并与基金管理人核对；</w:t>
      </w:r>
      <w:r>
        <w:rPr>
          <w:rFonts w:ascii="Times New Roman" w:eastAsia="Times New Roman" w:hAnsi="Times New Roman" w:cs="Times New Roman"/>
        </w:rPr>
        <w:t xml:space="preserve"> </w:t>
      </w:r>
    </w:p>
    <w:p w14:paraId="312DAEB1" w14:textId="77777777" w:rsidR="00591C44" w:rsidRDefault="00095C8D">
      <w:pPr>
        <w:numPr>
          <w:ilvl w:val="0"/>
          <w:numId w:val="12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0938428" w14:textId="77777777" w:rsidR="00591C44" w:rsidRDefault="00095C8D">
      <w:pPr>
        <w:numPr>
          <w:ilvl w:val="0"/>
          <w:numId w:val="12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41D3C9" w14:textId="77777777" w:rsidR="00591C44" w:rsidRDefault="00095C8D">
      <w:pPr>
        <w:numPr>
          <w:ilvl w:val="0"/>
          <w:numId w:val="12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666BD61" w14:textId="77777777" w:rsidR="00591C44" w:rsidRDefault="00095C8D">
      <w:pPr>
        <w:numPr>
          <w:ilvl w:val="0"/>
          <w:numId w:val="12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E7C19B7" w14:textId="77777777" w:rsidR="00591C44" w:rsidRDefault="00095C8D">
      <w:pPr>
        <w:numPr>
          <w:ilvl w:val="0"/>
          <w:numId w:val="12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F35567" w14:textId="77777777" w:rsidR="00591C44" w:rsidRDefault="00095C8D">
      <w:pPr>
        <w:numPr>
          <w:ilvl w:val="0"/>
          <w:numId w:val="121"/>
        </w:numPr>
        <w:spacing w:after="14" w:line="379" w:lineRule="auto"/>
        <w:ind w:right="8" w:firstLine="480"/>
      </w:pPr>
      <w:r>
        <w:t>因违反《基金合同》导致基金财产损失时，</w:t>
      </w:r>
      <w:r>
        <w:t>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72014AD" w14:textId="77777777" w:rsidR="00591C44" w:rsidRDefault="00095C8D">
      <w:pPr>
        <w:numPr>
          <w:ilvl w:val="0"/>
          <w:numId w:val="122"/>
        </w:numPr>
        <w:ind w:right="8" w:hanging="720"/>
      </w:pPr>
      <w:r>
        <w:t>执行生效的基金份额持有人大会的决议；</w:t>
      </w:r>
      <w:r>
        <w:rPr>
          <w:rFonts w:ascii="Times New Roman" w:eastAsia="Times New Roman" w:hAnsi="Times New Roman" w:cs="Times New Roman"/>
        </w:rPr>
        <w:t xml:space="preserve"> </w:t>
      </w:r>
    </w:p>
    <w:p w14:paraId="34C61CE5" w14:textId="77777777" w:rsidR="00591C44" w:rsidRDefault="00095C8D">
      <w:pPr>
        <w:numPr>
          <w:ilvl w:val="0"/>
          <w:numId w:val="122"/>
        </w:numPr>
        <w:ind w:right="8" w:hanging="720"/>
      </w:pPr>
      <w:r>
        <w:t>法律法规及中国证监会规定的和《基金合同》约定的其他义务。</w:t>
      </w:r>
      <w:r>
        <w:rPr>
          <w:rFonts w:ascii="Times New Roman" w:eastAsia="Times New Roman" w:hAnsi="Times New Roman" w:cs="Times New Roman"/>
        </w:rPr>
        <w:t xml:space="preserve"> </w:t>
      </w:r>
    </w:p>
    <w:p w14:paraId="2F4F542F" w14:textId="77777777" w:rsidR="00591C44" w:rsidRDefault="00095C8D">
      <w:pPr>
        <w:ind w:right="8"/>
      </w:pPr>
      <w:r>
        <w:t>（三）基金份额持有人</w:t>
      </w:r>
      <w:r>
        <w:rPr>
          <w:rFonts w:ascii="Times New Roman" w:eastAsia="Times New Roman" w:hAnsi="Times New Roman" w:cs="Times New Roman"/>
        </w:rPr>
        <w:t xml:space="preserve"> </w:t>
      </w:r>
    </w:p>
    <w:p w14:paraId="115D647F" w14:textId="77777777" w:rsidR="00591C44" w:rsidRDefault="00095C8D">
      <w:pPr>
        <w:spacing w:after="129"/>
        <w:ind w:right="8"/>
      </w:pPr>
      <w:r>
        <w:t>基金投资者持有本基金基金份额的行为即视为对《基金合同》的承认和接受，</w:t>
      </w:r>
    </w:p>
    <w:p w14:paraId="46E5124F" w14:textId="77777777" w:rsidR="00591C44" w:rsidRDefault="00095C8D">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FC470D"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53E9C35"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FB78F7" w14:textId="77777777" w:rsidR="00591C44" w:rsidRDefault="00095C8D">
      <w:pPr>
        <w:numPr>
          <w:ilvl w:val="0"/>
          <w:numId w:val="123"/>
        </w:numPr>
        <w:ind w:right="8" w:firstLine="480"/>
      </w:pPr>
      <w:r>
        <w:t>分享基金财产收益；</w:t>
      </w:r>
      <w:r>
        <w:rPr>
          <w:rFonts w:ascii="Times New Roman" w:eastAsia="Times New Roman" w:hAnsi="Times New Roman" w:cs="Times New Roman"/>
        </w:rPr>
        <w:t xml:space="preserve"> </w:t>
      </w:r>
    </w:p>
    <w:p w14:paraId="135C8229" w14:textId="77777777" w:rsidR="00591C44" w:rsidRDefault="00095C8D">
      <w:pPr>
        <w:numPr>
          <w:ilvl w:val="0"/>
          <w:numId w:val="123"/>
        </w:numPr>
        <w:ind w:right="8" w:firstLine="480"/>
      </w:pPr>
      <w:r>
        <w:t>参与分配清算后的</w:t>
      </w:r>
      <w:r>
        <w:t>剩余基金财产；</w:t>
      </w:r>
      <w:r>
        <w:rPr>
          <w:rFonts w:ascii="Times New Roman" w:eastAsia="Times New Roman" w:hAnsi="Times New Roman" w:cs="Times New Roman"/>
        </w:rPr>
        <w:t xml:space="preserve"> </w:t>
      </w:r>
    </w:p>
    <w:p w14:paraId="5EFA1DFC" w14:textId="77777777" w:rsidR="00591C44" w:rsidRDefault="00095C8D">
      <w:pPr>
        <w:numPr>
          <w:ilvl w:val="0"/>
          <w:numId w:val="123"/>
        </w:numPr>
        <w:ind w:right="8" w:firstLine="480"/>
      </w:pPr>
      <w:r>
        <w:t>依法转让或者申请赎回其持有的基金份额；</w:t>
      </w:r>
      <w:r>
        <w:rPr>
          <w:rFonts w:ascii="Times New Roman" w:eastAsia="Times New Roman" w:hAnsi="Times New Roman" w:cs="Times New Roman"/>
        </w:rPr>
        <w:t xml:space="preserve"> </w:t>
      </w:r>
    </w:p>
    <w:p w14:paraId="3C5D2423" w14:textId="77777777" w:rsidR="00591C44" w:rsidRDefault="00095C8D">
      <w:pPr>
        <w:numPr>
          <w:ilvl w:val="0"/>
          <w:numId w:val="12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C403984" w14:textId="77777777" w:rsidR="00591C44" w:rsidRDefault="00095C8D">
      <w:pPr>
        <w:numPr>
          <w:ilvl w:val="0"/>
          <w:numId w:val="123"/>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6EB5EE3" w14:textId="77777777" w:rsidR="00591C44" w:rsidRDefault="00095C8D">
      <w:pPr>
        <w:numPr>
          <w:ilvl w:val="0"/>
          <w:numId w:val="123"/>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EA3ED74" w14:textId="77777777" w:rsidR="00591C44" w:rsidRDefault="00095C8D">
      <w:pPr>
        <w:numPr>
          <w:ilvl w:val="0"/>
          <w:numId w:val="123"/>
        </w:numPr>
        <w:ind w:right="8" w:firstLine="480"/>
      </w:pPr>
      <w:r>
        <w:t>查阅或者复制公开披露的基金信息资料；</w:t>
      </w:r>
      <w:r>
        <w:rPr>
          <w:rFonts w:ascii="Times New Roman" w:eastAsia="Times New Roman" w:hAnsi="Times New Roman" w:cs="Times New Roman"/>
        </w:rPr>
        <w:t xml:space="preserve"> </w:t>
      </w:r>
    </w:p>
    <w:p w14:paraId="61D93D73" w14:textId="77777777" w:rsidR="00591C44" w:rsidRDefault="00095C8D">
      <w:pPr>
        <w:numPr>
          <w:ilvl w:val="0"/>
          <w:numId w:val="123"/>
        </w:numPr>
        <w:ind w:right="8" w:firstLine="480"/>
      </w:pPr>
      <w:r>
        <w:t>监督基金管理人的投资运作；</w:t>
      </w:r>
      <w:r>
        <w:rPr>
          <w:rFonts w:ascii="Times New Roman" w:eastAsia="Times New Roman" w:hAnsi="Times New Roman" w:cs="Times New Roman"/>
        </w:rPr>
        <w:t xml:space="preserve"> </w:t>
      </w:r>
    </w:p>
    <w:p w14:paraId="66175B76" w14:textId="77777777" w:rsidR="00591C44" w:rsidRDefault="00095C8D">
      <w:pPr>
        <w:numPr>
          <w:ilvl w:val="0"/>
          <w:numId w:val="12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1CB348" w14:textId="77777777" w:rsidR="00591C44" w:rsidRDefault="00095C8D">
      <w:pPr>
        <w:numPr>
          <w:ilvl w:val="0"/>
          <w:numId w:val="123"/>
        </w:numPr>
        <w:ind w:right="8" w:firstLine="480"/>
      </w:pPr>
      <w:r>
        <w:t>法律法规及中国证监会规定的和《基金合同》约定的其他权利。</w:t>
      </w:r>
      <w:r>
        <w:rPr>
          <w:rFonts w:ascii="Times New Roman" w:eastAsia="Times New Roman" w:hAnsi="Times New Roman" w:cs="Times New Roman"/>
        </w:rPr>
        <w:t xml:space="preserve"> </w:t>
      </w:r>
    </w:p>
    <w:p w14:paraId="4D169CD5" w14:textId="77777777" w:rsidR="00591C44" w:rsidRDefault="00095C8D">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8B82C0" w14:textId="77777777" w:rsidR="00591C44" w:rsidRDefault="00095C8D">
      <w:pPr>
        <w:numPr>
          <w:ilvl w:val="0"/>
          <w:numId w:val="124"/>
        </w:numPr>
        <w:ind w:right="8" w:firstLine="480"/>
      </w:pPr>
      <w:r>
        <w:t>认真阅读并遵守《基金合同》、招募说明书等信息披露文件；</w:t>
      </w:r>
      <w:r>
        <w:rPr>
          <w:rFonts w:ascii="Times New Roman" w:eastAsia="Times New Roman" w:hAnsi="Times New Roman" w:cs="Times New Roman"/>
        </w:rPr>
        <w:t xml:space="preserve"> </w:t>
      </w:r>
    </w:p>
    <w:p w14:paraId="3E23E4C1" w14:textId="77777777" w:rsidR="00591C44" w:rsidRDefault="00095C8D">
      <w:pPr>
        <w:numPr>
          <w:ilvl w:val="0"/>
          <w:numId w:val="124"/>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0B9443" w14:textId="77777777" w:rsidR="00591C44" w:rsidRDefault="00095C8D">
      <w:pPr>
        <w:numPr>
          <w:ilvl w:val="0"/>
          <w:numId w:val="124"/>
        </w:numPr>
        <w:ind w:right="8" w:firstLine="480"/>
      </w:pPr>
      <w:r>
        <w:t>关注基金信息披露，及时行使权利和履行义务；</w:t>
      </w:r>
      <w:r>
        <w:rPr>
          <w:rFonts w:ascii="Times New Roman" w:eastAsia="Times New Roman" w:hAnsi="Times New Roman" w:cs="Times New Roman"/>
        </w:rPr>
        <w:t xml:space="preserve"> </w:t>
      </w:r>
    </w:p>
    <w:p w14:paraId="11438125" w14:textId="77777777" w:rsidR="00591C44" w:rsidRDefault="00095C8D">
      <w:pPr>
        <w:numPr>
          <w:ilvl w:val="0"/>
          <w:numId w:val="124"/>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5BE21C3" w14:textId="77777777" w:rsidR="00591C44" w:rsidRDefault="00095C8D">
      <w:pPr>
        <w:numPr>
          <w:ilvl w:val="0"/>
          <w:numId w:val="12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A2224F5" w14:textId="77777777" w:rsidR="00591C44" w:rsidRDefault="00095C8D">
      <w:pPr>
        <w:numPr>
          <w:ilvl w:val="0"/>
          <w:numId w:val="12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AF0B328" w14:textId="77777777" w:rsidR="00591C44" w:rsidRDefault="00095C8D">
      <w:pPr>
        <w:numPr>
          <w:ilvl w:val="0"/>
          <w:numId w:val="124"/>
        </w:numPr>
        <w:ind w:right="8" w:firstLine="480"/>
      </w:pPr>
      <w:r>
        <w:t>执行生效的基金份额持有人大会的决议；</w:t>
      </w:r>
      <w:r>
        <w:rPr>
          <w:rFonts w:ascii="Times New Roman" w:eastAsia="Times New Roman" w:hAnsi="Times New Roman" w:cs="Times New Roman"/>
        </w:rPr>
        <w:t xml:space="preserve"> </w:t>
      </w:r>
    </w:p>
    <w:p w14:paraId="1F15CB71" w14:textId="77777777" w:rsidR="00591C44" w:rsidRDefault="00095C8D">
      <w:pPr>
        <w:numPr>
          <w:ilvl w:val="0"/>
          <w:numId w:val="124"/>
        </w:numPr>
        <w:ind w:right="8" w:firstLine="480"/>
      </w:pPr>
      <w:r>
        <w:t>返还在基金交易过程中因任何原因获得的不当得利；</w:t>
      </w:r>
      <w:r>
        <w:rPr>
          <w:rFonts w:ascii="Times New Roman" w:eastAsia="Times New Roman" w:hAnsi="Times New Roman" w:cs="Times New Roman"/>
        </w:rPr>
        <w:t xml:space="preserve"> </w:t>
      </w:r>
    </w:p>
    <w:p w14:paraId="222A7396" w14:textId="77777777" w:rsidR="00591C44" w:rsidRDefault="00095C8D">
      <w:pPr>
        <w:numPr>
          <w:ilvl w:val="0"/>
          <w:numId w:val="124"/>
        </w:numPr>
        <w:ind w:right="8" w:firstLine="480"/>
      </w:pPr>
      <w:r>
        <w:t>法律法规及中国证监会规定的和《基金合同》约定的其他义务。</w:t>
      </w:r>
      <w:r>
        <w:rPr>
          <w:rFonts w:ascii="Times New Roman" w:eastAsia="Times New Roman" w:hAnsi="Times New Roman" w:cs="Times New Roman"/>
          <w:b/>
        </w:rPr>
        <w:t xml:space="preserve"> </w:t>
      </w:r>
    </w:p>
    <w:p w14:paraId="51A10A8C"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A1E7A85" w14:textId="77777777" w:rsidR="00591C44" w:rsidRDefault="00095C8D">
      <w:pPr>
        <w:ind w:left="492" w:right="8"/>
      </w:pPr>
      <w:r>
        <w:t>二、基金份额持有人大会召集、议事及表决的程序和规则</w:t>
      </w:r>
      <w:r>
        <w:rPr>
          <w:rFonts w:ascii="Times New Roman" w:eastAsia="Times New Roman" w:hAnsi="Times New Roman" w:cs="Times New Roman"/>
          <w:b/>
        </w:rPr>
        <w:t xml:space="preserve"> </w:t>
      </w:r>
    </w:p>
    <w:p w14:paraId="6E4F1C1A" w14:textId="77777777" w:rsidR="00591C44" w:rsidRDefault="00095C8D">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F5FED7"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573E5F70"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EE023BB" w14:textId="77777777" w:rsidR="00591C44" w:rsidRDefault="00095C8D">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w:t>
      </w:r>
      <w:r>
        <w:t>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7C780D2" w14:textId="77777777" w:rsidR="00591C44" w:rsidRDefault="00095C8D">
      <w:pPr>
        <w:ind w:right="8"/>
      </w:pPr>
      <w:r>
        <w:t>（一）召开事由</w:t>
      </w:r>
      <w:r>
        <w:rPr>
          <w:rFonts w:ascii="Times New Roman" w:eastAsia="Times New Roman" w:hAnsi="Times New Roman" w:cs="Times New Roman"/>
        </w:rPr>
        <w:t xml:space="preserve"> </w:t>
      </w:r>
    </w:p>
    <w:p w14:paraId="4BA5C17E" w14:textId="77777777" w:rsidR="00591C44" w:rsidRDefault="00095C8D">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FCEA5F" w14:textId="77777777" w:rsidR="00591C44" w:rsidRDefault="00095C8D">
      <w:pPr>
        <w:numPr>
          <w:ilvl w:val="0"/>
          <w:numId w:val="125"/>
        </w:numPr>
        <w:ind w:right="8" w:firstLine="480"/>
      </w:pPr>
      <w:r>
        <w:t>终止《基金合同》；</w:t>
      </w:r>
      <w:r>
        <w:rPr>
          <w:rFonts w:ascii="Times New Roman" w:eastAsia="Times New Roman" w:hAnsi="Times New Roman" w:cs="Times New Roman"/>
          <w:sz w:val="21"/>
        </w:rPr>
        <w:t xml:space="preserve"> </w:t>
      </w:r>
    </w:p>
    <w:p w14:paraId="71B8120E" w14:textId="77777777" w:rsidR="00591C44" w:rsidRDefault="00095C8D">
      <w:pPr>
        <w:numPr>
          <w:ilvl w:val="0"/>
          <w:numId w:val="125"/>
        </w:numPr>
        <w:ind w:right="8" w:firstLine="480"/>
      </w:pPr>
      <w:r>
        <w:t>更换基金管理人；</w:t>
      </w:r>
      <w:r>
        <w:rPr>
          <w:rFonts w:ascii="Times New Roman" w:eastAsia="Times New Roman" w:hAnsi="Times New Roman" w:cs="Times New Roman"/>
          <w:sz w:val="21"/>
        </w:rPr>
        <w:t xml:space="preserve"> </w:t>
      </w:r>
    </w:p>
    <w:p w14:paraId="3D99913B" w14:textId="77777777" w:rsidR="00591C44" w:rsidRDefault="00095C8D">
      <w:pPr>
        <w:numPr>
          <w:ilvl w:val="0"/>
          <w:numId w:val="125"/>
        </w:numPr>
        <w:ind w:right="8" w:firstLine="480"/>
      </w:pPr>
      <w:r>
        <w:t>更换基金托管人；</w:t>
      </w:r>
      <w:r>
        <w:rPr>
          <w:rFonts w:ascii="Times New Roman" w:eastAsia="Times New Roman" w:hAnsi="Times New Roman" w:cs="Times New Roman"/>
        </w:rPr>
        <w:t xml:space="preserve"> </w:t>
      </w:r>
    </w:p>
    <w:p w14:paraId="47655EDF" w14:textId="77777777" w:rsidR="00591C44" w:rsidRDefault="00095C8D">
      <w:pPr>
        <w:numPr>
          <w:ilvl w:val="0"/>
          <w:numId w:val="125"/>
        </w:numPr>
        <w:ind w:right="8" w:firstLine="480"/>
      </w:pPr>
      <w:r>
        <w:t>转换基金运作方式；</w:t>
      </w:r>
      <w:r>
        <w:rPr>
          <w:rFonts w:ascii="Times New Roman" w:eastAsia="Times New Roman" w:hAnsi="Times New Roman" w:cs="Times New Roman"/>
        </w:rPr>
        <w:t xml:space="preserve"> </w:t>
      </w:r>
    </w:p>
    <w:p w14:paraId="16F57412" w14:textId="77777777" w:rsidR="00591C44" w:rsidRDefault="00095C8D">
      <w:pPr>
        <w:numPr>
          <w:ilvl w:val="0"/>
          <w:numId w:val="125"/>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61728EF5" w14:textId="77777777" w:rsidR="00591C44" w:rsidRDefault="00095C8D">
      <w:pPr>
        <w:numPr>
          <w:ilvl w:val="0"/>
          <w:numId w:val="125"/>
        </w:numPr>
        <w:ind w:right="8" w:firstLine="480"/>
      </w:pPr>
      <w:r>
        <w:t>变更基金类别；</w:t>
      </w:r>
      <w:r>
        <w:rPr>
          <w:rFonts w:ascii="Times New Roman" w:eastAsia="Times New Roman" w:hAnsi="Times New Roman" w:cs="Times New Roman"/>
        </w:rPr>
        <w:t xml:space="preserve"> </w:t>
      </w:r>
    </w:p>
    <w:p w14:paraId="02E34498" w14:textId="77777777" w:rsidR="00591C44" w:rsidRDefault="00095C8D">
      <w:pPr>
        <w:numPr>
          <w:ilvl w:val="0"/>
          <w:numId w:val="125"/>
        </w:numPr>
        <w:ind w:right="8" w:firstLine="480"/>
      </w:pPr>
      <w:r>
        <w:t>本基金与其他基金的合并；</w:t>
      </w:r>
      <w:r>
        <w:rPr>
          <w:rFonts w:ascii="Times New Roman" w:eastAsia="Times New Roman" w:hAnsi="Times New Roman" w:cs="Times New Roman"/>
        </w:rPr>
        <w:t xml:space="preserve"> </w:t>
      </w:r>
    </w:p>
    <w:p w14:paraId="63CB2ACC" w14:textId="77777777" w:rsidR="00591C44" w:rsidRDefault="00095C8D">
      <w:pPr>
        <w:numPr>
          <w:ilvl w:val="0"/>
          <w:numId w:val="125"/>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435BB11" w14:textId="77777777" w:rsidR="00591C44" w:rsidRDefault="00095C8D">
      <w:pPr>
        <w:numPr>
          <w:ilvl w:val="0"/>
          <w:numId w:val="125"/>
        </w:numPr>
        <w:ind w:right="8" w:firstLine="480"/>
      </w:pPr>
      <w:r>
        <w:t>变更基金份额持有人大会程序；</w:t>
      </w:r>
      <w:r>
        <w:rPr>
          <w:rFonts w:ascii="Times New Roman" w:eastAsia="Times New Roman" w:hAnsi="Times New Roman" w:cs="Times New Roman"/>
        </w:rPr>
        <w:t xml:space="preserve"> </w:t>
      </w:r>
    </w:p>
    <w:p w14:paraId="1C563553" w14:textId="77777777" w:rsidR="00591C44" w:rsidRDefault="00095C8D">
      <w:pPr>
        <w:numPr>
          <w:ilvl w:val="0"/>
          <w:numId w:val="125"/>
        </w:numPr>
        <w:ind w:right="8" w:firstLine="480"/>
      </w:pPr>
      <w:r>
        <w:t>基金管理人或基金托管人要求召开基金份额持有人大会；</w:t>
      </w:r>
      <w:r>
        <w:rPr>
          <w:rFonts w:ascii="Times New Roman" w:eastAsia="Times New Roman" w:hAnsi="Times New Roman" w:cs="Times New Roman"/>
        </w:rPr>
        <w:t xml:space="preserve"> </w:t>
      </w:r>
    </w:p>
    <w:p w14:paraId="324862D5" w14:textId="77777777" w:rsidR="00591C44" w:rsidRDefault="00095C8D">
      <w:pPr>
        <w:numPr>
          <w:ilvl w:val="0"/>
          <w:numId w:val="12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044944" w14:textId="77777777" w:rsidR="00591C44" w:rsidRDefault="00095C8D">
      <w:pPr>
        <w:numPr>
          <w:ilvl w:val="0"/>
          <w:numId w:val="125"/>
        </w:numPr>
        <w:ind w:right="8" w:firstLine="480"/>
      </w:pPr>
      <w:r>
        <w:t>对基金合同当事人权利和义务产生重大影响的其他事项；</w:t>
      </w:r>
      <w:r>
        <w:rPr>
          <w:rFonts w:ascii="Times New Roman" w:eastAsia="Times New Roman" w:hAnsi="Times New Roman" w:cs="Times New Roman"/>
        </w:rPr>
        <w:t xml:space="preserve"> </w:t>
      </w:r>
    </w:p>
    <w:p w14:paraId="257B7EE9" w14:textId="77777777" w:rsidR="00591C44" w:rsidRDefault="00095C8D">
      <w:pPr>
        <w:numPr>
          <w:ilvl w:val="0"/>
          <w:numId w:val="12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DC075E2" w14:textId="77777777" w:rsidR="00591C44" w:rsidRDefault="00095C8D">
      <w:pPr>
        <w:spacing w:after="160" w:line="371"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2B770C49" w14:textId="77777777" w:rsidR="00591C44" w:rsidRDefault="00095C8D">
      <w:pPr>
        <w:numPr>
          <w:ilvl w:val="0"/>
          <w:numId w:val="126"/>
        </w:numPr>
        <w:ind w:right="8" w:firstLine="480"/>
      </w:pPr>
      <w:r>
        <w:t>法律法规要求增加的基金费用的收取；</w:t>
      </w:r>
      <w:r>
        <w:rPr>
          <w:rFonts w:ascii="Times New Roman" w:eastAsia="Times New Roman" w:hAnsi="Times New Roman" w:cs="Times New Roman"/>
        </w:rPr>
        <w:t xml:space="preserve"> </w:t>
      </w:r>
    </w:p>
    <w:p w14:paraId="111F144E" w14:textId="77777777" w:rsidR="00591C44" w:rsidRDefault="00095C8D">
      <w:pPr>
        <w:numPr>
          <w:ilvl w:val="0"/>
          <w:numId w:val="126"/>
        </w:numPr>
        <w:spacing w:after="6" w:line="369" w:lineRule="auto"/>
        <w:ind w:right="8"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05AA842" w14:textId="77777777" w:rsidR="00591C44" w:rsidRDefault="00095C8D">
      <w:pPr>
        <w:numPr>
          <w:ilvl w:val="0"/>
          <w:numId w:val="126"/>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0F5E775" w14:textId="77777777" w:rsidR="00591C44" w:rsidRDefault="00095C8D">
      <w:pPr>
        <w:numPr>
          <w:ilvl w:val="0"/>
          <w:numId w:val="12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BD5A88" w14:textId="77777777" w:rsidR="00591C44" w:rsidRDefault="00095C8D">
      <w:pPr>
        <w:numPr>
          <w:ilvl w:val="0"/>
          <w:numId w:val="126"/>
        </w:numPr>
        <w:ind w:right="8" w:firstLine="480"/>
      </w:pPr>
      <w:r>
        <w:t>《基金合同》明确约定无需召开基金份额持有人大会的情况；</w:t>
      </w:r>
      <w:r>
        <w:rPr>
          <w:rFonts w:ascii="Times New Roman" w:eastAsia="Times New Roman" w:hAnsi="Times New Roman" w:cs="Times New Roman"/>
        </w:rPr>
        <w:t xml:space="preserve"> </w:t>
      </w:r>
    </w:p>
    <w:p w14:paraId="7F46E3E0" w14:textId="77777777" w:rsidR="00591C44" w:rsidRDefault="00095C8D">
      <w:pPr>
        <w:numPr>
          <w:ilvl w:val="0"/>
          <w:numId w:val="126"/>
        </w:numPr>
        <w:spacing w:after="5"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DA10BB9" w14:textId="77777777" w:rsidR="00591C44" w:rsidRDefault="00095C8D">
      <w:pPr>
        <w:numPr>
          <w:ilvl w:val="0"/>
          <w:numId w:val="126"/>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064BA216" w14:textId="77777777" w:rsidR="00591C44" w:rsidRDefault="00095C8D">
      <w:pPr>
        <w:numPr>
          <w:ilvl w:val="0"/>
          <w:numId w:val="126"/>
        </w:numPr>
        <w:ind w:right="8" w:firstLine="480"/>
      </w:pPr>
      <w:r>
        <w:t>基金推出新业务或服务；</w:t>
      </w:r>
      <w:r>
        <w:rPr>
          <w:rFonts w:ascii="Times New Roman" w:eastAsia="Times New Roman" w:hAnsi="Times New Roman" w:cs="Times New Roman"/>
        </w:rPr>
        <w:t xml:space="preserve"> </w:t>
      </w:r>
    </w:p>
    <w:p w14:paraId="1E95CC5C" w14:textId="77777777" w:rsidR="00591C44" w:rsidRDefault="00095C8D">
      <w:pPr>
        <w:numPr>
          <w:ilvl w:val="0"/>
          <w:numId w:val="126"/>
        </w:numPr>
        <w:ind w:right="8" w:firstLine="480"/>
      </w:pPr>
      <w:r>
        <w:t>调整基金份额类别设置；</w:t>
      </w:r>
      <w:r>
        <w:rPr>
          <w:rFonts w:ascii="Times New Roman" w:eastAsia="Times New Roman" w:hAnsi="Times New Roman" w:cs="Times New Roman"/>
        </w:rPr>
        <w:t xml:space="preserve"> </w:t>
      </w:r>
    </w:p>
    <w:p w14:paraId="73CD98E5" w14:textId="77777777" w:rsidR="00591C44" w:rsidRDefault="00095C8D">
      <w:pPr>
        <w:numPr>
          <w:ilvl w:val="0"/>
          <w:numId w:val="12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16F813A" w14:textId="77777777" w:rsidR="00591C44" w:rsidRDefault="00095C8D">
      <w:pPr>
        <w:ind w:right="8"/>
      </w:pPr>
      <w:r>
        <w:t>（二）会议召集人及召集方式</w:t>
      </w:r>
      <w:r>
        <w:rPr>
          <w:rFonts w:ascii="Times New Roman" w:eastAsia="Times New Roman" w:hAnsi="Times New Roman" w:cs="Times New Roman"/>
        </w:rPr>
        <w:t xml:space="preserve"> </w:t>
      </w:r>
    </w:p>
    <w:p w14:paraId="1DBD679D" w14:textId="77777777" w:rsidR="00591C44" w:rsidRDefault="00095C8D">
      <w:pPr>
        <w:numPr>
          <w:ilvl w:val="0"/>
          <w:numId w:val="12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63CA7D6" w14:textId="77777777" w:rsidR="00591C44" w:rsidRDefault="00095C8D">
      <w:pPr>
        <w:numPr>
          <w:ilvl w:val="0"/>
          <w:numId w:val="127"/>
        </w:numPr>
        <w:ind w:right="119" w:firstLine="470"/>
      </w:pPr>
      <w:r>
        <w:t>基金管</w:t>
      </w:r>
      <w:r>
        <w:t>理人未按规定召集或不能召开时，由基金托管人召集。</w:t>
      </w:r>
      <w:r>
        <w:rPr>
          <w:rFonts w:ascii="Times New Roman" w:eastAsia="Times New Roman" w:hAnsi="Times New Roman" w:cs="Times New Roman"/>
        </w:rPr>
        <w:t xml:space="preserve"> </w:t>
      </w:r>
    </w:p>
    <w:p w14:paraId="5FFF8040" w14:textId="77777777" w:rsidR="00591C44" w:rsidRDefault="00095C8D">
      <w:pPr>
        <w:numPr>
          <w:ilvl w:val="0"/>
          <w:numId w:val="127"/>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E80A56" w14:textId="77777777" w:rsidR="00591C44" w:rsidRDefault="00095C8D">
      <w:pPr>
        <w:numPr>
          <w:ilvl w:val="0"/>
          <w:numId w:val="127"/>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w:t>
      </w:r>
      <w:r>
        <w:t>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BE18572"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C93816" w14:textId="77777777" w:rsidR="00591C44" w:rsidRDefault="00095C8D">
      <w:pPr>
        <w:numPr>
          <w:ilvl w:val="0"/>
          <w:numId w:val="13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797D62" w14:textId="77777777" w:rsidR="00591C44" w:rsidRDefault="00095C8D">
      <w:pPr>
        <w:numPr>
          <w:ilvl w:val="0"/>
          <w:numId w:val="13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6CBE6D3" w14:textId="77777777" w:rsidR="00591C44" w:rsidRDefault="00095C8D">
      <w:pPr>
        <w:numPr>
          <w:ilvl w:val="0"/>
          <w:numId w:val="128"/>
        </w:numPr>
        <w:ind w:right="8" w:firstLine="480"/>
      </w:pPr>
      <w:r>
        <w:t>召开基金份额持有人大会的通知时间、通知内容、通知方式</w:t>
      </w:r>
      <w:r>
        <w:rPr>
          <w:rFonts w:ascii="Times New Roman" w:eastAsia="Times New Roman" w:hAnsi="Times New Roman" w:cs="Times New Roman"/>
        </w:rPr>
        <w:t xml:space="preserve"> </w:t>
      </w:r>
    </w:p>
    <w:p w14:paraId="67631EC4"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A0378B" w14:textId="77777777" w:rsidR="00591C44" w:rsidRDefault="00095C8D">
      <w:pPr>
        <w:numPr>
          <w:ilvl w:val="0"/>
          <w:numId w:val="143"/>
        </w:numPr>
        <w:ind w:right="8" w:firstLine="480"/>
      </w:pPr>
      <w:r>
        <w:t>会议召开的时间、地点和会议形式；</w:t>
      </w:r>
      <w:r>
        <w:rPr>
          <w:rFonts w:ascii="Times New Roman" w:eastAsia="Times New Roman" w:hAnsi="Times New Roman" w:cs="Times New Roman"/>
        </w:rPr>
        <w:t xml:space="preserve"> </w:t>
      </w:r>
    </w:p>
    <w:p w14:paraId="7D7FB060" w14:textId="77777777" w:rsidR="00591C44" w:rsidRDefault="00095C8D">
      <w:pPr>
        <w:numPr>
          <w:ilvl w:val="0"/>
          <w:numId w:val="143"/>
        </w:numPr>
        <w:ind w:right="8" w:firstLine="480"/>
      </w:pPr>
      <w:r>
        <w:t>会议拟审议的事项、议事程序和表决方式；</w:t>
      </w:r>
      <w:r>
        <w:rPr>
          <w:rFonts w:ascii="Times New Roman" w:eastAsia="Times New Roman" w:hAnsi="Times New Roman" w:cs="Times New Roman"/>
        </w:rPr>
        <w:t xml:space="preserve"> </w:t>
      </w:r>
    </w:p>
    <w:p w14:paraId="269E4DC2" w14:textId="77777777" w:rsidR="00591C44" w:rsidRDefault="00095C8D">
      <w:pPr>
        <w:numPr>
          <w:ilvl w:val="0"/>
          <w:numId w:val="14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219E11F" w14:textId="77777777" w:rsidR="00591C44" w:rsidRDefault="00095C8D">
      <w:pPr>
        <w:numPr>
          <w:ilvl w:val="0"/>
          <w:numId w:val="14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DE2D57" w14:textId="77777777" w:rsidR="00591C44" w:rsidRDefault="00095C8D">
      <w:pPr>
        <w:numPr>
          <w:ilvl w:val="0"/>
          <w:numId w:val="143"/>
        </w:numPr>
        <w:ind w:right="8" w:firstLine="480"/>
      </w:pPr>
      <w:r>
        <w:t>会务常设联系人姓名及联系电话；</w:t>
      </w:r>
      <w:r>
        <w:rPr>
          <w:rFonts w:ascii="Times New Roman" w:eastAsia="Times New Roman" w:hAnsi="Times New Roman" w:cs="Times New Roman"/>
        </w:rPr>
        <w:t xml:space="preserve"> </w:t>
      </w:r>
    </w:p>
    <w:p w14:paraId="477E3C98" w14:textId="77777777" w:rsidR="00591C44" w:rsidRDefault="00095C8D">
      <w:pPr>
        <w:numPr>
          <w:ilvl w:val="0"/>
          <w:numId w:val="143"/>
        </w:numPr>
        <w:ind w:right="8" w:firstLine="480"/>
      </w:pPr>
      <w:r>
        <w:t>出席会议者必须准备的文件和必须履行的手续；</w:t>
      </w:r>
      <w:r>
        <w:rPr>
          <w:rFonts w:ascii="Times New Roman" w:eastAsia="Times New Roman" w:hAnsi="Times New Roman" w:cs="Times New Roman"/>
        </w:rPr>
        <w:t xml:space="preserve"> </w:t>
      </w:r>
    </w:p>
    <w:p w14:paraId="50E772D4" w14:textId="77777777" w:rsidR="00591C44" w:rsidRDefault="00095C8D">
      <w:pPr>
        <w:numPr>
          <w:ilvl w:val="0"/>
          <w:numId w:val="143"/>
        </w:numPr>
        <w:ind w:right="8" w:firstLine="480"/>
      </w:pPr>
      <w:r>
        <w:t>召集人需要通知的其他事项。</w:t>
      </w:r>
      <w:r>
        <w:rPr>
          <w:rFonts w:ascii="Times New Roman" w:eastAsia="Times New Roman" w:hAnsi="Times New Roman" w:cs="Times New Roman"/>
        </w:rPr>
        <w:t xml:space="preserve"> </w:t>
      </w:r>
    </w:p>
    <w:p w14:paraId="5A2D0029" w14:textId="77777777" w:rsidR="00591C44" w:rsidRDefault="00095C8D">
      <w:pPr>
        <w:numPr>
          <w:ilvl w:val="0"/>
          <w:numId w:val="138"/>
        </w:numPr>
        <w:spacing w:after="152" w:line="371" w:lineRule="auto"/>
        <w:ind w:right="119"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6C1A3C" w14:textId="77777777" w:rsidR="00591C44" w:rsidRDefault="00095C8D">
      <w:pPr>
        <w:numPr>
          <w:ilvl w:val="0"/>
          <w:numId w:val="138"/>
        </w:numPr>
        <w:spacing w:after="20" w:line="364" w:lineRule="auto"/>
        <w:ind w:right="119" w:firstLine="475"/>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D373481" w14:textId="77777777" w:rsidR="00591C44" w:rsidRDefault="00095C8D">
      <w:pPr>
        <w:numPr>
          <w:ilvl w:val="0"/>
          <w:numId w:val="128"/>
        </w:numPr>
        <w:ind w:right="8" w:firstLine="480"/>
      </w:pPr>
      <w:r>
        <w:t>基金份额持有人出席会议的方式</w:t>
      </w:r>
      <w:r>
        <w:rPr>
          <w:rFonts w:ascii="Times New Roman" w:eastAsia="Times New Roman" w:hAnsi="Times New Roman" w:cs="Times New Roman"/>
        </w:rPr>
        <w:t xml:space="preserve"> </w:t>
      </w:r>
    </w:p>
    <w:p w14:paraId="59E6285B" w14:textId="77777777" w:rsidR="00591C44" w:rsidRDefault="00095C8D">
      <w:pPr>
        <w:spacing w:after="10" w:line="366"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DA70FAF" w14:textId="77777777" w:rsidR="00591C44" w:rsidRDefault="00095C8D">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D11AA9B" w14:textId="77777777" w:rsidR="00591C44" w:rsidRDefault="00095C8D">
      <w:pPr>
        <w:numPr>
          <w:ilvl w:val="0"/>
          <w:numId w:val="142"/>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9CAC3DD" w14:textId="77777777" w:rsidR="00591C44" w:rsidRDefault="00095C8D">
      <w:pPr>
        <w:numPr>
          <w:ilvl w:val="0"/>
          <w:numId w:val="142"/>
        </w:numPr>
        <w:spacing w:after="7"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2C8E109"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w:t>
      </w:r>
      <w:r>
        <w:t>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F6DD164" w14:textId="77777777" w:rsidR="00591C44" w:rsidRDefault="00095C8D">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06A8DF" w14:textId="77777777" w:rsidR="00591C44" w:rsidRDefault="00095C8D">
      <w:pPr>
        <w:numPr>
          <w:ilvl w:val="0"/>
          <w:numId w:val="13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318927B0" w14:textId="77777777" w:rsidR="00591C44" w:rsidRDefault="00095C8D">
      <w:pPr>
        <w:numPr>
          <w:ilvl w:val="0"/>
          <w:numId w:val="139"/>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5C45903" w14:textId="77777777" w:rsidR="00591C44" w:rsidRDefault="00095C8D">
      <w:pPr>
        <w:numPr>
          <w:ilvl w:val="0"/>
          <w:numId w:val="13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97C347" w14:textId="77777777" w:rsidR="00591C44" w:rsidRDefault="00095C8D">
      <w:pPr>
        <w:numPr>
          <w:ilvl w:val="0"/>
          <w:numId w:val="134"/>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2B1F95" w14:textId="77777777" w:rsidR="00591C44" w:rsidRDefault="00095C8D">
      <w:pPr>
        <w:numPr>
          <w:ilvl w:val="0"/>
          <w:numId w:val="134"/>
        </w:numPr>
        <w:spacing w:after="13"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E677816" w14:textId="77777777" w:rsidR="00591C44" w:rsidRDefault="00095C8D">
      <w:pPr>
        <w:numPr>
          <w:ilvl w:val="0"/>
          <w:numId w:val="128"/>
        </w:numPr>
        <w:ind w:right="8" w:firstLine="480"/>
      </w:pPr>
      <w:r>
        <w:t>议事内容与程序</w:t>
      </w:r>
      <w:r>
        <w:rPr>
          <w:rFonts w:ascii="Times New Roman" w:eastAsia="Times New Roman" w:hAnsi="Times New Roman" w:cs="Times New Roman"/>
        </w:rPr>
        <w:t xml:space="preserve"> </w:t>
      </w:r>
    </w:p>
    <w:p w14:paraId="5276BF7B" w14:textId="77777777" w:rsidR="00591C44" w:rsidRDefault="00095C8D">
      <w:pPr>
        <w:numPr>
          <w:ilvl w:val="0"/>
          <w:numId w:val="137"/>
        </w:numPr>
        <w:ind w:right="8" w:hanging="360"/>
      </w:pPr>
      <w:r>
        <w:t>议事内容及提案权</w:t>
      </w:r>
      <w:r>
        <w:rPr>
          <w:rFonts w:ascii="Times New Roman" w:eastAsia="Times New Roman" w:hAnsi="Times New Roman" w:cs="Times New Roman"/>
        </w:rPr>
        <w:t xml:space="preserve"> </w:t>
      </w:r>
    </w:p>
    <w:p w14:paraId="309CA335" w14:textId="77777777" w:rsidR="00591C44" w:rsidRDefault="00095C8D">
      <w:pPr>
        <w:spacing w:after="5" w:line="371" w:lineRule="auto"/>
        <w:ind w:left="-15" w:right="229" w:firstLine="470"/>
        <w:jc w:val="both"/>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2DF3B6" w14:textId="77777777" w:rsidR="00591C44" w:rsidRDefault="00095C8D">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B3D38"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68987EB5" w14:textId="77777777" w:rsidR="00591C44" w:rsidRDefault="00095C8D">
      <w:pPr>
        <w:numPr>
          <w:ilvl w:val="0"/>
          <w:numId w:val="137"/>
        </w:numPr>
        <w:ind w:right="8" w:hanging="360"/>
      </w:pPr>
      <w:r>
        <w:t>议事程序</w:t>
      </w:r>
      <w:r>
        <w:rPr>
          <w:rFonts w:ascii="Times New Roman" w:eastAsia="Times New Roman" w:hAnsi="Times New Roman" w:cs="Times New Roman"/>
        </w:rPr>
        <w:t xml:space="preserve"> </w:t>
      </w:r>
    </w:p>
    <w:p w14:paraId="3D41DF37" w14:textId="77777777" w:rsidR="00591C44" w:rsidRDefault="00095C8D">
      <w:pPr>
        <w:numPr>
          <w:ilvl w:val="0"/>
          <w:numId w:val="140"/>
        </w:numPr>
        <w:ind w:right="8" w:hanging="600"/>
      </w:pPr>
      <w:r>
        <w:t>现场开会</w:t>
      </w:r>
      <w:r>
        <w:rPr>
          <w:rFonts w:ascii="Times New Roman" w:eastAsia="Times New Roman" w:hAnsi="Times New Roman" w:cs="Times New Roman"/>
        </w:rPr>
        <w:t xml:space="preserve"> </w:t>
      </w:r>
    </w:p>
    <w:p w14:paraId="231D0551" w14:textId="77777777" w:rsidR="00591C44" w:rsidRDefault="00095C8D">
      <w:pPr>
        <w:spacing w:after="129"/>
        <w:ind w:right="8"/>
      </w:pPr>
      <w:r>
        <w:t>在现场开会的方式下，首先由大会主持人按照下列第七条规定程序确定和公</w:t>
      </w:r>
    </w:p>
    <w:p w14:paraId="2B61C114" w14:textId="77777777" w:rsidR="00591C44" w:rsidRDefault="00095C8D">
      <w:pPr>
        <w:spacing w:after="12"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38EF22"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3AE783" w14:textId="77777777" w:rsidR="00591C44" w:rsidRDefault="00095C8D">
      <w:pPr>
        <w:numPr>
          <w:ilvl w:val="0"/>
          <w:numId w:val="140"/>
        </w:numPr>
        <w:ind w:right="8" w:hanging="600"/>
      </w:pPr>
      <w:r>
        <w:t>通讯开会</w:t>
      </w:r>
      <w:r>
        <w:rPr>
          <w:rFonts w:ascii="Times New Roman" w:eastAsia="Times New Roman" w:hAnsi="Times New Roman" w:cs="Times New Roman"/>
        </w:rPr>
        <w:t xml:space="preserve"> </w:t>
      </w:r>
    </w:p>
    <w:p w14:paraId="05D03F3F"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16FF46" w14:textId="77777777" w:rsidR="00591C44" w:rsidRDefault="00095C8D">
      <w:pPr>
        <w:numPr>
          <w:ilvl w:val="0"/>
          <w:numId w:val="128"/>
        </w:numPr>
        <w:ind w:right="8" w:firstLine="480"/>
      </w:pPr>
      <w:r>
        <w:t>表决</w:t>
      </w:r>
      <w:r>
        <w:rPr>
          <w:rFonts w:ascii="Times New Roman" w:eastAsia="Times New Roman" w:hAnsi="Times New Roman" w:cs="Times New Roman"/>
        </w:rPr>
        <w:t xml:space="preserve"> </w:t>
      </w:r>
    </w:p>
    <w:p w14:paraId="0A4BF16C"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1E796E0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337EBDB3" w14:textId="77777777" w:rsidR="00591C44" w:rsidRDefault="00095C8D">
      <w:pPr>
        <w:numPr>
          <w:ilvl w:val="0"/>
          <w:numId w:val="136"/>
        </w:numPr>
        <w:spacing w:after="0" w:line="379" w:lineRule="auto"/>
        <w:ind w:right="8"/>
      </w:pPr>
      <w:r>
        <w:t>一般决议，一般决议须经参加大会的基金份额持有人或其</w:t>
      </w:r>
      <w:r>
        <w:t>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40523C" w14:textId="77777777" w:rsidR="00591C44" w:rsidRDefault="00095C8D">
      <w:pPr>
        <w:numPr>
          <w:ilvl w:val="0"/>
          <w:numId w:val="136"/>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E9F8D97"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2A07CE7C" w14:textId="77777777" w:rsidR="00591C44" w:rsidRDefault="00095C8D">
      <w:pPr>
        <w:spacing w:after="15" w:line="362" w:lineRule="auto"/>
        <w:ind w:left="-15" w:right="8" w:firstLine="480"/>
      </w:pPr>
      <w:r>
        <w:t>采取通讯方式进行表决时，除非在计票时有充分的相反证据证明，否则提交符合会议</w:t>
      </w:r>
      <w:r>
        <w:t>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8892725" w14:textId="77777777" w:rsidR="00591C44" w:rsidRDefault="00095C8D">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AF5D7B" w14:textId="77777777" w:rsidR="00591C44" w:rsidRDefault="00095C8D">
      <w:pPr>
        <w:numPr>
          <w:ilvl w:val="0"/>
          <w:numId w:val="128"/>
        </w:numPr>
        <w:ind w:right="8" w:firstLine="480"/>
      </w:pPr>
      <w:r>
        <w:t>计票</w:t>
      </w:r>
      <w:r>
        <w:rPr>
          <w:rFonts w:ascii="Times New Roman" w:eastAsia="Times New Roman" w:hAnsi="Times New Roman" w:cs="Times New Roman"/>
        </w:rPr>
        <w:t xml:space="preserve"> </w:t>
      </w:r>
    </w:p>
    <w:p w14:paraId="32A20383" w14:textId="77777777" w:rsidR="00591C44" w:rsidRDefault="00095C8D">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6D8B8A" w14:textId="77777777" w:rsidR="00591C44" w:rsidRDefault="00095C8D">
      <w:pPr>
        <w:numPr>
          <w:ilvl w:val="0"/>
          <w:numId w:val="14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8EE387" w14:textId="77777777" w:rsidR="00591C44" w:rsidRDefault="00095C8D">
      <w:pPr>
        <w:numPr>
          <w:ilvl w:val="0"/>
          <w:numId w:val="14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1BBAD4D" w14:textId="77777777" w:rsidR="00591C44" w:rsidRDefault="00095C8D">
      <w:pPr>
        <w:numPr>
          <w:ilvl w:val="0"/>
          <w:numId w:val="141"/>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F43518" w14:textId="77777777" w:rsidR="00591C44" w:rsidRDefault="00095C8D">
      <w:pPr>
        <w:numPr>
          <w:ilvl w:val="0"/>
          <w:numId w:val="14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A5B68E"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594173" w14:textId="77777777" w:rsidR="00591C44" w:rsidRDefault="00095C8D">
      <w:pPr>
        <w:spacing w:after="21" w:line="363" w:lineRule="auto"/>
        <w:ind w:right="8"/>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930A6C7" w14:textId="77777777" w:rsidR="00591C44" w:rsidRDefault="00095C8D">
      <w:pPr>
        <w:numPr>
          <w:ilvl w:val="0"/>
          <w:numId w:val="128"/>
        </w:numPr>
        <w:ind w:right="8" w:firstLine="480"/>
      </w:pPr>
      <w:r>
        <w:t>生效与公告</w:t>
      </w:r>
      <w:r>
        <w:rPr>
          <w:rFonts w:ascii="Times New Roman" w:eastAsia="Times New Roman" w:hAnsi="Times New Roman" w:cs="Times New Roman"/>
        </w:rPr>
        <w:t xml:space="preserve"> </w:t>
      </w:r>
    </w:p>
    <w:p w14:paraId="0A7AFD82"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5C1635"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06CCA8A7"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6EC763" w14:textId="77777777" w:rsidR="00591C44" w:rsidRDefault="00095C8D">
      <w:pPr>
        <w:spacing w:after="22" w:line="363" w:lineRule="auto"/>
        <w:ind w:left="-15" w:right="8"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E40E0F" w14:textId="77777777" w:rsidR="00591C44" w:rsidRDefault="00095C8D">
      <w:pPr>
        <w:numPr>
          <w:ilvl w:val="0"/>
          <w:numId w:val="128"/>
        </w:numPr>
        <w:ind w:right="8" w:firstLine="480"/>
      </w:pPr>
      <w:r>
        <w:t>实施侧袋机制期间基金份额持有人大会的特殊约定</w:t>
      </w:r>
      <w:r>
        <w:rPr>
          <w:rFonts w:ascii="Times New Roman" w:eastAsia="Times New Roman" w:hAnsi="Times New Roman" w:cs="Times New Roman"/>
        </w:rPr>
        <w:t xml:space="preserve"> </w:t>
      </w:r>
    </w:p>
    <w:p w14:paraId="3FFC4145"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B60DC84" w14:textId="77777777" w:rsidR="00591C44" w:rsidRDefault="00095C8D">
      <w:pPr>
        <w:numPr>
          <w:ilvl w:val="0"/>
          <w:numId w:val="12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F895BC" w14:textId="77777777" w:rsidR="00591C44" w:rsidRDefault="00095C8D">
      <w:pPr>
        <w:numPr>
          <w:ilvl w:val="0"/>
          <w:numId w:val="12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49528B6" w14:textId="77777777" w:rsidR="00591C44" w:rsidRDefault="00095C8D">
      <w:pPr>
        <w:numPr>
          <w:ilvl w:val="0"/>
          <w:numId w:val="129"/>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94798AD" w14:textId="77777777" w:rsidR="00591C44" w:rsidRDefault="00095C8D">
      <w:pPr>
        <w:numPr>
          <w:ilvl w:val="0"/>
          <w:numId w:val="129"/>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AB8CE10" w14:textId="77777777" w:rsidR="00591C44" w:rsidRDefault="00095C8D">
      <w:pPr>
        <w:numPr>
          <w:ilvl w:val="0"/>
          <w:numId w:val="129"/>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3EC5EB8B" w14:textId="77777777" w:rsidR="00591C44" w:rsidRDefault="00095C8D">
      <w:pPr>
        <w:numPr>
          <w:ilvl w:val="0"/>
          <w:numId w:val="12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9EA0205" w14:textId="77777777" w:rsidR="00591C44" w:rsidRDefault="00095C8D">
      <w:pPr>
        <w:numPr>
          <w:ilvl w:val="0"/>
          <w:numId w:val="12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15C617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40130DE8" w14:textId="77777777" w:rsidR="00591C44" w:rsidRDefault="00095C8D">
      <w:pPr>
        <w:numPr>
          <w:ilvl w:val="0"/>
          <w:numId w:val="128"/>
        </w:numPr>
        <w:spacing w:after="1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r>
        <w:t>分内容进行修改和调整，无需召开基金份额持有人大会审议。</w:t>
      </w:r>
      <w:r>
        <w:rPr>
          <w:rFonts w:ascii="Times New Roman" w:eastAsia="Times New Roman" w:hAnsi="Times New Roman" w:cs="Times New Roman"/>
          <w:b/>
        </w:rPr>
        <w:t xml:space="preserve"> </w:t>
      </w:r>
    </w:p>
    <w:p w14:paraId="36095FAA"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0A7C331" w14:textId="77777777" w:rsidR="00591C44" w:rsidRDefault="00095C8D">
      <w:pPr>
        <w:ind w:left="492" w:right="8"/>
      </w:pPr>
      <w:r>
        <w:t>三、基金收益分配原则、执行方式</w:t>
      </w:r>
      <w:r>
        <w:rPr>
          <w:rFonts w:ascii="Times New Roman" w:eastAsia="Times New Roman" w:hAnsi="Times New Roman" w:cs="Times New Roman"/>
          <w:b/>
        </w:rPr>
        <w:t xml:space="preserve"> </w:t>
      </w:r>
    </w:p>
    <w:p w14:paraId="5EF7FEBF" w14:textId="77777777" w:rsidR="00591C44" w:rsidRDefault="00095C8D">
      <w:pPr>
        <w:numPr>
          <w:ilvl w:val="0"/>
          <w:numId w:val="130"/>
        </w:numPr>
        <w:ind w:right="8" w:hanging="720"/>
      </w:pPr>
      <w:r>
        <w:t>基金利润的构成</w:t>
      </w:r>
      <w:r>
        <w:rPr>
          <w:rFonts w:ascii="Times New Roman" w:eastAsia="Times New Roman" w:hAnsi="Times New Roman" w:cs="Times New Roman"/>
        </w:rPr>
        <w:t xml:space="preserve"> </w:t>
      </w:r>
    </w:p>
    <w:p w14:paraId="6AF4DE52" w14:textId="77777777" w:rsidR="00591C44" w:rsidRDefault="00095C8D">
      <w:pPr>
        <w:ind w:left="550" w:right="8"/>
      </w:pPr>
      <w:r>
        <w:t>基金利润指基金利息收入、投资收益、公允价值变动收益和其他收入扣除相</w:t>
      </w:r>
    </w:p>
    <w:p w14:paraId="4F01D012"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3982C1E" w14:textId="77777777" w:rsidR="00591C44" w:rsidRDefault="00095C8D">
      <w:pPr>
        <w:numPr>
          <w:ilvl w:val="0"/>
          <w:numId w:val="130"/>
        </w:numPr>
        <w:ind w:right="8" w:hanging="720"/>
      </w:pPr>
      <w:r>
        <w:t>基金可供分配利润</w:t>
      </w:r>
      <w:r>
        <w:rPr>
          <w:rFonts w:ascii="Times New Roman" w:eastAsia="Times New Roman" w:hAnsi="Times New Roman" w:cs="Times New Roman"/>
        </w:rPr>
        <w:t xml:space="preserve"> </w:t>
      </w:r>
    </w:p>
    <w:p w14:paraId="4FE12BC0"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584F14" w14:textId="77777777" w:rsidR="00591C44" w:rsidRDefault="00095C8D">
      <w:pPr>
        <w:numPr>
          <w:ilvl w:val="0"/>
          <w:numId w:val="130"/>
        </w:numPr>
        <w:ind w:right="8" w:hanging="720"/>
      </w:pPr>
      <w:r>
        <w:t>基金收益分配原则</w:t>
      </w:r>
      <w:r>
        <w:rPr>
          <w:rFonts w:ascii="Times New Roman" w:eastAsia="Times New Roman" w:hAnsi="Times New Roman" w:cs="Times New Roman"/>
        </w:rPr>
        <w:t xml:space="preserve"> </w:t>
      </w:r>
    </w:p>
    <w:p w14:paraId="32DE5C14" w14:textId="77777777" w:rsidR="00591C44" w:rsidRDefault="00095C8D">
      <w:pPr>
        <w:numPr>
          <w:ilvl w:val="0"/>
          <w:numId w:val="131"/>
        </w:numPr>
        <w:spacing w:after="5" w:line="371" w:lineRule="auto"/>
        <w:ind w:right="11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77F2C62" w14:textId="77777777" w:rsidR="00591C44" w:rsidRDefault="00095C8D">
      <w:pPr>
        <w:numPr>
          <w:ilvl w:val="0"/>
          <w:numId w:val="131"/>
        </w:numPr>
        <w:ind w:right="119" w:firstLine="540"/>
      </w:pPr>
      <w:r>
        <w:t>本基金收益分配方式分两种：现金分红与红利再投资，投资者可选择现</w:t>
      </w:r>
    </w:p>
    <w:p w14:paraId="04D65929" w14:textId="77777777" w:rsidR="00591C44" w:rsidRDefault="00095C8D">
      <w:pPr>
        <w:spacing w:after="0"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E273E28" w14:textId="77777777" w:rsidR="00591C44" w:rsidRDefault="00095C8D">
      <w:pPr>
        <w:numPr>
          <w:ilvl w:val="0"/>
          <w:numId w:val="132"/>
        </w:numPr>
        <w:spacing w:after="0" w:line="381" w:lineRule="auto"/>
        <w:ind w:right="8" w:firstLine="540"/>
      </w:pPr>
      <w:del w:id="3" w:author="FundLex" w:date="2026-10-22T03:09:57Z">
        <w:r>
          <w:delText>本基金同一类别的每一基金份额享有同等分配权。由于</w:delText>
        </w:r>
        <w:r>
          <w:delText>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类基金份额收取销售服务费，各基金份额类别对应的可分配收益将有所不同；</w:delText>
        </w:r>
      </w:del>
      <w:ins w:id="4" w:author="FundLex" w:date="2026-10-22T03:09:57Z">
        <w:r>
          <w:t>本基金同一类别的每一基金份额享有同等分配权。由于本基金A类基金份额和C类基金份额费用收取不同，各基金份额类别对应的可分配收益将有所不同；</w:t>
        </w:r>
      </w:ins>
      <w:r>
        <w:rPr>
          <w:rFonts w:ascii="Times New Roman" w:eastAsia="Times New Roman" w:hAnsi="Times New Roman" w:cs="Times New Roman"/>
        </w:rPr>
        <w:t xml:space="preserve"> </w:t>
      </w:r>
    </w:p>
    <w:p w14:paraId="32884A37" w14:textId="77777777" w:rsidR="00591C44" w:rsidRDefault="00095C8D">
      <w:pPr>
        <w:numPr>
          <w:ilvl w:val="0"/>
          <w:numId w:val="132"/>
        </w:numPr>
        <w:ind w:right="8" w:firstLine="540"/>
      </w:pPr>
      <w:r>
        <w:t>法律法规或监管机关另有规定的，从其规定。</w:t>
      </w:r>
      <w:r>
        <w:rPr>
          <w:rFonts w:ascii="Times New Roman" w:eastAsia="Times New Roman" w:hAnsi="Times New Roman" w:cs="Times New Roman"/>
        </w:rPr>
        <w:t xml:space="preserve"> </w:t>
      </w:r>
    </w:p>
    <w:p w14:paraId="3193F6F9" w14:textId="77777777" w:rsidR="00591C44" w:rsidRDefault="00095C8D">
      <w:pPr>
        <w:spacing w:after="18" w:line="365" w:lineRule="auto"/>
        <w:ind w:left="-15" w:right="8" w:firstLine="540"/>
      </w:pPr>
      <w:r>
        <w:t>在对基金份额持有人利益无实质性不利影响的前提下，基金管理人可对基金收益分配原则进行调整。</w:t>
      </w:r>
      <w:r>
        <w:rPr>
          <w:rFonts w:ascii="Times New Roman" w:eastAsia="Times New Roman" w:hAnsi="Times New Roman" w:cs="Times New Roman"/>
        </w:rPr>
        <w:t xml:space="preserve"> </w:t>
      </w:r>
    </w:p>
    <w:p w14:paraId="147683E1" w14:textId="77777777" w:rsidR="00591C44" w:rsidRDefault="00095C8D">
      <w:pPr>
        <w:numPr>
          <w:ilvl w:val="0"/>
          <w:numId w:val="133"/>
        </w:numPr>
        <w:ind w:right="8" w:hanging="720"/>
      </w:pPr>
      <w:r>
        <w:t>收益分配方案</w:t>
      </w:r>
      <w:r>
        <w:rPr>
          <w:rFonts w:ascii="Times New Roman" w:eastAsia="Times New Roman" w:hAnsi="Times New Roman" w:cs="Times New Roman"/>
        </w:rPr>
        <w:t xml:space="preserve"> </w:t>
      </w:r>
    </w:p>
    <w:p w14:paraId="21AE04EA" w14:textId="77777777" w:rsidR="00591C44" w:rsidRDefault="00095C8D">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BFF4500" w14:textId="77777777" w:rsidR="00591C44" w:rsidRDefault="00095C8D">
      <w:pPr>
        <w:numPr>
          <w:ilvl w:val="0"/>
          <w:numId w:val="133"/>
        </w:numPr>
        <w:ind w:right="8" w:hanging="720"/>
      </w:pPr>
      <w:r>
        <w:t>收益分配方案的确定、公告与实施</w:t>
      </w:r>
      <w:r>
        <w:rPr>
          <w:rFonts w:ascii="Times New Roman" w:eastAsia="Times New Roman" w:hAnsi="Times New Roman" w:cs="Times New Roman"/>
        </w:rPr>
        <w:t xml:space="preserve"> </w:t>
      </w:r>
    </w:p>
    <w:p w14:paraId="7B06C91E" w14:textId="77777777" w:rsidR="00591C44" w:rsidRDefault="00095C8D">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5E85F9" w14:textId="77777777" w:rsidR="00591C44" w:rsidRDefault="00095C8D">
      <w:pPr>
        <w:ind w:left="550" w:right="8"/>
      </w:pPr>
      <w:r>
        <w:t>法律法规或监管机关另有规定的，从其规定。</w:t>
      </w:r>
      <w:r>
        <w:rPr>
          <w:rFonts w:ascii="Times New Roman" w:eastAsia="Times New Roman" w:hAnsi="Times New Roman" w:cs="Times New Roman"/>
        </w:rPr>
        <w:t xml:space="preserve"> </w:t>
      </w:r>
    </w:p>
    <w:p w14:paraId="1B4687E3" w14:textId="77777777" w:rsidR="00591C44" w:rsidRDefault="00095C8D">
      <w:pPr>
        <w:numPr>
          <w:ilvl w:val="0"/>
          <w:numId w:val="133"/>
        </w:numPr>
        <w:ind w:right="8" w:hanging="720"/>
      </w:pPr>
      <w:r>
        <w:t>基金收益分配中发生的费用</w:t>
      </w:r>
      <w:r>
        <w:rPr>
          <w:rFonts w:ascii="Times New Roman" w:eastAsia="Times New Roman" w:hAnsi="Times New Roman" w:cs="Times New Roman"/>
        </w:rPr>
        <w:t xml:space="preserve"> </w:t>
      </w:r>
    </w:p>
    <w:p w14:paraId="7BD7CE8D"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11BF52E" w14:textId="77777777" w:rsidR="00591C44" w:rsidRDefault="00095C8D">
      <w:pPr>
        <w:numPr>
          <w:ilvl w:val="0"/>
          <w:numId w:val="133"/>
        </w:numPr>
        <w:ind w:right="8" w:hanging="720"/>
      </w:pPr>
      <w:r>
        <w:t>实施侧袋机制期间的收益分配</w:t>
      </w:r>
      <w:r>
        <w:rPr>
          <w:rFonts w:ascii="Times New Roman" w:eastAsia="Times New Roman" w:hAnsi="Times New Roman" w:cs="Times New Roman"/>
        </w:rPr>
        <w:t xml:space="preserve"> </w:t>
      </w:r>
    </w:p>
    <w:p w14:paraId="4899A639" w14:textId="77777777" w:rsidR="00591C44" w:rsidRDefault="00095C8D">
      <w:pPr>
        <w:spacing w:after="12"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498AC19B"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6B323C89" w14:textId="77777777" w:rsidR="00591C44" w:rsidRDefault="00095C8D">
      <w:pPr>
        <w:ind w:left="492" w:right="8"/>
      </w:pPr>
      <w:r>
        <w:t>四、与基金财产管理、运作有关费用的提取、支付方式与比例</w:t>
      </w:r>
      <w:r>
        <w:rPr>
          <w:rFonts w:ascii="Times New Roman" w:eastAsia="Times New Roman" w:hAnsi="Times New Roman" w:cs="Times New Roman"/>
          <w:b/>
        </w:rPr>
        <w:t xml:space="preserve"> </w:t>
      </w:r>
    </w:p>
    <w:p w14:paraId="01493CD3" w14:textId="77777777" w:rsidR="00591C44" w:rsidRDefault="00095C8D">
      <w:pPr>
        <w:ind w:right="8"/>
      </w:pPr>
      <w:r>
        <w:t>（一）基金管理人的管理费</w:t>
      </w:r>
      <w:r>
        <w:rPr>
          <w:rFonts w:ascii="Times New Roman" w:eastAsia="Times New Roman" w:hAnsi="Times New Roman" w:cs="Times New Roman"/>
        </w:rPr>
        <w:t xml:space="preserve">  </w:t>
      </w:r>
    </w:p>
    <w:p w14:paraId="71AF113D" w14:textId="77777777" w:rsidR="00591C44" w:rsidRDefault="00095C8D">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4353FE7"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E17820"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9CA6375" w14:textId="77777777" w:rsidR="00591C44" w:rsidRDefault="00095C8D">
      <w:pPr>
        <w:spacing w:after="18"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4562E56" w14:textId="77777777" w:rsidR="00591C44" w:rsidRDefault="00095C8D">
      <w:pPr>
        <w:ind w:right="8"/>
      </w:pPr>
      <w:r>
        <w:t>（二）基金托管人的托管费</w:t>
      </w:r>
      <w:r>
        <w:rPr>
          <w:rFonts w:ascii="Times New Roman" w:eastAsia="Times New Roman" w:hAnsi="Times New Roman" w:cs="Times New Roman"/>
        </w:rPr>
        <w:t xml:space="preserve"> </w:t>
      </w:r>
    </w:p>
    <w:p w14:paraId="693C60DF"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5D3DBA"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015E5EF"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22C1BD"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76F472C" w14:textId="77777777" w:rsidR="00591C44" w:rsidRDefault="00095C8D">
      <w:pPr>
        <w:spacing w:after="23" w:line="361" w:lineRule="auto"/>
        <w:ind w:left="-15" w:right="8" w:firstLine="480"/>
      </w:pPr>
      <w:r>
        <w:t>基金托管费每日计算，逐日累计至每月月末，按月支付，由基金托管人根据与基金管理人核对一致的财务数据，自动在月初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w:t>
      </w:r>
      <w:r>
        <w:t>。费用自动扣划后，基金管理人应进行核对，如发现数据不符，及时联系基金托管人协商解决。</w:t>
      </w:r>
      <w:r>
        <w:rPr>
          <w:rFonts w:ascii="Times New Roman" w:eastAsia="Times New Roman" w:hAnsi="Times New Roman" w:cs="Times New Roman"/>
        </w:rPr>
        <w:t xml:space="preserve"> </w:t>
      </w:r>
    </w:p>
    <w:p w14:paraId="030A692F" w14:textId="77777777" w:rsidR="00591C44" w:rsidRDefault="00095C8D">
      <w:pPr>
        <w:ind w:right="8"/>
      </w:pPr>
      <w:r>
        <w:t>（三）基金销售服务费</w:t>
      </w:r>
      <w:r>
        <w:rPr>
          <w:rFonts w:ascii="Times New Roman" w:eastAsia="Times New Roman" w:hAnsi="Times New Roman" w:cs="Times New Roman"/>
        </w:rPr>
        <w:t xml:space="preserve"> </w:t>
      </w:r>
    </w:p>
    <w:p w14:paraId="4171EFD7" w14:textId="77777777" w:rsidR="00591C44" w:rsidRDefault="00095C8D">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B0AD4B0"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98E3CA6"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B9AEE7"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E77C4D6" w14:textId="77777777" w:rsidR="00591C44" w:rsidRDefault="00095C8D">
      <w:pPr>
        <w:spacing w:after="15" w:line="362" w:lineRule="auto"/>
        <w:ind w:right="8"/>
      </w:pPr>
      <w:del w:id="5" w:author="FundLex" w:date="2026-10-22T03:09:57Z">
        <w:r>
          <w:delText>基金销售服务费每日计算，逐日累计至每月月末，按月支付，由基金托管人根据与基金管理人核对一致的财务数据，自动在月初</w:delText>
        </w:r>
        <w:r>
          <w:delText>5</w:delText>
        </w:r>
        <w:r>
          <w:delText>个工作日内、按照指定</w:delText>
        </w:r>
        <w:r>
          <w:delText>的账户路径进行资金支付，基金管理人无需再出具资金划拨指令。若遇法定节假日、公休日等，支付日期顺延。费用自动扣划后，基金管理人应进行核对，如发现数据不符，及时联系基金托管人协商解决。</w:delText>
        </w:r>
        <w:r>
          <w:rPr>
            <w:rFonts w:ascii="Times New Roman" w:eastAsia="Times New Roman" w:hAnsi="Times New Roman" w:cs="Times New Roman"/>
          </w:rPr>
          <w:delText xml:space="preserve"> </w:delText>
        </w:r>
      </w:del>
      <w:ins w:id="6" w:author="FundLex" w:date="2026-10-22T03:09:57Z">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ins>
    </w:p>
    <w:p w14:paraId="63C71550" w14:textId="77777777" w:rsidR="00591C44" w:rsidRDefault="00095C8D">
      <w:pPr>
        <w:spacing w:after="18" w:line="365" w:lineRule="auto"/>
        <w:ind w:left="-15" w:right="8" w:firstLine="480"/>
      </w:pPr>
      <w:del w:id="7" w:author="FundLex" w:date="2026-10-22T03:09:57Z">
        <w:r>
          <w:delText>销售服务费主要用于支付销售机构佣金，及基金管理人的基金行销广告费、促销活动费、基金份额持有人服务费等。</w:delText>
        </w:r>
      </w:del>
      <w:ins w:id="8" w:author="FundLex" w:date="2026-10-22T03:09:57Z">
        <w:r>
          <w:t/>
        </w:r>
      </w:ins>
      <w:r>
        <w:rPr>
          <w:rFonts w:ascii="Times New Roman" w:eastAsia="Times New Roman" w:hAnsi="Times New Roman" w:cs="Times New Roman"/>
        </w:rPr>
        <w:t xml:space="preserve"> </w:t>
      </w:r>
    </w:p>
    <w:p w14:paraId="67899A84" w14:textId="77777777" w:rsidR="00591C44" w:rsidRDefault="00095C8D">
      <w:pPr>
        <w:ind w:right="8"/>
      </w:pPr>
      <w:del w:id="9" w:author="FundLex" w:date="2026-10-22T03:09:57Z">
        <w:r>
          <w:delText>销售服务费使用范围不包括基金募集期间的上述费用。</w:delText>
        </w:r>
      </w:del>
      <w:ins w:id="10" w:author="FundLex" w:date="2026-10-22T03:09:57Z">
        <w:r>
          <w:t xml:space="preserve"> </w:t>
        </w:r>
      </w:ins>
      <w:r>
        <w:rPr>
          <w:rFonts w:ascii="Times New Roman" w:eastAsia="Times New Roman" w:hAnsi="Times New Roman" w:cs="Times New Roman"/>
        </w:rPr>
        <w:t xml:space="preserve"> </w:t>
      </w:r>
    </w:p>
    <w:p w14:paraId="24F9AED8"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19B555BC" w14:textId="77777777" w:rsidR="00591C44" w:rsidRDefault="00095C8D">
      <w:pPr>
        <w:ind w:left="492" w:right="8"/>
      </w:pPr>
      <w:r>
        <w:t>五、基金资产的投资范围和投资限制</w:t>
      </w:r>
      <w:r>
        <w:rPr>
          <w:rFonts w:ascii="Times New Roman" w:eastAsia="Times New Roman" w:hAnsi="Times New Roman" w:cs="Times New Roman"/>
          <w:b/>
        </w:rPr>
        <w:t xml:space="preserve"> </w:t>
      </w:r>
    </w:p>
    <w:p w14:paraId="5CA6C8CA" w14:textId="77777777" w:rsidR="00591C44" w:rsidRDefault="00095C8D">
      <w:pPr>
        <w:ind w:right="8"/>
      </w:pPr>
      <w:r>
        <w:t>（一）投资范围</w:t>
      </w:r>
      <w:r>
        <w:rPr>
          <w:rFonts w:ascii="Times New Roman" w:eastAsia="Times New Roman" w:hAnsi="Times New Roman" w:cs="Times New Roman"/>
        </w:rPr>
        <w:t xml:space="preserve"> </w:t>
      </w:r>
    </w:p>
    <w:p w14:paraId="0571CFC4" w14:textId="77777777" w:rsidR="00591C44" w:rsidRDefault="00095C8D">
      <w:pPr>
        <w:spacing w:after="22"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7A3C58A2"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78213529"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D015EE8"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8A2AB3F" w14:textId="77777777" w:rsidR="00591C44" w:rsidRDefault="00095C8D">
      <w:pPr>
        <w:spacing w:after="3"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039055E0" w14:textId="77777777" w:rsidR="00591C44" w:rsidRDefault="00095C8D">
      <w:pPr>
        <w:spacing w:after="18" w:line="365" w:lineRule="auto"/>
        <w:ind w:left="-15" w:right="8" w:firstLine="480"/>
      </w:pPr>
      <w:r>
        <w:t>如法律法规或中国证监</w:t>
      </w:r>
      <w:r>
        <w:t>会变更投资品种的投资比例限制，基金管理人在履行适当程序后，可以做出相应调整。</w:t>
      </w:r>
      <w:r>
        <w:rPr>
          <w:rFonts w:ascii="Times New Roman" w:eastAsia="Times New Roman" w:hAnsi="Times New Roman" w:cs="Times New Roman"/>
        </w:rPr>
        <w:t xml:space="preserve"> </w:t>
      </w:r>
    </w:p>
    <w:p w14:paraId="533B1883" w14:textId="77777777" w:rsidR="00591C44" w:rsidRDefault="00095C8D">
      <w:pPr>
        <w:ind w:right="8"/>
      </w:pPr>
      <w:r>
        <w:t>（二）投资限制</w:t>
      </w:r>
      <w:r>
        <w:rPr>
          <w:rFonts w:ascii="Times New Roman" w:eastAsia="Times New Roman" w:hAnsi="Times New Roman" w:cs="Times New Roman"/>
        </w:rPr>
        <w:t xml:space="preserve"> </w:t>
      </w:r>
    </w:p>
    <w:p w14:paraId="1D2844E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E79680"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4B8584C4" w14:textId="77777777" w:rsidR="00591C44" w:rsidRDefault="00095C8D">
      <w:pPr>
        <w:numPr>
          <w:ilvl w:val="0"/>
          <w:numId w:val="144"/>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432BFE" w14:textId="77777777" w:rsidR="00591C44" w:rsidRDefault="00095C8D">
      <w:pPr>
        <w:numPr>
          <w:ilvl w:val="0"/>
          <w:numId w:val="144"/>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7FB927B" w14:textId="77777777" w:rsidR="00591C44" w:rsidRDefault="00095C8D">
      <w:pPr>
        <w:numPr>
          <w:ilvl w:val="0"/>
          <w:numId w:val="144"/>
        </w:numPr>
        <w:ind w:right="8" w:firstLine="480"/>
      </w:pPr>
      <w:r>
        <w:t>本基金参与股指期货交易的，应当符合下列投资限制：</w:t>
      </w:r>
      <w:r>
        <w:rPr>
          <w:rFonts w:ascii="Times New Roman" w:eastAsia="Times New Roman" w:hAnsi="Times New Roman" w:cs="Times New Roman"/>
        </w:rPr>
        <w:t xml:space="preserve"> </w:t>
      </w:r>
    </w:p>
    <w:p w14:paraId="292F3F0B" w14:textId="77777777" w:rsidR="00591C44" w:rsidRDefault="00095C8D">
      <w:pPr>
        <w:spacing w:after="5"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w:t>
      </w:r>
      <w:r>
        <w:t>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49251FB" w14:textId="77777777" w:rsidR="00591C44" w:rsidRDefault="00095C8D">
      <w:pPr>
        <w:numPr>
          <w:ilvl w:val="0"/>
          <w:numId w:val="144"/>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w:t>
      </w:r>
      <w:r>
        <w:t>剩余期限按照市值加权平均计算；</w:t>
      </w:r>
      <w:r>
        <w:rPr>
          <w:rFonts w:ascii="Times New Roman" w:eastAsia="Times New Roman" w:hAnsi="Times New Roman" w:cs="Times New Roman"/>
        </w:rPr>
        <w:t xml:space="preserve"> </w:t>
      </w:r>
    </w:p>
    <w:p w14:paraId="4C5FBA83" w14:textId="77777777" w:rsidR="00591C44" w:rsidRDefault="00095C8D">
      <w:pPr>
        <w:numPr>
          <w:ilvl w:val="0"/>
          <w:numId w:val="14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831380" w14:textId="77777777" w:rsidR="00591C44" w:rsidRDefault="00095C8D">
      <w:pPr>
        <w:numPr>
          <w:ilvl w:val="0"/>
          <w:numId w:val="14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8FDC29" w14:textId="77777777" w:rsidR="00591C44" w:rsidRDefault="00095C8D">
      <w:pPr>
        <w:numPr>
          <w:ilvl w:val="0"/>
          <w:numId w:val="144"/>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DCF62" w14:textId="77777777" w:rsidR="00591C44" w:rsidRDefault="00095C8D">
      <w:pPr>
        <w:numPr>
          <w:ilvl w:val="0"/>
          <w:numId w:val="14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09CF2C" w14:textId="77777777" w:rsidR="00591C44" w:rsidRDefault="00095C8D">
      <w:pPr>
        <w:numPr>
          <w:ilvl w:val="0"/>
          <w:numId w:val="144"/>
        </w:numPr>
        <w:spacing w:after="16"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5DAC64" w14:textId="77777777" w:rsidR="00591C44" w:rsidRDefault="00095C8D">
      <w:pPr>
        <w:numPr>
          <w:ilvl w:val="0"/>
          <w:numId w:val="144"/>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AB5742" w14:textId="77777777" w:rsidR="00591C44" w:rsidRDefault="00095C8D">
      <w:pPr>
        <w:numPr>
          <w:ilvl w:val="0"/>
          <w:numId w:val="144"/>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3F8480" w14:textId="77777777" w:rsidR="00591C44" w:rsidRDefault="00095C8D">
      <w:pPr>
        <w:numPr>
          <w:ilvl w:val="0"/>
          <w:numId w:val="144"/>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CAF05A" w14:textId="77777777" w:rsidR="00591C44" w:rsidRDefault="00095C8D">
      <w:pPr>
        <w:numPr>
          <w:ilvl w:val="0"/>
          <w:numId w:val="14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5737BF7" w14:textId="77777777" w:rsidR="00591C44" w:rsidRDefault="00095C8D">
      <w:pPr>
        <w:numPr>
          <w:ilvl w:val="0"/>
          <w:numId w:val="144"/>
        </w:numPr>
        <w:spacing w:after="5"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A67B9AD" w14:textId="77777777" w:rsidR="00591C44" w:rsidRDefault="00095C8D">
      <w:pPr>
        <w:numPr>
          <w:ilvl w:val="0"/>
          <w:numId w:val="144"/>
        </w:numPr>
        <w:ind w:right="8" w:firstLine="480"/>
      </w:pPr>
      <w:r>
        <w:t>本基金参与</w:t>
      </w:r>
      <w:r>
        <w:t>国债期货交易，应当符合下列投资限制：</w:t>
      </w:r>
      <w:r>
        <w:rPr>
          <w:rFonts w:ascii="Times New Roman" w:eastAsia="Times New Roman" w:hAnsi="Times New Roman" w:cs="Times New Roman"/>
        </w:rPr>
        <w:t xml:space="preserve"> </w:t>
      </w:r>
    </w:p>
    <w:p w14:paraId="284B00EF"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606F978E" w14:textId="77777777" w:rsidR="00591C44" w:rsidRDefault="00095C8D">
      <w:pPr>
        <w:numPr>
          <w:ilvl w:val="0"/>
          <w:numId w:val="144"/>
        </w:numPr>
        <w:spacing w:after="2" w:line="379" w:lineRule="auto"/>
        <w:ind w:right="8" w:firstLine="480"/>
      </w:pPr>
      <w:r>
        <w:t>基金财产参与股票发行申购，本基金所申报的金额不超过本基金的</w:t>
      </w:r>
      <w:r>
        <w:t>总资产，本基金所申报的股票数量不超过拟发行股票公司本次发行股票的总量；</w:t>
      </w:r>
      <w:r>
        <w:rPr>
          <w:rFonts w:ascii="Times New Roman" w:eastAsia="Times New Roman" w:hAnsi="Times New Roman" w:cs="Times New Roman"/>
        </w:rPr>
        <w:t xml:space="preserve"> </w:t>
      </w:r>
    </w:p>
    <w:p w14:paraId="34160E69" w14:textId="77777777" w:rsidR="00591C44" w:rsidRDefault="00095C8D">
      <w:pPr>
        <w:numPr>
          <w:ilvl w:val="0"/>
          <w:numId w:val="144"/>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D33943B" w14:textId="77777777" w:rsidR="00591C44" w:rsidRDefault="00095C8D">
      <w:pPr>
        <w:spacing w:after="9" w:line="373" w:lineRule="auto"/>
        <w:ind w:left="10" w:right="234"/>
        <w:jc w:val="right"/>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ECA7D3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w:t>
      </w:r>
      <w:r>
        <w:t>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9328265"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31C1273F"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A0B6B76" w14:textId="77777777" w:rsidR="00591C44" w:rsidRDefault="00095C8D">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2663F7" w14:textId="77777777" w:rsidR="00591C44" w:rsidRDefault="00095C8D">
      <w:pPr>
        <w:ind w:right="8"/>
      </w:pPr>
      <w:r>
        <w:t>为维护基金份额持有人的合法权益，基金财产不得用于下列投资或者活动：</w:t>
      </w:r>
      <w:r>
        <w:rPr>
          <w:rFonts w:ascii="Times New Roman" w:eastAsia="Times New Roman" w:hAnsi="Times New Roman" w:cs="Times New Roman"/>
        </w:rPr>
        <w:t xml:space="preserve"> </w:t>
      </w:r>
    </w:p>
    <w:p w14:paraId="72D5A2E4" w14:textId="77777777" w:rsidR="00591C44" w:rsidRDefault="00095C8D">
      <w:pPr>
        <w:numPr>
          <w:ilvl w:val="0"/>
          <w:numId w:val="145"/>
        </w:numPr>
        <w:ind w:right="8" w:hanging="600"/>
      </w:pPr>
      <w:r>
        <w:t>承销证券；</w:t>
      </w:r>
      <w:r>
        <w:rPr>
          <w:rFonts w:ascii="Times New Roman" w:eastAsia="Times New Roman" w:hAnsi="Times New Roman" w:cs="Times New Roman"/>
        </w:rPr>
        <w:t xml:space="preserve"> </w:t>
      </w:r>
    </w:p>
    <w:p w14:paraId="08D6EC76" w14:textId="77777777" w:rsidR="00591C44" w:rsidRDefault="00095C8D">
      <w:pPr>
        <w:numPr>
          <w:ilvl w:val="0"/>
          <w:numId w:val="145"/>
        </w:numPr>
        <w:ind w:right="8" w:hanging="600"/>
      </w:pPr>
      <w:r>
        <w:t>违反规定向他人贷款或者提供担保；</w:t>
      </w:r>
      <w:r>
        <w:rPr>
          <w:rFonts w:ascii="Times New Roman" w:eastAsia="Times New Roman" w:hAnsi="Times New Roman" w:cs="Times New Roman"/>
        </w:rPr>
        <w:t xml:space="preserve"> </w:t>
      </w:r>
    </w:p>
    <w:p w14:paraId="383A1700" w14:textId="77777777" w:rsidR="00591C44" w:rsidRDefault="00095C8D">
      <w:pPr>
        <w:numPr>
          <w:ilvl w:val="0"/>
          <w:numId w:val="145"/>
        </w:numPr>
        <w:ind w:right="8" w:hanging="600"/>
      </w:pPr>
      <w:r>
        <w:t>从事承担无限责任的投资；</w:t>
      </w:r>
      <w:r>
        <w:rPr>
          <w:rFonts w:ascii="Times New Roman" w:eastAsia="Times New Roman" w:hAnsi="Times New Roman" w:cs="Times New Roman"/>
        </w:rPr>
        <w:t xml:space="preserve"> </w:t>
      </w:r>
    </w:p>
    <w:p w14:paraId="27913451" w14:textId="77777777" w:rsidR="00591C44" w:rsidRDefault="00095C8D">
      <w:pPr>
        <w:numPr>
          <w:ilvl w:val="0"/>
          <w:numId w:val="145"/>
        </w:numPr>
        <w:ind w:right="8" w:hanging="600"/>
      </w:pPr>
      <w:r>
        <w:t>向其基金管理人、基金托管人出资；</w:t>
      </w:r>
      <w:r>
        <w:rPr>
          <w:rFonts w:ascii="Times New Roman" w:eastAsia="Times New Roman" w:hAnsi="Times New Roman" w:cs="Times New Roman"/>
        </w:rPr>
        <w:t xml:space="preserve"> </w:t>
      </w:r>
    </w:p>
    <w:p w14:paraId="0890CEB0" w14:textId="77777777" w:rsidR="00591C44" w:rsidRDefault="00095C8D">
      <w:pPr>
        <w:numPr>
          <w:ilvl w:val="0"/>
          <w:numId w:val="14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655DF73" w14:textId="77777777" w:rsidR="00591C44" w:rsidRDefault="00095C8D">
      <w:pPr>
        <w:numPr>
          <w:ilvl w:val="0"/>
          <w:numId w:val="145"/>
        </w:numPr>
        <w:ind w:right="8" w:hanging="600"/>
      </w:pPr>
      <w:r>
        <w:t>法律、行政法规和中国证监会规定禁止的其他活动。</w:t>
      </w:r>
      <w:r>
        <w:rPr>
          <w:rFonts w:ascii="Times New Roman" w:eastAsia="Times New Roman" w:hAnsi="Times New Roman" w:cs="Times New Roman"/>
        </w:rPr>
        <w:t xml:space="preserve"> </w:t>
      </w:r>
    </w:p>
    <w:p w14:paraId="176A0A62" w14:textId="77777777" w:rsidR="00591C44" w:rsidRDefault="00095C8D">
      <w:pPr>
        <w:spacing w:line="360" w:lineRule="auto"/>
        <w:ind w:left="-15" w:right="8" w:firstLine="480"/>
      </w:pPr>
      <w:r>
        <w:t>基金管理人运用基金财</w:t>
      </w:r>
      <w:r>
        <w:t>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1D0FA4" w14:textId="77777777" w:rsidR="00591C44" w:rsidRDefault="00095C8D">
      <w:pPr>
        <w:ind w:right="8"/>
      </w:pPr>
      <w:r>
        <w:rPr>
          <w:rFonts w:ascii="Times New Roman" w:eastAsia="Times New Roman" w:hAnsi="Times New Roman" w:cs="Times New Roman"/>
        </w:rPr>
        <w:t>3</w:t>
      </w:r>
      <w:r>
        <w:t>、法律法规或监管部门取消上述组合限制、禁</w:t>
      </w:r>
      <w:r>
        <w:t>止行为规定或从事关联交易</w:t>
      </w:r>
    </w:p>
    <w:p w14:paraId="27EDEFB4" w14:textId="77777777" w:rsidR="00591C44" w:rsidRDefault="00095C8D">
      <w:pPr>
        <w:spacing w:after="334"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E11A028" w14:textId="77777777" w:rsidR="00591C44" w:rsidRDefault="00095C8D">
      <w:pPr>
        <w:ind w:left="492" w:right="8"/>
      </w:pPr>
      <w:r>
        <w:t>六、基金资产净值的计算方法和公告方式</w:t>
      </w:r>
      <w:r>
        <w:rPr>
          <w:rFonts w:ascii="Times New Roman" w:eastAsia="Times New Roman" w:hAnsi="Times New Roman" w:cs="Times New Roman"/>
          <w:b/>
        </w:rPr>
        <w:t xml:space="preserve"> </w:t>
      </w:r>
    </w:p>
    <w:p w14:paraId="353A2195" w14:textId="77777777" w:rsidR="00591C44" w:rsidRDefault="00095C8D">
      <w:pPr>
        <w:numPr>
          <w:ilvl w:val="0"/>
          <w:numId w:val="146"/>
        </w:numPr>
        <w:ind w:right="8" w:hanging="720"/>
      </w:pPr>
      <w:r>
        <w:t>基金资产净值的计算方法</w:t>
      </w:r>
      <w:r>
        <w:rPr>
          <w:rFonts w:ascii="Times New Roman" w:eastAsia="Times New Roman" w:hAnsi="Times New Roman" w:cs="Times New Roman"/>
        </w:rPr>
        <w:t xml:space="preserve"> </w:t>
      </w:r>
    </w:p>
    <w:p w14:paraId="12271F2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01E21234" w14:textId="77777777" w:rsidR="00591C44" w:rsidRDefault="00095C8D">
      <w:pPr>
        <w:numPr>
          <w:ilvl w:val="0"/>
          <w:numId w:val="146"/>
        </w:numPr>
        <w:ind w:right="8" w:hanging="720"/>
      </w:pPr>
      <w:r>
        <w:t>基金净值信息的公告方式</w:t>
      </w:r>
      <w:r>
        <w:rPr>
          <w:rFonts w:ascii="Times New Roman" w:eastAsia="Times New Roman" w:hAnsi="Times New Roman" w:cs="Times New Roman"/>
        </w:rPr>
        <w:t xml:space="preserve"> </w:t>
      </w:r>
    </w:p>
    <w:p w14:paraId="58E106DE"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BD15269"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385355DE" w14:textId="77777777" w:rsidR="00591C44" w:rsidRDefault="00095C8D">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701209AD" w14:textId="77777777" w:rsidR="00591C44" w:rsidRDefault="00095C8D">
      <w:pPr>
        <w:ind w:left="492" w:right="8"/>
      </w:pPr>
      <w:r>
        <w:t>七、基金合同的变更、终止与基金财产的清算</w:t>
      </w:r>
      <w:r>
        <w:rPr>
          <w:rFonts w:ascii="Times New Roman" w:eastAsia="Times New Roman" w:hAnsi="Times New Roman" w:cs="Times New Roman"/>
          <w:b/>
        </w:rPr>
        <w:t xml:space="preserve"> </w:t>
      </w:r>
    </w:p>
    <w:p w14:paraId="7F0A1E7D" w14:textId="77777777" w:rsidR="00591C44" w:rsidRDefault="00095C8D">
      <w:pPr>
        <w:ind w:right="8"/>
      </w:pPr>
      <w:r>
        <w:t>（一）《基金合同》的变更</w:t>
      </w:r>
      <w:r>
        <w:rPr>
          <w:rFonts w:ascii="Times New Roman" w:eastAsia="Times New Roman" w:hAnsi="Times New Roman" w:cs="Times New Roman"/>
        </w:rPr>
        <w:t xml:space="preserve"> </w:t>
      </w:r>
    </w:p>
    <w:p w14:paraId="4240B04C" w14:textId="77777777" w:rsidR="00591C44" w:rsidRDefault="00095C8D">
      <w:pPr>
        <w:numPr>
          <w:ilvl w:val="0"/>
          <w:numId w:val="147"/>
        </w:numPr>
        <w:ind w:right="8" w:firstLine="480"/>
      </w:pPr>
      <w:r>
        <w:t>变更基金合</w:t>
      </w:r>
      <w:r>
        <w:t>同涉及法律法规规定或本基金合同约定应经基金份额持有人</w:t>
      </w:r>
    </w:p>
    <w:p w14:paraId="46B83C6F"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4F34C96" w14:textId="77777777" w:rsidR="00591C44" w:rsidRDefault="00095C8D">
      <w:pPr>
        <w:numPr>
          <w:ilvl w:val="0"/>
          <w:numId w:val="147"/>
        </w:numPr>
        <w:spacing w:after="12" w:line="369"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4CDDD4D" w14:textId="77777777" w:rsidR="00591C44" w:rsidRDefault="00095C8D">
      <w:pPr>
        <w:ind w:right="8"/>
      </w:pPr>
      <w:r>
        <w:t>（二）《基金合同》的终止事由有下列情形之一的，经履行相关程序后，《基金合同》应当终止：</w:t>
      </w:r>
      <w:r>
        <w:rPr>
          <w:rFonts w:ascii="Times New Roman" w:eastAsia="Times New Roman" w:hAnsi="Times New Roman" w:cs="Times New Roman"/>
        </w:rPr>
        <w:t xml:space="preserve"> </w:t>
      </w:r>
    </w:p>
    <w:p w14:paraId="08AF9F67" w14:textId="77777777" w:rsidR="00591C44" w:rsidRDefault="00095C8D">
      <w:pPr>
        <w:numPr>
          <w:ilvl w:val="0"/>
          <w:numId w:val="148"/>
        </w:numPr>
        <w:ind w:right="8" w:firstLine="480"/>
      </w:pPr>
      <w:r>
        <w:t>基金份额持有人大会决定终止的；</w:t>
      </w:r>
      <w:r>
        <w:rPr>
          <w:rFonts w:ascii="Times New Roman" w:eastAsia="Times New Roman" w:hAnsi="Times New Roman" w:cs="Times New Roman"/>
        </w:rPr>
        <w:t xml:space="preserve"> </w:t>
      </w:r>
    </w:p>
    <w:p w14:paraId="5482F062" w14:textId="77777777" w:rsidR="00591C44" w:rsidRDefault="00095C8D">
      <w:pPr>
        <w:numPr>
          <w:ilvl w:val="0"/>
          <w:numId w:val="148"/>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4CC1C2" w14:textId="77777777" w:rsidR="00591C44" w:rsidRDefault="00095C8D">
      <w:pPr>
        <w:numPr>
          <w:ilvl w:val="0"/>
          <w:numId w:val="148"/>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1B2075F" w14:textId="77777777" w:rsidR="00591C44" w:rsidRDefault="00095C8D">
      <w:pPr>
        <w:numPr>
          <w:ilvl w:val="0"/>
          <w:numId w:val="148"/>
        </w:numPr>
        <w:spacing w:after="19"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5D17D76" w14:textId="77777777" w:rsidR="00591C44" w:rsidRDefault="00095C8D">
      <w:pPr>
        <w:numPr>
          <w:ilvl w:val="0"/>
          <w:numId w:val="148"/>
        </w:numPr>
        <w:ind w:right="8" w:firstLine="480"/>
      </w:pPr>
      <w:r>
        <w:t>《基金合同》约定的其他情形；</w:t>
      </w:r>
      <w:r>
        <w:rPr>
          <w:rFonts w:ascii="Times New Roman" w:eastAsia="Times New Roman" w:hAnsi="Times New Roman" w:cs="Times New Roman"/>
        </w:rPr>
        <w:t xml:space="preserve"> </w:t>
      </w:r>
    </w:p>
    <w:p w14:paraId="10C6E951" w14:textId="77777777" w:rsidR="00591C44" w:rsidRDefault="00095C8D">
      <w:pPr>
        <w:numPr>
          <w:ilvl w:val="0"/>
          <w:numId w:val="148"/>
        </w:numPr>
        <w:ind w:right="8" w:firstLine="480"/>
      </w:pPr>
      <w:r>
        <w:t>相关法律法规和中国证监会规定的其他情况。</w:t>
      </w:r>
      <w:r>
        <w:rPr>
          <w:rFonts w:ascii="Times New Roman" w:eastAsia="Times New Roman" w:hAnsi="Times New Roman" w:cs="Times New Roman"/>
        </w:rPr>
        <w:t xml:space="preserve"> </w:t>
      </w:r>
    </w:p>
    <w:p w14:paraId="39F18CE9" w14:textId="77777777" w:rsidR="00591C44" w:rsidRDefault="00095C8D">
      <w:pPr>
        <w:ind w:right="8"/>
      </w:pPr>
      <w:r>
        <w:t>（三）基金财产的清算</w:t>
      </w:r>
      <w:r>
        <w:rPr>
          <w:rFonts w:ascii="Times New Roman" w:eastAsia="Times New Roman" w:hAnsi="Times New Roman" w:cs="Times New Roman"/>
        </w:rPr>
        <w:t xml:space="preserve"> </w:t>
      </w:r>
    </w:p>
    <w:p w14:paraId="02B7A13D" w14:textId="77777777" w:rsidR="00591C44" w:rsidRDefault="00095C8D">
      <w:pPr>
        <w:numPr>
          <w:ilvl w:val="0"/>
          <w:numId w:val="149"/>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B1456D" w14:textId="77777777" w:rsidR="00591C44" w:rsidRDefault="00095C8D">
      <w:pPr>
        <w:numPr>
          <w:ilvl w:val="0"/>
          <w:numId w:val="149"/>
        </w:numPr>
        <w:spacing w:after="6" w:line="370"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0C13D25" w14:textId="77777777" w:rsidR="00591C44" w:rsidRDefault="00095C8D">
      <w:pPr>
        <w:numPr>
          <w:ilvl w:val="0"/>
          <w:numId w:val="149"/>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53770E" w14:textId="77777777" w:rsidR="00591C44" w:rsidRDefault="00095C8D">
      <w:pPr>
        <w:numPr>
          <w:ilvl w:val="0"/>
          <w:numId w:val="149"/>
        </w:numPr>
        <w:ind w:right="8" w:firstLine="480"/>
      </w:pPr>
      <w:r>
        <w:t>基金财产清算程序：</w:t>
      </w:r>
      <w:r>
        <w:rPr>
          <w:rFonts w:ascii="Times New Roman" w:eastAsia="Times New Roman" w:hAnsi="Times New Roman" w:cs="Times New Roman"/>
        </w:rPr>
        <w:t xml:space="preserve"> </w:t>
      </w:r>
    </w:p>
    <w:p w14:paraId="6D0B19EB" w14:textId="77777777" w:rsidR="00591C44" w:rsidRDefault="00095C8D">
      <w:pPr>
        <w:numPr>
          <w:ilvl w:val="0"/>
          <w:numId w:val="15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DEE3CCD" w14:textId="77777777" w:rsidR="00591C44" w:rsidRDefault="00095C8D">
      <w:pPr>
        <w:numPr>
          <w:ilvl w:val="0"/>
          <w:numId w:val="150"/>
        </w:numPr>
        <w:ind w:right="8" w:firstLine="480"/>
      </w:pPr>
      <w:r>
        <w:t>对基金财产和债权债务进行清理和确认；</w:t>
      </w:r>
      <w:r>
        <w:rPr>
          <w:rFonts w:ascii="Times New Roman" w:eastAsia="Times New Roman" w:hAnsi="Times New Roman" w:cs="Times New Roman"/>
        </w:rPr>
        <w:t xml:space="preserve"> </w:t>
      </w:r>
    </w:p>
    <w:p w14:paraId="179F606A" w14:textId="77777777" w:rsidR="00591C44" w:rsidRDefault="00095C8D">
      <w:pPr>
        <w:numPr>
          <w:ilvl w:val="0"/>
          <w:numId w:val="150"/>
        </w:numPr>
        <w:ind w:right="8" w:firstLine="480"/>
      </w:pPr>
      <w:r>
        <w:t>对基金财产进行估值和变现；</w:t>
      </w:r>
      <w:r>
        <w:rPr>
          <w:rFonts w:ascii="Times New Roman" w:eastAsia="Times New Roman" w:hAnsi="Times New Roman" w:cs="Times New Roman"/>
        </w:rPr>
        <w:t xml:space="preserve"> </w:t>
      </w:r>
    </w:p>
    <w:p w14:paraId="5842711D" w14:textId="77777777" w:rsidR="00591C44" w:rsidRDefault="00095C8D">
      <w:pPr>
        <w:numPr>
          <w:ilvl w:val="0"/>
          <w:numId w:val="150"/>
        </w:numPr>
        <w:ind w:right="8" w:firstLine="480"/>
      </w:pPr>
      <w:r>
        <w:t>制作清算报告；</w:t>
      </w:r>
      <w:r>
        <w:rPr>
          <w:rFonts w:ascii="Times New Roman" w:eastAsia="Times New Roman" w:hAnsi="Times New Roman" w:cs="Times New Roman"/>
        </w:rPr>
        <w:t xml:space="preserve"> </w:t>
      </w:r>
    </w:p>
    <w:p w14:paraId="07FA3EA1" w14:textId="77777777" w:rsidR="00591C44" w:rsidRDefault="00095C8D">
      <w:pPr>
        <w:numPr>
          <w:ilvl w:val="0"/>
          <w:numId w:val="150"/>
        </w:numPr>
        <w:spacing w:after="1" w:line="379" w:lineRule="auto"/>
        <w:ind w:right="8" w:firstLine="480"/>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264158D8" w14:textId="77777777" w:rsidR="00591C44" w:rsidRDefault="00095C8D">
      <w:pPr>
        <w:numPr>
          <w:ilvl w:val="0"/>
          <w:numId w:val="150"/>
        </w:numPr>
        <w:ind w:right="8" w:firstLine="480"/>
      </w:pPr>
      <w:r>
        <w:t>将清算报告报中国证监会备案并公告；</w:t>
      </w:r>
      <w:r>
        <w:rPr>
          <w:rFonts w:ascii="Times New Roman" w:eastAsia="Times New Roman" w:hAnsi="Times New Roman" w:cs="Times New Roman"/>
        </w:rPr>
        <w:t xml:space="preserve"> </w:t>
      </w:r>
    </w:p>
    <w:p w14:paraId="33FA0C58" w14:textId="77777777" w:rsidR="00591C44" w:rsidRDefault="00095C8D">
      <w:pPr>
        <w:numPr>
          <w:ilvl w:val="0"/>
          <w:numId w:val="150"/>
        </w:numPr>
        <w:ind w:right="8" w:firstLine="480"/>
      </w:pPr>
      <w:r>
        <w:t>对基金剩余财产进行分配。</w:t>
      </w:r>
      <w:r>
        <w:rPr>
          <w:rFonts w:ascii="Times New Roman" w:eastAsia="Times New Roman" w:hAnsi="Times New Roman" w:cs="Times New Roman"/>
        </w:rPr>
        <w:t xml:space="preserve"> </w:t>
      </w:r>
    </w:p>
    <w:p w14:paraId="1AB85673"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D94262" w14:textId="77777777" w:rsidR="00591C44" w:rsidRDefault="00095C8D">
      <w:pPr>
        <w:numPr>
          <w:ilvl w:val="0"/>
          <w:numId w:val="151"/>
        </w:numPr>
        <w:ind w:right="8" w:hanging="720"/>
      </w:pPr>
      <w:r>
        <w:t>清算费用</w:t>
      </w:r>
      <w:r>
        <w:rPr>
          <w:rFonts w:ascii="Times New Roman" w:eastAsia="Times New Roman" w:hAnsi="Times New Roman" w:cs="Times New Roman"/>
        </w:rPr>
        <w:t xml:space="preserve"> </w:t>
      </w:r>
    </w:p>
    <w:p w14:paraId="25D483D1"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D1B713" w14:textId="77777777" w:rsidR="00591C44" w:rsidRDefault="00095C8D">
      <w:pPr>
        <w:numPr>
          <w:ilvl w:val="0"/>
          <w:numId w:val="151"/>
        </w:numPr>
        <w:ind w:right="8" w:hanging="720"/>
      </w:pPr>
      <w:r>
        <w:t>基金财产清算剩余资产的分配</w:t>
      </w:r>
      <w:r>
        <w:rPr>
          <w:rFonts w:ascii="Times New Roman" w:eastAsia="Times New Roman" w:hAnsi="Times New Roman" w:cs="Times New Roman"/>
        </w:rPr>
        <w:t xml:space="preserve"> </w:t>
      </w:r>
    </w:p>
    <w:p w14:paraId="5C693F0C" w14:textId="77777777" w:rsidR="00591C44" w:rsidRDefault="00095C8D">
      <w:pPr>
        <w:spacing w:after="22" w:line="363" w:lineRule="auto"/>
        <w:ind w:left="-15" w:right="8" w:firstLine="480"/>
      </w:pPr>
      <w:del w:id="11" w:author="FundLex" w:date="2026-10-22T03:09:57Z">
        <w:r>
          <w:delText>依据基金财产清算的分配方案，将基金财产清算后的全部剩余资产扣除基金财产清算费用、交纳所欠税款并清偿基金债务后，按基金份额持有人持有的各类基金份额比例进行分配。</w:delText>
        </w:r>
      </w:del>
      <w:ins w:id="12" w:author="FundLex" w:date="2026-10-22T03:09:57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CA4A5D2" w14:textId="77777777" w:rsidR="00591C44" w:rsidRDefault="00095C8D">
      <w:pPr>
        <w:numPr>
          <w:ilvl w:val="0"/>
          <w:numId w:val="151"/>
        </w:numPr>
        <w:ind w:right="8" w:hanging="720"/>
      </w:pPr>
      <w:r>
        <w:t>基金财产清算的公告</w:t>
      </w:r>
      <w:r>
        <w:rPr>
          <w:rFonts w:ascii="Times New Roman" w:eastAsia="Times New Roman" w:hAnsi="Times New Roman" w:cs="Times New Roman"/>
        </w:rPr>
        <w:t xml:space="preserve"> </w:t>
      </w:r>
    </w:p>
    <w:p w14:paraId="637A49CB" w14:textId="77777777" w:rsidR="00591C44" w:rsidRDefault="00095C8D">
      <w:pPr>
        <w:spacing w:after="129"/>
        <w:ind w:right="8"/>
      </w:pPr>
      <w:r>
        <w:t>清算过程中的有关重大事项须及时公告；基金财产清算报告经符合《证券法》</w:t>
      </w:r>
    </w:p>
    <w:p w14:paraId="656DEF26" w14:textId="77777777" w:rsidR="00591C44" w:rsidRDefault="00095C8D">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57C6F0E" w14:textId="77777777" w:rsidR="00591C44" w:rsidRDefault="00095C8D">
      <w:pPr>
        <w:numPr>
          <w:ilvl w:val="0"/>
          <w:numId w:val="151"/>
        </w:numPr>
        <w:ind w:right="8" w:hanging="720"/>
      </w:pPr>
      <w:r>
        <w:t>基金财产清算账册及文件的保存</w:t>
      </w:r>
      <w:r>
        <w:rPr>
          <w:rFonts w:ascii="Times New Roman" w:eastAsia="Times New Roman" w:hAnsi="Times New Roman" w:cs="Times New Roman"/>
        </w:rPr>
        <w:t xml:space="preserve"> </w:t>
      </w:r>
    </w:p>
    <w:p w14:paraId="51BD354A" w14:textId="77777777" w:rsidR="00591C44" w:rsidRDefault="00095C8D">
      <w:pPr>
        <w:spacing w:after="13" w:line="365" w:lineRule="auto"/>
        <w:ind w:left="-15" w:right="8" w:firstLine="480"/>
      </w:pPr>
      <w:r>
        <w:t>基金财产清算账册及有关文件由基金托管人保存，保存期</w:t>
      </w:r>
      <w:r>
        <w:t>限不得低于法律法规规定的最低期限。</w:t>
      </w:r>
      <w:r>
        <w:rPr>
          <w:rFonts w:ascii="Times New Roman" w:eastAsia="Times New Roman" w:hAnsi="Times New Roman" w:cs="Times New Roman"/>
          <w:b/>
        </w:rPr>
        <w:t xml:space="preserve"> </w:t>
      </w:r>
    </w:p>
    <w:p w14:paraId="62B2437A"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6BD3993A" w14:textId="77777777" w:rsidR="00591C44" w:rsidRDefault="00095C8D">
      <w:pPr>
        <w:numPr>
          <w:ilvl w:val="0"/>
          <w:numId w:val="152"/>
        </w:numPr>
        <w:ind w:left="964" w:right="8" w:hanging="482"/>
      </w:pPr>
      <w:r>
        <w:t>争议的处理</w:t>
      </w:r>
      <w:r>
        <w:rPr>
          <w:rFonts w:ascii="Times New Roman" w:eastAsia="Times New Roman" w:hAnsi="Times New Roman" w:cs="Times New Roman"/>
          <w:b/>
        </w:rPr>
        <w:t xml:space="preserve"> </w:t>
      </w:r>
    </w:p>
    <w:p w14:paraId="2FAA3437"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FA1FC6C"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45D77EC" w14:textId="77777777" w:rsidR="00591C44" w:rsidRDefault="00095C8D">
      <w:pPr>
        <w:spacing w:after="13"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40CE9DE2"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518BB866" w14:textId="77777777" w:rsidR="00591C44" w:rsidRDefault="00095C8D">
      <w:pPr>
        <w:numPr>
          <w:ilvl w:val="0"/>
          <w:numId w:val="152"/>
        </w:numPr>
        <w:spacing w:line="360" w:lineRule="auto"/>
        <w:ind w:left="964" w:right="8" w:hanging="482"/>
      </w:pPr>
      <w:r>
        <w:t>基金合同存放地和投资者取</w:t>
      </w:r>
      <w:r>
        <w:t>得合同的方式《基金合同》可印制成册，供投资者在基金管理人、基金托管人、销售机构的办公场所和营业场所查阅。</w:t>
      </w:r>
    </w:p>
    <w:p w14:paraId="782DFDF6" w14:textId="77777777" w:rsidR="00591C44" w:rsidRDefault="00591C44">
      <w:pPr>
        <w:sectPr w:rsidR="00591C4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1774CF90" w14:textId="77777777" w:rsidR="00591C44" w:rsidRDefault="00095C8D">
      <w:pPr>
        <w:spacing w:after="800" w:line="259" w:lineRule="auto"/>
        <w:ind w:left="0" w:right="44" w:firstLine="0"/>
        <w:jc w:val="right"/>
      </w:pPr>
      <w:r>
        <w:rPr>
          <w:rFonts w:ascii="Times New Roman" w:eastAsia="Times New Roman" w:hAnsi="Times New Roman" w:cs="Times New Roman"/>
          <w:sz w:val="18"/>
        </w:rPr>
        <w:t xml:space="preserve">                     </w:t>
      </w:r>
    </w:p>
    <w:p w14:paraId="774B9144" w14:textId="77777777" w:rsidR="00591C44" w:rsidRDefault="00095C8D">
      <w:pPr>
        <w:spacing w:after="276" w:line="360" w:lineRule="auto"/>
        <w:ind w:left="-5" w:right="8"/>
      </w:pPr>
      <w:r>
        <w:t>（本页为《广发上证</w:t>
      </w:r>
      <w:r>
        <w:t>50</w:t>
      </w:r>
      <w:r>
        <w:t>交易型开放式指数证券投资基金发起式联接基金基金合同》签署页，无正文）</w:t>
      </w:r>
      <w:r>
        <w:t xml:space="preserve"> </w:t>
      </w:r>
    </w:p>
    <w:p w14:paraId="2910C242" w14:textId="77777777" w:rsidR="00591C44" w:rsidRDefault="00095C8D">
      <w:pPr>
        <w:spacing w:after="417" w:line="259" w:lineRule="auto"/>
        <w:ind w:left="403" w:firstLine="0"/>
      </w:pPr>
      <w:r>
        <w:rPr>
          <w:rFonts w:ascii="Times New Roman" w:eastAsia="Times New Roman" w:hAnsi="Times New Roman" w:cs="Times New Roman"/>
          <w:sz w:val="21"/>
        </w:rPr>
        <w:t xml:space="preserve"> </w:t>
      </w:r>
    </w:p>
    <w:p w14:paraId="02F92ED4" w14:textId="77777777" w:rsidR="00591C44" w:rsidRDefault="00095C8D">
      <w:pPr>
        <w:spacing w:after="340"/>
        <w:ind w:left="413" w:right="8"/>
      </w:pPr>
      <w:r>
        <w:t>基金管理人：广发基金管理有限公司</w:t>
      </w:r>
      <w:r>
        <w:t xml:space="preserve"> </w:t>
      </w:r>
    </w:p>
    <w:p w14:paraId="2C862E1E" w14:textId="77777777" w:rsidR="00591C44" w:rsidRDefault="00095C8D">
      <w:pPr>
        <w:spacing w:after="342" w:line="259" w:lineRule="auto"/>
        <w:ind w:left="0" w:firstLine="0"/>
      </w:pPr>
      <w:r>
        <w:t xml:space="preserve"> </w:t>
      </w:r>
    </w:p>
    <w:p w14:paraId="32A40A18" w14:textId="77777777" w:rsidR="00591C44" w:rsidRDefault="00095C8D">
      <w:pPr>
        <w:spacing w:after="343"/>
        <w:ind w:left="413" w:right="8"/>
      </w:pPr>
      <w:r>
        <w:t>法定代表人或授权签字人：</w:t>
      </w:r>
      <w:r>
        <w:t xml:space="preserve">  </w:t>
      </w:r>
    </w:p>
    <w:p w14:paraId="5A24195A" w14:textId="77777777" w:rsidR="00591C44" w:rsidRDefault="00095C8D">
      <w:pPr>
        <w:spacing w:after="342" w:line="259" w:lineRule="auto"/>
        <w:ind w:left="420" w:firstLine="0"/>
      </w:pPr>
      <w:r>
        <w:t xml:space="preserve"> </w:t>
      </w:r>
    </w:p>
    <w:p w14:paraId="35ED7B58" w14:textId="77777777" w:rsidR="00591C44" w:rsidRDefault="00095C8D">
      <w:pPr>
        <w:spacing w:after="342" w:line="259" w:lineRule="auto"/>
        <w:ind w:left="420" w:firstLine="0"/>
      </w:pPr>
      <w:r>
        <w:t xml:space="preserve"> </w:t>
      </w:r>
    </w:p>
    <w:p w14:paraId="72A1BD27" w14:textId="77777777" w:rsidR="00591C44" w:rsidRDefault="00095C8D">
      <w:pPr>
        <w:spacing w:after="343"/>
        <w:ind w:left="430" w:right="8"/>
      </w:pPr>
      <w:r>
        <w:t>签订日：</w:t>
      </w:r>
      <w:r>
        <w:t xml:space="preserve"> </w:t>
      </w:r>
    </w:p>
    <w:p w14:paraId="41E2675F" w14:textId="77777777" w:rsidR="00591C44" w:rsidRDefault="00095C8D">
      <w:pPr>
        <w:spacing w:after="340"/>
        <w:ind w:left="413" w:right="8"/>
      </w:pPr>
      <w:r>
        <w:t>签订地：</w:t>
      </w:r>
      <w:r>
        <w:t xml:space="preserve"> </w:t>
      </w:r>
    </w:p>
    <w:p w14:paraId="25A47810" w14:textId="77777777" w:rsidR="00591C44" w:rsidRDefault="00095C8D">
      <w:pPr>
        <w:spacing w:after="382" w:line="259" w:lineRule="auto"/>
        <w:ind w:left="0" w:firstLine="0"/>
      </w:pPr>
      <w:r>
        <w:rPr>
          <w:sz w:val="21"/>
        </w:rPr>
        <w:t xml:space="preserve"> </w:t>
      </w:r>
    </w:p>
    <w:p w14:paraId="319EBB68" w14:textId="77777777" w:rsidR="00591C44" w:rsidRDefault="00095C8D">
      <w:pPr>
        <w:spacing w:after="385" w:line="259" w:lineRule="auto"/>
        <w:ind w:left="0" w:firstLine="0"/>
      </w:pPr>
      <w:r>
        <w:rPr>
          <w:sz w:val="21"/>
        </w:rPr>
        <w:t xml:space="preserve"> </w:t>
      </w:r>
    </w:p>
    <w:p w14:paraId="31884419" w14:textId="77777777" w:rsidR="00591C44" w:rsidRDefault="00095C8D">
      <w:pPr>
        <w:spacing w:after="340"/>
        <w:ind w:left="413" w:right="8"/>
      </w:pPr>
      <w:r>
        <w:t>基金托管人</w:t>
      </w:r>
      <w:r>
        <w:t>:</w:t>
      </w:r>
      <w:r>
        <w:t>招商银行股份有限公司</w:t>
      </w:r>
      <w:r>
        <w:t xml:space="preserve"> </w:t>
      </w:r>
    </w:p>
    <w:p w14:paraId="53A93937" w14:textId="77777777" w:rsidR="00591C44" w:rsidRDefault="00095C8D">
      <w:pPr>
        <w:spacing w:after="342" w:line="259" w:lineRule="auto"/>
        <w:ind w:left="403" w:firstLine="0"/>
      </w:pPr>
      <w:r>
        <w:t xml:space="preserve"> </w:t>
      </w:r>
    </w:p>
    <w:p w14:paraId="1E04CD6C" w14:textId="77777777" w:rsidR="00591C44" w:rsidRDefault="00095C8D">
      <w:pPr>
        <w:spacing w:after="343"/>
        <w:ind w:left="413" w:right="8"/>
      </w:pPr>
      <w:r>
        <w:t>法定代表人或授权签字人：</w:t>
      </w:r>
      <w:r>
        <w:t xml:space="preserve"> </w:t>
      </w:r>
    </w:p>
    <w:p w14:paraId="394964ED" w14:textId="77777777" w:rsidR="00591C44" w:rsidRDefault="00095C8D">
      <w:pPr>
        <w:spacing w:after="342" w:line="259" w:lineRule="auto"/>
        <w:ind w:left="420" w:firstLine="0"/>
      </w:pPr>
      <w:r>
        <w:t xml:space="preserve"> </w:t>
      </w:r>
    </w:p>
    <w:p w14:paraId="4FB1B6E2" w14:textId="77777777" w:rsidR="00591C44" w:rsidRDefault="00095C8D">
      <w:pPr>
        <w:spacing w:after="343" w:line="259" w:lineRule="auto"/>
        <w:ind w:left="420" w:firstLine="0"/>
      </w:pPr>
      <w:r>
        <w:t xml:space="preserve"> </w:t>
      </w:r>
    </w:p>
    <w:p w14:paraId="6FC1CD52" w14:textId="77777777" w:rsidR="00591C44" w:rsidRDefault="00095C8D">
      <w:pPr>
        <w:spacing w:after="349"/>
        <w:ind w:left="413" w:right="8"/>
      </w:pPr>
      <w:r>
        <w:t>签订日：</w:t>
      </w:r>
      <w:r>
        <w:t xml:space="preserve"> </w:t>
      </w:r>
    </w:p>
    <w:p w14:paraId="78EEBF18" w14:textId="77777777" w:rsidR="00591C44" w:rsidRDefault="00095C8D">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7A25E2BE" w14:textId="77777777" w:rsidR="00591C44" w:rsidRDefault="00095C8D">
      <w:pPr>
        <w:spacing w:after="0" w:line="259" w:lineRule="auto"/>
        <w:ind w:left="403" w:firstLine="0"/>
      </w:pPr>
      <w:r>
        <w:rPr>
          <w:rFonts w:ascii="Times New Roman" w:eastAsia="Times New Roman" w:hAnsi="Times New Roman" w:cs="Times New Roman"/>
          <w:sz w:val="21"/>
        </w:rPr>
        <w:t xml:space="preserve"> </w:t>
      </w:r>
    </w:p>
    <w:sectPr w:rsidR="00591C44">
      <w:headerReference w:type="even" r:id="rId19"/>
      <w:headerReference w:type="default" r:id="rId20"/>
      <w:footerReference w:type="even" r:id="rId21"/>
      <w:footerReference w:type="default" r:id="rId22"/>
      <w:headerReference w:type="first" r:id="rId23"/>
      <w:footerReference w:type="first" r:id="rId24"/>
      <w:pgSz w:w="11906" w:h="16838"/>
      <w:pgMar w:top="1440" w:right="1801"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D580" w14:textId="77777777" w:rsidR="00000000" w:rsidRDefault="00095C8D">
      <w:pPr>
        <w:spacing w:after="0" w:line="240" w:lineRule="auto"/>
      </w:pPr>
      <w:r>
        <w:separator/>
      </w:r>
    </w:p>
  </w:endnote>
  <w:endnote w:type="continuationSeparator" w:id="0">
    <w:p w14:paraId="18B3B8AB" w14:textId="77777777" w:rsidR="00000000" w:rsidRDefault="00095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1E43" w14:textId="77777777" w:rsidR="00591C44" w:rsidRDefault="00591C4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0EE6" w14:textId="77777777" w:rsidR="00591C44" w:rsidRDefault="00591C4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10D" w14:textId="77777777" w:rsidR="00591C44" w:rsidRDefault="00591C4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590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0903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E02CC"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68E2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AB8A1"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697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889F0" w14:textId="77777777" w:rsidR="00000000" w:rsidRDefault="00095C8D">
      <w:pPr>
        <w:spacing w:after="0" w:line="240" w:lineRule="auto"/>
      </w:pPr>
      <w:r>
        <w:separator/>
      </w:r>
    </w:p>
  </w:footnote>
  <w:footnote w:type="continuationSeparator" w:id="0">
    <w:p w14:paraId="335F8CD8" w14:textId="77777777" w:rsidR="00000000" w:rsidRDefault="00095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BE60C" w14:textId="77777777" w:rsidR="00591C44" w:rsidRDefault="00095C8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251425" wp14:editId="7B82C873">
              <wp:simplePos x="0" y="0"/>
              <wp:positionH relativeFrom="page">
                <wp:posOffset>1125017</wp:posOffset>
              </wp:positionH>
              <wp:positionV relativeFrom="page">
                <wp:posOffset>816864</wp:posOffset>
              </wp:positionV>
              <wp:extent cx="5312029" cy="65532"/>
              <wp:effectExtent l="0" t="0" r="0" b="0"/>
              <wp:wrapSquare wrapText="bothSides"/>
              <wp:docPr id="67300" name="Group 673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4" name="Shape 708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5" name="Shape 708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0" style="width:418.27pt;height:5.15997pt;position:absolute;mso-position-horizontal-relative:page;mso-position-horizontal:absolute;margin-left:88.584pt;mso-position-vertical-relative:page;margin-top:64.32pt;" coordsize="53120,655">
              <v:shape id="Shape 70836" style="position:absolute;width:53120;height:182;left:0;top:472;" coordsize="5312029,18288" path="m0,0l5312029,0l5312029,18288l0,18288l0,0">
                <v:stroke weight="0pt" endcap="flat" joinstyle="miter" miterlimit="10" on="false" color="#000000" opacity="0"/>
                <v:fill on="true" color="#000000"/>
              </v:shape>
              <v:shape id="Shape 708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1287" w14:textId="77777777" w:rsidR="00591C44" w:rsidRDefault="00591C4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886D9" w14:textId="77777777" w:rsidR="00591C44" w:rsidRDefault="00591C4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15FE7"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50CB1A" wp14:editId="2D8C90DE">
              <wp:simplePos x="0" y="0"/>
              <wp:positionH relativeFrom="page">
                <wp:posOffset>1125017</wp:posOffset>
              </wp:positionH>
              <wp:positionV relativeFrom="page">
                <wp:posOffset>816864</wp:posOffset>
              </wp:positionV>
              <wp:extent cx="5312029" cy="65532"/>
              <wp:effectExtent l="0" t="0" r="0" b="0"/>
              <wp:wrapSquare wrapText="bothSides"/>
              <wp:docPr id="67348" name="Group 673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6" name="Shape 70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7" name="Shape 70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48" style="width:418.27pt;height:5.15997pt;position:absolute;mso-position-horizontal-relative:page;mso-position-horizontal:absolute;margin-left:88.584pt;mso-position-vertical-relative:page;margin-top:64.32pt;" coordsize="53120,655">
              <v:shape id="Shape 70848" style="position:absolute;width:53120;height:182;left:0;top:472;" coordsize="5312029,18288" path="m0,0l5312029,0l5312029,18288l0,18288l0,0">
                <v:stroke weight="0pt" endcap="flat" joinstyle="miter" miterlimit="10" on="false" color="#000000" opacity="0"/>
                <v:fill on="true" color="#000000"/>
              </v:shape>
              <v:shape id="Shape 70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AFE3"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9E681F" wp14:editId="4C0D2E13">
              <wp:simplePos x="0" y="0"/>
              <wp:positionH relativeFrom="page">
                <wp:posOffset>1125017</wp:posOffset>
              </wp:positionH>
              <wp:positionV relativeFrom="page">
                <wp:posOffset>816864</wp:posOffset>
              </wp:positionV>
              <wp:extent cx="5312029" cy="65532"/>
              <wp:effectExtent l="0" t="0" r="0" b="0"/>
              <wp:wrapSquare wrapText="bothSides"/>
              <wp:docPr id="67330" name="Group 673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2" name="Shape 708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3" name="Shape 708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0" style="width:418.27pt;height:5.15997pt;position:absolute;mso-position-horizontal-relative:page;mso-position-horizontal:absolute;margin-left:88.584pt;mso-position-vertical-relative:page;margin-top:64.32pt;" coordsize="53120,655">
              <v:shape id="Shape 70844" style="position:absolute;width:53120;height:182;left:0;top:472;" coordsize="5312029,18288" path="m0,0l5312029,0l5312029,18288l0,18288l0,0">
                <v:stroke weight="0pt" endcap="flat" joinstyle="miter" miterlimit="10" on="false" color="#000000" opacity="0"/>
                <v:fill on="true" color="#000000"/>
              </v:shape>
              <v:shape id="Shape 70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31A0"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AD6D50" wp14:editId="08476ACF">
              <wp:simplePos x="0" y="0"/>
              <wp:positionH relativeFrom="page">
                <wp:posOffset>1125017</wp:posOffset>
              </wp:positionH>
              <wp:positionV relativeFrom="page">
                <wp:posOffset>816864</wp:posOffset>
              </wp:positionV>
              <wp:extent cx="5312029" cy="65532"/>
              <wp:effectExtent l="0" t="0" r="0" b="0"/>
              <wp:wrapSquare wrapText="bothSides"/>
              <wp:docPr id="67312" name="Group 673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8" name="Shape 708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9" name="Shape 70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12" style="width:418.27pt;height:5.15997pt;position:absolute;mso-position-horizontal-relative:page;mso-position-horizontal:absolute;margin-left:88.584pt;mso-position-vertical-relative:page;margin-top:64.32pt;" coordsize="53120,655">
              <v:shape id="Shape 70840" style="position:absolute;width:53120;height:182;left:0;top:472;" coordsize="5312029,18288" path="m0,0l5312029,0l5312029,18288l0,18288l0,0">
                <v:stroke weight="0pt" endcap="flat" joinstyle="miter" miterlimit="10" on="false" color="#000000" opacity="0"/>
                <v:fill on="true" color="#000000"/>
              </v:shape>
              <v:shape id="Shape 708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6140"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D94B63" wp14:editId="492DD3AE">
              <wp:simplePos x="0" y="0"/>
              <wp:positionH relativeFrom="page">
                <wp:posOffset>1125017</wp:posOffset>
              </wp:positionH>
              <wp:positionV relativeFrom="page">
                <wp:posOffset>800100</wp:posOffset>
              </wp:positionV>
              <wp:extent cx="5312029" cy="65532"/>
              <wp:effectExtent l="0" t="0" r="0" b="0"/>
              <wp:wrapSquare wrapText="bothSides"/>
              <wp:docPr id="67402" name="Group 674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8" name="Shape 708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9" name="Shape 708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2" style="width:418.27pt;height:5.15997pt;position:absolute;mso-position-horizontal-relative:page;mso-position-horizontal:absolute;margin-left:88.584pt;mso-position-vertical-relative:page;margin-top:63pt;" coordsize="53120,655">
              <v:shape id="Shape 70860" style="position:absolute;width:53120;height:182;left:0;top:472;" coordsize="5312029,18288" path="m0,0l5312029,0l5312029,18288l0,18288l0,0">
                <v:stroke weight="0pt" endcap="flat" joinstyle="miter" miterlimit="10" on="false" color="#000000" opacity="0"/>
                <v:fill on="true" color="#000000"/>
              </v:shape>
              <v:shape id="Shape 708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A183"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1E9552" wp14:editId="76536631">
              <wp:simplePos x="0" y="0"/>
              <wp:positionH relativeFrom="page">
                <wp:posOffset>1125017</wp:posOffset>
              </wp:positionH>
              <wp:positionV relativeFrom="page">
                <wp:posOffset>800100</wp:posOffset>
              </wp:positionV>
              <wp:extent cx="5312029" cy="65532"/>
              <wp:effectExtent l="0" t="0" r="0" b="0"/>
              <wp:wrapSquare wrapText="bothSides"/>
              <wp:docPr id="67384" name="Group 673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4" name="Shape 708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5" name="Shape 708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4" style="width:418.27pt;height:5.15997pt;position:absolute;mso-position-horizontal-relative:page;mso-position-horizontal:absolute;margin-left:88.584pt;mso-position-vertical-relative:page;margin-top:63pt;" coordsize="53120,655">
              <v:shape id="Shape 70856" style="position:absolute;width:53120;height:182;left:0;top:472;" coordsize="5312029,18288" path="m0,0l5312029,0l5312029,18288l0,18288l0,0">
                <v:stroke weight="0pt" endcap="flat" joinstyle="miter" miterlimit="10" on="false" color="#000000" opacity="0"/>
                <v:fill on="true" color="#000000"/>
              </v:shape>
              <v:shape id="Shape 708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50C4"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8846C4B" wp14:editId="0B3B7B40">
              <wp:simplePos x="0" y="0"/>
              <wp:positionH relativeFrom="page">
                <wp:posOffset>1125017</wp:posOffset>
              </wp:positionH>
              <wp:positionV relativeFrom="page">
                <wp:posOffset>800100</wp:posOffset>
              </wp:positionV>
              <wp:extent cx="5312029" cy="65532"/>
              <wp:effectExtent l="0" t="0" r="0" b="0"/>
              <wp:wrapSquare wrapText="bothSides"/>
              <wp:docPr id="67366" name="Group 673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0" name="Shape 708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1" name="Shape 708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6" style="width:418.27pt;height:5.15997pt;position:absolute;mso-position-horizontal-relative:page;mso-position-horizontal:absolute;margin-left:88.584pt;mso-position-vertical-relative:page;margin-top:63pt;" coordsize="53120,655">
              <v:shape id="Shape 70852" style="position:absolute;width:53120;height:182;left:0;top:472;" coordsize="5312029,18288" path="m0,0l5312029,0l5312029,18288l0,18288l0,0">
                <v:stroke weight="0pt" endcap="flat" joinstyle="miter" miterlimit="10" on="false" color="#000000" opacity="0"/>
                <v:fill on="true" color="#000000"/>
              </v:shape>
              <v:shape id="Shape 708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FF0"/>
    <w:multiLevelType w:val="hybridMultilevel"/>
    <w:tmpl w:val="39143E18"/>
    <w:lvl w:ilvl="0" w:tplc="987E9A92">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24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22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03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4C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60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47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E2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43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94C3C"/>
    <w:multiLevelType w:val="hybridMultilevel"/>
    <w:tmpl w:val="A7B44BF4"/>
    <w:lvl w:ilvl="0" w:tplc="4F70D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0C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64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81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2E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63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87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41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02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92735C"/>
    <w:multiLevelType w:val="hybridMultilevel"/>
    <w:tmpl w:val="E0886966"/>
    <w:lvl w:ilvl="0" w:tplc="07B4B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08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9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A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EA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2E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AF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AF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E7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8702B"/>
    <w:multiLevelType w:val="hybridMultilevel"/>
    <w:tmpl w:val="E4727DC6"/>
    <w:lvl w:ilvl="0" w:tplc="808C12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E2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22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4E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CB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4E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A1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E2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43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E74F4"/>
    <w:multiLevelType w:val="hybridMultilevel"/>
    <w:tmpl w:val="FFF4E240"/>
    <w:lvl w:ilvl="0" w:tplc="6D82A0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8C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7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A7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69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EF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89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C4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EB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D1CBD"/>
    <w:multiLevelType w:val="hybridMultilevel"/>
    <w:tmpl w:val="6CF8F8B2"/>
    <w:lvl w:ilvl="0" w:tplc="6BF4F4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CC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6A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03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6C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6D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0B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6E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4F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142E4"/>
    <w:multiLevelType w:val="hybridMultilevel"/>
    <w:tmpl w:val="B13CEAE6"/>
    <w:lvl w:ilvl="0" w:tplc="22BA8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4D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08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E7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CF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1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6D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66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00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CF1855"/>
    <w:multiLevelType w:val="hybridMultilevel"/>
    <w:tmpl w:val="45843C8C"/>
    <w:lvl w:ilvl="0" w:tplc="3022E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87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4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E3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69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67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CC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4D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C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92926"/>
    <w:multiLevelType w:val="hybridMultilevel"/>
    <w:tmpl w:val="BD8E7E30"/>
    <w:lvl w:ilvl="0" w:tplc="764A60F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A3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45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89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24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EB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4B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0D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66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618EE"/>
    <w:multiLevelType w:val="hybridMultilevel"/>
    <w:tmpl w:val="2FAA1194"/>
    <w:lvl w:ilvl="0" w:tplc="BDC852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84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03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46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4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62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4B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AB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C9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A41219"/>
    <w:multiLevelType w:val="hybridMultilevel"/>
    <w:tmpl w:val="0F8E3632"/>
    <w:lvl w:ilvl="0" w:tplc="9C701E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2A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07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EB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83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60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6A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42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85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D712F"/>
    <w:multiLevelType w:val="hybridMultilevel"/>
    <w:tmpl w:val="D5FCB020"/>
    <w:lvl w:ilvl="0" w:tplc="2BAA97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E5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83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49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61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E5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A6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D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E4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D20D0C"/>
    <w:multiLevelType w:val="hybridMultilevel"/>
    <w:tmpl w:val="7102CD24"/>
    <w:lvl w:ilvl="0" w:tplc="658062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0B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42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5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46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EC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6A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00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EA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6B1DA6"/>
    <w:multiLevelType w:val="hybridMultilevel"/>
    <w:tmpl w:val="2716E7D2"/>
    <w:lvl w:ilvl="0" w:tplc="F90ABC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27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8F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A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4A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06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00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ED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C8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06E6A"/>
    <w:multiLevelType w:val="hybridMultilevel"/>
    <w:tmpl w:val="4230ADE4"/>
    <w:lvl w:ilvl="0" w:tplc="73669FB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2F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4B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A9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CB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AB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2D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02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A1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087309"/>
    <w:multiLevelType w:val="hybridMultilevel"/>
    <w:tmpl w:val="F1DAE0B8"/>
    <w:lvl w:ilvl="0" w:tplc="883492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68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68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EC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C3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0D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E7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27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A5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3D35E5"/>
    <w:multiLevelType w:val="hybridMultilevel"/>
    <w:tmpl w:val="956E3612"/>
    <w:lvl w:ilvl="0" w:tplc="C03EAC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6F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61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E8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E3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8C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CC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80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EC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4115C0"/>
    <w:multiLevelType w:val="hybridMultilevel"/>
    <w:tmpl w:val="1FAC6BB2"/>
    <w:lvl w:ilvl="0" w:tplc="213A1D6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C79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A59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A0A3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8C4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AF10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202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49C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252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CB4B5B"/>
    <w:multiLevelType w:val="hybridMultilevel"/>
    <w:tmpl w:val="670EF7DE"/>
    <w:lvl w:ilvl="0" w:tplc="C650A7A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E8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2B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C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E9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21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4A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E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05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431022"/>
    <w:multiLevelType w:val="hybridMultilevel"/>
    <w:tmpl w:val="33F800F4"/>
    <w:lvl w:ilvl="0" w:tplc="D482FDF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A772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91E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0B456">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4C9CA">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49AF0">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C5E54">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CD42E">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67BF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3A2FE0"/>
    <w:multiLevelType w:val="hybridMultilevel"/>
    <w:tmpl w:val="DE7E07BC"/>
    <w:lvl w:ilvl="0" w:tplc="2C0C39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25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4B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44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D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A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42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E7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8B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8139D7"/>
    <w:multiLevelType w:val="hybridMultilevel"/>
    <w:tmpl w:val="37FC080C"/>
    <w:lvl w:ilvl="0" w:tplc="298AE9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C1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0D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84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CB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48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42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8C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6C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B609F2"/>
    <w:multiLevelType w:val="hybridMultilevel"/>
    <w:tmpl w:val="6D84F16C"/>
    <w:lvl w:ilvl="0" w:tplc="4426ED3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87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AD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42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6E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4B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05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0A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8D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D06C8D"/>
    <w:multiLevelType w:val="hybridMultilevel"/>
    <w:tmpl w:val="5D7E1A22"/>
    <w:lvl w:ilvl="0" w:tplc="E2A43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D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2A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2A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A0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C4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A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04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A0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9F5B60"/>
    <w:multiLevelType w:val="hybridMultilevel"/>
    <w:tmpl w:val="5790A042"/>
    <w:lvl w:ilvl="0" w:tplc="6C1A9D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A9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03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4AE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49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A3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CA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09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66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3F5485"/>
    <w:multiLevelType w:val="hybridMultilevel"/>
    <w:tmpl w:val="928ED8FA"/>
    <w:lvl w:ilvl="0" w:tplc="76EEFA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5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03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CA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4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CE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C4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C0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01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A17A2B"/>
    <w:multiLevelType w:val="hybridMultilevel"/>
    <w:tmpl w:val="16425898"/>
    <w:lvl w:ilvl="0" w:tplc="2DA80E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8D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41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00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2E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E5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21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C4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E9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27152B"/>
    <w:multiLevelType w:val="hybridMultilevel"/>
    <w:tmpl w:val="A3E06222"/>
    <w:lvl w:ilvl="0" w:tplc="3D4288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E6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03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AA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05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4D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82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2C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61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632588"/>
    <w:multiLevelType w:val="hybridMultilevel"/>
    <w:tmpl w:val="3796CD5E"/>
    <w:lvl w:ilvl="0" w:tplc="22F8CF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A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AE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4B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CF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26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A5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C0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E9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574E"/>
    <w:multiLevelType w:val="hybridMultilevel"/>
    <w:tmpl w:val="0A886A12"/>
    <w:lvl w:ilvl="0" w:tplc="CCA2E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0B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88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C1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AD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46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C2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EF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42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BA2F4D"/>
    <w:multiLevelType w:val="hybridMultilevel"/>
    <w:tmpl w:val="D6E6D582"/>
    <w:lvl w:ilvl="0" w:tplc="8F3C9D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CE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06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06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43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8A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20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CA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81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2B7FB7"/>
    <w:multiLevelType w:val="hybridMultilevel"/>
    <w:tmpl w:val="E6B42F12"/>
    <w:lvl w:ilvl="0" w:tplc="56102B2A">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0965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E322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C9A5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2C9E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2FFD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69F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CE4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E26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000A3"/>
    <w:multiLevelType w:val="hybridMultilevel"/>
    <w:tmpl w:val="341459F8"/>
    <w:lvl w:ilvl="0" w:tplc="0BF4DEB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6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02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2F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3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84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05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02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6D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2C41AE"/>
    <w:multiLevelType w:val="hybridMultilevel"/>
    <w:tmpl w:val="D0444BFE"/>
    <w:lvl w:ilvl="0" w:tplc="A162A44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6B2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4A5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A34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E93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405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CE1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E4B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6D2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FF6D53"/>
    <w:multiLevelType w:val="hybridMultilevel"/>
    <w:tmpl w:val="C638F546"/>
    <w:lvl w:ilvl="0" w:tplc="39BC6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C5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E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E7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4D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C2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A3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E7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E4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082E3E"/>
    <w:multiLevelType w:val="hybridMultilevel"/>
    <w:tmpl w:val="8D52EBEC"/>
    <w:lvl w:ilvl="0" w:tplc="51B26E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28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63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A9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AF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E5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EF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62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A2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0C5730"/>
    <w:multiLevelType w:val="hybridMultilevel"/>
    <w:tmpl w:val="3294C2DA"/>
    <w:lvl w:ilvl="0" w:tplc="C172D1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ED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43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40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03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44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C5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0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7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64143"/>
    <w:multiLevelType w:val="hybridMultilevel"/>
    <w:tmpl w:val="DC484AB4"/>
    <w:lvl w:ilvl="0" w:tplc="353801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8E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CD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E0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4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2B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6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88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88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2F0532"/>
    <w:multiLevelType w:val="hybridMultilevel"/>
    <w:tmpl w:val="F466A332"/>
    <w:lvl w:ilvl="0" w:tplc="5B3ED3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41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88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01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A8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0D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E9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2A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CB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0116CB"/>
    <w:multiLevelType w:val="hybridMultilevel"/>
    <w:tmpl w:val="3F68E4E4"/>
    <w:lvl w:ilvl="0" w:tplc="A76458B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2A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2B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29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A7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82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A4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A1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0E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311A7F"/>
    <w:multiLevelType w:val="hybridMultilevel"/>
    <w:tmpl w:val="8278D2B8"/>
    <w:lvl w:ilvl="0" w:tplc="8D7663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A1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0B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0F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02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6F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02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23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09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0A1EBE"/>
    <w:multiLevelType w:val="hybridMultilevel"/>
    <w:tmpl w:val="22FA1404"/>
    <w:lvl w:ilvl="0" w:tplc="2CAAFA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26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85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E1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2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67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67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02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40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81787D"/>
    <w:multiLevelType w:val="hybridMultilevel"/>
    <w:tmpl w:val="3E4C5230"/>
    <w:lvl w:ilvl="0" w:tplc="651696A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AB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60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E3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2E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E5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C7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ED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A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9154C3"/>
    <w:multiLevelType w:val="hybridMultilevel"/>
    <w:tmpl w:val="FB42A1C4"/>
    <w:lvl w:ilvl="0" w:tplc="7DDAB9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63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EC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49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44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21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EF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C5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88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0331A"/>
    <w:multiLevelType w:val="hybridMultilevel"/>
    <w:tmpl w:val="34867C9A"/>
    <w:lvl w:ilvl="0" w:tplc="93DAAE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61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8C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E2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87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24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69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E1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45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523AFA"/>
    <w:multiLevelType w:val="hybridMultilevel"/>
    <w:tmpl w:val="8646B404"/>
    <w:lvl w:ilvl="0" w:tplc="9E3E4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29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46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AD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E3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CD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09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E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85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675967"/>
    <w:multiLevelType w:val="hybridMultilevel"/>
    <w:tmpl w:val="304639FE"/>
    <w:lvl w:ilvl="0" w:tplc="327E8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86F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64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20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A0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8C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29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EF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2D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16244E"/>
    <w:multiLevelType w:val="hybridMultilevel"/>
    <w:tmpl w:val="0D5E09CA"/>
    <w:lvl w:ilvl="0" w:tplc="C9E8406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E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02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ED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EE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0D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CF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EB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46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8C656A"/>
    <w:multiLevelType w:val="hybridMultilevel"/>
    <w:tmpl w:val="CEB23558"/>
    <w:lvl w:ilvl="0" w:tplc="007AC1F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AC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88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7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86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0B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2D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63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69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F1503"/>
    <w:multiLevelType w:val="hybridMultilevel"/>
    <w:tmpl w:val="8870A6A6"/>
    <w:lvl w:ilvl="0" w:tplc="DDA6D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66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7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4C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45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6C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8E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A6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2A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B3189F"/>
    <w:multiLevelType w:val="hybridMultilevel"/>
    <w:tmpl w:val="97DECF38"/>
    <w:lvl w:ilvl="0" w:tplc="5374E1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6A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01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A8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8A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8F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AC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60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ED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BE1EEB"/>
    <w:multiLevelType w:val="hybridMultilevel"/>
    <w:tmpl w:val="8BDCF7A6"/>
    <w:lvl w:ilvl="0" w:tplc="5CD02F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E0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E7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85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2E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43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4D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34B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0E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D17986"/>
    <w:multiLevelType w:val="hybridMultilevel"/>
    <w:tmpl w:val="93D26B9C"/>
    <w:lvl w:ilvl="0" w:tplc="B142C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48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26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23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8E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0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44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60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8B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1C3B71"/>
    <w:multiLevelType w:val="hybridMultilevel"/>
    <w:tmpl w:val="3448028C"/>
    <w:lvl w:ilvl="0" w:tplc="0E7C1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A4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A3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A3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5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CA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8C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03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8E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63543B"/>
    <w:multiLevelType w:val="hybridMultilevel"/>
    <w:tmpl w:val="5CE67F3C"/>
    <w:lvl w:ilvl="0" w:tplc="8FE26C1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E2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AB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24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CC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21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42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6B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5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183B73"/>
    <w:multiLevelType w:val="hybridMultilevel"/>
    <w:tmpl w:val="CCC2BDEC"/>
    <w:lvl w:ilvl="0" w:tplc="B0984F3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09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8E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EF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4F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EC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0D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AB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48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7D5709"/>
    <w:multiLevelType w:val="hybridMultilevel"/>
    <w:tmpl w:val="5434A8CC"/>
    <w:lvl w:ilvl="0" w:tplc="13FC2B9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07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21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84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62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CA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6B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01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41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BE4391"/>
    <w:multiLevelType w:val="hybridMultilevel"/>
    <w:tmpl w:val="821AAE38"/>
    <w:lvl w:ilvl="0" w:tplc="44A02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0A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EC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C9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CF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06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E2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45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0F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E46A8A"/>
    <w:multiLevelType w:val="hybridMultilevel"/>
    <w:tmpl w:val="0646F3C8"/>
    <w:lvl w:ilvl="0" w:tplc="FF7AB82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84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6A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88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A4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64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A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0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24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2E7A75"/>
    <w:multiLevelType w:val="hybridMultilevel"/>
    <w:tmpl w:val="40DC9FF6"/>
    <w:lvl w:ilvl="0" w:tplc="507AC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49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9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88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4B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20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AB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82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EE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E020C4"/>
    <w:multiLevelType w:val="hybridMultilevel"/>
    <w:tmpl w:val="56A0951C"/>
    <w:lvl w:ilvl="0" w:tplc="F7DC3D2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A9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A3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0B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C4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26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0C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AE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A1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D7251F"/>
    <w:multiLevelType w:val="hybridMultilevel"/>
    <w:tmpl w:val="7C902590"/>
    <w:lvl w:ilvl="0" w:tplc="4724B5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8A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F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E9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61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4B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A2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88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E0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272DE8"/>
    <w:multiLevelType w:val="hybridMultilevel"/>
    <w:tmpl w:val="B3C05A9E"/>
    <w:lvl w:ilvl="0" w:tplc="D9E6085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E4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25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66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6B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2C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64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4A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C9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D40ABD"/>
    <w:multiLevelType w:val="hybridMultilevel"/>
    <w:tmpl w:val="30323C54"/>
    <w:lvl w:ilvl="0" w:tplc="C7604D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E3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E6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48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66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CC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8A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E1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C0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860F55"/>
    <w:multiLevelType w:val="hybridMultilevel"/>
    <w:tmpl w:val="BDE0C75E"/>
    <w:lvl w:ilvl="0" w:tplc="FF96CF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89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CE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21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0E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48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65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21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7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5871EA"/>
    <w:multiLevelType w:val="hybridMultilevel"/>
    <w:tmpl w:val="E6C23E84"/>
    <w:lvl w:ilvl="0" w:tplc="AD729A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24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65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4D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25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CD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45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A1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C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829ED"/>
    <w:multiLevelType w:val="hybridMultilevel"/>
    <w:tmpl w:val="5C3E228A"/>
    <w:lvl w:ilvl="0" w:tplc="612AF6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62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0C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A1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2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08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C4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41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6D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4C737E"/>
    <w:multiLevelType w:val="hybridMultilevel"/>
    <w:tmpl w:val="F0B865E4"/>
    <w:lvl w:ilvl="0" w:tplc="552E2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CB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43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25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81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65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CB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6A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60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0C0EF7"/>
    <w:multiLevelType w:val="hybridMultilevel"/>
    <w:tmpl w:val="A58EA56C"/>
    <w:lvl w:ilvl="0" w:tplc="96A8482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88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AF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EE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29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6D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47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05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E5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D1E71"/>
    <w:multiLevelType w:val="hybridMultilevel"/>
    <w:tmpl w:val="FDB25A76"/>
    <w:lvl w:ilvl="0" w:tplc="BEE6EF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2B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8E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E4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6B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01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AE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E9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AC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883052"/>
    <w:multiLevelType w:val="hybridMultilevel"/>
    <w:tmpl w:val="E1AE4E94"/>
    <w:lvl w:ilvl="0" w:tplc="1438FB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20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05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6A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A8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43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AF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8E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C9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9A6700"/>
    <w:multiLevelType w:val="hybridMultilevel"/>
    <w:tmpl w:val="722C9FB2"/>
    <w:lvl w:ilvl="0" w:tplc="07D4AD0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20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07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F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E9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2B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0F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C3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06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C10CFE"/>
    <w:multiLevelType w:val="hybridMultilevel"/>
    <w:tmpl w:val="22F8D1B4"/>
    <w:lvl w:ilvl="0" w:tplc="6AC0DA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87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A8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67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28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42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6F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2B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0B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6F70AE"/>
    <w:multiLevelType w:val="hybridMultilevel"/>
    <w:tmpl w:val="343A16E0"/>
    <w:lvl w:ilvl="0" w:tplc="DF30C1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28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6B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69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23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EC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28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E8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A9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30A35"/>
    <w:multiLevelType w:val="hybridMultilevel"/>
    <w:tmpl w:val="7D26963A"/>
    <w:lvl w:ilvl="0" w:tplc="BE007D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E6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A6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4B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04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6E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25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AD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4C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B8597D"/>
    <w:multiLevelType w:val="hybridMultilevel"/>
    <w:tmpl w:val="9572DD44"/>
    <w:lvl w:ilvl="0" w:tplc="013235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82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CD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0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0A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87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E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6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C3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C9485D"/>
    <w:multiLevelType w:val="hybridMultilevel"/>
    <w:tmpl w:val="A74CB1DC"/>
    <w:lvl w:ilvl="0" w:tplc="D4EAA7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AA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6D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87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ED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E8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F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A6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C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037517"/>
    <w:multiLevelType w:val="hybridMultilevel"/>
    <w:tmpl w:val="67768B8C"/>
    <w:lvl w:ilvl="0" w:tplc="FDA8DF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ED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A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C8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A6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86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EB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25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E4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6058EE"/>
    <w:multiLevelType w:val="hybridMultilevel"/>
    <w:tmpl w:val="B1A80BDA"/>
    <w:lvl w:ilvl="0" w:tplc="134246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C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41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D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0D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B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89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82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0D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6D4974"/>
    <w:multiLevelType w:val="hybridMultilevel"/>
    <w:tmpl w:val="3D78811C"/>
    <w:lvl w:ilvl="0" w:tplc="93F83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A0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E3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AF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24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0D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EF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A9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4F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B07688"/>
    <w:multiLevelType w:val="hybridMultilevel"/>
    <w:tmpl w:val="1F161428"/>
    <w:lvl w:ilvl="0" w:tplc="C032E1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65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68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C6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6A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43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EB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66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A5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285B5D"/>
    <w:multiLevelType w:val="hybridMultilevel"/>
    <w:tmpl w:val="9E0CDD80"/>
    <w:lvl w:ilvl="0" w:tplc="39D05F6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6B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0F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40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E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ED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83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41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0B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616C55"/>
    <w:multiLevelType w:val="hybridMultilevel"/>
    <w:tmpl w:val="70249998"/>
    <w:lvl w:ilvl="0" w:tplc="00D4130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EC6F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EC54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A0A3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A1B8C">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83440">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27B3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E2F5E">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A5630">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762C65"/>
    <w:multiLevelType w:val="hybridMultilevel"/>
    <w:tmpl w:val="B2249F94"/>
    <w:lvl w:ilvl="0" w:tplc="8E30311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EE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41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AD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44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4B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A0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B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89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B80B67"/>
    <w:multiLevelType w:val="hybridMultilevel"/>
    <w:tmpl w:val="30C2E924"/>
    <w:lvl w:ilvl="0" w:tplc="D1A437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C0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08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C7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2C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25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4C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A8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A1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606E5"/>
    <w:multiLevelType w:val="hybridMultilevel"/>
    <w:tmpl w:val="49A4893C"/>
    <w:lvl w:ilvl="0" w:tplc="663C93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2F7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EC1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AA2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CA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CDF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8DE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AD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6E8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530AA5"/>
    <w:multiLevelType w:val="hybridMultilevel"/>
    <w:tmpl w:val="FF9E1E58"/>
    <w:lvl w:ilvl="0" w:tplc="68E220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69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CD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AC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05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4B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CF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E8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A02613"/>
    <w:multiLevelType w:val="hybridMultilevel"/>
    <w:tmpl w:val="B46C3A3C"/>
    <w:lvl w:ilvl="0" w:tplc="6D9218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AC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CF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0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0F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5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EC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6A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EB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C2B40"/>
    <w:multiLevelType w:val="hybridMultilevel"/>
    <w:tmpl w:val="D842D5D4"/>
    <w:lvl w:ilvl="0" w:tplc="DEC0FF4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C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8B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26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29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04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6C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AA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29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E0629"/>
    <w:multiLevelType w:val="hybridMultilevel"/>
    <w:tmpl w:val="F30CCE32"/>
    <w:lvl w:ilvl="0" w:tplc="1292C86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6D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64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8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0E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8B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6B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02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45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E47B6A"/>
    <w:multiLevelType w:val="hybridMultilevel"/>
    <w:tmpl w:val="D35E3F12"/>
    <w:lvl w:ilvl="0" w:tplc="F482C1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C1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E7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6A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E9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E4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C7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EB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C9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4F3475"/>
    <w:multiLevelType w:val="hybridMultilevel"/>
    <w:tmpl w:val="3AAEB0A6"/>
    <w:lvl w:ilvl="0" w:tplc="7EA2A1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04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69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66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E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28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21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AB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AA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427E3"/>
    <w:multiLevelType w:val="hybridMultilevel"/>
    <w:tmpl w:val="C33C4C22"/>
    <w:lvl w:ilvl="0" w:tplc="35F2D6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0A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A5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4B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AA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4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84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0D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112FF1"/>
    <w:multiLevelType w:val="hybridMultilevel"/>
    <w:tmpl w:val="EE442708"/>
    <w:lvl w:ilvl="0" w:tplc="AD08AB0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2FBEA">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8F81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6039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85222">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452FA">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280C2">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4C3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6130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44521A"/>
    <w:multiLevelType w:val="hybridMultilevel"/>
    <w:tmpl w:val="F294DF8A"/>
    <w:lvl w:ilvl="0" w:tplc="3E885F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46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CB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46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84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E9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63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6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69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484D23"/>
    <w:multiLevelType w:val="hybridMultilevel"/>
    <w:tmpl w:val="021C6B78"/>
    <w:lvl w:ilvl="0" w:tplc="3AA407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ED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0E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67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C4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8F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68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A3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E6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E37E08"/>
    <w:multiLevelType w:val="hybridMultilevel"/>
    <w:tmpl w:val="B6B27816"/>
    <w:lvl w:ilvl="0" w:tplc="7B0CEF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C7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E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A3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C5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E6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04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03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4B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014B03"/>
    <w:multiLevelType w:val="hybridMultilevel"/>
    <w:tmpl w:val="CEF64BEC"/>
    <w:lvl w:ilvl="0" w:tplc="33A0C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AD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6D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42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3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46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8E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81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67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682CBE"/>
    <w:multiLevelType w:val="hybridMultilevel"/>
    <w:tmpl w:val="7C6A6A14"/>
    <w:lvl w:ilvl="0" w:tplc="D79C3EB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CB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08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6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0A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2B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40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A6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A0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FC5FA2"/>
    <w:multiLevelType w:val="hybridMultilevel"/>
    <w:tmpl w:val="211229B2"/>
    <w:lvl w:ilvl="0" w:tplc="11BCC3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C9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64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728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E8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AC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24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26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C6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2F1924"/>
    <w:multiLevelType w:val="hybridMultilevel"/>
    <w:tmpl w:val="4B2646B4"/>
    <w:lvl w:ilvl="0" w:tplc="DD56A5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C0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45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AA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E6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C9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8F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C6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DC0ED7"/>
    <w:multiLevelType w:val="hybridMultilevel"/>
    <w:tmpl w:val="EBDE37A8"/>
    <w:lvl w:ilvl="0" w:tplc="A2C4B0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A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89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5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A7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EB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65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C2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87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725CB1"/>
    <w:multiLevelType w:val="hybridMultilevel"/>
    <w:tmpl w:val="6A1AFEEA"/>
    <w:lvl w:ilvl="0" w:tplc="13E8F4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83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AB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22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6F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E4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4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06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41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466737"/>
    <w:multiLevelType w:val="hybridMultilevel"/>
    <w:tmpl w:val="D614618C"/>
    <w:lvl w:ilvl="0" w:tplc="B860B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61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3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2E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24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6C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A0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4A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E4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435BBB"/>
    <w:multiLevelType w:val="hybridMultilevel"/>
    <w:tmpl w:val="AA14665C"/>
    <w:lvl w:ilvl="0" w:tplc="565C6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EB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4C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87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C6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0C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61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AB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24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B5088A"/>
    <w:multiLevelType w:val="hybridMultilevel"/>
    <w:tmpl w:val="7A0EE204"/>
    <w:lvl w:ilvl="0" w:tplc="748815D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04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20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63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64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22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C5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3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85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27110C"/>
    <w:multiLevelType w:val="hybridMultilevel"/>
    <w:tmpl w:val="4856798A"/>
    <w:lvl w:ilvl="0" w:tplc="47363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80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C4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2D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AD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E9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AC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C7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42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6F1BED"/>
    <w:multiLevelType w:val="hybridMultilevel"/>
    <w:tmpl w:val="0E788AD0"/>
    <w:lvl w:ilvl="0" w:tplc="F79486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62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43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EE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09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C4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E6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E4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C7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CF736B"/>
    <w:multiLevelType w:val="hybridMultilevel"/>
    <w:tmpl w:val="61DA6D44"/>
    <w:lvl w:ilvl="0" w:tplc="57F85C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04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6A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28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CC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27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0B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43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05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4C2DD2"/>
    <w:multiLevelType w:val="hybridMultilevel"/>
    <w:tmpl w:val="0C3C95BA"/>
    <w:lvl w:ilvl="0" w:tplc="979A9F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29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2B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A1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C6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9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03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21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45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630BA8"/>
    <w:multiLevelType w:val="hybridMultilevel"/>
    <w:tmpl w:val="9DE83C4E"/>
    <w:lvl w:ilvl="0" w:tplc="E8442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2E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4D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4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80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8A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CD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AB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20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70644C"/>
    <w:multiLevelType w:val="hybridMultilevel"/>
    <w:tmpl w:val="FCCCBBB2"/>
    <w:lvl w:ilvl="0" w:tplc="36ACBB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6B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23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62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C3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2D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46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03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AE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F43BBC"/>
    <w:multiLevelType w:val="hybridMultilevel"/>
    <w:tmpl w:val="CD3ACD7A"/>
    <w:lvl w:ilvl="0" w:tplc="615A1C4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6F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60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82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C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C1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60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CC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23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B77FDD"/>
    <w:multiLevelType w:val="hybridMultilevel"/>
    <w:tmpl w:val="1592F212"/>
    <w:lvl w:ilvl="0" w:tplc="1F544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E1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6B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AC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A3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E4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40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49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E7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621644"/>
    <w:multiLevelType w:val="hybridMultilevel"/>
    <w:tmpl w:val="C21C515A"/>
    <w:lvl w:ilvl="0" w:tplc="66E86D0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20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E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AA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41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E9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C0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C6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4F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B13947"/>
    <w:multiLevelType w:val="hybridMultilevel"/>
    <w:tmpl w:val="377AC850"/>
    <w:lvl w:ilvl="0" w:tplc="27BA4D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48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25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6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CB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66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0B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40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6C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7E7373"/>
    <w:multiLevelType w:val="hybridMultilevel"/>
    <w:tmpl w:val="9D847F08"/>
    <w:lvl w:ilvl="0" w:tplc="B9CA21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EF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8A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0C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2C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01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C7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4B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81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2C6AE0"/>
    <w:multiLevelType w:val="hybridMultilevel"/>
    <w:tmpl w:val="A004699C"/>
    <w:lvl w:ilvl="0" w:tplc="1A92A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EE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86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C1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8C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07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00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EE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C9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884193"/>
    <w:multiLevelType w:val="hybridMultilevel"/>
    <w:tmpl w:val="E20A2CDA"/>
    <w:lvl w:ilvl="0" w:tplc="32B83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24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62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43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AF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A5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6F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C7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4E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0A4707"/>
    <w:multiLevelType w:val="hybridMultilevel"/>
    <w:tmpl w:val="55E4A20A"/>
    <w:lvl w:ilvl="0" w:tplc="DBDC0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AE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AF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C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8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AF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29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67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4E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30581A"/>
    <w:multiLevelType w:val="hybridMultilevel"/>
    <w:tmpl w:val="31FC053E"/>
    <w:lvl w:ilvl="0" w:tplc="66B24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0A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62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C4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24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08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03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E8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68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A852F5"/>
    <w:multiLevelType w:val="hybridMultilevel"/>
    <w:tmpl w:val="742C2CC4"/>
    <w:lvl w:ilvl="0" w:tplc="BEA084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66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80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65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1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8F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A3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66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0F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7A45D4"/>
    <w:multiLevelType w:val="hybridMultilevel"/>
    <w:tmpl w:val="19287CB4"/>
    <w:lvl w:ilvl="0" w:tplc="77403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EF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43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0D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29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65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0A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C8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AF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0E788C"/>
    <w:multiLevelType w:val="hybridMultilevel"/>
    <w:tmpl w:val="D834DC36"/>
    <w:lvl w:ilvl="0" w:tplc="8B026CC4">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69E8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ABB4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C2E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882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6F83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0FED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05A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6636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283B66"/>
    <w:multiLevelType w:val="hybridMultilevel"/>
    <w:tmpl w:val="E5E2BDEC"/>
    <w:lvl w:ilvl="0" w:tplc="7916A1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60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C9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A2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6A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E2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2D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21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A3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030EEA"/>
    <w:multiLevelType w:val="hybridMultilevel"/>
    <w:tmpl w:val="983A8B86"/>
    <w:lvl w:ilvl="0" w:tplc="3A0C583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6E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01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87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42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4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26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65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87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715D00"/>
    <w:multiLevelType w:val="hybridMultilevel"/>
    <w:tmpl w:val="3ACAD6D0"/>
    <w:lvl w:ilvl="0" w:tplc="6106A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0E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44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CA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61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26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20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80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AF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F3C15"/>
    <w:multiLevelType w:val="hybridMultilevel"/>
    <w:tmpl w:val="7192927E"/>
    <w:lvl w:ilvl="0" w:tplc="5510D5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4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47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4C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CE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69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04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0A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05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EB62F1"/>
    <w:multiLevelType w:val="hybridMultilevel"/>
    <w:tmpl w:val="FCBAFD42"/>
    <w:lvl w:ilvl="0" w:tplc="9ABED9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4D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05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29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48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E2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20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22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0D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8F5FFA"/>
    <w:multiLevelType w:val="hybridMultilevel"/>
    <w:tmpl w:val="AEF09DA8"/>
    <w:lvl w:ilvl="0" w:tplc="A9F0D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6C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ED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23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4A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8D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6C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E7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24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604C07"/>
    <w:multiLevelType w:val="hybridMultilevel"/>
    <w:tmpl w:val="EB58156C"/>
    <w:lvl w:ilvl="0" w:tplc="302C5F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AB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9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CC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EA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00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8D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27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66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B21B43"/>
    <w:multiLevelType w:val="hybridMultilevel"/>
    <w:tmpl w:val="10D07896"/>
    <w:lvl w:ilvl="0" w:tplc="96A48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26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67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A9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23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62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45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CD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E3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560367"/>
    <w:multiLevelType w:val="hybridMultilevel"/>
    <w:tmpl w:val="8E7494F2"/>
    <w:lvl w:ilvl="0" w:tplc="910017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23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44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81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0D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A7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A8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C2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0C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8F5344"/>
    <w:multiLevelType w:val="hybridMultilevel"/>
    <w:tmpl w:val="2D7EA240"/>
    <w:lvl w:ilvl="0" w:tplc="01F80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AB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C5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A4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ED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C9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A8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2B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B03445"/>
    <w:multiLevelType w:val="hybridMultilevel"/>
    <w:tmpl w:val="04B6F878"/>
    <w:lvl w:ilvl="0" w:tplc="98BAB2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2B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61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CE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25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C2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4C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40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6E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9A1A78"/>
    <w:multiLevelType w:val="hybridMultilevel"/>
    <w:tmpl w:val="3A1CAF7C"/>
    <w:lvl w:ilvl="0" w:tplc="B1C8F6A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AC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CB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4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E1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CF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AB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A3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42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622895"/>
    <w:multiLevelType w:val="hybridMultilevel"/>
    <w:tmpl w:val="45AC478C"/>
    <w:lvl w:ilvl="0" w:tplc="28DC080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26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8C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C9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EF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A9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0E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E1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AA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212FC8"/>
    <w:multiLevelType w:val="hybridMultilevel"/>
    <w:tmpl w:val="74625316"/>
    <w:lvl w:ilvl="0" w:tplc="04F459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08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6E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2E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89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00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3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CD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64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435592"/>
    <w:multiLevelType w:val="hybridMultilevel"/>
    <w:tmpl w:val="0ABC4EF6"/>
    <w:lvl w:ilvl="0" w:tplc="9F0029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8DF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235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4FD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28C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C45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811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CFB3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A20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894F3A"/>
    <w:multiLevelType w:val="hybridMultilevel"/>
    <w:tmpl w:val="70028BF0"/>
    <w:lvl w:ilvl="0" w:tplc="05A0033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61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A9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0D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6D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2C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67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E6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E4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B8656E"/>
    <w:multiLevelType w:val="hybridMultilevel"/>
    <w:tmpl w:val="D86AEF18"/>
    <w:lvl w:ilvl="0" w:tplc="0E5AF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4AC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0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ADBD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896E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024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083F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0C54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C3F1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0A2027"/>
    <w:multiLevelType w:val="hybridMultilevel"/>
    <w:tmpl w:val="5F20B490"/>
    <w:lvl w:ilvl="0" w:tplc="8B98E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CA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24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21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6C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4C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86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C0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4F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0F677C"/>
    <w:multiLevelType w:val="hybridMultilevel"/>
    <w:tmpl w:val="A830C75C"/>
    <w:lvl w:ilvl="0" w:tplc="A1F238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21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A4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EF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A8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04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84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C6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4B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1019F8"/>
    <w:multiLevelType w:val="hybridMultilevel"/>
    <w:tmpl w:val="D398204E"/>
    <w:lvl w:ilvl="0" w:tplc="9A6C904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AF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4E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CB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A0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A6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0B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CC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60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7702C8"/>
    <w:multiLevelType w:val="hybridMultilevel"/>
    <w:tmpl w:val="B7A6F874"/>
    <w:lvl w:ilvl="0" w:tplc="009EEE5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09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68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0E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E4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5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2F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2C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E1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817BE7"/>
    <w:multiLevelType w:val="hybridMultilevel"/>
    <w:tmpl w:val="4E94F284"/>
    <w:lvl w:ilvl="0" w:tplc="57A6F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E6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EB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2D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62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705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2D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08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E0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68096A"/>
    <w:multiLevelType w:val="hybridMultilevel"/>
    <w:tmpl w:val="BA944792"/>
    <w:lvl w:ilvl="0" w:tplc="1EAAB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A7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48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C7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0F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E7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CA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32C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4B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98403A"/>
    <w:multiLevelType w:val="hybridMultilevel"/>
    <w:tmpl w:val="8AB82C04"/>
    <w:lvl w:ilvl="0" w:tplc="FC9EFB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61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84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E9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4C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C7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E8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AF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C7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E36C6E"/>
    <w:multiLevelType w:val="hybridMultilevel"/>
    <w:tmpl w:val="22FEE094"/>
    <w:lvl w:ilvl="0" w:tplc="4246D6EE">
      <w:start w:val="4"/>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207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2FD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CCE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6C8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A74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E1F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4AA0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AE0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3F2787"/>
    <w:multiLevelType w:val="hybridMultilevel"/>
    <w:tmpl w:val="1D42C0E6"/>
    <w:lvl w:ilvl="0" w:tplc="E9CA9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E7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44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8E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2C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E6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8C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4F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2F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182670"/>
    <w:multiLevelType w:val="hybridMultilevel"/>
    <w:tmpl w:val="8D020298"/>
    <w:lvl w:ilvl="0" w:tplc="C1463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69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C8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C6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6E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24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84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08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28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45612C"/>
    <w:multiLevelType w:val="hybridMultilevel"/>
    <w:tmpl w:val="20EC5F78"/>
    <w:lvl w:ilvl="0" w:tplc="E61C3E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22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2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02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07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CB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2C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E7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AC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5"/>
  </w:num>
  <w:num w:numId="3">
    <w:abstractNumId w:val="104"/>
  </w:num>
  <w:num w:numId="4">
    <w:abstractNumId w:val="54"/>
  </w:num>
  <w:num w:numId="5">
    <w:abstractNumId w:val="136"/>
  </w:num>
  <w:num w:numId="6">
    <w:abstractNumId w:val="46"/>
  </w:num>
  <w:num w:numId="7">
    <w:abstractNumId w:val="75"/>
  </w:num>
  <w:num w:numId="8">
    <w:abstractNumId w:val="73"/>
  </w:num>
  <w:num w:numId="9">
    <w:abstractNumId w:val="6"/>
  </w:num>
  <w:num w:numId="10">
    <w:abstractNumId w:val="86"/>
  </w:num>
  <w:num w:numId="11">
    <w:abstractNumId w:val="7"/>
  </w:num>
  <w:num w:numId="12">
    <w:abstractNumId w:val="48"/>
  </w:num>
  <w:num w:numId="13">
    <w:abstractNumId w:val="117"/>
  </w:num>
  <w:num w:numId="14">
    <w:abstractNumId w:val="109"/>
  </w:num>
  <w:num w:numId="15">
    <w:abstractNumId w:val="88"/>
  </w:num>
  <w:num w:numId="16">
    <w:abstractNumId w:val="21"/>
  </w:num>
  <w:num w:numId="17">
    <w:abstractNumId w:val="38"/>
  </w:num>
  <w:num w:numId="18">
    <w:abstractNumId w:val="141"/>
  </w:num>
  <w:num w:numId="19">
    <w:abstractNumId w:val="133"/>
  </w:num>
  <w:num w:numId="20">
    <w:abstractNumId w:val="78"/>
  </w:num>
  <w:num w:numId="21">
    <w:abstractNumId w:val="40"/>
  </w:num>
  <w:num w:numId="22">
    <w:abstractNumId w:val="91"/>
  </w:num>
  <w:num w:numId="23">
    <w:abstractNumId w:val="134"/>
  </w:num>
  <w:num w:numId="24">
    <w:abstractNumId w:val="102"/>
  </w:num>
  <w:num w:numId="25">
    <w:abstractNumId w:val="126"/>
  </w:num>
  <w:num w:numId="26">
    <w:abstractNumId w:val="60"/>
  </w:num>
  <w:num w:numId="27">
    <w:abstractNumId w:val="50"/>
  </w:num>
  <w:num w:numId="28">
    <w:abstractNumId w:val="47"/>
  </w:num>
  <w:num w:numId="29">
    <w:abstractNumId w:val="67"/>
  </w:num>
  <w:num w:numId="30">
    <w:abstractNumId w:val="14"/>
  </w:num>
  <w:num w:numId="31">
    <w:abstractNumId w:val="125"/>
  </w:num>
  <w:num w:numId="32">
    <w:abstractNumId w:val="124"/>
  </w:num>
  <w:num w:numId="33">
    <w:abstractNumId w:val="53"/>
  </w:num>
  <w:num w:numId="34">
    <w:abstractNumId w:val="71"/>
  </w:num>
  <w:num w:numId="35">
    <w:abstractNumId w:val="5"/>
  </w:num>
  <w:num w:numId="36">
    <w:abstractNumId w:val="30"/>
  </w:num>
  <w:num w:numId="37">
    <w:abstractNumId w:val="123"/>
  </w:num>
  <w:num w:numId="38">
    <w:abstractNumId w:val="70"/>
  </w:num>
  <w:num w:numId="39">
    <w:abstractNumId w:val="62"/>
  </w:num>
  <w:num w:numId="40">
    <w:abstractNumId w:val="34"/>
  </w:num>
  <w:num w:numId="41">
    <w:abstractNumId w:val="129"/>
  </w:num>
  <w:num w:numId="42">
    <w:abstractNumId w:val="0"/>
  </w:num>
  <w:num w:numId="43">
    <w:abstractNumId w:val="59"/>
  </w:num>
  <w:num w:numId="44">
    <w:abstractNumId w:val="96"/>
  </w:num>
  <w:num w:numId="45">
    <w:abstractNumId w:val="140"/>
  </w:num>
  <w:num w:numId="46">
    <w:abstractNumId w:val="127"/>
  </w:num>
  <w:num w:numId="47">
    <w:abstractNumId w:val="97"/>
  </w:num>
  <w:num w:numId="48">
    <w:abstractNumId w:val="27"/>
  </w:num>
  <w:num w:numId="49">
    <w:abstractNumId w:val="132"/>
  </w:num>
  <w:num w:numId="50">
    <w:abstractNumId w:val="61"/>
  </w:num>
  <w:num w:numId="51">
    <w:abstractNumId w:val="94"/>
  </w:num>
  <w:num w:numId="52">
    <w:abstractNumId w:val="90"/>
  </w:num>
  <w:num w:numId="53">
    <w:abstractNumId w:val="135"/>
  </w:num>
  <w:num w:numId="54">
    <w:abstractNumId w:val="128"/>
  </w:num>
  <w:num w:numId="55">
    <w:abstractNumId w:val="147"/>
  </w:num>
  <w:num w:numId="56">
    <w:abstractNumId w:val="110"/>
  </w:num>
  <w:num w:numId="57">
    <w:abstractNumId w:val="120"/>
  </w:num>
  <w:num w:numId="58">
    <w:abstractNumId w:val="116"/>
  </w:num>
  <w:num w:numId="59">
    <w:abstractNumId w:val="58"/>
  </w:num>
  <w:num w:numId="60">
    <w:abstractNumId w:val="36"/>
  </w:num>
  <w:num w:numId="61">
    <w:abstractNumId w:val="69"/>
  </w:num>
  <w:num w:numId="62">
    <w:abstractNumId w:val="119"/>
  </w:num>
  <w:num w:numId="63">
    <w:abstractNumId w:val="77"/>
  </w:num>
  <w:num w:numId="64">
    <w:abstractNumId w:val="142"/>
  </w:num>
  <w:num w:numId="65">
    <w:abstractNumId w:val="16"/>
  </w:num>
  <w:num w:numId="66">
    <w:abstractNumId w:val="107"/>
  </w:num>
  <w:num w:numId="67">
    <w:abstractNumId w:val="122"/>
  </w:num>
  <w:num w:numId="68">
    <w:abstractNumId w:val="23"/>
  </w:num>
  <w:num w:numId="69">
    <w:abstractNumId w:val="65"/>
  </w:num>
  <w:num w:numId="70">
    <w:abstractNumId w:val="105"/>
  </w:num>
  <w:num w:numId="71">
    <w:abstractNumId w:val="146"/>
  </w:num>
  <w:num w:numId="72">
    <w:abstractNumId w:val="10"/>
  </w:num>
  <w:num w:numId="73">
    <w:abstractNumId w:val="144"/>
  </w:num>
  <w:num w:numId="74">
    <w:abstractNumId w:val="115"/>
  </w:num>
  <w:num w:numId="75">
    <w:abstractNumId w:val="137"/>
  </w:num>
  <w:num w:numId="76">
    <w:abstractNumId w:val="81"/>
  </w:num>
  <w:num w:numId="77">
    <w:abstractNumId w:val="66"/>
  </w:num>
  <w:num w:numId="78">
    <w:abstractNumId w:val="37"/>
  </w:num>
  <w:num w:numId="79">
    <w:abstractNumId w:val="39"/>
  </w:num>
  <w:num w:numId="80">
    <w:abstractNumId w:val="68"/>
  </w:num>
  <w:num w:numId="81">
    <w:abstractNumId w:val="118"/>
  </w:num>
  <w:num w:numId="82">
    <w:abstractNumId w:val="114"/>
  </w:num>
  <w:num w:numId="83">
    <w:abstractNumId w:val="55"/>
  </w:num>
  <w:num w:numId="84">
    <w:abstractNumId w:val="41"/>
  </w:num>
  <w:num w:numId="85">
    <w:abstractNumId w:val="99"/>
  </w:num>
  <w:num w:numId="86">
    <w:abstractNumId w:val="130"/>
  </w:num>
  <w:num w:numId="87">
    <w:abstractNumId w:val="92"/>
  </w:num>
  <w:num w:numId="88">
    <w:abstractNumId w:val="49"/>
  </w:num>
  <w:num w:numId="89">
    <w:abstractNumId w:val="108"/>
  </w:num>
  <w:num w:numId="90">
    <w:abstractNumId w:val="89"/>
  </w:num>
  <w:num w:numId="91">
    <w:abstractNumId w:val="52"/>
  </w:num>
  <w:num w:numId="92">
    <w:abstractNumId w:val="51"/>
  </w:num>
  <w:num w:numId="93">
    <w:abstractNumId w:val="150"/>
  </w:num>
  <w:num w:numId="94">
    <w:abstractNumId w:val="63"/>
  </w:num>
  <w:num w:numId="95">
    <w:abstractNumId w:val="85"/>
  </w:num>
  <w:num w:numId="96">
    <w:abstractNumId w:val="138"/>
  </w:num>
  <w:num w:numId="97">
    <w:abstractNumId w:val="19"/>
  </w:num>
  <w:num w:numId="98">
    <w:abstractNumId w:val="20"/>
  </w:num>
  <w:num w:numId="99">
    <w:abstractNumId w:val="151"/>
  </w:num>
  <w:num w:numId="100">
    <w:abstractNumId w:val="139"/>
  </w:num>
  <w:num w:numId="101">
    <w:abstractNumId w:val="74"/>
  </w:num>
  <w:num w:numId="102">
    <w:abstractNumId w:val="98"/>
  </w:num>
  <w:num w:numId="103">
    <w:abstractNumId w:val="131"/>
  </w:num>
  <w:num w:numId="104">
    <w:abstractNumId w:val="83"/>
  </w:num>
  <w:num w:numId="105">
    <w:abstractNumId w:val="101"/>
  </w:num>
  <w:num w:numId="106">
    <w:abstractNumId w:val="8"/>
  </w:num>
  <w:num w:numId="107">
    <w:abstractNumId w:val="18"/>
  </w:num>
  <w:num w:numId="108">
    <w:abstractNumId w:val="100"/>
  </w:num>
  <w:num w:numId="109">
    <w:abstractNumId w:val="72"/>
  </w:num>
  <w:num w:numId="110">
    <w:abstractNumId w:val="145"/>
  </w:num>
  <w:num w:numId="111">
    <w:abstractNumId w:val="12"/>
  </w:num>
  <w:num w:numId="112">
    <w:abstractNumId w:val="4"/>
  </w:num>
  <w:num w:numId="113">
    <w:abstractNumId w:val="45"/>
  </w:num>
  <w:num w:numId="114">
    <w:abstractNumId w:val="25"/>
  </w:num>
  <w:num w:numId="115">
    <w:abstractNumId w:val="149"/>
  </w:num>
  <w:num w:numId="116">
    <w:abstractNumId w:val="43"/>
  </w:num>
  <w:num w:numId="117">
    <w:abstractNumId w:val="24"/>
  </w:num>
  <w:num w:numId="118">
    <w:abstractNumId w:val="143"/>
  </w:num>
  <w:num w:numId="119">
    <w:abstractNumId w:val="113"/>
  </w:num>
  <w:num w:numId="120">
    <w:abstractNumId w:val="121"/>
  </w:num>
  <w:num w:numId="121">
    <w:abstractNumId w:val="112"/>
  </w:num>
  <w:num w:numId="122">
    <w:abstractNumId w:val="22"/>
  </w:num>
  <w:num w:numId="123">
    <w:abstractNumId w:val="9"/>
  </w:num>
  <w:num w:numId="124">
    <w:abstractNumId w:val="35"/>
  </w:num>
  <w:num w:numId="125">
    <w:abstractNumId w:val="26"/>
  </w:num>
  <w:num w:numId="126">
    <w:abstractNumId w:val="79"/>
  </w:num>
  <w:num w:numId="127">
    <w:abstractNumId w:val="1"/>
  </w:num>
  <w:num w:numId="128">
    <w:abstractNumId w:val="32"/>
  </w:num>
  <w:num w:numId="129">
    <w:abstractNumId w:val="80"/>
  </w:num>
  <w:num w:numId="130">
    <w:abstractNumId w:val="33"/>
  </w:num>
  <w:num w:numId="131">
    <w:abstractNumId w:val="17"/>
  </w:num>
  <w:num w:numId="132">
    <w:abstractNumId w:val="148"/>
  </w:num>
  <w:num w:numId="133">
    <w:abstractNumId w:val="93"/>
  </w:num>
  <w:num w:numId="134">
    <w:abstractNumId w:val="64"/>
  </w:num>
  <w:num w:numId="135">
    <w:abstractNumId w:val="44"/>
  </w:num>
  <w:num w:numId="136">
    <w:abstractNumId w:val="56"/>
  </w:num>
  <w:num w:numId="137">
    <w:abstractNumId w:val="84"/>
  </w:num>
  <w:num w:numId="138">
    <w:abstractNumId w:val="11"/>
  </w:num>
  <w:num w:numId="139">
    <w:abstractNumId w:val="82"/>
  </w:num>
  <w:num w:numId="140">
    <w:abstractNumId w:val="111"/>
  </w:num>
  <w:num w:numId="141">
    <w:abstractNumId w:val="103"/>
  </w:num>
  <w:num w:numId="142">
    <w:abstractNumId w:val="29"/>
  </w:num>
  <w:num w:numId="143">
    <w:abstractNumId w:val="76"/>
  </w:num>
  <w:num w:numId="144">
    <w:abstractNumId w:val="106"/>
  </w:num>
  <w:num w:numId="145">
    <w:abstractNumId w:val="13"/>
  </w:num>
  <w:num w:numId="146">
    <w:abstractNumId w:val="42"/>
  </w:num>
  <w:num w:numId="147">
    <w:abstractNumId w:val="3"/>
  </w:num>
  <w:num w:numId="148">
    <w:abstractNumId w:val="28"/>
  </w:num>
  <w:num w:numId="149">
    <w:abstractNumId w:val="57"/>
  </w:num>
  <w:num w:numId="150">
    <w:abstractNumId w:val="95"/>
  </w:num>
  <w:num w:numId="151">
    <w:abstractNumId w:val="87"/>
  </w:num>
  <w:num w:numId="152">
    <w:abstractNumId w:val="3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C44"/>
    <w:rsid w:val="00095C8D"/>
    <w:rsid w:val="00591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9C6A"/>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11245</Words>
  <Characters>64101</Characters>
  <Application>Microsoft Office Word</Application>
  <DocSecurity>4</DocSecurity>
  <Lines>534</Lines>
  <Paragraphs>150</Paragraphs>
  <ScaleCrop>false</ScaleCrop>
  <Company/>
  <LinksUpToDate>false</LinksUpToDate>
  <CharactersWithSpaces>75196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