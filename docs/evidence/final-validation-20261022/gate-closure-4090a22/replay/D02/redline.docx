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del w:id="33" w:author="FundLex" w:date="2026-10-22T03:23:04Z">
        <w:r>
          <w:delText/>
        </w:r>
      </w:del>
      <w:ins w:id="34" w:author="FundLex" w:date="2026-10-22T03:23:04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del w:id="13" w:author="FundLex" w:date="2026-10-22T03:23:04Z">
        <w:r>
          <w:delTex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w:delText>
        </w:r>
        <w:r>
          <w:delText>的销售等。调整前，基金管理人需履行适当程序并及时公告。</w:delText>
        </w:r>
        <w:r>
          <w:rPr>
            <w:rFonts w:ascii="Times New Roman" w:eastAsia="Times New Roman" w:hAnsi="Times New Roman" w:cs="Times New Roman"/>
          </w:rPr>
          <w:delText xml:space="preserve"> </w:delText>
        </w:r>
      </w:del>
      <w:ins w:id="14" w:author="FundLex" w:date="2026-10-22T03:23:04Z">
        <w:r>
          <w:t xml:space="preserve">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履行适当程序并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del w:id="15" w:author="FundLex" w:date="2026-10-22T03:23:04Z">
        <w:r>
          <w:delText>本基</w:delText>
        </w:r>
        <w:r>
          <w:delText>金</w:delText>
        </w:r>
        <w:r>
          <w:delText xml:space="preserve"> </w:delText>
        </w:r>
        <w:r>
          <w:rPr>
            <w:rFonts w:ascii="Times New Roman" w:eastAsia="Times New Roman" w:hAnsi="Times New Roman" w:cs="Times New Roman"/>
          </w:rPr>
          <w:delText xml:space="preserve">A </w:delText>
        </w:r>
        <w:r>
          <w:delText>类基金份额的申购费率由基金管理人决定，并在招募说明书中列示。</w:delText>
        </w:r>
      </w:del>
      <w:ins w:id="16" w:author="FundLex" w:date="2026-10-22T03:23:04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del w:id="17" w:author="FundLex" w:date="2026-10-22T03:23:04Z">
        <w:r>
          <w:delText>赎回金额为按实际确认的有效赎回份额乘以当日该类基金份额的基金份额净值并扣除相应的费用，赎回金额单位为元。</w:delText>
        </w:r>
      </w:del>
      <w:ins w:id="18" w:author="FundLex" w:date="2026-10-22T03:23:04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del w:id="19" w:author="FundLex" w:date="2026-10-22T03:23:04Z">
        <w:r>
          <w:delText>本基金</w:delText>
        </w:r>
        <w:r>
          <w:delText xml:space="preserve"> </w:delText>
        </w:r>
        <w:r>
          <w:rPr>
            <w:rFonts w:ascii="Times New Roman" w:eastAsia="Times New Roman" w:hAnsi="Times New Roman" w:cs="Times New Roman"/>
          </w:rPr>
          <w:delText xml:space="preserve">A </w:delText>
        </w:r>
        <w:r>
          <w:delText>类基金份额的申购费用由投资人承担，不列入基金财产。本基金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类基金份额不收取申购费用。</w:delText>
        </w:r>
      </w:del>
      <w:ins w:id="20" w:author="FundLex" w:date="2026-10-22T03:23:04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del w:id="21" w:author="FundLex" w:date="2026-10-22T03:23:04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2" w:author="FundLex" w:date="2026-10-22T03:23:04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3" w:author="FundLex" w:date="2026-10-22T03:23:04Z">
        <w:r>
          <w:delText>基金管理人可以适当调低基金申购费率、基金赎回费率、转换</w:delText>
        </w:r>
        <w:r>
          <w:delText>费率和销售服务费率。</w:delText>
        </w:r>
      </w:del>
      <w:ins w:id="24" w:author="FundLex" w:date="2026-10-22T03:23:04Z">
        <w:r>
          <w:t>基金管理人可以适当调低基金申购费率和销售服务费率。</w:t>
        </w:r>
      </w:ins>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del w:id="25" w:author="FundLex" w:date="2026-10-22T03:23:04Z">
        <w:r>
          <w:delText>基金销售服务费每日计算，逐日累计至每月月末，按月支付，由基金托管人根据与基金管理人核对一致的财务数据，自动在月初</w:delText>
        </w:r>
        <w:r>
          <w:delText xml:space="preserve"> </w:delText>
        </w:r>
        <w:r>
          <w:rPr>
            <w:rFonts w:ascii="Times New Roman" w:eastAsia="Times New Roman" w:hAnsi="Times New Roman" w:cs="Times New Roman"/>
          </w:rPr>
          <w:delText xml:space="preserve">5 </w:delText>
        </w:r>
        <w:r>
          <w:delText>个工作日内、按照指定的账户路径进行资金支付，基金管理人无需再出具资金划拨指令。若遇法定节假日、公休日等，支付日期顺延。费用自动扣划后，基金管理人应进行核对，如发现数据不符，及时联系基金托管人协商解决。</w:delText>
        </w:r>
        <w:r>
          <w:rPr>
            <w:rFonts w:ascii="Times New Roman" w:eastAsia="Times New Roman" w:hAnsi="Times New Roman" w:cs="Times New Roman"/>
          </w:rPr>
          <w:delText xml:space="preserve"> </w:delText>
        </w:r>
      </w:del>
      <w:ins w:id="26" w:author="FundLex" w:date="2026-10-22T03:23:04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7ECE1E64" w14:textId="77777777" w:rsidR="00591C44" w:rsidRDefault="00095C8D">
      <w:pPr>
        <w:spacing w:after="17" w:line="366" w:lineRule="auto"/>
        <w:ind w:left="-15" w:right="8" w:firstLine="480"/>
      </w:pPr>
      <w:del w:id="27" w:author="FundLex" w:date="2026-10-22T03:23:04Z">
        <w:r>
          <w:delText>销售服务费主要用于支付销售机构佣金，及基金管理人的基金行销广告费、促销活动费、基金份额持有人服务费等。</w:delText>
        </w:r>
      </w:del>
      <w:ins w:id="28" w:author="FundLex" w:date="2026-10-22T03:23:04Z">
        <w:r>
          <w:t/>
        </w:r>
      </w:ins>
      <w:r>
        <w:rPr>
          <w:rFonts w:ascii="Times New Roman" w:eastAsia="Times New Roman" w:hAnsi="Times New Roman" w:cs="Times New Roman"/>
        </w:rPr>
        <w:t xml:space="preserve"> </w:t>
      </w:r>
    </w:p>
    <w:p w14:paraId="4470CB74" w14:textId="77777777" w:rsidR="00591C44" w:rsidRDefault="00095C8D">
      <w:pPr>
        <w:ind w:right="8"/>
      </w:pPr>
      <w:del w:id="29" w:author="FundLex" w:date="2026-10-22T03:23:04Z">
        <w:r>
          <w:delText>销售服务费使用范围不包括基金募集期间的上述费用。</w:delText>
        </w:r>
      </w:del>
      <w:ins w:id="30" w:author="FundLex" w:date="2026-10-22T03:23:04Z">
        <w:r>
          <w:t xml:space="preserve"> </w:t>
        </w:r>
      </w:ins>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del w:id="31" w:author="FundLex" w:date="2026-10-22T03:23:04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2" w:author="FundLex" w:date="2026-10-22T03:23:04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del w:id="1" w:author="FundLex" w:date="2026-10-22T03:23:04Z">
        <w:r>
          <w:delText>依据基金财产清算的分配方案，将基金财产清算后的全部剩余资产扣除基金财产清算费用、交纳所欠税款并清偿基金债务后，按基金份额持有人持有的各类基金份额比例进行分配。</w:delText>
        </w:r>
      </w:del>
      <w:ins w:id="2" w:author="FundLex" w:date="2026-10-22T03:23:04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del w:id="3" w:author="FundLex" w:date="2026-10-22T03:23:04Z">
        <w:r>
          <w:delText>本基金同一类别的每一基金份额享有同等分配权。由于</w:delText>
        </w:r>
        <w:r>
          <w:delText>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类基金份额收取销售服务费，各基金份额类别对应的可分配收益将有所不同；</w:delText>
        </w:r>
      </w:del>
      <w:ins w:id="4" w:author="FundLex" w:date="2026-10-22T03:23:04Z">
        <w:r>
          <w:t>本基金同一类别的每一基金份额享有同等分配权。由于本基金A类基金份额和C类基金份额费用收取不同，各基金份额类别对应的可分配收益将有所不同；</w:t>
        </w:r>
      </w:ins>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del w:id="5" w:author="FundLex" w:date="2026-10-22T03:23:04Z">
        <w:r>
          <w:delText>基金销售服务费每日计算，逐日累计至每月月末，按月支付，由基金托管人根据与基金管理人核对一致的财务数据，自动在月初</w:delText>
        </w:r>
        <w:r>
          <w:delText>5</w:delText>
        </w:r>
        <w:r>
          <w:delText>个工作日内、按照指定</w:delText>
        </w:r>
        <w:r>
          <w:delText>的账户路径进行资金支付，基金管理人无需再出具资金划拨指令。若遇法定节假日、公休日等，支付日期顺延。费用自动扣划后，基金管理人应进行核对，如发现数据不符，及时联系基金托管人协商解决。</w:delText>
        </w:r>
        <w:r>
          <w:rPr>
            <w:rFonts w:ascii="Times New Roman" w:eastAsia="Times New Roman" w:hAnsi="Times New Roman" w:cs="Times New Roman"/>
          </w:rPr>
          <w:delText xml:space="preserve"> </w:delText>
        </w:r>
      </w:del>
      <w:ins w:id="6" w:author="FundLex" w:date="2026-10-22T03:23:04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63C71550" w14:textId="77777777" w:rsidR="00591C44" w:rsidRDefault="00095C8D">
      <w:pPr>
        <w:spacing w:after="18" w:line="365" w:lineRule="auto"/>
        <w:ind w:left="-15" w:right="8" w:firstLine="480"/>
      </w:pPr>
      <w:del w:id="7" w:author="FundLex" w:date="2026-10-22T03:23:04Z">
        <w:r>
          <w:delText>销售服务费主要用于支付销售机构佣金，及基金管理人的基金行销广告费、促销活动费、基金份额持有人服务费等。</w:delText>
        </w:r>
      </w:del>
      <w:ins w:id="8" w:author="FundLex" w:date="2026-10-22T03:23:04Z">
        <w:r>
          <w:t/>
        </w:r>
      </w:ins>
      <w:r>
        <w:rPr>
          <w:rFonts w:ascii="Times New Roman" w:eastAsia="Times New Roman" w:hAnsi="Times New Roman" w:cs="Times New Roman"/>
        </w:rPr>
        <w:t xml:space="preserve"> </w:t>
      </w:r>
    </w:p>
    <w:p w14:paraId="67899A84" w14:textId="77777777" w:rsidR="00591C44" w:rsidRDefault="00095C8D">
      <w:pPr>
        <w:ind w:right="8"/>
      </w:pPr>
      <w:del w:id="9" w:author="FundLex" w:date="2026-10-22T03:23:04Z">
        <w:r>
          <w:delText>销售服务费使用范围不包括基金募集期间的上述费用。</w:delText>
        </w:r>
      </w:del>
      <w:ins w:id="10" w:author="FundLex" w:date="2026-10-22T03:23:04Z">
        <w:r>
          <w:t xml:space="preserve"> </w:t>
        </w:r>
      </w:ins>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del w:id="11" w:author="FundLex" w:date="2026-10-22T03:23:04Z">
        <w:r>
          <w:delText>依据基金财产清算的分配方案，将基金财产清算后的全部剩余资产扣除基金财产清算费用、交纳所欠税款并清偿基金债务后，按基金份额持有人持有的各类基金份额比例进行分配。</w:delText>
        </w:r>
      </w:del>
      <w:ins w:id="12" w:author="FundLex" w:date="2026-10-22T03:23:04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