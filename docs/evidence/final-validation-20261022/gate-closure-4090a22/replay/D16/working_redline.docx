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D1C5" w14:textId="77777777" w:rsidR="00A01A4E" w:rsidRDefault="00C56536">
      <w:pPr>
        <w:spacing w:after="110" w:line="259" w:lineRule="auto"/>
        <w:ind w:left="107" w:firstLine="0"/>
        <w:jc w:val="center"/>
      </w:pPr>
      <w:r>
        <w:rPr>
          <w:rFonts w:ascii="Times New Roman" w:eastAsia="Times New Roman" w:hAnsi="Times New Roman" w:cs="Times New Roman"/>
          <w:sz w:val="44"/>
        </w:rPr>
        <w:t xml:space="preserve"> </w:t>
      </w:r>
    </w:p>
    <w:p w14:paraId="560928BD" w14:textId="77777777" w:rsidR="00A01A4E" w:rsidRDefault="00C56536">
      <w:pPr>
        <w:spacing w:after="137" w:line="259" w:lineRule="auto"/>
        <w:ind w:left="127" w:firstLine="0"/>
        <w:jc w:val="center"/>
      </w:pPr>
      <w:r>
        <w:rPr>
          <w:rFonts w:ascii="Times New Roman" w:eastAsia="Times New Roman" w:hAnsi="Times New Roman" w:cs="Times New Roman"/>
          <w:b/>
          <w:sz w:val="52"/>
        </w:rPr>
        <w:t xml:space="preserve"> </w:t>
      </w:r>
    </w:p>
    <w:p w14:paraId="386CC103" w14:textId="77777777" w:rsidR="00A01A4E" w:rsidRDefault="00C56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356E93" w14:textId="77777777" w:rsidR="00A01A4E" w:rsidRDefault="00C56536">
      <w:pPr>
        <w:spacing w:after="319" w:line="259" w:lineRule="auto"/>
        <w:ind w:left="0" w:firstLine="0"/>
      </w:pPr>
      <w:r>
        <w:rPr>
          <w:rFonts w:ascii="Times New Roman" w:eastAsia="Times New Roman" w:hAnsi="Times New Roman" w:cs="Times New Roman"/>
          <w:b/>
          <w:sz w:val="21"/>
        </w:rPr>
        <w:t xml:space="preserve"> </w:t>
      </w:r>
    </w:p>
    <w:p w14:paraId="7FDFD91C"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99913F6" w14:textId="77777777" w:rsidR="00A01A4E" w:rsidRDefault="00C56536">
      <w:pPr>
        <w:spacing w:after="0" w:line="272" w:lineRule="auto"/>
        <w:ind w:left="3191" w:hanging="2653"/>
      </w:pPr>
      <w:r>
        <w:rPr>
          <w:sz w:val="48"/>
        </w:rPr>
        <w:t>广发瑞福精选混合型证券投资基金基金合同</w:t>
      </w:r>
      <w:r>
        <w:rPr>
          <w:rFonts w:ascii="Times New Roman" w:eastAsia="Times New Roman" w:hAnsi="Times New Roman" w:cs="Times New Roman"/>
          <w:b/>
          <w:sz w:val="52"/>
        </w:rPr>
        <w:t xml:space="preserve"> </w:t>
      </w:r>
    </w:p>
    <w:p w14:paraId="109FA9E6"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584594C0"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00686C6F"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1149A44"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E6F0888" w14:textId="77777777" w:rsidR="00A01A4E" w:rsidRDefault="00C56536">
      <w:pPr>
        <w:spacing w:after="266" w:line="259" w:lineRule="auto"/>
        <w:ind w:left="0" w:firstLine="0"/>
      </w:pPr>
      <w:r>
        <w:rPr>
          <w:rFonts w:ascii="Times New Roman" w:eastAsia="Times New Roman" w:hAnsi="Times New Roman" w:cs="Times New Roman"/>
          <w:b/>
          <w:sz w:val="21"/>
        </w:rPr>
        <w:t xml:space="preserve"> </w:t>
      </w:r>
    </w:p>
    <w:p w14:paraId="14A72BDD" w14:textId="77777777" w:rsidR="00A01A4E" w:rsidRDefault="00C56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4A8AAF" w14:textId="77777777" w:rsidR="00A01A4E" w:rsidRDefault="00C56536">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B74DC5" w14:textId="77777777" w:rsidR="00A01A4E" w:rsidRDefault="00C56536">
      <w:pPr>
        <w:spacing w:after="210" w:line="259" w:lineRule="auto"/>
        <w:ind w:left="77" w:firstLine="0"/>
        <w:jc w:val="center"/>
      </w:pPr>
      <w:r>
        <w:rPr>
          <w:rFonts w:ascii="Times New Roman" w:eastAsia="Times New Roman" w:hAnsi="Times New Roman" w:cs="Times New Roman"/>
          <w:sz w:val="32"/>
        </w:rPr>
        <w:t xml:space="preserve"> </w:t>
      </w:r>
    </w:p>
    <w:p w14:paraId="4D2F2B26" w14:textId="77777777" w:rsidR="00A01A4E" w:rsidRDefault="00C56536">
      <w:pPr>
        <w:spacing w:after="4142" w:line="259" w:lineRule="auto"/>
        <w:ind w:left="67" w:firstLine="0"/>
        <w:jc w:val="center"/>
      </w:pPr>
      <w:r>
        <w:rPr>
          <w:rFonts w:ascii="Times New Roman" w:eastAsia="Times New Roman" w:hAnsi="Times New Roman" w:cs="Times New Roman"/>
          <w:sz w:val="28"/>
        </w:rPr>
        <w:t xml:space="preserve"> </w:t>
      </w:r>
    </w:p>
    <w:p w14:paraId="25972D92"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33BBFF93"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E487375"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C822D2A" w14:textId="77777777" w:rsidR="00A01A4E" w:rsidRDefault="00C56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17671227"/>
        <w:docPartObj>
          <w:docPartGallery w:val="Table of Contents"/>
        </w:docPartObj>
      </w:sdtPr>
      <w:sdtEndPr/>
      <w:sdtContent>
        <w:p w14:paraId="390B800C" w14:textId="77777777" w:rsidR="00A01A4E" w:rsidRDefault="00C56536">
          <w:pPr>
            <w:pStyle w:val="TOC1"/>
            <w:tabs>
              <w:tab w:val="right" w:leader="dot" w:pos="8308"/>
            </w:tabs>
          </w:pPr>
          <w:r>
            <w:fldChar w:fldCharType="begin"/>
          </w:r>
          <w:r>
            <w:instrText xml:space="preserve"> TOC \o "1-1" \h \z \u </w:instrText>
          </w:r>
          <w:r>
            <w:fldChar w:fldCharType="separate"/>
          </w:r>
          <w:hyperlink w:anchor="_Toc65767">
            <w:r>
              <w:t>第一部分</w:t>
            </w:r>
            <w:r>
              <w:rPr>
                <w:rFonts w:ascii="Times New Roman" w:eastAsia="Times New Roman" w:hAnsi="Times New Roman" w:cs="Times New Roman"/>
              </w:rPr>
              <w:t xml:space="preserve">  </w:t>
            </w:r>
            <w:r>
              <w:t>前言</w:t>
            </w:r>
            <w:r>
              <w:tab/>
            </w:r>
            <w:r>
              <w:fldChar w:fldCharType="begin"/>
            </w:r>
            <w:r>
              <w:instrText>PAGEREF _Toc65767 \h</w:instrText>
            </w:r>
            <w:r>
              <w:fldChar w:fldCharType="separate"/>
            </w:r>
            <w:r>
              <w:t xml:space="preserve">1 </w:t>
            </w:r>
            <w:r>
              <w:fldChar w:fldCharType="end"/>
            </w:r>
          </w:hyperlink>
        </w:p>
        <w:p w14:paraId="093C1365" w14:textId="77777777" w:rsidR="00A01A4E" w:rsidRDefault="00C56536">
          <w:pPr>
            <w:pStyle w:val="TOC1"/>
            <w:tabs>
              <w:tab w:val="right" w:leader="dot" w:pos="8308"/>
            </w:tabs>
          </w:pPr>
          <w:hyperlink w:anchor="_Toc65768">
            <w:r>
              <w:t>第二部分</w:t>
            </w:r>
            <w:r>
              <w:rPr>
                <w:rFonts w:ascii="Times New Roman" w:eastAsia="Times New Roman" w:hAnsi="Times New Roman" w:cs="Times New Roman"/>
              </w:rPr>
              <w:t xml:space="preserve">  </w:t>
            </w:r>
            <w:r>
              <w:t>释义</w:t>
            </w:r>
            <w:r>
              <w:tab/>
            </w:r>
            <w:r>
              <w:fldChar w:fldCharType="begin"/>
            </w:r>
            <w:r>
              <w:instrText>PAGEREF _Toc65768 \h</w:instrText>
            </w:r>
            <w:r>
              <w:fldChar w:fldCharType="separate"/>
            </w:r>
            <w:r>
              <w:t xml:space="preserve">3 </w:t>
            </w:r>
            <w:r>
              <w:fldChar w:fldCharType="end"/>
            </w:r>
          </w:hyperlink>
        </w:p>
        <w:p w14:paraId="60C0C4A9" w14:textId="77777777" w:rsidR="00A01A4E" w:rsidRDefault="00C56536">
          <w:pPr>
            <w:pStyle w:val="TOC1"/>
            <w:tabs>
              <w:tab w:val="right" w:leader="dot" w:pos="8308"/>
            </w:tabs>
          </w:pPr>
          <w:hyperlink w:anchor="_Toc65769">
            <w:r>
              <w:t>第三部分</w:t>
            </w:r>
            <w:r>
              <w:rPr>
                <w:rFonts w:ascii="Times New Roman" w:eastAsia="Times New Roman" w:hAnsi="Times New Roman" w:cs="Times New Roman"/>
              </w:rPr>
              <w:t xml:space="preserve">  </w:t>
            </w:r>
            <w:r>
              <w:t>基金的基本情况</w:t>
            </w:r>
            <w:r>
              <w:tab/>
            </w:r>
            <w:r>
              <w:fldChar w:fldCharType="begin"/>
            </w:r>
            <w:r>
              <w:instrText>PAGEREF _Toc65769 \h</w:instrText>
            </w:r>
            <w:r>
              <w:fldChar w:fldCharType="separate"/>
            </w:r>
            <w:r>
              <w:t>8</w:t>
            </w:r>
            <w:r>
              <w:t xml:space="preserve"> </w:t>
            </w:r>
            <w:r>
              <w:fldChar w:fldCharType="end"/>
            </w:r>
          </w:hyperlink>
        </w:p>
        <w:p w14:paraId="5E455F5C" w14:textId="77777777" w:rsidR="00A01A4E" w:rsidRDefault="00C56536">
          <w:pPr>
            <w:pStyle w:val="TOC1"/>
            <w:tabs>
              <w:tab w:val="right" w:leader="dot" w:pos="8308"/>
            </w:tabs>
          </w:pPr>
          <w:hyperlink w:anchor="_Toc65770">
            <w:r>
              <w:t>第四部分</w:t>
            </w:r>
            <w:r>
              <w:rPr>
                <w:rFonts w:ascii="Times New Roman" w:eastAsia="Times New Roman" w:hAnsi="Times New Roman" w:cs="Times New Roman"/>
              </w:rPr>
              <w:t xml:space="preserve">  </w:t>
            </w:r>
            <w:r>
              <w:t>基金份额的发售</w:t>
            </w:r>
            <w:r>
              <w:tab/>
            </w:r>
            <w:r>
              <w:fldChar w:fldCharType="begin"/>
            </w:r>
            <w:r>
              <w:instrText>PAGEREF _Toc65770 \h</w:instrText>
            </w:r>
            <w:r>
              <w:fldChar w:fldCharType="separate"/>
            </w:r>
            <w:r>
              <w:t xml:space="preserve">10 </w:t>
            </w:r>
            <w:r>
              <w:fldChar w:fldCharType="end"/>
            </w:r>
          </w:hyperlink>
        </w:p>
        <w:p w14:paraId="26682FB4" w14:textId="77777777" w:rsidR="00A01A4E" w:rsidRDefault="00C56536">
          <w:pPr>
            <w:pStyle w:val="TOC1"/>
            <w:tabs>
              <w:tab w:val="right" w:leader="dot" w:pos="8308"/>
            </w:tabs>
          </w:pPr>
          <w:hyperlink w:anchor="_Toc6577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771 \h</w:instrText>
            </w:r>
            <w:r>
              <w:fldChar w:fldCharType="separate"/>
            </w:r>
            <w:r>
              <w:t xml:space="preserve">12 </w:t>
            </w:r>
            <w:r>
              <w:fldChar w:fldCharType="end"/>
            </w:r>
          </w:hyperlink>
        </w:p>
        <w:p w14:paraId="05FAD9B8" w14:textId="77777777" w:rsidR="00A01A4E" w:rsidRDefault="00C56536">
          <w:pPr>
            <w:pStyle w:val="TOC1"/>
            <w:tabs>
              <w:tab w:val="right" w:leader="dot" w:pos="8308"/>
            </w:tabs>
          </w:pPr>
          <w:hyperlink w:anchor="_Toc65772">
            <w:r>
              <w:t>第六部分</w:t>
            </w:r>
            <w:r>
              <w:rPr>
                <w:rFonts w:ascii="Times New Roman" w:eastAsia="Times New Roman" w:hAnsi="Times New Roman" w:cs="Times New Roman"/>
              </w:rPr>
              <w:t xml:space="preserve">  </w:t>
            </w:r>
            <w:r>
              <w:t>基金份额的申购与赎回</w:t>
            </w:r>
            <w:r>
              <w:tab/>
            </w:r>
            <w:r>
              <w:fldChar w:fldCharType="begin"/>
            </w:r>
            <w:r>
              <w:instrText>PAGEREF _Toc65772 \h</w:instrText>
            </w:r>
            <w:r>
              <w:fldChar w:fldCharType="separate"/>
            </w:r>
            <w:r>
              <w:t xml:space="preserve">13 </w:t>
            </w:r>
            <w:r>
              <w:fldChar w:fldCharType="end"/>
            </w:r>
          </w:hyperlink>
        </w:p>
        <w:p w14:paraId="037F2CB5" w14:textId="77777777" w:rsidR="00A01A4E" w:rsidRDefault="00C56536">
          <w:pPr>
            <w:pStyle w:val="TOC1"/>
            <w:tabs>
              <w:tab w:val="right" w:leader="dot" w:pos="8308"/>
            </w:tabs>
          </w:pPr>
          <w:hyperlink w:anchor="_Toc657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_Toc65773 \h</w:instrText>
            </w:r>
            <w:r>
              <w:fldChar w:fldCharType="separate"/>
            </w:r>
            <w:r>
              <w:t xml:space="preserve">21 </w:t>
            </w:r>
            <w:r>
              <w:fldChar w:fldCharType="end"/>
            </w:r>
          </w:hyperlink>
        </w:p>
        <w:p w14:paraId="40E2CC75" w14:textId="77777777" w:rsidR="00A01A4E" w:rsidRDefault="00C56536">
          <w:pPr>
            <w:pStyle w:val="TOC1"/>
            <w:tabs>
              <w:tab w:val="right" w:leader="dot" w:pos="8308"/>
            </w:tabs>
          </w:pPr>
          <w:hyperlink w:anchor="_Toc65774">
            <w:r>
              <w:t>第八部分</w:t>
            </w:r>
            <w:r>
              <w:rPr>
                <w:rFonts w:ascii="Times New Roman" w:eastAsia="Times New Roman" w:hAnsi="Times New Roman" w:cs="Times New Roman"/>
              </w:rPr>
              <w:t xml:space="preserve">  </w:t>
            </w:r>
            <w:r>
              <w:t>基金份额持有人大会</w:t>
            </w:r>
            <w:r>
              <w:tab/>
            </w:r>
            <w:r>
              <w:fldChar w:fldCharType="begin"/>
            </w:r>
            <w:r>
              <w:instrText>PAGEREF _Toc65774 \h</w:instrText>
            </w:r>
            <w:r>
              <w:fldChar w:fldCharType="separate"/>
            </w:r>
            <w:r>
              <w:t xml:space="preserve">28 </w:t>
            </w:r>
            <w:r>
              <w:fldChar w:fldCharType="end"/>
            </w:r>
          </w:hyperlink>
        </w:p>
        <w:p w14:paraId="57CA80E4" w14:textId="77777777" w:rsidR="00A01A4E" w:rsidRDefault="00C56536">
          <w:pPr>
            <w:pStyle w:val="TOC1"/>
            <w:tabs>
              <w:tab w:val="right" w:leader="dot" w:pos="8308"/>
            </w:tabs>
          </w:pPr>
          <w:hyperlink w:anchor="_Toc657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_Toc65775 \h</w:instrText>
            </w:r>
            <w:r>
              <w:fldChar w:fldCharType="separate"/>
            </w:r>
            <w:r>
              <w:t xml:space="preserve">37 </w:t>
            </w:r>
            <w:r>
              <w:fldChar w:fldCharType="end"/>
            </w:r>
          </w:hyperlink>
        </w:p>
        <w:p w14:paraId="0EBF833F" w14:textId="77777777" w:rsidR="00A01A4E" w:rsidRDefault="00C56536">
          <w:pPr>
            <w:pStyle w:val="TOC1"/>
            <w:tabs>
              <w:tab w:val="right" w:leader="dot" w:pos="8308"/>
            </w:tabs>
          </w:pPr>
          <w:hyperlink w:anchor="_Toc657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_Toc65776 \h</w:instrText>
            </w:r>
            <w:r>
              <w:fldChar w:fldCharType="separate"/>
            </w:r>
            <w:r>
              <w:t xml:space="preserve">40 </w:t>
            </w:r>
            <w:r>
              <w:fldChar w:fldCharType="end"/>
            </w:r>
          </w:hyperlink>
        </w:p>
        <w:p w14:paraId="641AC840" w14:textId="77777777" w:rsidR="00A01A4E" w:rsidRDefault="00C56536">
          <w:pPr>
            <w:pStyle w:val="TOC1"/>
            <w:tabs>
              <w:tab w:val="right" w:leader="dot" w:pos="8308"/>
            </w:tabs>
          </w:pPr>
          <w:hyperlink w:anchor="_Toc65777">
            <w:r>
              <w:t>第十一部分</w:t>
            </w:r>
            <w:r>
              <w:rPr>
                <w:rFonts w:ascii="Times New Roman" w:eastAsia="Times New Roman" w:hAnsi="Times New Roman" w:cs="Times New Roman"/>
              </w:rPr>
              <w:t xml:space="preserve">  </w:t>
            </w:r>
            <w:r>
              <w:t>基金份额的登记</w:t>
            </w:r>
            <w:r>
              <w:tab/>
            </w:r>
            <w:r>
              <w:fldChar w:fldCharType="begin"/>
            </w:r>
            <w:r>
              <w:instrText>PAGEREF _Toc65777 \h</w:instrText>
            </w:r>
            <w:r>
              <w:fldChar w:fldCharType="separate"/>
            </w:r>
            <w:r>
              <w:t xml:space="preserve">41 </w:t>
            </w:r>
            <w:r>
              <w:fldChar w:fldCharType="end"/>
            </w:r>
          </w:hyperlink>
        </w:p>
        <w:p w14:paraId="72811A36" w14:textId="77777777" w:rsidR="00A01A4E" w:rsidRDefault="00C56536">
          <w:pPr>
            <w:pStyle w:val="TOC1"/>
            <w:tabs>
              <w:tab w:val="right" w:leader="dot" w:pos="8308"/>
            </w:tabs>
          </w:pPr>
          <w:hyperlink w:anchor="_Toc65778">
            <w:r>
              <w:t>第十二部分</w:t>
            </w:r>
            <w:r>
              <w:rPr>
                <w:rFonts w:ascii="Times New Roman" w:eastAsia="Times New Roman" w:hAnsi="Times New Roman" w:cs="Times New Roman"/>
              </w:rPr>
              <w:t xml:space="preserve">  </w:t>
            </w:r>
            <w:r>
              <w:t>基金的投资</w:t>
            </w:r>
            <w:r>
              <w:tab/>
            </w:r>
            <w:r>
              <w:fldChar w:fldCharType="begin"/>
            </w:r>
            <w:r>
              <w:instrText>PAGEREF _Toc65778 \h</w:instrText>
            </w:r>
            <w:r>
              <w:fldChar w:fldCharType="separate"/>
            </w:r>
            <w:r>
              <w:t xml:space="preserve">43 </w:t>
            </w:r>
            <w:r>
              <w:fldChar w:fldCharType="end"/>
            </w:r>
          </w:hyperlink>
        </w:p>
        <w:p w14:paraId="5DD77716" w14:textId="77777777" w:rsidR="00A01A4E" w:rsidRDefault="00C56536">
          <w:pPr>
            <w:pStyle w:val="TOC1"/>
            <w:tabs>
              <w:tab w:val="right" w:leader="dot" w:pos="8308"/>
            </w:tabs>
          </w:pPr>
          <w:hyperlink w:anchor="_Toc65779">
            <w:r>
              <w:t>第十三部分</w:t>
            </w:r>
            <w:r>
              <w:rPr>
                <w:rFonts w:ascii="Times New Roman" w:eastAsia="Times New Roman" w:hAnsi="Times New Roman" w:cs="Times New Roman"/>
              </w:rPr>
              <w:t xml:space="preserve">  </w:t>
            </w:r>
            <w:r>
              <w:t>基金的财产</w:t>
            </w:r>
            <w:r>
              <w:tab/>
            </w:r>
            <w:r>
              <w:fldChar w:fldCharType="begin"/>
            </w:r>
            <w:r>
              <w:instrText xml:space="preserve">PAGEREF _Toc65779 </w:instrText>
            </w:r>
            <w:r>
              <w:instrText>\h</w:instrText>
            </w:r>
            <w:r>
              <w:fldChar w:fldCharType="separate"/>
            </w:r>
            <w:r>
              <w:t xml:space="preserve">53 </w:t>
            </w:r>
            <w:r>
              <w:fldChar w:fldCharType="end"/>
            </w:r>
          </w:hyperlink>
        </w:p>
        <w:p w14:paraId="2E006F5E" w14:textId="77777777" w:rsidR="00A01A4E" w:rsidRDefault="00C56536">
          <w:pPr>
            <w:pStyle w:val="TOC1"/>
            <w:tabs>
              <w:tab w:val="right" w:leader="dot" w:pos="8308"/>
            </w:tabs>
          </w:pPr>
          <w:hyperlink w:anchor="_Toc65780">
            <w:r>
              <w:t>第十四部分</w:t>
            </w:r>
            <w:r>
              <w:rPr>
                <w:rFonts w:ascii="Times New Roman" w:eastAsia="Times New Roman" w:hAnsi="Times New Roman" w:cs="Times New Roman"/>
              </w:rPr>
              <w:t xml:space="preserve">  </w:t>
            </w:r>
            <w:r>
              <w:t>基金资产估值</w:t>
            </w:r>
            <w:r>
              <w:tab/>
            </w:r>
            <w:r>
              <w:fldChar w:fldCharType="begin"/>
            </w:r>
            <w:r>
              <w:instrText>PAGEREF _Toc65780 \h</w:instrText>
            </w:r>
            <w:r>
              <w:fldChar w:fldCharType="separate"/>
            </w:r>
            <w:r>
              <w:t xml:space="preserve">54 </w:t>
            </w:r>
            <w:r>
              <w:fldChar w:fldCharType="end"/>
            </w:r>
          </w:hyperlink>
        </w:p>
        <w:p w14:paraId="61BD43F6" w14:textId="77777777" w:rsidR="00A01A4E" w:rsidRDefault="00C56536">
          <w:pPr>
            <w:pStyle w:val="TOC1"/>
            <w:tabs>
              <w:tab w:val="right" w:leader="dot" w:pos="8308"/>
            </w:tabs>
          </w:pPr>
          <w:hyperlink w:anchor="_Toc65781">
            <w:r>
              <w:t>第十五部分</w:t>
            </w:r>
            <w:r>
              <w:rPr>
                <w:rFonts w:ascii="Times New Roman" w:eastAsia="Times New Roman" w:hAnsi="Times New Roman" w:cs="Times New Roman"/>
              </w:rPr>
              <w:t xml:space="preserve">  </w:t>
            </w:r>
            <w:r>
              <w:t>基金费用与税收</w:t>
            </w:r>
            <w:r>
              <w:tab/>
            </w:r>
            <w:r>
              <w:fldChar w:fldCharType="begin"/>
            </w:r>
            <w:r>
              <w:instrText>PAGEREF _Toc65781 \h</w:instrText>
            </w:r>
            <w:r>
              <w:fldChar w:fldCharType="separate"/>
            </w:r>
            <w:r>
              <w:t xml:space="preserve">61 </w:t>
            </w:r>
            <w:r>
              <w:fldChar w:fldCharType="end"/>
            </w:r>
          </w:hyperlink>
        </w:p>
        <w:p w14:paraId="34E513E7" w14:textId="77777777" w:rsidR="00A01A4E" w:rsidRDefault="00C56536">
          <w:pPr>
            <w:pStyle w:val="TOC1"/>
            <w:tabs>
              <w:tab w:val="right" w:leader="dot" w:pos="8308"/>
            </w:tabs>
          </w:pPr>
          <w:hyperlink w:anchor="_Toc65782">
            <w:r>
              <w:t>第十六部分</w:t>
            </w:r>
            <w:r>
              <w:rPr>
                <w:rFonts w:ascii="Times New Roman" w:eastAsia="Times New Roman" w:hAnsi="Times New Roman" w:cs="Times New Roman"/>
              </w:rPr>
              <w:t xml:space="preserve">  </w:t>
            </w:r>
            <w:r>
              <w:t>基金的收益与分配</w:t>
            </w:r>
            <w:r>
              <w:tab/>
            </w:r>
            <w:r>
              <w:fldChar w:fldCharType="begin"/>
            </w:r>
            <w:r>
              <w:instrText>PAGEREF _Toc65782 \h</w:instrText>
            </w:r>
            <w:r>
              <w:fldChar w:fldCharType="separate"/>
            </w:r>
            <w:r>
              <w:t xml:space="preserve">64 </w:t>
            </w:r>
            <w:r>
              <w:fldChar w:fldCharType="end"/>
            </w:r>
          </w:hyperlink>
        </w:p>
        <w:p w14:paraId="53394F19" w14:textId="77777777" w:rsidR="00A01A4E" w:rsidRDefault="00C56536">
          <w:pPr>
            <w:pStyle w:val="TOC1"/>
            <w:tabs>
              <w:tab w:val="right" w:leader="dot" w:pos="8308"/>
            </w:tabs>
          </w:pPr>
          <w:hyperlink w:anchor="_Toc65783">
            <w:r>
              <w:t>第十七部分</w:t>
            </w:r>
            <w:r>
              <w:rPr>
                <w:rFonts w:ascii="Times New Roman" w:eastAsia="Times New Roman" w:hAnsi="Times New Roman" w:cs="Times New Roman"/>
              </w:rPr>
              <w:t xml:space="preserve">  </w:t>
            </w:r>
            <w:r>
              <w:t>基金的会计与审计</w:t>
            </w:r>
            <w:r>
              <w:tab/>
            </w:r>
            <w:r>
              <w:fldChar w:fldCharType="begin"/>
            </w:r>
            <w:r>
              <w:instrText>PAGEREF _Toc65783 \h</w:instrText>
            </w:r>
            <w:r>
              <w:fldChar w:fldCharType="separate"/>
            </w:r>
            <w:r>
              <w:t xml:space="preserve">66 </w:t>
            </w:r>
            <w:r>
              <w:fldChar w:fldCharType="end"/>
            </w:r>
          </w:hyperlink>
        </w:p>
        <w:p w14:paraId="589C452D" w14:textId="77777777" w:rsidR="00A01A4E" w:rsidRDefault="00C56536">
          <w:pPr>
            <w:pStyle w:val="TOC1"/>
            <w:tabs>
              <w:tab w:val="right" w:leader="dot" w:pos="8308"/>
            </w:tabs>
          </w:pPr>
          <w:hyperlink w:anchor="_Toc65784">
            <w:r>
              <w:t>第十八部分</w:t>
            </w:r>
            <w:r>
              <w:rPr>
                <w:rFonts w:ascii="Times New Roman" w:eastAsia="Times New Roman" w:hAnsi="Times New Roman" w:cs="Times New Roman"/>
              </w:rPr>
              <w:t xml:space="preserve">  </w:t>
            </w:r>
            <w:r>
              <w:t>基金的信息披露</w:t>
            </w:r>
            <w:r>
              <w:tab/>
            </w:r>
            <w:r>
              <w:fldChar w:fldCharType="begin"/>
            </w:r>
            <w:r>
              <w:instrText>PAGEREF _Toc65784 \h</w:instrText>
            </w:r>
            <w:r>
              <w:fldChar w:fldCharType="separate"/>
            </w:r>
            <w:r>
              <w:t xml:space="preserve">67 </w:t>
            </w:r>
            <w:r>
              <w:fldChar w:fldCharType="end"/>
            </w:r>
          </w:hyperlink>
        </w:p>
        <w:p w14:paraId="7E16BA0B" w14:textId="77777777" w:rsidR="00A01A4E" w:rsidRDefault="00C56536">
          <w:pPr>
            <w:pStyle w:val="TOC1"/>
            <w:tabs>
              <w:tab w:val="right" w:leader="dot" w:pos="8308"/>
            </w:tabs>
          </w:pPr>
          <w:hyperlink w:anchor="_Toc657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_Toc65785 \h</w:instrText>
            </w:r>
            <w:r>
              <w:fldChar w:fldCharType="separate"/>
            </w:r>
            <w:r>
              <w:t xml:space="preserve">74 </w:t>
            </w:r>
            <w:r>
              <w:fldChar w:fldCharType="end"/>
            </w:r>
          </w:hyperlink>
        </w:p>
        <w:p w14:paraId="48EC2B03" w14:textId="77777777" w:rsidR="00A01A4E" w:rsidRDefault="00C56536">
          <w:pPr>
            <w:pStyle w:val="TOC1"/>
            <w:tabs>
              <w:tab w:val="right" w:leader="dot" w:pos="8308"/>
            </w:tabs>
          </w:pPr>
          <w:hyperlink w:anchor="_Toc65786">
            <w:r>
              <w:t>第二十部分</w:t>
            </w:r>
            <w:r>
              <w:rPr>
                <w:rFonts w:ascii="Times New Roman" w:eastAsia="Times New Roman" w:hAnsi="Times New Roman" w:cs="Times New Roman"/>
              </w:rPr>
              <w:t xml:space="preserve">  </w:t>
            </w:r>
            <w:r>
              <w:t>违约责任</w:t>
            </w:r>
            <w:r>
              <w:tab/>
            </w:r>
            <w:r>
              <w:fldChar w:fldCharType="begin"/>
            </w:r>
            <w:r>
              <w:instrText>PAGEREF _Toc65786 \h</w:instrText>
            </w:r>
            <w:r>
              <w:fldChar w:fldCharType="separate"/>
            </w:r>
            <w:r>
              <w:t xml:space="preserve">76 </w:t>
            </w:r>
            <w:r>
              <w:fldChar w:fldCharType="end"/>
            </w:r>
          </w:hyperlink>
        </w:p>
        <w:p w14:paraId="273AE50A" w14:textId="77777777" w:rsidR="00A01A4E" w:rsidRDefault="00C56536">
          <w:pPr>
            <w:pStyle w:val="TOC1"/>
            <w:tabs>
              <w:tab w:val="right" w:leader="dot" w:pos="8308"/>
            </w:tabs>
          </w:pPr>
          <w:hyperlink w:anchor="_Toc657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_Toc65787 \h</w:instrText>
            </w:r>
            <w:r>
              <w:fldChar w:fldCharType="separate"/>
            </w:r>
            <w:r>
              <w:t xml:space="preserve">77 </w:t>
            </w:r>
            <w:r>
              <w:fldChar w:fldCharType="end"/>
            </w:r>
          </w:hyperlink>
        </w:p>
        <w:p w14:paraId="19716709" w14:textId="77777777" w:rsidR="00A01A4E" w:rsidRDefault="00C56536">
          <w:pPr>
            <w:pStyle w:val="TOC1"/>
            <w:tabs>
              <w:tab w:val="right" w:leader="dot" w:pos="8308"/>
            </w:tabs>
          </w:pPr>
          <w:hyperlink w:anchor="_Toc65788">
            <w:r>
              <w:t>第二十二部分</w:t>
            </w:r>
            <w:r>
              <w:rPr>
                <w:rFonts w:ascii="Times New Roman" w:eastAsia="Times New Roman" w:hAnsi="Times New Roman" w:cs="Times New Roman"/>
              </w:rPr>
              <w:t xml:space="preserve">  </w:t>
            </w:r>
            <w:r>
              <w:t>基金合同的效力</w:t>
            </w:r>
            <w:r>
              <w:tab/>
            </w:r>
            <w:r>
              <w:fldChar w:fldCharType="begin"/>
            </w:r>
            <w:r>
              <w:instrText>PAGEREF _Toc65788 \h</w:instrText>
            </w:r>
            <w:r>
              <w:fldChar w:fldCharType="separate"/>
            </w:r>
            <w:r>
              <w:t xml:space="preserve">78 </w:t>
            </w:r>
            <w:r>
              <w:fldChar w:fldCharType="end"/>
            </w:r>
          </w:hyperlink>
        </w:p>
        <w:p w14:paraId="2E8A72CD" w14:textId="77777777" w:rsidR="00A01A4E" w:rsidRDefault="00C56536">
          <w:pPr>
            <w:pStyle w:val="TOC1"/>
            <w:tabs>
              <w:tab w:val="right" w:leader="dot" w:pos="8308"/>
            </w:tabs>
          </w:pPr>
          <w:hyperlink w:anchor="_Toc6578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789 \h</w:instrText>
            </w:r>
            <w:r>
              <w:fldChar w:fldCharType="separate"/>
            </w:r>
            <w:r>
              <w:t xml:space="preserve">79 </w:t>
            </w:r>
            <w:r>
              <w:fldChar w:fldCharType="end"/>
            </w:r>
          </w:hyperlink>
        </w:p>
        <w:p w14:paraId="1062F499" w14:textId="77777777" w:rsidR="00A01A4E" w:rsidRDefault="00C56536">
          <w:pPr>
            <w:pStyle w:val="TOC1"/>
            <w:tabs>
              <w:tab w:val="right" w:leader="dot" w:pos="8308"/>
            </w:tabs>
          </w:pPr>
          <w:hyperlink w:anchor="_Toc65790">
            <w:r>
              <w:t>第二十四部分</w:t>
            </w:r>
            <w:r>
              <w:rPr>
                <w:rFonts w:ascii="Times New Roman" w:eastAsia="Times New Roman" w:hAnsi="Times New Roman" w:cs="Times New Roman"/>
              </w:rPr>
              <w:t xml:space="preserve">  </w:t>
            </w:r>
            <w:r>
              <w:t>基金合同内容摘要</w:t>
            </w:r>
            <w:r>
              <w:tab/>
            </w:r>
            <w:r>
              <w:fldChar w:fldCharType="begin"/>
            </w:r>
            <w:r>
              <w:instrText>PAGEREF _Toc65790 \h</w:instrText>
            </w:r>
            <w:r>
              <w:fldChar w:fldCharType="separate"/>
            </w:r>
            <w:r>
              <w:t xml:space="preserve">80 </w:t>
            </w:r>
            <w:r>
              <w:fldChar w:fldCharType="end"/>
            </w:r>
          </w:hyperlink>
        </w:p>
        <w:p w14:paraId="3F4E480E" w14:textId="77777777" w:rsidR="00A01A4E" w:rsidRDefault="00C56536">
          <w:r>
            <w:fldChar w:fldCharType="end"/>
          </w:r>
        </w:p>
      </w:sdtContent>
    </w:sdt>
    <w:p w14:paraId="392F1CF3" w14:textId="77777777" w:rsidR="00A01A4E" w:rsidRDefault="00C56536">
      <w:pPr>
        <w:spacing w:after="0" w:line="259" w:lineRule="auto"/>
        <w:ind w:left="1" w:firstLine="0"/>
        <w:jc w:val="center"/>
      </w:pPr>
      <w:r>
        <w:rPr>
          <w:rFonts w:ascii="Times New Roman" w:eastAsia="Times New Roman" w:hAnsi="Times New Roman" w:cs="Times New Roman"/>
          <w:sz w:val="18"/>
        </w:rPr>
        <w:t xml:space="preserve">1 </w:t>
      </w:r>
    </w:p>
    <w:p w14:paraId="5F766447" w14:textId="77777777" w:rsidR="00A01A4E" w:rsidRDefault="00A01A4E">
      <w:pPr>
        <w:sectPr w:rsidR="00A01A4E">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5BF1D501" w14:textId="77777777" w:rsidR="00A01A4E" w:rsidRDefault="00C56536">
      <w:pPr>
        <w:pStyle w:val="1"/>
        <w:spacing w:after="35"/>
      </w:pPr>
      <w:bookmarkStart w:id="0" w:name="_Toc657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7855FB4"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02B55C27" w14:textId="77777777" w:rsidR="00A01A4E" w:rsidRDefault="00C56536">
      <w:pPr>
        <w:ind w:left="477"/>
      </w:pPr>
      <w:r>
        <w:t>一、订立本基金合同的目的、依据和原则</w:t>
      </w:r>
      <w:r>
        <w:rPr>
          <w:rFonts w:ascii="Times New Roman" w:eastAsia="Times New Roman" w:hAnsi="Times New Roman" w:cs="Times New Roman"/>
        </w:rPr>
        <w:t xml:space="preserve"> </w:t>
      </w:r>
    </w:p>
    <w:p w14:paraId="029CFCE5" w14:textId="77777777" w:rsidR="00A01A4E" w:rsidRDefault="00C56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9E7D90" w14:textId="77777777" w:rsidR="00A01A4E" w:rsidRDefault="00C56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43D9C4" w14:textId="77777777" w:rsidR="00A01A4E" w:rsidRDefault="00C56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806324F" w14:textId="77777777" w:rsidR="00A01A4E" w:rsidRDefault="00C5653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C4CF13" w14:textId="77777777" w:rsidR="00A01A4E" w:rsidRDefault="00C56536">
      <w:pPr>
        <w:spacing w:after="12" w:line="360" w:lineRule="auto"/>
        <w:ind w:left="0"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48E598" w14:textId="77777777" w:rsidR="00A01A4E" w:rsidRDefault="00C56536">
      <w:pPr>
        <w:numPr>
          <w:ilvl w:val="0"/>
          <w:numId w:val="2"/>
        </w:numPr>
        <w:spacing w:after="8" w:line="372" w:lineRule="auto"/>
        <w:ind w:firstLine="480"/>
      </w:pPr>
      <w:r>
        <w:t>广发瑞福精选混合型证券投资基金由基金管理人依照《基金法》、基金合同及其他有关规定募集，并经中国证券监督管理委员会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9CBBF4" w14:textId="77777777" w:rsidR="00A01A4E" w:rsidRDefault="00C56536">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E36146" w14:textId="77777777" w:rsidR="00A01A4E" w:rsidRDefault="00C56536">
      <w:pPr>
        <w:spacing w:after="10" w:line="365" w:lineRule="auto"/>
        <w:ind w:left="0" w:firstLine="480"/>
      </w:pPr>
      <w:r>
        <w:t>基金管理人依照恪尽职守、诚实信用、谨慎勤勉的原则管理和运用基金财产</w:t>
      </w:r>
      <w:r>
        <w:t>，但不保证投资于本基金一定盈利，也不保证最低收益。</w:t>
      </w:r>
      <w:r>
        <w:rPr>
          <w:rFonts w:ascii="Times New Roman" w:eastAsia="Times New Roman" w:hAnsi="Times New Roman" w:cs="Times New Roman"/>
        </w:rPr>
        <w:t xml:space="preserve"> </w:t>
      </w:r>
    </w:p>
    <w:p w14:paraId="351787E8" w14:textId="77777777" w:rsidR="00A01A4E" w:rsidRDefault="00C56536">
      <w:pPr>
        <w:ind w:left="47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2C5A213" w14:textId="77777777" w:rsidR="00A01A4E" w:rsidRDefault="00C56536">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E7A817" w14:textId="77777777" w:rsidR="00A01A4E" w:rsidRDefault="00C5653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C28577E" w14:textId="77777777" w:rsidR="00A01A4E" w:rsidRDefault="00C56536">
      <w:pPr>
        <w:numPr>
          <w:ilvl w:val="0"/>
          <w:numId w:val="2"/>
        </w:numPr>
        <w:spacing w:after="16" w:line="361" w:lineRule="auto"/>
        <w:ind w:firstLine="480"/>
      </w:pPr>
      <w:r>
        <w:t>本基金将投资内地与香港股票市场交易互联互</w:t>
      </w:r>
      <w:r>
        <w:t>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2B14E25" w14:textId="77777777" w:rsidR="00A01A4E" w:rsidRDefault="00C56536">
      <w:pPr>
        <w:numPr>
          <w:ilvl w:val="0"/>
          <w:numId w:val="2"/>
        </w:numPr>
        <w:spacing w:after="125"/>
        <w:ind w:firstLine="480"/>
      </w:pPr>
      <w:r>
        <w:t>本基金资产若投资于港股，会面临港股通机制下因投资环境、投资标的、</w:t>
      </w:r>
    </w:p>
    <w:p w14:paraId="770FC551" w14:textId="77777777" w:rsidR="00A01A4E" w:rsidRDefault="00C56536">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11B980" w14:textId="77777777" w:rsidR="00A01A4E" w:rsidRDefault="00C56536">
      <w:pPr>
        <w:pStyle w:val="1"/>
      </w:pPr>
      <w:bookmarkStart w:id="1" w:name="_Toc657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062DC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6A161F2D" w14:textId="77777777" w:rsidR="00A01A4E" w:rsidRDefault="00C56536">
      <w:pPr>
        <w:ind w:left="477"/>
      </w:pPr>
      <w:r>
        <w:t>在本基金合同中，除非文意另有所指，下列词语或简称具有如下含义：</w:t>
      </w:r>
      <w:r>
        <w:rPr>
          <w:rFonts w:ascii="Times New Roman" w:eastAsia="Times New Roman" w:hAnsi="Times New Roman" w:cs="Times New Roman"/>
        </w:rPr>
        <w:t xml:space="preserve"> </w:t>
      </w:r>
    </w:p>
    <w:p w14:paraId="6DB6E7EC" w14:textId="77777777" w:rsidR="00A01A4E" w:rsidRDefault="00C56536">
      <w:pPr>
        <w:numPr>
          <w:ilvl w:val="0"/>
          <w:numId w:val="3"/>
        </w:numPr>
        <w:ind w:firstLine="480"/>
      </w:pPr>
      <w:r>
        <w:t>基金或本基金：指广发瑞福精选混合型证券投资基金</w:t>
      </w:r>
      <w:r>
        <w:rPr>
          <w:rFonts w:ascii="Times New Roman" w:eastAsia="Times New Roman" w:hAnsi="Times New Roman" w:cs="Times New Roman"/>
        </w:rPr>
        <w:t xml:space="preserve"> </w:t>
      </w:r>
    </w:p>
    <w:p w14:paraId="1CEC3C20" w14:textId="77777777" w:rsidR="00A01A4E" w:rsidRDefault="00C56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DCB66FA" w14:textId="77777777" w:rsidR="00A01A4E" w:rsidRDefault="00C5653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6F3A4601" w14:textId="77777777" w:rsidR="00A01A4E" w:rsidRDefault="00C56536">
      <w:pPr>
        <w:numPr>
          <w:ilvl w:val="0"/>
          <w:numId w:val="3"/>
        </w:numPr>
        <w:spacing w:after="1" w:line="379" w:lineRule="auto"/>
        <w:ind w:firstLine="480"/>
      </w:pPr>
      <w:r>
        <w:t>基金</w:t>
      </w:r>
      <w:r>
        <w:t>合同或本基金合同：指《广发瑞福精选混合型证券投资基金基金合同》及对本基金合同的任何有效修订和补充</w:t>
      </w:r>
      <w:r>
        <w:rPr>
          <w:rFonts w:ascii="Times New Roman" w:eastAsia="Times New Roman" w:hAnsi="Times New Roman" w:cs="Times New Roman"/>
        </w:rPr>
        <w:t xml:space="preserve"> </w:t>
      </w:r>
    </w:p>
    <w:p w14:paraId="299C959E" w14:textId="77777777" w:rsidR="00A01A4E" w:rsidRDefault="00C56536">
      <w:pPr>
        <w:numPr>
          <w:ilvl w:val="0"/>
          <w:numId w:val="3"/>
        </w:numPr>
        <w:spacing w:after="0" w:line="379" w:lineRule="auto"/>
        <w:ind w:firstLine="480"/>
      </w:pPr>
      <w:r>
        <w:t>托管协议：指基金管理人与基金托管人就本基金签订之《广发瑞福精选混合型证券投资基金托管协议》及对该托管协议的任何有效修订和补充</w:t>
      </w:r>
      <w:r>
        <w:rPr>
          <w:rFonts w:ascii="Times New Roman" w:eastAsia="Times New Roman" w:hAnsi="Times New Roman" w:cs="Times New Roman"/>
        </w:rPr>
        <w:t xml:space="preserve"> </w:t>
      </w:r>
    </w:p>
    <w:p w14:paraId="77248E9C" w14:textId="77777777" w:rsidR="00A01A4E" w:rsidRDefault="00C56536">
      <w:pPr>
        <w:numPr>
          <w:ilvl w:val="0"/>
          <w:numId w:val="3"/>
        </w:numPr>
        <w:spacing w:after="0" w:line="379" w:lineRule="auto"/>
        <w:ind w:firstLine="480"/>
      </w:pPr>
      <w:r>
        <w:t>招募说明书：指《广发瑞福精选混合型证券投资基金招募说明书》及其更新</w:t>
      </w:r>
      <w:r>
        <w:rPr>
          <w:rFonts w:ascii="Times New Roman" w:eastAsia="Times New Roman" w:hAnsi="Times New Roman" w:cs="Times New Roman"/>
        </w:rPr>
        <w:t xml:space="preserve"> </w:t>
      </w:r>
    </w:p>
    <w:p w14:paraId="507FEA10" w14:textId="77777777" w:rsidR="00A01A4E" w:rsidRDefault="00C56536">
      <w:pPr>
        <w:numPr>
          <w:ilvl w:val="0"/>
          <w:numId w:val="3"/>
        </w:numPr>
        <w:spacing w:after="0" w:line="379" w:lineRule="auto"/>
        <w:ind w:firstLine="480"/>
      </w:pPr>
      <w:r>
        <w:t>基金份额发售公告：指《广发瑞福精选混合型证券投资基金基金份额发售公告》</w:t>
      </w:r>
      <w:r>
        <w:rPr>
          <w:rFonts w:ascii="Times New Roman" w:eastAsia="Times New Roman" w:hAnsi="Times New Roman" w:cs="Times New Roman"/>
        </w:rPr>
        <w:t xml:space="preserve"> </w:t>
      </w:r>
    </w:p>
    <w:p w14:paraId="56433729" w14:textId="77777777" w:rsidR="00A01A4E" w:rsidRDefault="00C56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A80771" w14:textId="77777777" w:rsidR="00A01A4E" w:rsidRDefault="00C56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327B4E" w14:textId="77777777" w:rsidR="00A01A4E" w:rsidRDefault="00C5653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B11F8D" w14:textId="77777777" w:rsidR="00A01A4E" w:rsidRDefault="00C56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D143140" w14:textId="77777777" w:rsidR="00A01A4E" w:rsidRDefault="00C56536">
      <w:pPr>
        <w:spacing w:line="371"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B23399" w14:textId="77777777" w:rsidR="00A01A4E" w:rsidRDefault="00C56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725C23" w14:textId="77777777" w:rsidR="00A01A4E" w:rsidRDefault="00C5653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455F64" w14:textId="77777777" w:rsidR="00A01A4E" w:rsidRDefault="00C56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F694D67" w14:textId="77777777" w:rsidR="00A01A4E" w:rsidRDefault="00C56536">
      <w:pPr>
        <w:pStyle w:val="2"/>
        <w:spacing w:after="156"/>
        <w:ind w:left="4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5CB4C99" w14:textId="77777777" w:rsidR="00A01A4E" w:rsidRDefault="00C56536">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465DE0" w14:textId="77777777" w:rsidR="00A01A4E" w:rsidRDefault="00C56536">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D8C417A" w14:textId="77777777" w:rsidR="00A01A4E" w:rsidRDefault="00C56536">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B8BCC4" w14:textId="77777777" w:rsidR="00A01A4E" w:rsidRDefault="00C56536">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22E5DB5" w14:textId="77777777" w:rsidR="00A01A4E" w:rsidRDefault="00C5653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CDAC90" w14:textId="77777777" w:rsidR="00A01A4E" w:rsidRDefault="00C5653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861F8EA" w14:textId="77777777" w:rsidR="00A01A4E" w:rsidRDefault="00C5653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97095E" w14:textId="77777777" w:rsidR="00A01A4E" w:rsidRDefault="00C56536">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3A4F2541" w14:textId="77777777" w:rsidR="00A01A4E" w:rsidRDefault="00C56536">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54FABE" w14:textId="77777777" w:rsidR="00A01A4E" w:rsidRDefault="00C5653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4137B" w14:textId="77777777" w:rsidR="00A01A4E" w:rsidRDefault="00C56536">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2F0C21F6" w14:textId="77777777" w:rsidR="00A01A4E" w:rsidRDefault="00C56536">
      <w:pPr>
        <w:numPr>
          <w:ilvl w:val="0"/>
          <w:numId w:val="5"/>
        </w:numPr>
        <w:ind w:firstLine="480"/>
      </w:pPr>
      <w:r>
        <w:t>基金合同生效日：指基金募集达到法律法规规定及基金合同规定的条件，</w:t>
      </w:r>
    </w:p>
    <w:p w14:paraId="7F7FB0C2" w14:textId="77777777" w:rsidR="00A01A4E" w:rsidRDefault="00C5653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0ACECE0" w14:textId="77777777" w:rsidR="00A01A4E" w:rsidRDefault="00C56536">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5082484" w14:textId="77777777" w:rsidR="00A01A4E" w:rsidRDefault="00C56536">
      <w:pPr>
        <w:numPr>
          <w:ilvl w:val="0"/>
          <w:numId w:val="5"/>
        </w:numPr>
        <w:spacing w:after="5" w:line="378" w:lineRule="auto"/>
        <w:ind w:firstLine="480"/>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6DBF50" w14:textId="77777777" w:rsidR="00A01A4E" w:rsidRDefault="00C5653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510DFF" w14:textId="77777777" w:rsidR="00A01A4E" w:rsidRDefault="00C5653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1D92B061" w14:textId="77777777" w:rsidR="00A01A4E" w:rsidRDefault="00C56536">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52A52" w14:textId="77777777" w:rsidR="00A01A4E" w:rsidRDefault="00C5653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B549CB" w14:textId="77777777" w:rsidR="00A01A4E" w:rsidRDefault="00C5653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FDCC335" w14:textId="77777777" w:rsidR="00A01A4E" w:rsidRDefault="00C5653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3398AF1" w14:textId="77777777" w:rsidR="00A01A4E" w:rsidRDefault="00C56536">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40C59" w14:textId="77777777" w:rsidR="00A01A4E" w:rsidRDefault="00C5653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AAB980" w14:textId="77777777" w:rsidR="00A01A4E" w:rsidRDefault="00C5653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9B576A" w14:textId="77777777" w:rsidR="00A01A4E" w:rsidRDefault="00C56536">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1755746" w14:textId="77777777" w:rsidR="00A01A4E" w:rsidRDefault="00C56536">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DA1E322" w14:textId="77777777" w:rsidR="00A01A4E" w:rsidRDefault="00C56536">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6936CDD" w14:textId="77777777" w:rsidR="00A01A4E" w:rsidRDefault="00C56536">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C42823" w14:textId="77777777" w:rsidR="00A01A4E" w:rsidRDefault="00C56536">
      <w:pPr>
        <w:numPr>
          <w:ilvl w:val="0"/>
          <w:numId w:val="7"/>
        </w:numPr>
        <w:ind w:firstLine="480"/>
      </w:pPr>
      <w:r>
        <w:t>元：指人民币元</w:t>
      </w:r>
      <w:r>
        <w:rPr>
          <w:rFonts w:ascii="Times New Roman" w:eastAsia="Times New Roman" w:hAnsi="Times New Roman" w:cs="Times New Roman"/>
        </w:rPr>
        <w:t xml:space="preserve"> </w:t>
      </w:r>
    </w:p>
    <w:p w14:paraId="104495FE" w14:textId="77777777" w:rsidR="00A01A4E" w:rsidRDefault="00C56536">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3AEB7E" w14:textId="77777777" w:rsidR="00A01A4E" w:rsidRDefault="00C56536">
      <w:pPr>
        <w:numPr>
          <w:ilvl w:val="0"/>
          <w:numId w:val="7"/>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691FC9" w14:textId="77777777" w:rsidR="00A01A4E" w:rsidRDefault="00C56536">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0F521C8" w14:textId="77777777" w:rsidR="00A01A4E" w:rsidRDefault="00C56536">
      <w:pPr>
        <w:numPr>
          <w:ilvl w:val="0"/>
          <w:numId w:val="7"/>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71DE59A" w14:textId="77777777" w:rsidR="00A01A4E" w:rsidRDefault="00C56536">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FE06CF" w14:textId="77777777" w:rsidR="00A01A4E" w:rsidRDefault="00C56536">
      <w:pPr>
        <w:numPr>
          <w:ilvl w:val="0"/>
          <w:numId w:val="7"/>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del w:id="35" w:author="FundLex" w:date="2026-10-22T03:24:29Z">
        <w:r>
          <w:delText/>
        </w:r>
      </w:del>
      <w:ins w:id="36" w:author="FundLex" w:date="2026-10-22T03:24:29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4C580013" w14:textId="77777777" w:rsidR="00A01A4E" w:rsidRDefault="00C56536">
      <w:pPr>
        <w:numPr>
          <w:ilvl w:val="0"/>
          <w:numId w:val="7"/>
        </w:numPr>
        <w:spacing w:after="17"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707C0AD" w14:textId="77777777" w:rsidR="00A01A4E" w:rsidRDefault="00C56536">
      <w:pPr>
        <w:numPr>
          <w:ilvl w:val="0"/>
          <w:numId w:val="7"/>
        </w:numPr>
        <w:spacing w:after="152" w:line="259" w:lineRule="auto"/>
        <w:ind w:firstLine="480"/>
      </w:pPr>
      <w:r>
        <w:t>港股通：指内地投资者委托内地证券公司，经由上海证券交易所、深圳</w:t>
      </w:r>
    </w:p>
    <w:p w14:paraId="2F779CA4" w14:textId="77777777" w:rsidR="00A01A4E" w:rsidRDefault="00C56536">
      <w:pPr>
        <w:spacing w:after="18" w:line="365" w:lineRule="auto"/>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C119B8" w14:textId="77777777" w:rsidR="00A01A4E" w:rsidRDefault="00C56536">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046F06" w14:textId="77777777" w:rsidR="00A01A4E" w:rsidRDefault="00C56536">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2E242873" w14:textId="77777777" w:rsidR="00A01A4E" w:rsidRDefault="00C56536">
      <w:pPr>
        <w:numPr>
          <w:ilvl w:val="0"/>
          <w:numId w:val="7"/>
        </w:numPr>
        <w:spacing w:after="13"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C309394" w14:textId="77777777" w:rsidR="00A01A4E" w:rsidRDefault="00C56536">
      <w:pPr>
        <w:numPr>
          <w:ilvl w:val="0"/>
          <w:numId w:val="7"/>
        </w:numPr>
        <w:spacing w:after="152" w:line="259" w:lineRule="auto"/>
        <w:ind w:firstLine="480"/>
      </w:pPr>
      <w:r>
        <w:t>侧袋机制：指将基金投资组合中的特定资产从原有账户分离至一个专门</w:t>
      </w:r>
    </w:p>
    <w:p w14:paraId="2E9A5967" w14:textId="77777777" w:rsidR="00A01A4E" w:rsidRDefault="00C5653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648694" w14:textId="77777777" w:rsidR="00A01A4E" w:rsidRDefault="00C56536">
      <w:pPr>
        <w:numPr>
          <w:ilvl w:val="0"/>
          <w:numId w:val="7"/>
        </w:numPr>
        <w:spacing w:after="17" w:line="366" w:lineRule="auto"/>
        <w:ind w:firstLine="480"/>
      </w:pPr>
      <w:r>
        <w:t>特定资产：包括：（一）无可参考的活跃市场价格且采用估值技术仍导致公允价值存在重大不确定性的资产；（二）按摊余成本计量且计提资</w:t>
      </w:r>
      <w:r>
        <w:t>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8BC485" w14:textId="77777777" w:rsidR="00A01A4E" w:rsidRDefault="00C56536">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DFED365" w14:textId="77777777" w:rsidR="00A01A4E" w:rsidRDefault="00C56536">
      <w:pPr>
        <w:numPr>
          <w:ilvl w:val="0"/>
          <w:numId w:val="7"/>
        </w:numPr>
        <w:spacing w:line="379" w:lineRule="auto"/>
        <w:ind w:firstLine="480"/>
      </w:pPr>
      <w:r>
        <w:t>基金产品资料概要：指《广发瑞福精选混合型证券投资基金基金产品资料概要》及其更新</w:t>
      </w:r>
      <w:r>
        <w:rPr>
          <w:rFonts w:ascii="Times New Roman" w:eastAsia="Times New Roman" w:hAnsi="Times New Roman" w:cs="Times New Roman"/>
        </w:rPr>
        <w:t xml:space="preserve"> </w:t>
      </w:r>
    </w:p>
    <w:p w14:paraId="2400A28F" w14:textId="77777777" w:rsidR="00A01A4E" w:rsidRDefault="00C56536">
      <w:pPr>
        <w:pStyle w:val="1"/>
        <w:ind w:right="126"/>
      </w:pPr>
      <w:bookmarkStart w:id="2" w:name="_Toc657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690BC2"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23F4FA14" w14:textId="77777777" w:rsidR="00A01A4E" w:rsidRDefault="00C56536">
      <w:pPr>
        <w:numPr>
          <w:ilvl w:val="0"/>
          <w:numId w:val="8"/>
        </w:numPr>
        <w:ind w:hanging="480"/>
      </w:pPr>
      <w:r>
        <w:t>基金名称</w:t>
      </w:r>
      <w:r>
        <w:rPr>
          <w:rFonts w:ascii="Times New Roman" w:eastAsia="Times New Roman" w:hAnsi="Times New Roman" w:cs="Times New Roman"/>
        </w:rPr>
        <w:t xml:space="preserve"> </w:t>
      </w:r>
    </w:p>
    <w:p w14:paraId="082A9AA0" w14:textId="77777777" w:rsidR="00A01A4E" w:rsidRDefault="00C56536">
      <w:pPr>
        <w:ind w:left="477"/>
      </w:pPr>
      <w:r>
        <w:t>广发瑞福精选混合型证券投资基金</w:t>
      </w:r>
      <w:r>
        <w:rPr>
          <w:rFonts w:ascii="Times New Roman" w:eastAsia="Times New Roman" w:hAnsi="Times New Roman" w:cs="Times New Roman"/>
        </w:rPr>
        <w:t xml:space="preserve"> </w:t>
      </w:r>
    </w:p>
    <w:p w14:paraId="657A98E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B49D421" w14:textId="77777777" w:rsidR="00A01A4E" w:rsidRDefault="00C5653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A5BBE85" w14:textId="77777777" w:rsidR="00A01A4E" w:rsidRDefault="00C56536">
      <w:pPr>
        <w:spacing w:after="178" w:line="259" w:lineRule="auto"/>
        <w:ind w:left="540" w:firstLine="0"/>
      </w:pPr>
      <w:r>
        <w:rPr>
          <w:rFonts w:ascii="Times New Roman" w:eastAsia="Times New Roman" w:hAnsi="Times New Roman" w:cs="Times New Roman"/>
        </w:rPr>
        <w:t xml:space="preserve"> </w:t>
      </w:r>
    </w:p>
    <w:p w14:paraId="3CA8C790" w14:textId="77777777" w:rsidR="00A01A4E" w:rsidRDefault="00C56536">
      <w:pPr>
        <w:numPr>
          <w:ilvl w:val="0"/>
          <w:numId w:val="8"/>
        </w:numPr>
        <w:ind w:hanging="480"/>
      </w:pPr>
      <w:r>
        <w:t>基金的运作方式</w:t>
      </w:r>
      <w:r>
        <w:rPr>
          <w:rFonts w:ascii="Times New Roman" w:eastAsia="Times New Roman" w:hAnsi="Times New Roman" w:cs="Times New Roman"/>
        </w:rPr>
        <w:t xml:space="preserve"> </w:t>
      </w:r>
    </w:p>
    <w:p w14:paraId="31FCB196" w14:textId="77777777" w:rsidR="00A01A4E" w:rsidRDefault="00C56536">
      <w:pPr>
        <w:ind w:left="550"/>
      </w:pPr>
      <w:r>
        <w:t>契约型开放式</w:t>
      </w:r>
      <w:r>
        <w:rPr>
          <w:rFonts w:ascii="Times New Roman" w:eastAsia="Times New Roman" w:hAnsi="Times New Roman" w:cs="Times New Roman"/>
        </w:rPr>
        <w:t xml:space="preserve"> </w:t>
      </w:r>
    </w:p>
    <w:p w14:paraId="46358BE7"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0F44F08B" w14:textId="77777777" w:rsidR="00A01A4E" w:rsidRDefault="00C56536">
      <w:pPr>
        <w:numPr>
          <w:ilvl w:val="0"/>
          <w:numId w:val="8"/>
        </w:numPr>
        <w:ind w:hanging="480"/>
      </w:pPr>
      <w:r>
        <w:t>基金的投资目标</w:t>
      </w:r>
      <w:r>
        <w:rPr>
          <w:rFonts w:ascii="Times New Roman" w:eastAsia="Times New Roman" w:hAnsi="Times New Roman" w:cs="Times New Roman"/>
        </w:rPr>
        <w:t xml:space="preserve"> </w:t>
      </w:r>
    </w:p>
    <w:p w14:paraId="62CCACE1" w14:textId="77777777" w:rsidR="00A01A4E" w:rsidRDefault="00C56536">
      <w:pPr>
        <w:spacing w:after="2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1113044" w14:textId="77777777" w:rsidR="00A01A4E" w:rsidRDefault="00C56536">
      <w:pPr>
        <w:spacing w:after="178" w:line="259" w:lineRule="auto"/>
        <w:ind w:left="0" w:firstLine="0"/>
      </w:pPr>
      <w:r>
        <w:rPr>
          <w:rFonts w:ascii="Times New Roman" w:eastAsia="Times New Roman" w:hAnsi="Times New Roman" w:cs="Times New Roman"/>
        </w:rPr>
        <w:t xml:space="preserve"> </w:t>
      </w:r>
    </w:p>
    <w:p w14:paraId="6B759C8F" w14:textId="77777777" w:rsidR="00A01A4E" w:rsidRDefault="00C56536">
      <w:pPr>
        <w:numPr>
          <w:ilvl w:val="0"/>
          <w:numId w:val="8"/>
        </w:numPr>
        <w:ind w:hanging="480"/>
      </w:pPr>
      <w:r>
        <w:t>基金的最低募集份额总额</w:t>
      </w:r>
      <w:r>
        <w:rPr>
          <w:rFonts w:ascii="Times New Roman" w:eastAsia="Times New Roman" w:hAnsi="Times New Roman" w:cs="Times New Roman"/>
        </w:rPr>
        <w:t xml:space="preserve"> </w:t>
      </w:r>
    </w:p>
    <w:p w14:paraId="1A03FD75" w14:textId="77777777" w:rsidR="00A01A4E" w:rsidRDefault="00C56536">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1F2D6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51C7460" w14:textId="77777777" w:rsidR="00A01A4E" w:rsidRDefault="00C56536">
      <w:pPr>
        <w:numPr>
          <w:ilvl w:val="0"/>
          <w:numId w:val="8"/>
        </w:numPr>
        <w:ind w:hanging="480"/>
      </w:pPr>
      <w:r>
        <w:t>基金份额面值和认购费用</w:t>
      </w:r>
      <w:r>
        <w:rPr>
          <w:rFonts w:ascii="Times New Roman" w:eastAsia="Times New Roman" w:hAnsi="Times New Roman" w:cs="Times New Roman"/>
        </w:rPr>
        <w:t xml:space="preserve"> </w:t>
      </w:r>
    </w:p>
    <w:p w14:paraId="7FA938B3" w14:textId="77777777" w:rsidR="00A01A4E" w:rsidRDefault="00C56536">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9F1233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52E0B5F1" w14:textId="77777777" w:rsidR="00A01A4E" w:rsidRDefault="00C56536">
      <w:pPr>
        <w:numPr>
          <w:ilvl w:val="0"/>
          <w:numId w:val="8"/>
        </w:numPr>
        <w:ind w:hanging="480"/>
      </w:pPr>
      <w:r>
        <w:t>基金存续期限</w:t>
      </w:r>
      <w:r>
        <w:rPr>
          <w:rFonts w:ascii="Times New Roman" w:eastAsia="Times New Roman" w:hAnsi="Times New Roman" w:cs="Times New Roman"/>
        </w:rPr>
        <w:t xml:space="preserve"> </w:t>
      </w:r>
    </w:p>
    <w:p w14:paraId="11B0CAE6" w14:textId="77777777" w:rsidR="00A01A4E" w:rsidRDefault="00C56536">
      <w:pPr>
        <w:ind w:left="477"/>
      </w:pPr>
      <w:r>
        <w:t>不定期</w:t>
      </w:r>
      <w:r>
        <w:rPr>
          <w:rFonts w:ascii="Times New Roman" w:eastAsia="Times New Roman" w:hAnsi="Times New Roman" w:cs="Times New Roman"/>
        </w:rPr>
        <w:t xml:space="preserve"> </w:t>
      </w:r>
    </w:p>
    <w:p w14:paraId="4664A60E"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E435263" w14:textId="77777777" w:rsidR="00A01A4E" w:rsidRDefault="00C56536">
      <w:pPr>
        <w:numPr>
          <w:ilvl w:val="0"/>
          <w:numId w:val="8"/>
        </w:numPr>
        <w:spacing w:after="125"/>
        <w:ind w:hanging="480"/>
      </w:pPr>
      <w:r>
        <w:t>本基金资产投资于港股，会面临港股通机制下因投资环境、投资标的、</w:t>
      </w:r>
    </w:p>
    <w:p w14:paraId="17BC57A4" w14:textId="77777777" w:rsidR="00A01A4E" w:rsidRDefault="00C5653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7AE07B"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802A77A" w14:textId="77777777" w:rsidR="00A01A4E" w:rsidRDefault="00C56536">
      <w:pPr>
        <w:numPr>
          <w:ilvl w:val="0"/>
          <w:numId w:val="8"/>
        </w:numPr>
        <w:ind w:hanging="480"/>
      </w:pPr>
      <w:r>
        <w:t>基金份额的类别</w:t>
      </w:r>
      <w:r>
        <w:rPr>
          <w:rFonts w:ascii="Times New Roman" w:eastAsia="Times New Roman" w:hAnsi="Times New Roman" w:cs="Times New Roman"/>
        </w:rPr>
        <w:t xml:space="preserve"> </w:t>
      </w:r>
    </w:p>
    <w:p w14:paraId="38DFB02A" w14:textId="77777777" w:rsidR="00A01A4E" w:rsidRDefault="00C56536">
      <w:pPr>
        <w:spacing w:after="8" w:line="372" w:lineRule="auto"/>
        <w:ind w:left="-15" w:right="111" w:firstLine="470"/>
        <w:jc w:val="both"/>
      </w:pPr>
      <w:r>
        <w:t>本基金根据认申购费用收取方式的不同，将基金份额分为不同的类别。在投资者认申购基金份额时收取认申购费用，而不计提销售服务费</w:t>
      </w:r>
      <w:r>
        <w:t>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876019D" w14:textId="77777777" w:rsidR="00A01A4E" w:rsidRDefault="00C5653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8D360"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420714" w14:textId="77777777" w:rsidR="00A01A4E" w:rsidRDefault="00C56536">
      <w:pPr>
        <w:ind w:left="477"/>
      </w:pPr>
      <w:r>
        <w:t>投资者在认申购基金份额时可自行选择基金份额类别。</w:t>
      </w:r>
      <w:r>
        <w:rPr>
          <w:rFonts w:ascii="Times New Roman" w:eastAsia="Times New Roman" w:hAnsi="Times New Roman" w:cs="Times New Roman"/>
        </w:rPr>
        <w:t xml:space="preserve"> </w:t>
      </w:r>
    </w:p>
    <w:p w14:paraId="2716781D" w14:textId="77777777" w:rsidR="00A01A4E" w:rsidRDefault="00C56536">
      <w:pPr>
        <w:spacing w:line="361" w:lineRule="auto"/>
        <w:ind w:left="0" w:firstLine="480"/>
      </w:pPr>
      <w:del w:id="11" w:author="FundLex" w:date="2026-10-22T03:24:29Z">
        <w:r>
          <w:delTex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delText>
        </w:r>
        <w:r>
          <w:rPr>
            <w:rFonts w:ascii="Times New Roman" w:eastAsia="Times New Roman" w:hAnsi="Times New Roman" w:cs="Times New Roman"/>
          </w:rPr>
          <w:delText xml:space="preserve"> </w:delText>
        </w:r>
      </w:del>
      <w:ins w:id="12" w:author="FundLex" w:date="2026-10-22T03:24:29Z">
        <w:r>
          <w:t xml:space="preserve">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ins>
    </w:p>
    <w:p w14:paraId="240AAEF4" w14:textId="77777777" w:rsidR="00A01A4E" w:rsidRDefault="00C56536">
      <w:pPr>
        <w:pStyle w:val="1"/>
        <w:ind w:right="126"/>
      </w:pPr>
      <w:bookmarkStart w:id="3" w:name="_Toc657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E685E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4EAAEE44" w14:textId="77777777" w:rsidR="00A01A4E" w:rsidRDefault="00C56536">
      <w:pPr>
        <w:ind w:left="477"/>
      </w:pPr>
      <w:r>
        <w:t>一、基金份额的发售时间、发售方式、发售对象</w:t>
      </w:r>
      <w:r>
        <w:rPr>
          <w:rFonts w:ascii="Times New Roman" w:eastAsia="Times New Roman" w:hAnsi="Times New Roman" w:cs="Times New Roman"/>
        </w:rPr>
        <w:t xml:space="preserve"> </w:t>
      </w:r>
    </w:p>
    <w:p w14:paraId="0E838544" w14:textId="77777777" w:rsidR="00A01A4E" w:rsidRDefault="00C56536">
      <w:pPr>
        <w:numPr>
          <w:ilvl w:val="0"/>
          <w:numId w:val="9"/>
        </w:numPr>
        <w:ind w:hanging="360"/>
      </w:pPr>
      <w:r>
        <w:t>发售时间</w:t>
      </w:r>
      <w:r>
        <w:rPr>
          <w:rFonts w:ascii="Times New Roman" w:eastAsia="Times New Roman" w:hAnsi="Times New Roman" w:cs="Times New Roman"/>
        </w:rPr>
        <w:t xml:space="preserve"> </w:t>
      </w:r>
    </w:p>
    <w:p w14:paraId="669C3E05" w14:textId="77777777" w:rsidR="00A01A4E" w:rsidRDefault="00C5653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3042820" w14:textId="77777777" w:rsidR="00A01A4E" w:rsidRDefault="00C56536">
      <w:pPr>
        <w:numPr>
          <w:ilvl w:val="0"/>
          <w:numId w:val="9"/>
        </w:numPr>
        <w:ind w:hanging="360"/>
      </w:pPr>
      <w:r>
        <w:t>发售方式</w:t>
      </w:r>
      <w:r>
        <w:rPr>
          <w:rFonts w:ascii="Times New Roman" w:eastAsia="Times New Roman" w:hAnsi="Times New Roman" w:cs="Times New Roman"/>
        </w:rPr>
        <w:t xml:space="preserve"> </w:t>
      </w:r>
    </w:p>
    <w:p w14:paraId="21841317" w14:textId="77777777" w:rsidR="00A01A4E" w:rsidRDefault="00C5653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2DD2D6C" w14:textId="77777777" w:rsidR="00A01A4E" w:rsidRDefault="00C5653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2480CB" w14:textId="77777777" w:rsidR="00A01A4E" w:rsidRDefault="00C56536">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56DCF8D" w14:textId="77777777" w:rsidR="00A01A4E" w:rsidRDefault="00C56536">
      <w:pPr>
        <w:numPr>
          <w:ilvl w:val="0"/>
          <w:numId w:val="9"/>
        </w:numPr>
        <w:ind w:hanging="360"/>
      </w:pPr>
      <w:r>
        <w:t>发售对象</w:t>
      </w:r>
      <w:r>
        <w:rPr>
          <w:rFonts w:ascii="Times New Roman" w:eastAsia="Times New Roman" w:hAnsi="Times New Roman" w:cs="Times New Roman"/>
        </w:rPr>
        <w:t xml:space="preserve"> </w:t>
      </w:r>
    </w:p>
    <w:p w14:paraId="20C02BF7" w14:textId="77777777" w:rsidR="00A01A4E" w:rsidRDefault="00C56536">
      <w:pPr>
        <w:ind w:left="477"/>
      </w:pPr>
      <w:r>
        <w:t>符合法律法规规定的可投资于证券投资基金的个人投资者、机构投资者、合</w:t>
      </w:r>
    </w:p>
    <w:p w14:paraId="0763711C" w14:textId="77777777" w:rsidR="00A01A4E" w:rsidRDefault="00C56536">
      <w:r>
        <w:t>格境外投资</w:t>
      </w:r>
      <w:r>
        <w:t>者以及法律法规或中国证监会允许购买证券投资基金的其他投资人。</w:t>
      </w:r>
      <w:r>
        <w:rPr>
          <w:rFonts w:ascii="Times New Roman" w:eastAsia="Times New Roman" w:hAnsi="Times New Roman" w:cs="Times New Roman"/>
        </w:rPr>
        <w:t xml:space="preserve"> </w:t>
      </w:r>
    </w:p>
    <w:p w14:paraId="0CF6F280" w14:textId="77777777" w:rsidR="00A01A4E" w:rsidRDefault="00C56536">
      <w:pPr>
        <w:ind w:left="477"/>
      </w:pPr>
      <w:r>
        <w:t>二、基金份额的认购</w:t>
      </w:r>
      <w:r>
        <w:rPr>
          <w:rFonts w:ascii="Times New Roman" w:eastAsia="Times New Roman" w:hAnsi="Times New Roman" w:cs="Times New Roman"/>
        </w:rPr>
        <w:t xml:space="preserve"> </w:t>
      </w:r>
    </w:p>
    <w:p w14:paraId="78C1DC3B" w14:textId="77777777" w:rsidR="00A01A4E" w:rsidRDefault="00C56536">
      <w:pPr>
        <w:numPr>
          <w:ilvl w:val="0"/>
          <w:numId w:val="10"/>
        </w:numPr>
        <w:ind w:hanging="360"/>
      </w:pPr>
      <w:r>
        <w:t>认购费用</w:t>
      </w:r>
      <w:r>
        <w:rPr>
          <w:rFonts w:ascii="Times New Roman" w:eastAsia="Times New Roman" w:hAnsi="Times New Roman" w:cs="Times New Roman"/>
        </w:rPr>
        <w:t xml:space="preserve"> </w:t>
      </w:r>
    </w:p>
    <w:p w14:paraId="402ACB6E" w14:textId="77777777" w:rsidR="00A01A4E" w:rsidRDefault="00C56536">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44CB0883" w14:textId="77777777" w:rsidR="00A01A4E" w:rsidRDefault="00C56536">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12635B" w14:textId="77777777" w:rsidR="00A01A4E" w:rsidRDefault="00C56536">
      <w:pPr>
        <w:numPr>
          <w:ilvl w:val="0"/>
          <w:numId w:val="10"/>
        </w:numPr>
        <w:ind w:hanging="360"/>
      </w:pPr>
      <w:r>
        <w:t>募集期利息的处理方式</w:t>
      </w:r>
      <w:r>
        <w:rPr>
          <w:rFonts w:ascii="Times New Roman" w:eastAsia="Times New Roman" w:hAnsi="Times New Roman" w:cs="Times New Roman"/>
        </w:rPr>
        <w:t xml:space="preserve"> </w:t>
      </w:r>
    </w:p>
    <w:p w14:paraId="287A64C4" w14:textId="77777777" w:rsidR="00A01A4E" w:rsidRDefault="00C5653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786A59" w14:textId="77777777" w:rsidR="00A01A4E" w:rsidRDefault="00C56536">
      <w:pPr>
        <w:numPr>
          <w:ilvl w:val="0"/>
          <w:numId w:val="10"/>
        </w:numPr>
        <w:ind w:hanging="360"/>
      </w:pPr>
      <w:r>
        <w:t>基金认购份额的计算</w:t>
      </w:r>
      <w:r>
        <w:rPr>
          <w:rFonts w:ascii="Times New Roman" w:eastAsia="Times New Roman" w:hAnsi="Times New Roman" w:cs="Times New Roman"/>
        </w:rPr>
        <w:t xml:space="preserve"> </w:t>
      </w:r>
    </w:p>
    <w:p w14:paraId="7894CC8B" w14:textId="77777777" w:rsidR="00A01A4E" w:rsidRDefault="00C56536">
      <w:pPr>
        <w:ind w:left="477"/>
      </w:pPr>
      <w:r>
        <w:t>基金认购份额具体的计算方法在招募说明书中列示。</w:t>
      </w:r>
      <w:r>
        <w:rPr>
          <w:rFonts w:ascii="Times New Roman" w:eastAsia="Times New Roman" w:hAnsi="Times New Roman" w:cs="Times New Roman"/>
        </w:rPr>
        <w:t xml:space="preserve"> </w:t>
      </w:r>
    </w:p>
    <w:p w14:paraId="7F77E634" w14:textId="77777777" w:rsidR="00A01A4E" w:rsidRDefault="00C56536">
      <w:pPr>
        <w:numPr>
          <w:ilvl w:val="0"/>
          <w:numId w:val="10"/>
        </w:numPr>
        <w:ind w:hanging="360"/>
      </w:pPr>
      <w:r>
        <w:t>认购份额余额的处理方式</w:t>
      </w:r>
      <w:r>
        <w:rPr>
          <w:rFonts w:ascii="Times New Roman" w:eastAsia="Times New Roman" w:hAnsi="Times New Roman" w:cs="Times New Roman"/>
        </w:rPr>
        <w:t xml:space="preserve"> </w:t>
      </w:r>
    </w:p>
    <w:p w14:paraId="35C766E1" w14:textId="77777777" w:rsidR="00A01A4E" w:rsidRDefault="00C56536">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2A7AC" w14:textId="77777777" w:rsidR="00A01A4E" w:rsidRDefault="00C56536">
      <w:pPr>
        <w:ind w:left="477"/>
      </w:pPr>
      <w:r>
        <w:t>三、基金份额认购金额的限制</w:t>
      </w:r>
      <w:r>
        <w:rPr>
          <w:rFonts w:ascii="Times New Roman" w:eastAsia="Times New Roman" w:hAnsi="Times New Roman" w:cs="Times New Roman"/>
        </w:rPr>
        <w:t xml:space="preserve"> </w:t>
      </w:r>
    </w:p>
    <w:p w14:paraId="6FA73478" w14:textId="77777777" w:rsidR="00A01A4E" w:rsidRDefault="00C5653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94C844" w14:textId="77777777" w:rsidR="00A01A4E" w:rsidRDefault="00C5653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D3CF76" w14:textId="77777777" w:rsidR="00A01A4E" w:rsidRDefault="00C56536">
      <w:pPr>
        <w:numPr>
          <w:ilvl w:val="0"/>
          <w:numId w:val="11"/>
        </w:numPr>
        <w:spacing w:after="152" w:line="259" w:lineRule="auto"/>
        <w:ind w:firstLine="480"/>
      </w:pPr>
      <w:r>
        <w:t>基金管理人可以对募集期间的单个投资人的累计认购金额进行限制，具</w:t>
      </w:r>
    </w:p>
    <w:p w14:paraId="42CADE53" w14:textId="77777777" w:rsidR="00A01A4E" w:rsidRDefault="00C56536">
      <w:r>
        <w:t>体限制和处理方法请参看招募说明书或相关公告。</w:t>
      </w:r>
      <w:r>
        <w:rPr>
          <w:rFonts w:ascii="Times New Roman" w:eastAsia="Times New Roman" w:hAnsi="Times New Roman" w:cs="Times New Roman"/>
        </w:rPr>
        <w:t xml:space="preserve"> </w:t>
      </w:r>
      <w:r>
        <w:br w:type="page"/>
      </w:r>
    </w:p>
    <w:p w14:paraId="7BBFE4C0" w14:textId="77777777" w:rsidR="00A01A4E" w:rsidRDefault="00C56536">
      <w:pPr>
        <w:pStyle w:val="1"/>
        <w:ind w:right="123"/>
      </w:pPr>
      <w:bookmarkStart w:id="4" w:name="_Toc657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B78859"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1AF675B5" w14:textId="77777777" w:rsidR="00A01A4E" w:rsidRDefault="00C56536">
      <w:pPr>
        <w:numPr>
          <w:ilvl w:val="0"/>
          <w:numId w:val="12"/>
        </w:numPr>
        <w:ind w:hanging="480"/>
      </w:pPr>
      <w:r>
        <w:t>基金备案的条件</w:t>
      </w:r>
      <w:r>
        <w:rPr>
          <w:rFonts w:ascii="Times New Roman" w:eastAsia="Times New Roman" w:hAnsi="Times New Roman" w:cs="Times New Roman"/>
        </w:rPr>
        <w:t xml:space="preserve"> </w:t>
      </w:r>
    </w:p>
    <w:p w14:paraId="7C0E5D25" w14:textId="77777777" w:rsidR="00A01A4E" w:rsidRDefault="00C56536">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E183DB7" w14:textId="77777777" w:rsidR="00A01A4E" w:rsidRDefault="00C5653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47744" w14:textId="77777777" w:rsidR="00A01A4E" w:rsidRDefault="00C5653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6020C1" w14:textId="77777777" w:rsidR="00A01A4E" w:rsidRDefault="00C5653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5BD556AA" w14:textId="77777777" w:rsidR="00A01A4E" w:rsidRDefault="00C5653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26AADB2" w14:textId="77777777" w:rsidR="00A01A4E" w:rsidRDefault="00C56536">
      <w:pPr>
        <w:ind w:left="477"/>
      </w:pPr>
      <w:r>
        <w:t>如果募集期限届满，未满足基金备案条件，基金管理人应当承担下列责任：</w:t>
      </w:r>
      <w:r>
        <w:rPr>
          <w:rFonts w:ascii="Times New Roman" w:eastAsia="Times New Roman" w:hAnsi="Times New Roman" w:cs="Times New Roman"/>
        </w:rPr>
        <w:t xml:space="preserve"> </w:t>
      </w:r>
    </w:p>
    <w:p w14:paraId="71965BC1" w14:textId="77777777" w:rsidR="00A01A4E" w:rsidRDefault="00C5653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04AF001" w14:textId="77777777" w:rsidR="00A01A4E" w:rsidRDefault="00C5653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E617A0" w14:textId="77777777" w:rsidR="00A01A4E" w:rsidRDefault="00C56536">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72536FC" w14:textId="77777777" w:rsidR="00A01A4E" w:rsidRDefault="00C56536">
      <w:pPr>
        <w:ind w:left="477"/>
      </w:pPr>
      <w:r>
        <w:t>三、基金存续期内的基金份额持有人数量和资</w:t>
      </w:r>
      <w:r>
        <w:t>产规模</w:t>
      </w:r>
      <w:r>
        <w:rPr>
          <w:rFonts w:ascii="Times New Roman" w:eastAsia="Times New Roman" w:hAnsi="Times New Roman" w:cs="Times New Roman"/>
        </w:rPr>
        <w:t xml:space="preserve"> </w:t>
      </w:r>
    </w:p>
    <w:p w14:paraId="59BB1D90" w14:textId="77777777" w:rsidR="00A01A4E" w:rsidRDefault="00C56536">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A6A0A1B" w14:textId="77777777" w:rsidR="00A01A4E" w:rsidRDefault="00C56536">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112A41F" w14:textId="77777777" w:rsidR="00A01A4E" w:rsidRDefault="00C56536">
      <w:pPr>
        <w:ind w:left="477"/>
      </w:pPr>
      <w:r>
        <w:t>法律法规另有规定时，从其规定。</w:t>
      </w:r>
      <w:r>
        <w:rPr>
          <w:rFonts w:ascii="Times New Roman" w:eastAsia="Times New Roman" w:hAnsi="Times New Roman" w:cs="Times New Roman"/>
        </w:rPr>
        <w:t xml:space="preserve"> </w:t>
      </w:r>
    </w:p>
    <w:p w14:paraId="532F0BE8" w14:textId="77777777" w:rsidR="00A01A4E" w:rsidRDefault="00C56536">
      <w:pPr>
        <w:pStyle w:val="1"/>
        <w:ind w:right="127"/>
      </w:pPr>
      <w:bookmarkStart w:id="5" w:name="_Toc657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E8AA88"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4EE308C9" w14:textId="77777777" w:rsidR="00A01A4E" w:rsidRDefault="00C56536">
      <w:pPr>
        <w:numPr>
          <w:ilvl w:val="0"/>
          <w:numId w:val="14"/>
        </w:numPr>
        <w:ind w:hanging="480"/>
      </w:pPr>
      <w:r>
        <w:t>申购和赎回场所</w:t>
      </w:r>
      <w:r>
        <w:rPr>
          <w:rFonts w:ascii="Times New Roman" w:eastAsia="Times New Roman" w:hAnsi="Times New Roman" w:cs="Times New Roman"/>
        </w:rPr>
        <w:t xml:space="preserve"> </w:t>
      </w:r>
    </w:p>
    <w:p w14:paraId="76D4D7A4" w14:textId="77777777" w:rsidR="00A01A4E" w:rsidRDefault="00C5653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E619980" w14:textId="77777777" w:rsidR="00A01A4E" w:rsidRDefault="00C56536">
      <w:pPr>
        <w:numPr>
          <w:ilvl w:val="0"/>
          <w:numId w:val="14"/>
        </w:numPr>
        <w:ind w:hanging="480"/>
      </w:pPr>
      <w:r>
        <w:t>申购和赎回的开放日及时间</w:t>
      </w:r>
      <w:r>
        <w:rPr>
          <w:rFonts w:ascii="Times New Roman" w:eastAsia="Times New Roman" w:hAnsi="Times New Roman" w:cs="Times New Roman"/>
        </w:rPr>
        <w:t xml:space="preserve"> </w:t>
      </w:r>
    </w:p>
    <w:p w14:paraId="614AA521" w14:textId="77777777" w:rsidR="00A01A4E" w:rsidRDefault="00C56536">
      <w:pPr>
        <w:numPr>
          <w:ilvl w:val="0"/>
          <w:numId w:val="15"/>
        </w:numPr>
        <w:ind w:hanging="360"/>
      </w:pPr>
      <w:r>
        <w:t>开放日及开放时间</w:t>
      </w:r>
      <w:r>
        <w:rPr>
          <w:rFonts w:ascii="Times New Roman" w:eastAsia="Times New Roman" w:hAnsi="Times New Roman" w:cs="Times New Roman"/>
        </w:rPr>
        <w:t xml:space="preserve"> </w:t>
      </w:r>
    </w:p>
    <w:p w14:paraId="07ADD6D5" w14:textId="77777777" w:rsidR="00A01A4E" w:rsidRDefault="00C56536">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1755D0" w14:textId="77777777" w:rsidR="00A01A4E" w:rsidRDefault="00C56536">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43DB64" w14:textId="77777777" w:rsidR="00A01A4E" w:rsidRDefault="00C56536">
      <w:pPr>
        <w:numPr>
          <w:ilvl w:val="0"/>
          <w:numId w:val="15"/>
        </w:numPr>
        <w:ind w:hanging="360"/>
      </w:pPr>
      <w:r>
        <w:t>申购、赎回开始日及业务办理时间</w:t>
      </w:r>
      <w:r>
        <w:rPr>
          <w:rFonts w:ascii="Times New Roman" w:eastAsia="Times New Roman" w:hAnsi="Times New Roman" w:cs="Times New Roman"/>
        </w:rPr>
        <w:t xml:space="preserve"> </w:t>
      </w:r>
    </w:p>
    <w:p w14:paraId="4344421A"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CA8B0D2"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w:t>
      </w:r>
      <w:r>
        <w:t>理时间在赎回开始公告中规定。</w:t>
      </w:r>
      <w:r>
        <w:rPr>
          <w:rFonts w:ascii="Times New Roman" w:eastAsia="Times New Roman" w:hAnsi="Times New Roman" w:cs="Times New Roman"/>
        </w:rPr>
        <w:t xml:space="preserve"> </w:t>
      </w:r>
    </w:p>
    <w:p w14:paraId="5E9425CE" w14:textId="77777777" w:rsidR="00A01A4E" w:rsidRDefault="00C5653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B2E8B" w14:textId="77777777" w:rsidR="00A01A4E" w:rsidRDefault="00C56536">
      <w:pPr>
        <w:spacing w:after="125"/>
        <w:ind w:left="477"/>
      </w:pPr>
      <w:r>
        <w:t>基金管理人不得在基金合同约定之外的日期或者时间办理基金份额的申购、</w:t>
      </w:r>
    </w:p>
    <w:p w14:paraId="34B57B1D" w14:textId="77777777" w:rsidR="00A01A4E" w:rsidRDefault="00C56536">
      <w:pPr>
        <w:spacing w:after="19"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40E1AD" w14:textId="77777777" w:rsidR="00A01A4E" w:rsidRDefault="00C56536">
      <w:pPr>
        <w:spacing w:after="0" w:line="379" w:lineRule="auto"/>
        <w:ind w:left="47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1E7108" w14:textId="77777777" w:rsidR="00A01A4E" w:rsidRDefault="00C5653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7E308D0" w14:textId="77777777" w:rsidR="00A01A4E" w:rsidRDefault="00C5653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BD5E349" w14:textId="77777777" w:rsidR="00A01A4E" w:rsidRDefault="00C5653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7D4B8C" w14:textId="77777777" w:rsidR="00A01A4E" w:rsidRDefault="00C5653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CC82681" w14:textId="77777777" w:rsidR="00A01A4E" w:rsidRDefault="00C56536">
      <w:pPr>
        <w:spacing w:after="125"/>
        <w:ind w:left="477"/>
      </w:pPr>
      <w:r>
        <w:t>基金管理人可在法律法规允许的情况下，对上述原则进行调整。基金管理人</w:t>
      </w:r>
    </w:p>
    <w:p w14:paraId="357A0B3D" w14:textId="77777777" w:rsidR="00A01A4E" w:rsidRDefault="00C56536">
      <w:r>
        <w:t>必须在新规则开始实施前依照《信息披露办法》的有关规定在规定媒介上公告。</w:t>
      </w:r>
      <w:r>
        <w:rPr>
          <w:rFonts w:ascii="Times New Roman" w:eastAsia="Times New Roman" w:hAnsi="Times New Roman" w:cs="Times New Roman"/>
          <w:sz w:val="21"/>
        </w:rPr>
        <w:t xml:space="preserve"> </w:t>
      </w:r>
    </w:p>
    <w:p w14:paraId="260DFDFA" w14:textId="77777777" w:rsidR="00A01A4E" w:rsidRDefault="00C56536">
      <w:pPr>
        <w:ind w:left="477"/>
      </w:pPr>
      <w:r>
        <w:t>四、申购与赎回的程序</w:t>
      </w:r>
      <w:r>
        <w:rPr>
          <w:rFonts w:ascii="Times New Roman" w:eastAsia="Times New Roman" w:hAnsi="Times New Roman" w:cs="Times New Roman"/>
        </w:rPr>
        <w:t xml:space="preserve"> </w:t>
      </w:r>
    </w:p>
    <w:p w14:paraId="01D518FF" w14:textId="77777777" w:rsidR="00A01A4E" w:rsidRDefault="00C56536">
      <w:pPr>
        <w:numPr>
          <w:ilvl w:val="0"/>
          <w:numId w:val="17"/>
        </w:numPr>
        <w:ind w:hanging="360"/>
      </w:pPr>
      <w:r>
        <w:t>申购和赎回的申请方式</w:t>
      </w:r>
      <w:r>
        <w:rPr>
          <w:rFonts w:ascii="Times New Roman" w:eastAsia="Times New Roman" w:hAnsi="Times New Roman" w:cs="Times New Roman"/>
        </w:rPr>
        <w:t xml:space="preserve"> </w:t>
      </w:r>
    </w:p>
    <w:p w14:paraId="672C9273" w14:textId="77777777" w:rsidR="00A01A4E" w:rsidRDefault="00C56536">
      <w:pPr>
        <w:spacing w:after="17" w:line="365" w:lineRule="auto"/>
        <w:ind w:left="0" w:firstLine="480"/>
      </w:pPr>
      <w:r>
        <w:t>投资人必须根据</w:t>
      </w:r>
      <w:r>
        <w:t>销售机构规定的程序，在开放日的具体业务办理时间内提出申购或赎回的申请。</w:t>
      </w:r>
      <w:r>
        <w:rPr>
          <w:rFonts w:ascii="Times New Roman" w:eastAsia="Times New Roman" w:hAnsi="Times New Roman" w:cs="Times New Roman"/>
        </w:rPr>
        <w:t xml:space="preserve"> </w:t>
      </w:r>
    </w:p>
    <w:p w14:paraId="33FB3F3D" w14:textId="77777777" w:rsidR="00A01A4E" w:rsidRDefault="00C56536">
      <w:pPr>
        <w:numPr>
          <w:ilvl w:val="0"/>
          <w:numId w:val="17"/>
        </w:numPr>
        <w:ind w:hanging="360"/>
      </w:pPr>
      <w:r>
        <w:t>申购和赎回的款项支付</w:t>
      </w:r>
      <w:r>
        <w:rPr>
          <w:rFonts w:ascii="Times New Roman" w:eastAsia="Times New Roman" w:hAnsi="Times New Roman" w:cs="Times New Roman"/>
        </w:rPr>
        <w:t xml:space="preserve"> </w:t>
      </w:r>
    </w:p>
    <w:p w14:paraId="48B5E27F" w14:textId="77777777" w:rsidR="00A01A4E" w:rsidRDefault="00C56536">
      <w:pPr>
        <w:spacing w:after="11"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4BF0C17" w14:textId="77777777" w:rsidR="00A01A4E" w:rsidRDefault="00C56536">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03F7BB0" w14:textId="77777777" w:rsidR="00A01A4E" w:rsidRDefault="00C56536">
      <w:pPr>
        <w:numPr>
          <w:ilvl w:val="0"/>
          <w:numId w:val="17"/>
        </w:numPr>
        <w:ind w:hanging="360"/>
      </w:pPr>
      <w:r>
        <w:t>申购和赎回申请的确认</w:t>
      </w:r>
      <w:r>
        <w:rPr>
          <w:rFonts w:ascii="Times New Roman" w:eastAsia="Times New Roman" w:hAnsi="Times New Roman" w:cs="Times New Roman"/>
        </w:rPr>
        <w:t xml:space="preserve"> </w:t>
      </w:r>
    </w:p>
    <w:p w14:paraId="0E78E4A9" w14:textId="77777777" w:rsidR="00A01A4E" w:rsidRDefault="00C56536">
      <w:pPr>
        <w:spacing w:after="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EE8D314" w14:textId="77777777" w:rsidR="00A01A4E" w:rsidRDefault="00C5653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67C22" w14:textId="77777777" w:rsidR="00A01A4E" w:rsidRDefault="00C5653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050457" w14:textId="77777777" w:rsidR="00A01A4E" w:rsidRDefault="00C5653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8424DE" w14:textId="77777777" w:rsidR="00A01A4E" w:rsidRDefault="00C56536">
      <w:pPr>
        <w:numPr>
          <w:ilvl w:val="0"/>
          <w:numId w:val="18"/>
        </w:numPr>
        <w:spacing w:after="152" w:line="259" w:lineRule="auto"/>
        <w:ind w:firstLine="480"/>
      </w:pPr>
      <w:r>
        <w:t>当接受申购申请对存量基金份额持有人利益构成潜在重大不利影响时，</w:t>
      </w:r>
    </w:p>
    <w:p w14:paraId="3E873962" w14:textId="77777777" w:rsidR="00A01A4E" w:rsidRDefault="00C5653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4B12B2F" w14:textId="77777777" w:rsidR="00A01A4E" w:rsidRDefault="00C56536">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D287F5" w14:textId="77777777" w:rsidR="00A01A4E" w:rsidRDefault="00C56536">
      <w:pPr>
        <w:ind w:left="477"/>
      </w:pPr>
      <w:r>
        <w:t>六、申购和赎回的价格、费用及其用途</w:t>
      </w:r>
      <w:r>
        <w:rPr>
          <w:rFonts w:ascii="Times New Roman" w:eastAsia="Times New Roman" w:hAnsi="Times New Roman" w:cs="Times New Roman"/>
        </w:rPr>
        <w:t xml:space="preserve"> </w:t>
      </w:r>
    </w:p>
    <w:p w14:paraId="56B6B2B2" w14:textId="77777777" w:rsidR="00A01A4E" w:rsidRDefault="00C56536">
      <w:pPr>
        <w:numPr>
          <w:ilvl w:val="0"/>
          <w:numId w:val="19"/>
        </w:numPr>
        <w:spacing w:after="0" w:line="383" w:lineRule="auto"/>
        <w:ind w:firstLine="480"/>
      </w:pPr>
      <w:r>
        <w:t>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F237B2"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4F8A1F" w14:textId="77777777" w:rsidR="00A01A4E" w:rsidRDefault="00C56536">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27294AA" w14:textId="77777777" w:rsidR="00A01A4E" w:rsidRDefault="00C56536">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BE0995" w14:textId="77777777" w:rsidR="00A01A4E" w:rsidRDefault="00C56536">
      <w:pPr>
        <w:numPr>
          <w:ilvl w:val="0"/>
          <w:numId w:val="19"/>
        </w:numPr>
        <w:spacing w:line="366" w:lineRule="auto"/>
        <w:ind w:firstLine="480"/>
      </w:pPr>
      <w:r>
        <w:t>申购份额的计算及余额的处理方式：本基金申购份额的计算详见《招募说明书》。</w:t>
      </w:r>
      <w:del w:id="15" w:author="FundLex" w:date="2026-10-22T03:24:29Z">
        <w:r>
          <w:delText>本基金的申购费率由基金管理人决定，并在招</w:delText>
        </w:r>
        <w:r>
          <w:delText>募说明书中列示。</w:delText>
        </w:r>
      </w:del>
      <w:ins w:id="16" w:author="FundLex" w:date="2026-10-22T03:24:29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829270" w14:textId="77777777" w:rsidR="00A01A4E" w:rsidRDefault="00C56536">
      <w:pPr>
        <w:numPr>
          <w:ilvl w:val="0"/>
          <w:numId w:val="19"/>
        </w:numPr>
        <w:ind w:firstLine="480"/>
      </w:pPr>
      <w:r>
        <w:t>赎回金额的计算及处理方式：本基金赎回金额的计算详见《招募说明书》，</w:t>
      </w:r>
    </w:p>
    <w:p w14:paraId="3D38AF86" w14:textId="77777777" w:rsidR="00A01A4E" w:rsidRDefault="00C56536">
      <w:pPr>
        <w:spacing w:after="12" w:line="370" w:lineRule="auto"/>
      </w:pPr>
      <w:r>
        <w:t>赎回金额单位为元。本基金的赎回费率由基金管理人决定，并在招募说明书中列示。</w:t>
      </w:r>
      <w:del w:id="17" w:author="FundLex" w:date="2026-10-22T03:24:29Z">
        <w:r>
          <w:delText>赎回金额为按实际确认的有效赎回份额乘以当日基金份额净值并扣除相应的费用，赎回金额单位为元。</w:delText>
        </w:r>
      </w:del>
      <w:ins w:id="18" w:author="FundLex" w:date="2026-10-22T03:24:29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B2838B" w14:textId="77777777" w:rsidR="00A01A4E" w:rsidRDefault="00C56536">
      <w:pPr>
        <w:numPr>
          <w:ilvl w:val="0"/>
          <w:numId w:val="19"/>
        </w:numPr>
        <w:ind w:firstLine="480"/>
      </w:pPr>
      <w:del w:id="19" w:author="FundLex" w:date="2026-10-22T03:24:29Z">
        <w:r>
          <w:delText>申购费用由投资人承担，不列入基金财产。</w:delText>
        </w:r>
      </w:del>
      <w:ins w:id="20" w:author="FundLex" w:date="2026-10-22T03:24:29Z">
        <w:r>
          <w:t>通过直销机构申购本基金A类基金份额不收取申购费，通过其他销售机构申购本基金A类基金份额的申购费用由投资人承担，不列入基金财产。本基金C类基金份额不收取申购费用。</w:t>
        </w:r>
      </w:ins>
      <w:r>
        <w:rPr>
          <w:rFonts w:ascii="Times New Roman" w:eastAsia="Times New Roman" w:hAnsi="Times New Roman" w:cs="Times New Roman"/>
        </w:rPr>
        <w:t xml:space="preserve"> </w:t>
      </w:r>
    </w:p>
    <w:p w14:paraId="556D397F" w14:textId="77777777" w:rsidR="00A01A4E" w:rsidRDefault="00C56536">
      <w:pPr>
        <w:numPr>
          <w:ilvl w:val="0"/>
          <w:numId w:val="19"/>
        </w:numPr>
        <w:spacing w:after="0" w:line="367" w:lineRule="auto"/>
        <w:ind w:firstLine="480"/>
      </w:pPr>
      <w:del w:id="21" w:author="FundLex" w:date="2026-10-22T03:24:29Z">
        <w:r>
          <w:delTex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delText>
        </w:r>
      </w:del>
      <w:ins w:id="22" w:author="FundLex" w:date="2026-10-22T03:24:29Z">
        <w:r>
          <w:t>赎回费用由赎回基金份额的基金份额持有人承担，在基金份额持有人赎回基金份额时收取。赎回费用全额计入基金财产。</w:t>
        </w:r>
      </w:ins>
    </w:p>
    <w:p w14:paraId="5A439A59" w14:textId="77777777" w:rsidR="00A01A4E" w:rsidRDefault="00C56536">
      <w:del w:id="23" w:author="FundLex" w:date="2026-10-22T03:24:29Z">
        <w:r>
          <w:rPr>
            <w:rFonts w:ascii="Times New Roman" w:eastAsia="Times New Roman" w:hAnsi="Times New Roman" w:cs="Times New Roman"/>
          </w:rPr>
          <w:delText xml:space="preserve">7 </w:delText>
        </w:r>
        <w:r>
          <w:delText>日的</w:delText>
        </w:r>
        <w:r>
          <w:delText>投资者收取不低于</w:delText>
        </w:r>
        <w:r>
          <w:delText xml:space="preserve"> </w:delText>
        </w:r>
        <w:r>
          <w:rPr>
            <w:rFonts w:ascii="Times New Roman" w:eastAsia="Times New Roman" w:hAnsi="Times New Roman" w:cs="Times New Roman"/>
          </w:rPr>
          <w:delText>1.5%</w:delText>
        </w:r>
        <w:r>
          <w:delText>的赎回费，并全额计入基金财产。</w:delText>
        </w:r>
      </w:del>
      <w:ins w:id="24" w:author="FundLex" w:date="2026-10-22T03:24:29Z">
        <w:r>
          <w:rPr>
            <w:rFonts w:ascii="Times New Roman" w:eastAsia="Times New Roman" w:hAnsi="Times New Roman" w:cs="Times New Roman"/>
          </w:rPr>
          <w:t xml:space="preserve"> </w:t>
        </w:r>
      </w:ins>
      <w:r>
        <w:rPr>
          <w:rFonts w:ascii="Times New Roman" w:eastAsia="Times New Roman" w:hAnsi="Times New Roman" w:cs="Times New Roman"/>
        </w:rPr>
        <w:t xml:space="preserve"> </w:t>
      </w:r>
    </w:p>
    <w:p w14:paraId="6E8520AC" w14:textId="77777777" w:rsidR="00A01A4E" w:rsidRDefault="00C56536">
      <w:pPr>
        <w:numPr>
          <w:ilvl w:val="0"/>
          <w:numId w:val="24"/>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43463F" w14:textId="77777777" w:rsidR="00A01A4E" w:rsidRDefault="00C56536">
      <w:pPr>
        <w:numPr>
          <w:ilvl w:val="0"/>
          <w:numId w:val="24"/>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w:t>
      </w:r>
      <w:r>
        <w:t>开展基金促销活动。在基金促销活动期间，按相关监管部门要求履行必要手续后，</w:t>
      </w:r>
      <w:del w:id="25" w:author="FundLex" w:date="2026-10-22T03:24:29Z">
        <w:r>
          <w:delText>基金管理人可以适当调低基金申购费率和基金赎回费率。</w:delText>
        </w:r>
      </w:del>
      <w:ins w:id="26" w:author="FundLex" w:date="2026-10-22T03:24:29Z">
        <w:r>
          <w:t>基金管理人可以适当调低基金申购费率和销售服务费率。</w:t>
        </w:r>
      </w:ins>
      <w:r>
        <w:rPr>
          <w:rFonts w:ascii="Times New Roman" w:eastAsia="Times New Roman" w:hAnsi="Times New Roman" w:cs="Times New Roman"/>
        </w:rPr>
        <w:t xml:space="preserve"> </w:t>
      </w:r>
    </w:p>
    <w:p w14:paraId="23EA97C2" w14:textId="77777777" w:rsidR="00A01A4E" w:rsidRDefault="00C56536">
      <w:pPr>
        <w:numPr>
          <w:ilvl w:val="0"/>
          <w:numId w:val="24"/>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CCC224" w14:textId="77777777" w:rsidR="00A01A4E" w:rsidRDefault="00C56536">
      <w:pPr>
        <w:numPr>
          <w:ilvl w:val="0"/>
          <w:numId w:val="20"/>
        </w:numPr>
        <w:ind w:hanging="480"/>
      </w:pPr>
      <w:r>
        <w:t>拒绝或暂停申购的情形</w:t>
      </w:r>
      <w:r>
        <w:rPr>
          <w:rFonts w:ascii="Times New Roman" w:eastAsia="Times New Roman" w:hAnsi="Times New Roman" w:cs="Times New Roman"/>
        </w:rPr>
        <w:t xml:space="preserve"> </w:t>
      </w:r>
    </w:p>
    <w:p w14:paraId="3F40E905" w14:textId="77777777" w:rsidR="00A01A4E" w:rsidRDefault="00C56536">
      <w:pPr>
        <w:ind w:left="477"/>
      </w:pPr>
      <w:r>
        <w:t>发生下列情况时，基金管理人可拒绝或暂停接受投资人的申购申请：</w:t>
      </w:r>
      <w:r>
        <w:rPr>
          <w:rFonts w:ascii="Times New Roman" w:eastAsia="Times New Roman" w:hAnsi="Times New Roman" w:cs="Times New Roman"/>
        </w:rPr>
        <w:t xml:space="preserve"> </w:t>
      </w:r>
    </w:p>
    <w:p w14:paraId="38384E17" w14:textId="77777777" w:rsidR="00A01A4E" w:rsidRDefault="00C56536">
      <w:pPr>
        <w:numPr>
          <w:ilvl w:val="0"/>
          <w:numId w:val="25"/>
        </w:numPr>
        <w:ind w:right="56" w:firstLine="470"/>
      </w:pPr>
      <w:r>
        <w:t>因不可抗力导致基金无法正常运作。</w:t>
      </w:r>
      <w:r>
        <w:rPr>
          <w:rFonts w:ascii="Times New Roman" w:eastAsia="Times New Roman" w:hAnsi="Times New Roman" w:cs="Times New Roman"/>
        </w:rPr>
        <w:t xml:space="preserve"> </w:t>
      </w:r>
    </w:p>
    <w:p w14:paraId="6318AA0F" w14:textId="77777777" w:rsidR="00A01A4E" w:rsidRDefault="00C56536">
      <w:pPr>
        <w:numPr>
          <w:ilvl w:val="0"/>
          <w:numId w:val="25"/>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440FC42" w14:textId="77777777" w:rsidR="00A01A4E" w:rsidRDefault="00C56536">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A3EA8" w14:textId="77777777" w:rsidR="00A01A4E" w:rsidRDefault="00C56536">
      <w:pPr>
        <w:numPr>
          <w:ilvl w:val="0"/>
          <w:numId w:val="26"/>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5E25BDD" w14:textId="77777777" w:rsidR="00A01A4E" w:rsidRDefault="00C56536">
      <w:pPr>
        <w:numPr>
          <w:ilvl w:val="0"/>
          <w:numId w:val="2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B2D43" w14:textId="77777777" w:rsidR="00A01A4E" w:rsidRDefault="00C56536">
      <w:pPr>
        <w:numPr>
          <w:ilvl w:val="0"/>
          <w:numId w:val="26"/>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344678" w14:textId="77777777" w:rsidR="00A01A4E" w:rsidRDefault="00C56536">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4804F58" w14:textId="77777777" w:rsidR="00A01A4E" w:rsidRDefault="00C5653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7970D66E" w14:textId="77777777" w:rsidR="00A01A4E" w:rsidRDefault="00C56536">
      <w:r>
        <w:t>在暂停申购的情况消除时，基金管理人应及时恢复申购业务的办理。</w:t>
      </w:r>
      <w:r>
        <w:rPr>
          <w:rFonts w:ascii="Times New Roman" w:eastAsia="Times New Roman" w:hAnsi="Times New Roman" w:cs="Times New Roman"/>
          <w:sz w:val="21"/>
        </w:rPr>
        <w:t xml:space="preserve"> </w:t>
      </w:r>
    </w:p>
    <w:p w14:paraId="78DF36B7" w14:textId="77777777" w:rsidR="00A01A4E" w:rsidRDefault="00C56536">
      <w:pPr>
        <w:numPr>
          <w:ilvl w:val="0"/>
          <w:numId w:val="20"/>
        </w:numPr>
        <w:ind w:hanging="480"/>
      </w:pPr>
      <w:r>
        <w:t>暂停赎回或延缓支付赎回款项的情形</w:t>
      </w:r>
      <w:r>
        <w:rPr>
          <w:rFonts w:ascii="Times New Roman" w:eastAsia="Times New Roman" w:hAnsi="Times New Roman" w:cs="Times New Roman"/>
        </w:rPr>
        <w:t xml:space="preserve"> </w:t>
      </w:r>
    </w:p>
    <w:p w14:paraId="2642F4F5" w14:textId="77777777" w:rsidR="00A01A4E" w:rsidRDefault="00C5653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BC12D3" w14:textId="77777777" w:rsidR="00A01A4E" w:rsidRDefault="00C56536">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72B0EDA" w14:textId="77777777" w:rsidR="00A01A4E" w:rsidRDefault="00C56536">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9E5B81C" w14:textId="77777777" w:rsidR="00A01A4E" w:rsidRDefault="00C56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D4C7C3" w14:textId="77777777" w:rsidR="00A01A4E" w:rsidRDefault="00C56536">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3A006985" w14:textId="77777777" w:rsidR="00A01A4E" w:rsidRDefault="00C56536">
      <w:pPr>
        <w:numPr>
          <w:ilvl w:val="0"/>
          <w:numId w:val="23"/>
        </w:numPr>
        <w:spacing w:after="0" w:line="379" w:lineRule="auto"/>
        <w:ind w:firstLine="480"/>
      </w:pPr>
      <w:r>
        <w:t>接受某笔或某些赎回申请将影响或损害</w:t>
      </w:r>
      <w:r>
        <w:t>现有基金份额持有人利益的情形时。</w:t>
      </w:r>
      <w:r>
        <w:rPr>
          <w:rFonts w:ascii="Times New Roman" w:eastAsia="Times New Roman" w:hAnsi="Times New Roman" w:cs="Times New Roman"/>
        </w:rPr>
        <w:t xml:space="preserve"> </w:t>
      </w:r>
    </w:p>
    <w:p w14:paraId="3CDCD986" w14:textId="77777777" w:rsidR="00A01A4E" w:rsidRDefault="00C56536">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F91CB15" w14:textId="77777777" w:rsidR="00A01A4E" w:rsidRDefault="00C56536">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728E9EE" w14:textId="77777777" w:rsidR="00A01A4E" w:rsidRDefault="00C56536">
      <w:pPr>
        <w:numPr>
          <w:ilvl w:val="0"/>
          <w:numId w:val="21"/>
        </w:numPr>
        <w:ind w:hanging="360"/>
      </w:pPr>
      <w:r>
        <w:t>巨额赎回的认定</w:t>
      </w:r>
      <w:r>
        <w:rPr>
          <w:rFonts w:ascii="Times New Roman" w:eastAsia="Times New Roman" w:hAnsi="Times New Roman" w:cs="Times New Roman"/>
        </w:rPr>
        <w:t xml:space="preserve"> </w:t>
      </w:r>
    </w:p>
    <w:p w14:paraId="17A30856" w14:textId="77777777" w:rsidR="00A01A4E" w:rsidRDefault="00C5653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3798C" w14:textId="77777777" w:rsidR="00A01A4E" w:rsidRDefault="00C5653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DAD371" w14:textId="77777777" w:rsidR="00A01A4E" w:rsidRDefault="00C56536">
      <w:pPr>
        <w:numPr>
          <w:ilvl w:val="0"/>
          <w:numId w:val="21"/>
        </w:numPr>
        <w:ind w:hanging="360"/>
      </w:pPr>
      <w:r>
        <w:t>巨额赎回的处理方式</w:t>
      </w:r>
      <w:r>
        <w:rPr>
          <w:rFonts w:ascii="Times New Roman" w:eastAsia="Times New Roman" w:hAnsi="Times New Roman" w:cs="Times New Roman"/>
        </w:rPr>
        <w:t xml:space="preserve"> </w:t>
      </w:r>
    </w:p>
    <w:p w14:paraId="3FEE58E3" w14:textId="77777777" w:rsidR="00A01A4E" w:rsidRDefault="00C56536">
      <w:pPr>
        <w:spacing w:after="18" w:line="365" w:lineRule="auto"/>
        <w:ind w:left="0"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5D4D734" w14:textId="77777777" w:rsidR="00A01A4E" w:rsidRDefault="00C5653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50BE75" w14:textId="77777777" w:rsidR="00A01A4E" w:rsidRDefault="00C56536">
      <w:pPr>
        <w:numPr>
          <w:ilvl w:val="0"/>
          <w:numId w:val="22"/>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1A75CCE" w14:textId="77777777" w:rsidR="00A01A4E" w:rsidRDefault="00C56536">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CA01D8F" w14:textId="77777777" w:rsidR="00A01A4E" w:rsidRDefault="00C56536">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9ABECE" w14:textId="77777777" w:rsidR="00A01A4E" w:rsidRDefault="00C5653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C96C617" w14:textId="77777777" w:rsidR="00A01A4E" w:rsidRDefault="00C56536">
      <w:pPr>
        <w:ind w:left="477"/>
      </w:pPr>
      <w:r>
        <w:t>十、暂停申购或赎回的公告和重新开放申购或赎回的公告</w:t>
      </w:r>
      <w:r>
        <w:rPr>
          <w:rFonts w:ascii="Times New Roman" w:eastAsia="Times New Roman" w:hAnsi="Times New Roman" w:cs="Times New Roman"/>
        </w:rPr>
        <w:t xml:space="preserve"> </w:t>
      </w:r>
    </w:p>
    <w:p w14:paraId="1F3A57B8" w14:textId="77777777" w:rsidR="00A01A4E" w:rsidRDefault="00C56536">
      <w:pPr>
        <w:numPr>
          <w:ilvl w:val="0"/>
          <w:numId w:val="27"/>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43EEE2" w14:textId="77777777" w:rsidR="00A01A4E" w:rsidRDefault="00C56536">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530210D" w14:textId="77777777" w:rsidR="00A01A4E" w:rsidRDefault="00C56536">
      <w:pPr>
        <w:numPr>
          <w:ilvl w:val="0"/>
          <w:numId w:val="28"/>
        </w:numPr>
        <w:ind w:hanging="720"/>
      </w:pPr>
      <w:r>
        <w:t>基金转换</w:t>
      </w:r>
      <w:r>
        <w:rPr>
          <w:rFonts w:ascii="Times New Roman" w:eastAsia="Times New Roman" w:hAnsi="Times New Roman" w:cs="Times New Roman"/>
        </w:rPr>
        <w:t xml:space="preserve"> </w:t>
      </w:r>
    </w:p>
    <w:p w14:paraId="5270DE77" w14:textId="77777777" w:rsidR="00A01A4E" w:rsidRDefault="00C5653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4F13670D" w14:textId="77777777" w:rsidR="00A01A4E" w:rsidRDefault="00C56536">
      <w:pPr>
        <w:numPr>
          <w:ilvl w:val="0"/>
          <w:numId w:val="28"/>
        </w:numPr>
        <w:ind w:hanging="720"/>
      </w:pPr>
      <w:r>
        <w:t>基金份额的转让</w:t>
      </w:r>
      <w:r>
        <w:rPr>
          <w:rFonts w:ascii="Times New Roman" w:eastAsia="Times New Roman" w:hAnsi="Times New Roman" w:cs="Times New Roman"/>
        </w:rPr>
        <w:t xml:space="preserve"> </w:t>
      </w:r>
    </w:p>
    <w:p w14:paraId="3665462C" w14:textId="77777777" w:rsidR="00A01A4E" w:rsidRDefault="00C56536">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641E7C4" w14:textId="77777777" w:rsidR="00A01A4E" w:rsidRDefault="00C56536">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0965259F" w14:textId="77777777" w:rsidR="00A01A4E" w:rsidRDefault="00C56536">
      <w:pPr>
        <w:spacing w:after="125"/>
        <w:ind w:left="477"/>
      </w:pPr>
      <w:r>
        <w:t>继承是指基金份额持有人死亡，其持有的基金份额由其合法的继承人继承；</w:t>
      </w:r>
    </w:p>
    <w:p w14:paraId="0860E8F5" w14:textId="77777777" w:rsidR="00A01A4E" w:rsidRDefault="00C5653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D5A838" w14:textId="77777777" w:rsidR="00A01A4E" w:rsidRDefault="00C56536">
      <w:pPr>
        <w:numPr>
          <w:ilvl w:val="0"/>
          <w:numId w:val="29"/>
        </w:numPr>
        <w:ind w:hanging="720"/>
      </w:pPr>
      <w:r>
        <w:t>基金的转托管</w:t>
      </w:r>
      <w:r>
        <w:rPr>
          <w:rFonts w:ascii="Times New Roman" w:eastAsia="Times New Roman" w:hAnsi="Times New Roman" w:cs="Times New Roman"/>
        </w:rPr>
        <w:t xml:space="preserve"> </w:t>
      </w:r>
    </w:p>
    <w:p w14:paraId="07A31C14" w14:textId="77777777" w:rsidR="00A01A4E" w:rsidRDefault="00C56536">
      <w:pPr>
        <w:spacing w:after="18" w:line="365" w:lineRule="auto"/>
        <w:ind w:left="0"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1778D36E" w14:textId="77777777" w:rsidR="00A01A4E" w:rsidRDefault="00C56536">
      <w:pPr>
        <w:numPr>
          <w:ilvl w:val="0"/>
          <w:numId w:val="29"/>
        </w:numPr>
        <w:ind w:hanging="720"/>
      </w:pPr>
      <w:r>
        <w:t>定期定额投资计划</w:t>
      </w:r>
      <w:r>
        <w:rPr>
          <w:rFonts w:ascii="Times New Roman" w:eastAsia="Times New Roman" w:hAnsi="Times New Roman" w:cs="Times New Roman"/>
        </w:rPr>
        <w:t xml:space="preserve"> </w:t>
      </w:r>
    </w:p>
    <w:p w14:paraId="1153E43A" w14:textId="77777777" w:rsidR="00A01A4E" w:rsidRDefault="00C5653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674090" w14:textId="77777777" w:rsidR="00A01A4E" w:rsidRDefault="00C56536">
      <w:pPr>
        <w:numPr>
          <w:ilvl w:val="0"/>
          <w:numId w:val="29"/>
        </w:numPr>
        <w:ind w:hanging="720"/>
      </w:pPr>
      <w:r>
        <w:t>基金的冻结、解冻与质押</w:t>
      </w:r>
      <w:r>
        <w:rPr>
          <w:rFonts w:ascii="Times New Roman" w:eastAsia="Times New Roman" w:hAnsi="Times New Roman" w:cs="Times New Roman"/>
        </w:rPr>
        <w:t xml:space="preserve"> </w:t>
      </w:r>
    </w:p>
    <w:p w14:paraId="4624B6B1" w14:textId="77777777" w:rsidR="00A01A4E" w:rsidRDefault="00C56536">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81911A" w14:textId="77777777" w:rsidR="00A01A4E" w:rsidRDefault="00C5653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A83C08" w14:textId="77777777" w:rsidR="00A01A4E" w:rsidRDefault="00C56536">
      <w:pPr>
        <w:numPr>
          <w:ilvl w:val="0"/>
          <w:numId w:val="29"/>
        </w:numPr>
        <w:ind w:hanging="720"/>
      </w:pPr>
      <w:r>
        <w:t>实施侧袋机制期间本基金的申购与赎回</w:t>
      </w:r>
      <w:r>
        <w:rPr>
          <w:rFonts w:ascii="Times New Roman" w:eastAsia="Times New Roman" w:hAnsi="Times New Roman" w:cs="Times New Roman"/>
        </w:rPr>
        <w:t xml:space="preserve"> </w:t>
      </w:r>
    </w:p>
    <w:p w14:paraId="3313D17A" w14:textId="77777777" w:rsidR="00A01A4E" w:rsidRDefault="00C5653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8159B"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0419E72" w14:textId="77777777" w:rsidR="00A01A4E" w:rsidRDefault="00C56536">
      <w:pPr>
        <w:pStyle w:val="1"/>
      </w:pPr>
      <w:bookmarkStart w:id="6" w:name="_Toc657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684BAA"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C2B80D7" w14:textId="77777777" w:rsidR="00A01A4E" w:rsidRDefault="00C56536">
      <w:pPr>
        <w:ind w:left="477"/>
      </w:pPr>
      <w:r>
        <w:t>一、基金管理人</w:t>
      </w:r>
      <w:r>
        <w:rPr>
          <w:rFonts w:ascii="Times New Roman" w:eastAsia="Times New Roman" w:hAnsi="Times New Roman" w:cs="Times New Roman"/>
        </w:rPr>
        <w:t xml:space="preserve"> </w:t>
      </w:r>
    </w:p>
    <w:p w14:paraId="1BFA87E8" w14:textId="77777777" w:rsidR="00A01A4E" w:rsidRDefault="00C56536">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3C93EA" w14:textId="77777777" w:rsidR="00A01A4E" w:rsidRDefault="00C56536">
      <w:pPr>
        <w:ind w:left="477"/>
      </w:pPr>
      <w:r>
        <w:t>名称：广发基金管理有限公司</w:t>
      </w:r>
      <w:r>
        <w:rPr>
          <w:rFonts w:ascii="Times New Roman" w:eastAsia="Times New Roman" w:hAnsi="Times New Roman" w:cs="Times New Roman"/>
        </w:rPr>
        <w:t xml:space="preserve"> </w:t>
      </w:r>
    </w:p>
    <w:p w14:paraId="30036089" w14:textId="77777777" w:rsidR="00A01A4E" w:rsidRDefault="00C56536">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9B2A3C" w14:textId="77777777" w:rsidR="00A01A4E" w:rsidRDefault="00C56536">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AFF7B2" w14:textId="77777777" w:rsidR="00A01A4E" w:rsidRDefault="00C56536">
      <w:pPr>
        <w:ind w:left="477"/>
      </w:pPr>
      <w:r>
        <w:t>批准设立机关及批准设立文号：中国证券监督管理委员会证监基金字</w:t>
      </w:r>
    </w:p>
    <w:p w14:paraId="74BE2E78" w14:textId="77777777" w:rsidR="00A01A4E" w:rsidRDefault="00C56536">
      <w:pPr>
        <w:pStyle w:val="2"/>
        <w:ind w:left="-5"/>
      </w:pPr>
      <w:r>
        <w:t xml:space="preserve">[2003]91 </w:t>
      </w:r>
      <w:r>
        <w:rPr>
          <w:rFonts w:ascii="宋体" w:eastAsia="宋体" w:hAnsi="宋体" w:cs="宋体"/>
        </w:rPr>
        <w:t>号</w:t>
      </w:r>
      <w:r>
        <w:t xml:space="preserve"> </w:t>
      </w:r>
    </w:p>
    <w:p w14:paraId="3F09A462" w14:textId="77777777" w:rsidR="00A01A4E" w:rsidRDefault="00C56536">
      <w:pPr>
        <w:ind w:left="477"/>
      </w:pPr>
      <w:r>
        <w:t>组织形式：有限责任公司</w:t>
      </w:r>
      <w:r>
        <w:rPr>
          <w:rFonts w:ascii="Times New Roman" w:eastAsia="Times New Roman" w:hAnsi="Times New Roman" w:cs="Times New Roman"/>
        </w:rPr>
        <w:t xml:space="preserve"> </w:t>
      </w:r>
    </w:p>
    <w:p w14:paraId="6FF427EE" w14:textId="77777777" w:rsidR="00A01A4E" w:rsidRDefault="00C56536">
      <w:pPr>
        <w:spacing w:after="0" w:line="380" w:lineRule="auto"/>
        <w:ind w:left="477"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CB79F" w14:textId="77777777" w:rsidR="00A01A4E" w:rsidRDefault="00C56536">
      <w:pPr>
        <w:pStyle w:val="2"/>
        <w:ind w:left="490"/>
      </w:pPr>
      <w:r>
        <w:rPr>
          <w:rFonts w:ascii="宋体" w:eastAsia="宋体" w:hAnsi="宋体" w:cs="宋体"/>
        </w:rPr>
        <w:t>联系电话：</w:t>
      </w:r>
      <w:r>
        <w:t xml:space="preserve">020-83936666 </w:t>
      </w:r>
    </w:p>
    <w:p w14:paraId="710D0070" w14:textId="77777777" w:rsidR="00A01A4E" w:rsidRDefault="00C56536">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D6B2F0"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9B6A8B" w14:textId="77777777" w:rsidR="00A01A4E" w:rsidRDefault="00C56536">
      <w:pPr>
        <w:numPr>
          <w:ilvl w:val="0"/>
          <w:numId w:val="30"/>
        </w:numPr>
        <w:ind w:firstLine="480"/>
      </w:pPr>
      <w:r>
        <w:t>依法募集资金；</w:t>
      </w:r>
      <w:r>
        <w:rPr>
          <w:rFonts w:ascii="Times New Roman" w:eastAsia="Times New Roman" w:hAnsi="Times New Roman" w:cs="Times New Roman"/>
        </w:rPr>
        <w:t xml:space="preserve"> </w:t>
      </w:r>
    </w:p>
    <w:p w14:paraId="1A5329AB" w14:textId="77777777" w:rsidR="00A01A4E" w:rsidRDefault="00C56536">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72506E" w14:textId="77777777" w:rsidR="00A01A4E" w:rsidRDefault="00C56536">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842E21" w14:textId="77777777" w:rsidR="00A01A4E" w:rsidRDefault="00C56536">
      <w:pPr>
        <w:numPr>
          <w:ilvl w:val="0"/>
          <w:numId w:val="30"/>
        </w:numPr>
        <w:ind w:firstLine="480"/>
      </w:pPr>
      <w:r>
        <w:t>销售基金份额；</w:t>
      </w:r>
      <w:r>
        <w:rPr>
          <w:rFonts w:ascii="Times New Roman" w:eastAsia="Times New Roman" w:hAnsi="Times New Roman" w:cs="Times New Roman"/>
        </w:rPr>
        <w:t xml:space="preserve"> </w:t>
      </w:r>
    </w:p>
    <w:p w14:paraId="10EA7B3D" w14:textId="77777777" w:rsidR="00A01A4E" w:rsidRDefault="00C56536">
      <w:pPr>
        <w:numPr>
          <w:ilvl w:val="0"/>
          <w:numId w:val="30"/>
        </w:numPr>
        <w:ind w:firstLine="480"/>
      </w:pPr>
      <w:r>
        <w:t>按照规定召集基金份额持有人大会；</w:t>
      </w:r>
      <w:r>
        <w:rPr>
          <w:rFonts w:ascii="Times New Roman" w:eastAsia="Times New Roman" w:hAnsi="Times New Roman" w:cs="Times New Roman"/>
        </w:rPr>
        <w:t xml:space="preserve"> </w:t>
      </w:r>
    </w:p>
    <w:p w14:paraId="0E867F12" w14:textId="77777777" w:rsidR="00A01A4E" w:rsidRDefault="00C56536">
      <w:pPr>
        <w:numPr>
          <w:ilvl w:val="0"/>
          <w:numId w:val="30"/>
        </w:numPr>
        <w:ind w:firstLine="480"/>
      </w:pPr>
      <w:r>
        <w:t>依据《基金合同》及有关法律规定监督基金托管人，如认为基金托管</w:t>
      </w:r>
    </w:p>
    <w:p w14:paraId="58C599F3"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FD2E6" w14:textId="77777777" w:rsidR="00A01A4E" w:rsidRDefault="00C56536">
      <w:pPr>
        <w:numPr>
          <w:ilvl w:val="0"/>
          <w:numId w:val="30"/>
        </w:numPr>
        <w:spacing w:after="200"/>
        <w:ind w:firstLine="480"/>
      </w:pPr>
      <w:r>
        <w:t>在基金托管人更换时，提名新的基金托管人；</w:t>
      </w:r>
      <w:r>
        <w:rPr>
          <w:rFonts w:ascii="Times New Roman" w:eastAsia="Times New Roman" w:hAnsi="Times New Roman" w:cs="Times New Roman"/>
        </w:rPr>
        <w:t xml:space="preserve"> </w:t>
      </w:r>
    </w:p>
    <w:p w14:paraId="073A904F" w14:textId="77777777" w:rsidR="00A01A4E" w:rsidRDefault="00C56536">
      <w:pPr>
        <w:numPr>
          <w:ilvl w:val="0"/>
          <w:numId w:val="30"/>
        </w:numPr>
        <w:ind w:firstLine="480"/>
      </w:pPr>
      <w:r>
        <w:t>选择、更换基金销售机构，对基金销售机构的相关行为进行监督和处</w:t>
      </w:r>
    </w:p>
    <w:p w14:paraId="6CBED680" w14:textId="77777777" w:rsidR="00A01A4E" w:rsidRDefault="00C56536">
      <w:pPr>
        <w:spacing w:after="118"/>
      </w:pPr>
      <w:r>
        <w:t>理；</w:t>
      </w:r>
      <w:r>
        <w:rPr>
          <w:rFonts w:ascii="Times New Roman" w:eastAsia="Times New Roman" w:hAnsi="Times New Roman" w:cs="Times New Roman"/>
        </w:rPr>
        <w:t xml:space="preserve">  </w:t>
      </w:r>
    </w:p>
    <w:p w14:paraId="7037E85B" w14:textId="77777777" w:rsidR="00A01A4E" w:rsidRDefault="00C56536">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9CEA4" w14:textId="77777777" w:rsidR="00A01A4E" w:rsidRDefault="00C56536">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2C7D" w14:textId="77777777" w:rsidR="00A01A4E" w:rsidRDefault="00C56536">
      <w:pPr>
        <w:numPr>
          <w:ilvl w:val="0"/>
          <w:numId w:val="3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F8C991D" w14:textId="77777777" w:rsidR="00A01A4E" w:rsidRDefault="00C56536">
      <w:pPr>
        <w:numPr>
          <w:ilvl w:val="0"/>
          <w:numId w:val="3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FDAE857" w14:textId="77777777" w:rsidR="00A01A4E" w:rsidRDefault="00C56536">
      <w:pPr>
        <w:numPr>
          <w:ilvl w:val="0"/>
          <w:numId w:val="3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046B9" w14:textId="77777777" w:rsidR="00A01A4E" w:rsidRDefault="00C56536">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75D716" w14:textId="77777777" w:rsidR="00A01A4E" w:rsidRDefault="00C56536">
      <w:pPr>
        <w:numPr>
          <w:ilvl w:val="0"/>
          <w:numId w:val="3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94374" w14:textId="77777777" w:rsidR="00A01A4E" w:rsidRDefault="00C56536">
      <w:pPr>
        <w:numPr>
          <w:ilvl w:val="0"/>
          <w:numId w:val="3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2D9885" w14:textId="77777777" w:rsidR="00A01A4E" w:rsidRDefault="00C56536">
      <w:pPr>
        <w:numPr>
          <w:ilvl w:val="0"/>
          <w:numId w:val="30"/>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42412F49" w14:textId="77777777" w:rsidR="00A01A4E" w:rsidRDefault="00C56536">
      <w:pPr>
        <w:numPr>
          <w:ilvl w:val="0"/>
          <w:numId w:val="3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9BFDEDB" w14:textId="77777777" w:rsidR="00A01A4E" w:rsidRDefault="00C5653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56182" w14:textId="77777777" w:rsidR="00A01A4E" w:rsidRDefault="00C56536">
      <w:pPr>
        <w:numPr>
          <w:ilvl w:val="0"/>
          <w:numId w:val="31"/>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50A8BED" w14:textId="77777777" w:rsidR="00A01A4E" w:rsidRDefault="00C56536">
      <w:pPr>
        <w:numPr>
          <w:ilvl w:val="0"/>
          <w:numId w:val="31"/>
        </w:numPr>
        <w:spacing w:after="120"/>
        <w:ind w:firstLine="480"/>
      </w:pPr>
      <w:r>
        <w:t>办理基金备案手续；</w:t>
      </w:r>
      <w:r>
        <w:rPr>
          <w:rFonts w:ascii="Times New Roman" w:eastAsia="Times New Roman" w:hAnsi="Times New Roman" w:cs="Times New Roman"/>
        </w:rPr>
        <w:t xml:space="preserve"> </w:t>
      </w:r>
    </w:p>
    <w:p w14:paraId="00A6B275" w14:textId="77777777" w:rsidR="00A01A4E" w:rsidRDefault="00C56536">
      <w:pPr>
        <w:numPr>
          <w:ilvl w:val="0"/>
          <w:numId w:val="3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18DE31" w14:textId="77777777" w:rsidR="00A01A4E" w:rsidRDefault="00C56536">
      <w:pPr>
        <w:numPr>
          <w:ilvl w:val="0"/>
          <w:numId w:val="3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0AD4E" w14:textId="77777777" w:rsidR="00A01A4E" w:rsidRDefault="00C56536">
      <w:pPr>
        <w:numPr>
          <w:ilvl w:val="0"/>
          <w:numId w:val="3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1D574D2" w14:textId="77777777" w:rsidR="00A01A4E" w:rsidRDefault="00C56536">
      <w:pPr>
        <w:spacing w:after="73"/>
      </w:pPr>
      <w:r>
        <w:t>管理，分别记账，进行证券投资；</w:t>
      </w:r>
      <w:r>
        <w:rPr>
          <w:rFonts w:ascii="Times New Roman" w:eastAsia="Times New Roman" w:hAnsi="Times New Roman" w:cs="Times New Roman"/>
        </w:rPr>
        <w:t xml:space="preserve"> </w:t>
      </w:r>
    </w:p>
    <w:p w14:paraId="34EF789A" w14:textId="77777777" w:rsidR="00A01A4E" w:rsidRDefault="00C56536">
      <w:pPr>
        <w:numPr>
          <w:ilvl w:val="0"/>
          <w:numId w:val="3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1F27D64" w14:textId="77777777" w:rsidR="00A01A4E" w:rsidRDefault="00C56536">
      <w:pPr>
        <w:numPr>
          <w:ilvl w:val="0"/>
          <w:numId w:val="32"/>
        </w:numPr>
        <w:ind w:firstLine="480"/>
      </w:pPr>
      <w:r>
        <w:t>采取适当合理的措施使计算基金份额认购、申购、赎回和注销价格的</w:t>
      </w:r>
    </w:p>
    <w:p w14:paraId="2EC1502D"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2DA8F0" w14:textId="77777777" w:rsidR="00A01A4E" w:rsidRDefault="00C56536">
      <w:pPr>
        <w:numPr>
          <w:ilvl w:val="0"/>
          <w:numId w:val="32"/>
        </w:numPr>
        <w:ind w:firstLine="480"/>
      </w:pPr>
      <w:r>
        <w:t>进行基金会计核算并编制</w:t>
      </w:r>
      <w:r>
        <w:t>基金财务会计报告；</w:t>
      </w:r>
      <w:r>
        <w:rPr>
          <w:rFonts w:ascii="Times New Roman" w:eastAsia="Times New Roman" w:hAnsi="Times New Roman" w:cs="Times New Roman"/>
        </w:rPr>
        <w:t xml:space="preserve"> </w:t>
      </w:r>
    </w:p>
    <w:p w14:paraId="77B6C9D0" w14:textId="77777777" w:rsidR="00A01A4E" w:rsidRDefault="00C56536">
      <w:pPr>
        <w:numPr>
          <w:ilvl w:val="0"/>
          <w:numId w:val="32"/>
        </w:numPr>
        <w:ind w:firstLine="480"/>
      </w:pPr>
      <w:r>
        <w:t>编制季度报告、中期报告和年度报告；</w:t>
      </w:r>
      <w:r>
        <w:rPr>
          <w:rFonts w:ascii="Times New Roman" w:eastAsia="Times New Roman" w:hAnsi="Times New Roman" w:cs="Times New Roman"/>
        </w:rPr>
        <w:t xml:space="preserve"> </w:t>
      </w:r>
    </w:p>
    <w:p w14:paraId="3A692D78" w14:textId="77777777" w:rsidR="00A01A4E" w:rsidRDefault="00C56536">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0226A3" w14:textId="77777777" w:rsidR="00A01A4E" w:rsidRDefault="00C56536">
      <w:pPr>
        <w:numPr>
          <w:ilvl w:val="0"/>
          <w:numId w:val="32"/>
        </w:numPr>
        <w:ind w:firstLine="480"/>
      </w:pPr>
      <w:r>
        <w:t>保守基金商业秘密，不泄露基金投资计划、投资意向等。除《基金法》、</w:t>
      </w:r>
    </w:p>
    <w:p w14:paraId="1D913773" w14:textId="77777777" w:rsidR="00A01A4E" w:rsidRDefault="00C56536">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708F08C" w14:textId="77777777" w:rsidR="00A01A4E" w:rsidRDefault="00C56536">
      <w:pPr>
        <w:numPr>
          <w:ilvl w:val="0"/>
          <w:numId w:val="3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01066C" w14:textId="77777777" w:rsidR="00A01A4E" w:rsidRDefault="00C56536">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0B6035BA" w14:textId="77777777" w:rsidR="00A01A4E" w:rsidRDefault="00C56536">
      <w:pPr>
        <w:numPr>
          <w:ilvl w:val="0"/>
          <w:numId w:val="32"/>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04F9E7E8" w14:textId="77777777" w:rsidR="00A01A4E" w:rsidRDefault="00C56536">
      <w:pPr>
        <w:numPr>
          <w:ilvl w:val="0"/>
          <w:numId w:val="3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425FC4" w14:textId="77777777" w:rsidR="00A01A4E" w:rsidRDefault="00C56536">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08352" w14:textId="77777777" w:rsidR="00A01A4E" w:rsidRDefault="00C56536">
      <w:pPr>
        <w:numPr>
          <w:ilvl w:val="0"/>
          <w:numId w:val="3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AC592" w14:textId="77777777" w:rsidR="00A01A4E" w:rsidRDefault="00C56536">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9A4848" w14:textId="77777777" w:rsidR="00A01A4E" w:rsidRDefault="00C56536">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D3CE9F" w14:textId="77777777" w:rsidR="00A01A4E" w:rsidRDefault="00C56536">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A62C9" w14:textId="77777777" w:rsidR="00A01A4E" w:rsidRDefault="00C56536">
      <w:pPr>
        <w:numPr>
          <w:ilvl w:val="0"/>
          <w:numId w:val="3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C7542" w14:textId="77777777" w:rsidR="00A01A4E" w:rsidRDefault="00C56536">
      <w:pPr>
        <w:numPr>
          <w:ilvl w:val="0"/>
          <w:numId w:val="32"/>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14B66AE" w14:textId="77777777" w:rsidR="00A01A4E" w:rsidRDefault="00C56536">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AEE4DF" w14:textId="77777777" w:rsidR="00A01A4E" w:rsidRDefault="00C56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8F19AD" w14:textId="77777777" w:rsidR="00A01A4E" w:rsidRDefault="00C56536">
      <w:pPr>
        <w:numPr>
          <w:ilvl w:val="0"/>
          <w:numId w:val="32"/>
        </w:numPr>
        <w:ind w:firstLine="480"/>
      </w:pPr>
      <w:r>
        <w:t>建立并保存基金份额持有人名册；</w:t>
      </w:r>
      <w:r>
        <w:rPr>
          <w:rFonts w:ascii="Times New Roman" w:eastAsia="Times New Roman" w:hAnsi="Times New Roman" w:cs="Times New Roman"/>
        </w:rPr>
        <w:t xml:space="preserve"> </w:t>
      </w:r>
    </w:p>
    <w:p w14:paraId="70D8D371" w14:textId="77777777" w:rsidR="00A01A4E" w:rsidRDefault="00C56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48ED6" w14:textId="77777777" w:rsidR="00A01A4E" w:rsidRDefault="00C56536">
      <w:pPr>
        <w:ind w:left="477"/>
      </w:pPr>
      <w:r>
        <w:t>二、基金托管人</w:t>
      </w:r>
      <w:r>
        <w:rPr>
          <w:rFonts w:ascii="Times New Roman" w:eastAsia="Times New Roman" w:hAnsi="Times New Roman" w:cs="Times New Roman"/>
        </w:rPr>
        <w:t xml:space="preserve"> </w:t>
      </w:r>
    </w:p>
    <w:p w14:paraId="00587A18" w14:textId="77777777" w:rsidR="00A01A4E" w:rsidRDefault="00C56536">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508FBB" w14:textId="77777777" w:rsidR="00A01A4E" w:rsidRDefault="00C56536">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A6EECB" w14:textId="77777777" w:rsidR="00A01A4E" w:rsidRDefault="00C56536">
      <w:pPr>
        <w:ind w:left="477"/>
      </w:pPr>
      <w:r>
        <w:t>法定代表人：张金良</w:t>
      </w:r>
      <w:r>
        <w:rPr>
          <w:rFonts w:ascii="Times New Roman" w:eastAsia="Times New Roman" w:hAnsi="Times New Roman" w:cs="Times New Roman"/>
        </w:rPr>
        <w:t xml:space="preserve"> </w:t>
      </w:r>
    </w:p>
    <w:p w14:paraId="7D23E59E" w14:textId="77777777" w:rsidR="00A01A4E" w:rsidRDefault="00C56536">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52CD29C" w14:textId="77777777" w:rsidR="00A01A4E" w:rsidRDefault="00C56536">
      <w:pPr>
        <w:ind w:left="477"/>
      </w:pPr>
      <w:r>
        <w:t>批准设立机关</w:t>
      </w:r>
      <w:r>
        <w:t>和批准设立文号：中国银行业监督管理委员会银监复</w:t>
      </w:r>
    </w:p>
    <w:p w14:paraId="0398A063" w14:textId="77777777" w:rsidR="00A01A4E" w:rsidRDefault="00C56536">
      <w:pPr>
        <w:pStyle w:val="2"/>
        <w:ind w:left="-5"/>
      </w:pPr>
      <w:r>
        <w:t xml:space="preserve">[2004]143 </w:t>
      </w:r>
      <w:r>
        <w:rPr>
          <w:rFonts w:ascii="宋体" w:eastAsia="宋体" w:hAnsi="宋体" w:cs="宋体"/>
        </w:rPr>
        <w:t>号</w:t>
      </w:r>
      <w:r>
        <w:t xml:space="preserve"> </w:t>
      </w:r>
    </w:p>
    <w:p w14:paraId="114DB728" w14:textId="77777777" w:rsidR="00A01A4E" w:rsidRDefault="00C56536">
      <w:pPr>
        <w:ind w:left="477"/>
      </w:pPr>
      <w:r>
        <w:t>组织形式：股份有限公司</w:t>
      </w:r>
      <w:r>
        <w:rPr>
          <w:rFonts w:ascii="Times New Roman" w:eastAsia="Times New Roman" w:hAnsi="Times New Roman" w:cs="Times New Roman"/>
        </w:rPr>
        <w:t xml:space="preserve"> </w:t>
      </w:r>
    </w:p>
    <w:p w14:paraId="6D782E0E" w14:textId="77777777" w:rsidR="00A01A4E" w:rsidRDefault="00C56536">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368BB597" w14:textId="77777777" w:rsidR="00A01A4E" w:rsidRDefault="00C56536">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28C227EA"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820F7B"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8A280" w14:textId="77777777" w:rsidR="00A01A4E" w:rsidRDefault="00C56536">
      <w:pPr>
        <w:numPr>
          <w:ilvl w:val="0"/>
          <w:numId w:val="3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9EC08D" w14:textId="77777777" w:rsidR="00A01A4E" w:rsidRDefault="00C56536">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4D8F9B" w14:textId="77777777" w:rsidR="00A01A4E" w:rsidRDefault="00C56536">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8AF17E" w14:textId="77777777" w:rsidR="00A01A4E" w:rsidRDefault="00C56536">
      <w:pPr>
        <w:numPr>
          <w:ilvl w:val="0"/>
          <w:numId w:val="3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55F53DA" w14:textId="77777777" w:rsidR="00A01A4E" w:rsidRDefault="00C56536">
      <w:pPr>
        <w:numPr>
          <w:ilvl w:val="0"/>
          <w:numId w:val="33"/>
        </w:numPr>
        <w:ind w:firstLine="480"/>
      </w:pPr>
      <w:r>
        <w:t>提议召开或召集基金份额持有人大会；</w:t>
      </w:r>
      <w:r>
        <w:rPr>
          <w:rFonts w:ascii="Times New Roman" w:eastAsia="Times New Roman" w:hAnsi="Times New Roman" w:cs="Times New Roman"/>
        </w:rPr>
        <w:t xml:space="preserve"> </w:t>
      </w:r>
    </w:p>
    <w:p w14:paraId="1520AD50" w14:textId="77777777" w:rsidR="00A01A4E" w:rsidRDefault="00C56536">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1A584BF" w14:textId="77777777" w:rsidR="00A01A4E" w:rsidRDefault="00C56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E24D14" w14:textId="77777777" w:rsidR="00A01A4E" w:rsidRDefault="00C56536">
      <w:pPr>
        <w:spacing w:after="0" w:line="379" w:lineRule="auto"/>
        <w:ind w:left="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B3F339" w14:textId="77777777" w:rsidR="00A01A4E" w:rsidRDefault="00C56536">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5386AE51" w14:textId="77777777" w:rsidR="00A01A4E" w:rsidRDefault="00C56536">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A46BE" w14:textId="77777777" w:rsidR="00A01A4E" w:rsidRDefault="00C56536">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0D8E7C1" w14:textId="77777777" w:rsidR="00A01A4E" w:rsidRDefault="00C56536">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3F8CFD" w14:textId="77777777" w:rsidR="00A01A4E" w:rsidRDefault="00C5653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109064" w14:textId="77777777" w:rsidR="00A01A4E" w:rsidRDefault="00C56536">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802070" w14:textId="77777777" w:rsidR="00A01A4E" w:rsidRDefault="00C56536">
      <w:pPr>
        <w:numPr>
          <w:ilvl w:val="0"/>
          <w:numId w:val="3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692B39" w14:textId="77777777" w:rsidR="00A01A4E" w:rsidRDefault="00C56536">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C0EEF" w14:textId="77777777" w:rsidR="00A01A4E" w:rsidRDefault="00C56536">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35C5CFE0" w14:textId="77777777" w:rsidR="00A01A4E" w:rsidRDefault="00C56536">
      <w:pPr>
        <w:numPr>
          <w:ilvl w:val="0"/>
          <w:numId w:val="34"/>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49155" w14:textId="77777777" w:rsidR="00A01A4E" w:rsidRDefault="00C56536">
      <w:pPr>
        <w:numPr>
          <w:ilvl w:val="0"/>
          <w:numId w:val="34"/>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0080BE6" w14:textId="77777777" w:rsidR="00A01A4E" w:rsidRDefault="00C56536">
      <w:pPr>
        <w:numPr>
          <w:ilvl w:val="0"/>
          <w:numId w:val="34"/>
        </w:numPr>
        <w:ind w:firstLine="480"/>
      </w:pPr>
      <w:r>
        <w:t>建立并保存基金份额持有人名册；</w:t>
      </w:r>
      <w:r>
        <w:rPr>
          <w:rFonts w:ascii="Times New Roman" w:eastAsia="Times New Roman" w:hAnsi="Times New Roman" w:cs="Times New Roman"/>
        </w:rPr>
        <w:t xml:space="preserve"> </w:t>
      </w:r>
    </w:p>
    <w:p w14:paraId="1FBD3BDE" w14:textId="77777777" w:rsidR="00A01A4E" w:rsidRDefault="00C56536">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9AE734D" w14:textId="77777777" w:rsidR="00A01A4E" w:rsidRDefault="00C56536">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8A2347" w14:textId="77777777" w:rsidR="00A01A4E" w:rsidRDefault="00C56536">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785C44" w14:textId="77777777" w:rsidR="00A01A4E" w:rsidRDefault="00C56536">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E78981D" w14:textId="77777777" w:rsidR="00A01A4E" w:rsidRDefault="00C56536">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704A4E" w14:textId="77777777" w:rsidR="00A01A4E" w:rsidRDefault="00C56536">
      <w:pPr>
        <w:numPr>
          <w:ilvl w:val="0"/>
          <w:numId w:val="34"/>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45DF6DE6" w14:textId="77777777" w:rsidR="00A01A4E" w:rsidRDefault="00C56536">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87E90C" w14:textId="77777777" w:rsidR="00A01A4E" w:rsidRDefault="00C56536">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0438B1" w14:textId="77777777" w:rsidR="00A01A4E" w:rsidRDefault="00C56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0FFB524" w14:textId="77777777" w:rsidR="00A01A4E" w:rsidRDefault="00C5653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CD513EB" w14:textId="77777777" w:rsidR="00A01A4E" w:rsidRDefault="00C56536">
      <w:pPr>
        <w:ind w:left="477"/>
      </w:pPr>
      <w:r>
        <w:t>三、基金份额持有人</w:t>
      </w:r>
      <w:r>
        <w:rPr>
          <w:rFonts w:ascii="Times New Roman" w:eastAsia="Times New Roman" w:hAnsi="Times New Roman" w:cs="Times New Roman"/>
        </w:rPr>
        <w:t xml:space="preserve"> </w:t>
      </w:r>
    </w:p>
    <w:p w14:paraId="156A2984" w14:textId="77777777" w:rsidR="00A01A4E" w:rsidRDefault="00C56536">
      <w:pPr>
        <w:spacing w:after="125"/>
        <w:ind w:left="477"/>
      </w:pPr>
      <w:r>
        <w:t>基金投资者持有本基金基金份额的行为即视为对《基金合同》的承认和接受，</w:t>
      </w:r>
    </w:p>
    <w:p w14:paraId="24C76C45"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915934" w14:textId="77777777" w:rsidR="00A01A4E" w:rsidRDefault="00C56536">
      <w:pPr>
        <w:spacing w:after="17" w:line="366"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17D3F8"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D2B8DC8" w14:textId="77777777" w:rsidR="00A01A4E" w:rsidRDefault="00C56536">
      <w:pPr>
        <w:numPr>
          <w:ilvl w:val="0"/>
          <w:numId w:val="35"/>
        </w:numPr>
        <w:ind w:firstLine="480"/>
      </w:pPr>
      <w:r>
        <w:t>分享基金财产收益；</w:t>
      </w:r>
      <w:r>
        <w:rPr>
          <w:rFonts w:ascii="Times New Roman" w:eastAsia="Times New Roman" w:hAnsi="Times New Roman" w:cs="Times New Roman"/>
        </w:rPr>
        <w:t xml:space="preserve"> </w:t>
      </w:r>
    </w:p>
    <w:p w14:paraId="0AEB36CF" w14:textId="77777777" w:rsidR="00A01A4E" w:rsidRDefault="00C56536">
      <w:pPr>
        <w:numPr>
          <w:ilvl w:val="0"/>
          <w:numId w:val="35"/>
        </w:numPr>
        <w:ind w:firstLine="480"/>
      </w:pPr>
      <w:r>
        <w:t>参与分配清算后的剩余基金财产；</w:t>
      </w:r>
      <w:r>
        <w:rPr>
          <w:rFonts w:ascii="Times New Roman" w:eastAsia="Times New Roman" w:hAnsi="Times New Roman" w:cs="Times New Roman"/>
        </w:rPr>
        <w:t xml:space="preserve"> </w:t>
      </w:r>
    </w:p>
    <w:p w14:paraId="7CA24E21" w14:textId="77777777" w:rsidR="00A01A4E" w:rsidRDefault="00C56536">
      <w:pPr>
        <w:numPr>
          <w:ilvl w:val="0"/>
          <w:numId w:val="35"/>
        </w:numPr>
        <w:ind w:firstLine="480"/>
      </w:pPr>
      <w:r>
        <w:t>依法转让或者申请赎回其持有的基金份额；</w:t>
      </w:r>
      <w:r>
        <w:rPr>
          <w:rFonts w:ascii="Times New Roman" w:eastAsia="Times New Roman" w:hAnsi="Times New Roman" w:cs="Times New Roman"/>
        </w:rPr>
        <w:t xml:space="preserve"> </w:t>
      </w:r>
    </w:p>
    <w:p w14:paraId="799C4B42" w14:textId="77777777" w:rsidR="00A01A4E" w:rsidRDefault="00C5653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002C2B" w14:textId="77777777" w:rsidR="00A01A4E" w:rsidRDefault="00C56536">
      <w:pPr>
        <w:numPr>
          <w:ilvl w:val="0"/>
          <w:numId w:val="3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AB5DF1" w14:textId="77777777" w:rsidR="00A01A4E" w:rsidRDefault="00C56536">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23FA4D1" w14:textId="77777777" w:rsidR="00A01A4E" w:rsidRDefault="00C56536">
      <w:pPr>
        <w:numPr>
          <w:ilvl w:val="0"/>
          <w:numId w:val="35"/>
        </w:numPr>
        <w:ind w:firstLine="480"/>
      </w:pPr>
      <w:r>
        <w:t>监督基金管理人的投资运作；</w:t>
      </w:r>
      <w:r>
        <w:rPr>
          <w:rFonts w:ascii="Times New Roman" w:eastAsia="Times New Roman" w:hAnsi="Times New Roman" w:cs="Times New Roman"/>
        </w:rPr>
        <w:t xml:space="preserve"> </w:t>
      </w:r>
    </w:p>
    <w:p w14:paraId="7EA2BD97" w14:textId="77777777" w:rsidR="00A01A4E" w:rsidRDefault="00C56536">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5037A0" w14:textId="77777777" w:rsidR="00A01A4E" w:rsidRDefault="00C56536">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472D302" w14:textId="77777777" w:rsidR="00A01A4E" w:rsidRDefault="00C56536">
      <w:pPr>
        <w:spacing w:after="0" w:line="379" w:lineRule="auto"/>
        <w:ind w:left="0"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415E46B" w14:textId="77777777" w:rsidR="00A01A4E" w:rsidRDefault="00C56536">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66E8BDE7" w14:textId="77777777" w:rsidR="00A01A4E" w:rsidRDefault="00C56536">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CA2961" w14:textId="77777777" w:rsidR="00A01A4E" w:rsidRDefault="00C56536">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BA21547" w14:textId="77777777" w:rsidR="00A01A4E" w:rsidRDefault="00C56536">
      <w:pPr>
        <w:numPr>
          <w:ilvl w:val="0"/>
          <w:numId w:val="36"/>
        </w:numPr>
        <w:ind w:firstLine="480"/>
      </w:pPr>
      <w:r>
        <w:t>交纳基金认购、申购款项及法律法规和《基金合同》所规定的费用；</w:t>
      </w:r>
      <w:r>
        <w:rPr>
          <w:rFonts w:ascii="Times New Roman" w:eastAsia="Times New Roman" w:hAnsi="Times New Roman" w:cs="Times New Roman"/>
        </w:rPr>
        <w:t xml:space="preserve"> </w:t>
      </w:r>
    </w:p>
    <w:p w14:paraId="041710A0" w14:textId="77777777" w:rsidR="00A01A4E" w:rsidRDefault="00C56536">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E576B6" w14:textId="77777777" w:rsidR="00A01A4E" w:rsidRDefault="00C56536">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1507DA85" w14:textId="77777777" w:rsidR="00A01A4E" w:rsidRDefault="00C56536">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6956CED8" w14:textId="77777777" w:rsidR="00A01A4E" w:rsidRDefault="00C56536">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24A2CF4" w14:textId="77777777" w:rsidR="00A01A4E" w:rsidRDefault="00C56536">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2AB697A" w14:textId="77777777" w:rsidR="00A01A4E" w:rsidRDefault="00C56536">
      <w:pPr>
        <w:pStyle w:val="1"/>
      </w:pPr>
      <w:bookmarkStart w:id="7" w:name="_Toc657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4FA492E" w14:textId="77777777" w:rsidR="00A01A4E" w:rsidRDefault="00C56536">
      <w:pPr>
        <w:spacing w:after="170" w:line="259" w:lineRule="auto"/>
        <w:ind w:left="418" w:firstLine="0"/>
      </w:pPr>
      <w:r>
        <w:rPr>
          <w:rFonts w:ascii="Times New Roman" w:eastAsia="Times New Roman" w:hAnsi="Times New Roman" w:cs="Times New Roman"/>
        </w:rPr>
        <w:t xml:space="preserve"> </w:t>
      </w:r>
    </w:p>
    <w:p w14:paraId="40D65E13"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E3DC2F"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1282FCC0" w14:textId="77777777" w:rsidR="00A01A4E" w:rsidRDefault="00C56536">
      <w:pPr>
        <w:ind w:left="477"/>
      </w:pPr>
      <w:r>
        <w:t>一、召开事由</w:t>
      </w:r>
      <w:r>
        <w:rPr>
          <w:rFonts w:ascii="Times New Roman" w:eastAsia="Times New Roman" w:hAnsi="Times New Roman" w:cs="Times New Roman"/>
        </w:rPr>
        <w:t xml:space="preserve"> </w:t>
      </w:r>
    </w:p>
    <w:p w14:paraId="46270706" w14:textId="77777777" w:rsidR="00A01A4E" w:rsidRDefault="00C56536">
      <w:pPr>
        <w:spacing w:after="49" w:line="380" w:lineRule="auto"/>
        <w:ind w:left="0"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624550A3" w14:textId="77777777" w:rsidR="00A01A4E" w:rsidRDefault="00C56536">
      <w:pPr>
        <w:numPr>
          <w:ilvl w:val="0"/>
          <w:numId w:val="37"/>
        </w:numPr>
        <w:spacing w:after="120"/>
        <w:ind w:firstLine="480"/>
      </w:pPr>
      <w:r>
        <w:t>终止《基金合同》；</w:t>
      </w:r>
      <w:r>
        <w:rPr>
          <w:rFonts w:ascii="Times New Roman" w:eastAsia="Times New Roman" w:hAnsi="Times New Roman" w:cs="Times New Roman"/>
        </w:rPr>
        <w:t xml:space="preserve"> </w:t>
      </w:r>
    </w:p>
    <w:p w14:paraId="183366CB" w14:textId="77777777" w:rsidR="00A01A4E" w:rsidRDefault="00C56536">
      <w:pPr>
        <w:numPr>
          <w:ilvl w:val="0"/>
          <w:numId w:val="37"/>
        </w:numPr>
        <w:spacing w:after="122"/>
        <w:ind w:firstLine="480"/>
      </w:pPr>
      <w:r>
        <w:t>更换基金管理人；</w:t>
      </w:r>
      <w:r>
        <w:rPr>
          <w:rFonts w:ascii="Times New Roman" w:eastAsia="Times New Roman" w:hAnsi="Times New Roman" w:cs="Times New Roman"/>
        </w:rPr>
        <w:t xml:space="preserve"> </w:t>
      </w:r>
    </w:p>
    <w:p w14:paraId="06FB2A9A" w14:textId="77777777" w:rsidR="00A01A4E" w:rsidRDefault="00C56536">
      <w:pPr>
        <w:numPr>
          <w:ilvl w:val="0"/>
          <w:numId w:val="37"/>
        </w:numPr>
        <w:spacing w:after="120"/>
        <w:ind w:firstLine="480"/>
      </w:pPr>
      <w:r>
        <w:t>更换基金托管人；</w:t>
      </w:r>
      <w:r>
        <w:rPr>
          <w:rFonts w:ascii="Times New Roman" w:eastAsia="Times New Roman" w:hAnsi="Times New Roman" w:cs="Times New Roman"/>
        </w:rPr>
        <w:t xml:space="preserve"> </w:t>
      </w:r>
    </w:p>
    <w:p w14:paraId="6C9E19E7" w14:textId="77777777" w:rsidR="00A01A4E" w:rsidRDefault="00C56536">
      <w:pPr>
        <w:numPr>
          <w:ilvl w:val="0"/>
          <w:numId w:val="37"/>
        </w:numPr>
        <w:spacing w:after="120"/>
        <w:ind w:firstLine="480"/>
      </w:pPr>
      <w:r>
        <w:t>转换基金运作方式；</w:t>
      </w:r>
      <w:r>
        <w:rPr>
          <w:rFonts w:ascii="Times New Roman" w:eastAsia="Times New Roman" w:hAnsi="Times New Roman" w:cs="Times New Roman"/>
        </w:rPr>
        <w:t xml:space="preserve"> </w:t>
      </w:r>
    </w:p>
    <w:p w14:paraId="0854A975" w14:textId="77777777" w:rsidR="00A01A4E" w:rsidRDefault="00C56536">
      <w:pPr>
        <w:numPr>
          <w:ilvl w:val="0"/>
          <w:numId w:val="3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5AEC4" w14:textId="77777777" w:rsidR="00A01A4E" w:rsidRDefault="00C56536">
      <w:pPr>
        <w:numPr>
          <w:ilvl w:val="0"/>
          <w:numId w:val="37"/>
        </w:numPr>
        <w:spacing w:after="120"/>
        <w:ind w:firstLine="480"/>
      </w:pPr>
      <w:r>
        <w:t>变更基金类别；</w:t>
      </w:r>
      <w:r>
        <w:rPr>
          <w:rFonts w:ascii="Times New Roman" w:eastAsia="Times New Roman" w:hAnsi="Times New Roman" w:cs="Times New Roman"/>
        </w:rPr>
        <w:t xml:space="preserve"> </w:t>
      </w:r>
    </w:p>
    <w:p w14:paraId="163E7710" w14:textId="77777777" w:rsidR="00A01A4E" w:rsidRDefault="00C56536">
      <w:pPr>
        <w:numPr>
          <w:ilvl w:val="0"/>
          <w:numId w:val="37"/>
        </w:numPr>
        <w:spacing w:after="123"/>
        <w:ind w:firstLine="480"/>
      </w:pPr>
      <w:r>
        <w:t>本基金与其他基金的合并；</w:t>
      </w:r>
      <w:r>
        <w:rPr>
          <w:rFonts w:ascii="Times New Roman" w:eastAsia="Times New Roman" w:hAnsi="Times New Roman" w:cs="Times New Roman"/>
        </w:rPr>
        <w:t xml:space="preserve"> </w:t>
      </w:r>
    </w:p>
    <w:p w14:paraId="756A5CD4" w14:textId="77777777" w:rsidR="00A01A4E" w:rsidRDefault="00C56536">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781DD1" w14:textId="77777777" w:rsidR="00A01A4E" w:rsidRDefault="00C56536">
      <w:pPr>
        <w:numPr>
          <w:ilvl w:val="0"/>
          <w:numId w:val="37"/>
        </w:numPr>
        <w:spacing w:after="123"/>
        <w:ind w:firstLine="480"/>
      </w:pPr>
      <w:r>
        <w:t>变更基金份额持有人大会程序；</w:t>
      </w:r>
      <w:r>
        <w:rPr>
          <w:rFonts w:ascii="Times New Roman" w:eastAsia="Times New Roman" w:hAnsi="Times New Roman" w:cs="Times New Roman"/>
        </w:rPr>
        <w:t xml:space="preserve"> </w:t>
      </w:r>
    </w:p>
    <w:p w14:paraId="771C8482" w14:textId="77777777" w:rsidR="00A01A4E" w:rsidRDefault="00C56536">
      <w:pPr>
        <w:numPr>
          <w:ilvl w:val="0"/>
          <w:numId w:val="3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C14682A" w14:textId="77777777" w:rsidR="00A01A4E" w:rsidRDefault="00C56536">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CCD54" w14:textId="77777777" w:rsidR="00A01A4E" w:rsidRDefault="00C56536">
      <w:pPr>
        <w:numPr>
          <w:ilvl w:val="0"/>
          <w:numId w:val="37"/>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8DE096" w14:textId="77777777" w:rsidR="00A01A4E" w:rsidRDefault="00C56536">
      <w:pPr>
        <w:numPr>
          <w:ilvl w:val="0"/>
          <w:numId w:val="37"/>
        </w:numPr>
        <w:spacing w:after="123"/>
        <w:ind w:firstLine="480"/>
      </w:pPr>
      <w:r>
        <w:t>法律法规、《基金合同》或中国证监会规定的其他应当召开基金份额</w:t>
      </w:r>
    </w:p>
    <w:p w14:paraId="75EDC8DC" w14:textId="77777777" w:rsidR="00A01A4E" w:rsidRDefault="00C56536">
      <w:pPr>
        <w:spacing w:after="71"/>
      </w:pPr>
      <w:r>
        <w:t>持有人大会的事项。</w:t>
      </w:r>
      <w:r>
        <w:rPr>
          <w:rFonts w:ascii="Times New Roman" w:eastAsia="Times New Roman" w:hAnsi="Times New Roman" w:cs="Times New Roman"/>
        </w:rPr>
        <w:t xml:space="preserve"> </w:t>
      </w:r>
    </w:p>
    <w:p w14:paraId="3E3F8F31" w14:textId="77777777" w:rsidR="00A01A4E" w:rsidRDefault="00C56536">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7651A9A" w14:textId="77777777" w:rsidR="00A01A4E" w:rsidRDefault="00C56536">
      <w:pPr>
        <w:numPr>
          <w:ilvl w:val="0"/>
          <w:numId w:val="38"/>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6CBA4A94" w14:textId="77777777" w:rsidR="00A01A4E" w:rsidRDefault="00C56536">
      <w:pPr>
        <w:numPr>
          <w:ilvl w:val="0"/>
          <w:numId w:val="38"/>
        </w:numPr>
        <w:ind w:firstLine="480"/>
      </w:pPr>
      <w:r>
        <w:t>因相应的法律法规发生变动而应当对《基金合同》进行修改；</w:t>
      </w:r>
      <w:r>
        <w:rPr>
          <w:rFonts w:ascii="Times New Roman" w:eastAsia="Times New Roman" w:hAnsi="Times New Roman" w:cs="Times New Roman"/>
        </w:rPr>
        <w:t xml:space="preserve"> </w:t>
      </w:r>
    </w:p>
    <w:p w14:paraId="41CBF84A" w14:textId="77777777" w:rsidR="00A01A4E" w:rsidRDefault="00C56536">
      <w:pPr>
        <w:numPr>
          <w:ilvl w:val="0"/>
          <w:numId w:val="3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0117B5" w14:textId="77777777" w:rsidR="00A01A4E" w:rsidRDefault="00C56536">
      <w:pPr>
        <w:numPr>
          <w:ilvl w:val="0"/>
          <w:numId w:val="38"/>
        </w:numPr>
        <w:ind w:firstLine="480"/>
      </w:pPr>
      <w:r>
        <w:t>《基金合同》明确约定无需召开基金份额持有人大会的情况；</w:t>
      </w:r>
      <w:r>
        <w:rPr>
          <w:rFonts w:ascii="Times New Roman" w:eastAsia="Times New Roman" w:hAnsi="Times New Roman" w:cs="Times New Roman"/>
        </w:rPr>
        <w:t xml:space="preserve"> </w:t>
      </w:r>
    </w:p>
    <w:p w14:paraId="49F75903" w14:textId="77777777" w:rsidR="00A01A4E" w:rsidRDefault="00C56536">
      <w:pPr>
        <w:numPr>
          <w:ilvl w:val="0"/>
          <w:numId w:val="38"/>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11EB543" w14:textId="77777777" w:rsidR="00A01A4E" w:rsidRDefault="00C56536">
      <w:pPr>
        <w:numPr>
          <w:ilvl w:val="0"/>
          <w:numId w:val="38"/>
        </w:numPr>
        <w:ind w:firstLine="480"/>
      </w:pPr>
      <w:r>
        <w:t>基金推出新业务或服务，或调整基金份额类别设置；</w:t>
      </w:r>
      <w:r>
        <w:rPr>
          <w:rFonts w:ascii="Times New Roman" w:eastAsia="Times New Roman" w:hAnsi="Times New Roman" w:cs="Times New Roman"/>
        </w:rPr>
        <w:t xml:space="preserve"> </w:t>
      </w:r>
    </w:p>
    <w:p w14:paraId="021C97C5" w14:textId="77777777" w:rsidR="00A01A4E" w:rsidRDefault="00C56536">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F71E89" w14:textId="77777777" w:rsidR="00A01A4E" w:rsidRDefault="00C56536">
      <w:pPr>
        <w:ind w:left="477"/>
      </w:pPr>
      <w:r>
        <w:t>二、会议召集人及召集方式</w:t>
      </w:r>
      <w:r>
        <w:rPr>
          <w:rFonts w:ascii="Times New Roman" w:eastAsia="Times New Roman" w:hAnsi="Times New Roman" w:cs="Times New Roman"/>
        </w:rPr>
        <w:t xml:space="preserve"> </w:t>
      </w:r>
    </w:p>
    <w:p w14:paraId="2C5B2991" w14:textId="77777777" w:rsidR="00A01A4E" w:rsidRDefault="00C56536">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0566835" w14:textId="77777777" w:rsidR="00A01A4E" w:rsidRDefault="00C56536">
      <w:pPr>
        <w:numPr>
          <w:ilvl w:val="0"/>
          <w:numId w:val="39"/>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4DE88C80" w14:textId="77777777" w:rsidR="00A01A4E" w:rsidRDefault="00C56536">
      <w:pPr>
        <w:numPr>
          <w:ilvl w:val="0"/>
          <w:numId w:val="39"/>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2DCC5"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C5C58"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2F494D"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1BE4B1"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7212C58" w14:textId="77777777" w:rsidR="00A01A4E" w:rsidRDefault="00C56536">
      <w:pPr>
        <w:ind w:left="477"/>
      </w:pPr>
      <w:r>
        <w:t>三、召开基金份额持有人大会的通知时间、通知内容、通知方式</w:t>
      </w:r>
      <w:r>
        <w:rPr>
          <w:rFonts w:ascii="Times New Roman" w:eastAsia="Times New Roman" w:hAnsi="Times New Roman" w:cs="Times New Roman"/>
        </w:rPr>
        <w:t xml:space="preserve"> </w:t>
      </w:r>
    </w:p>
    <w:p w14:paraId="7EAF283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A60C83" w14:textId="77777777" w:rsidR="00A01A4E" w:rsidRDefault="00C56536">
      <w:pPr>
        <w:numPr>
          <w:ilvl w:val="0"/>
          <w:numId w:val="44"/>
        </w:numPr>
        <w:ind w:firstLine="480"/>
      </w:pPr>
      <w:r>
        <w:t>会议召开的时间、地点和会议形式；</w:t>
      </w:r>
      <w:r>
        <w:rPr>
          <w:rFonts w:ascii="Times New Roman" w:eastAsia="Times New Roman" w:hAnsi="Times New Roman" w:cs="Times New Roman"/>
        </w:rPr>
        <w:t xml:space="preserve"> </w:t>
      </w:r>
    </w:p>
    <w:p w14:paraId="1D3ACB4B" w14:textId="77777777" w:rsidR="00A01A4E" w:rsidRDefault="00C5653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7395BD95" w14:textId="77777777" w:rsidR="00A01A4E" w:rsidRDefault="00C5653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5296E5F4" w14:textId="77777777" w:rsidR="00A01A4E" w:rsidRDefault="00C5653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009FFB" w14:textId="77777777" w:rsidR="00A01A4E" w:rsidRDefault="00C56536">
      <w:pPr>
        <w:numPr>
          <w:ilvl w:val="0"/>
          <w:numId w:val="44"/>
        </w:numPr>
        <w:ind w:firstLine="480"/>
      </w:pPr>
      <w:r>
        <w:t>会务常设联系人姓名及联系电话；</w:t>
      </w:r>
      <w:r>
        <w:rPr>
          <w:rFonts w:ascii="Times New Roman" w:eastAsia="Times New Roman" w:hAnsi="Times New Roman" w:cs="Times New Roman"/>
        </w:rPr>
        <w:t xml:space="preserve"> </w:t>
      </w:r>
    </w:p>
    <w:p w14:paraId="6D060798" w14:textId="77777777" w:rsidR="00A01A4E" w:rsidRDefault="00C5653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1B5E40E5" w14:textId="77777777" w:rsidR="00A01A4E" w:rsidRDefault="00C56536">
      <w:pPr>
        <w:numPr>
          <w:ilvl w:val="0"/>
          <w:numId w:val="44"/>
        </w:numPr>
        <w:ind w:firstLine="480"/>
      </w:pPr>
      <w:r>
        <w:t>召集人需要通知的其他事项。</w:t>
      </w:r>
      <w:r>
        <w:rPr>
          <w:rFonts w:ascii="Times New Roman" w:eastAsia="Times New Roman" w:hAnsi="Times New Roman" w:cs="Times New Roman"/>
        </w:rPr>
        <w:t xml:space="preserve"> </w:t>
      </w:r>
    </w:p>
    <w:p w14:paraId="09EC402D" w14:textId="77777777" w:rsidR="00A01A4E" w:rsidRDefault="00C56536">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66AD8D" w14:textId="77777777" w:rsidR="00A01A4E" w:rsidRDefault="00C56536">
      <w:pPr>
        <w:numPr>
          <w:ilvl w:val="0"/>
          <w:numId w:val="46"/>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1CE4B2" w14:textId="77777777" w:rsidR="00A01A4E" w:rsidRDefault="00C56536">
      <w:pPr>
        <w:ind w:left="477"/>
      </w:pPr>
      <w:r>
        <w:t>四、基金份额持有人出席会议的方式</w:t>
      </w:r>
      <w:r>
        <w:rPr>
          <w:rFonts w:ascii="Times New Roman" w:eastAsia="Times New Roman" w:hAnsi="Times New Roman" w:cs="Times New Roman"/>
        </w:rPr>
        <w:t xml:space="preserve"> </w:t>
      </w:r>
    </w:p>
    <w:p w14:paraId="747E5EC5" w14:textId="77777777" w:rsidR="00A01A4E" w:rsidRDefault="00C5653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06B12A" w14:textId="77777777" w:rsidR="00A01A4E" w:rsidRDefault="00C56536">
      <w:pPr>
        <w:numPr>
          <w:ilvl w:val="0"/>
          <w:numId w:val="40"/>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EC76D01" w14:textId="77777777" w:rsidR="00A01A4E" w:rsidRDefault="00C56536">
      <w:pPr>
        <w:numPr>
          <w:ilvl w:val="0"/>
          <w:numId w:val="42"/>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AD838D" w14:textId="77777777" w:rsidR="00A01A4E" w:rsidRDefault="00C5653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9C76F1" w14:textId="77777777" w:rsidR="00A01A4E" w:rsidRDefault="00C56536">
      <w:pPr>
        <w:numPr>
          <w:ilvl w:val="0"/>
          <w:numId w:val="40"/>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8BB04C"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74F74F03" w14:textId="77777777" w:rsidR="00A01A4E" w:rsidRDefault="00C5653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F2C83" w14:textId="77777777" w:rsidR="00A01A4E" w:rsidRDefault="00C56536">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7B7255" w14:textId="77777777" w:rsidR="00A01A4E" w:rsidRDefault="00C56536">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DE116D" w14:textId="77777777" w:rsidR="00A01A4E" w:rsidRDefault="00C56536">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4F67AD"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C4932F5" w14:textId="77777777" w:rsidR="00A01A4E" w:rsidRDefault="00C56536">
      <w:pPr>
        <w:numPr>
          <w:ilvl w:val="0"/>
          <w:numId w:val="40"/>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34DC6A" w14:textId="77777777" w:rsidR="00A01A4E" w:rsidRDefault="00C56536">
      <w:pPr>
        <w:numPr>
          <w:ilvl w:val="0"/>
          <w:numId w:val="40"/>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88847" w14:textId="77777777" w:rsidR="00A01A4E" w:rsidRDefault="00C56536">
      <w:pPr>
        <w:numPr>
          <w:ilvl w:val="0"/>
          <w:numId w:val="45"/>
        </w:numPr>
        <w:ind w:hanging="360"/>
      </w:pPr>
      <w:r>
        <w:t>议事内容及提案权</w:t>
      </w:r>
      <w:r>
        <w:rPr>
          <w:rFonts w:ascii="Times New Roman" w:eastAsia="Times New Roman" w:hAnsi="Times New Roman" w:cs="Times New Roman"/>
        </w:rPr>
        <w:t xml:space="preserve"> </w:t>
      </w:r>
    </w:p>
    <w:p w14:paraId="5E90E75B" w14:textId="77777777" w:rsidR="00A01A4E" w:rsidRDefault="00C56536">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08668C"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52F68D"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AC97C6E" w14:textId="77777777" w:rsidR="00A01A4E" w:rsidRDefault="00C56536">
      <w:pPr>
        <w:numPr>
          <w:ilvl w:val="0"/>
          <w:numId w:val="45"/>
        </w:numPr>
        <w:ind w:hanging="360"/>
      </w:pPr>
      <w:r>
        <w:t>议事程序</w:t>
      </w:r>
      <w:r>
        <w:rPr>
          <w:rFonts w:ascii="Times New Roman" w:eastAsia="Times New Roman" w:hAnsi="Times New Roman" w:cs="Times New Roman"/>
        </w:rPr>
        <w:t xml:space="preserve"> </w:t>
      </w:r>
    </w:p>
    <w:p w14:paraId="6EB74F84" w14:textId="77777777" w:rsidR="00A01A4E" w:rsidRDefault="00C56536">
      <w:pPr>
        <w:numPr>
          <w:ilvl w:val="0"/>
          <w:numId w:val="43"/>
        </w:numPr>
        <w:ind w:hanging="600"/>
      </w:pPr>
      <w:r>
        <w:t>现场开会</w:t>
      </w:r>
      <w:r>
        <w:rPr>
          <w:rFonts w:ascii="Times New Roman" w:eastAsia="Times New Roman" w:hAnsi="Times New Roman" w:cs="Times New Roman"/>
        </w:rPr>
        <w:t xml:space="preserve"> </w:t>
      </w:r>
    </w:p>
    <w:p w14:paraId="097266B4" w14:textId="77777777" w:rsidR="00A01A4E" w:rsidRDefault="00C56536">
      <w:pPr>
        <w:spacing w:after="125"/>
        <w:ind w:left="477"/>
      </w:pPr>
      <w:r>
        <w:t>在现场开会的方式下，首先由大会主持人按照下列第七条规定程序确定和公</w:t>
      </w:r>
    </w:p>
    <w:p w14:paraId="04DAC2AA" w14:textId="77777777" w:rsidR="00A01A4E" w:rsidRDefault="00C5653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6A9ADF" w14:textId="77777777" w:rsidR="00A01A4E" w:rsidRDefault="00C5653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42FCF" w14:textId="77777777" w:rsidR="00A01A4E" w:rsidRDefault="00C56536">
      <w:pPr>
        <w:numPr>
          <w:ilvl w:val="0"/>
          <w:numId w:val="43"/>
        </w:numPr>
        <w:ind w:hanging="600"/>
      </w:pPr>
      <w:r>
        <w:t>通讯开会</w:t>
      </w:r>
      <w:r>
        <w:rPr>
          <w:rFonts w:ascii="Times New Roman" w:eastAsia="Times New Roman" w:hAnsi="Times New Roman" w:cs="Times New Roman"/>
        </w:rPr>
        <w:t xml:space="preserve"> </w:t>
      </w:r>
    </w:p>
    <w:p w14:paraId="146AE707"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2DAE50" w14:textId="77777777" w:rsidR="00A01A4E" w:rsidRDefault="00C56536">
      <w:pPr>
        <w:ind w:left="477"/>
      </w:pPr>
      <w:r>
        <w:t>六、表决</w:t>
      </w:r>
      <w:r>
        <w:rPr>
          <w:rFonts w:ascii="Times New Roman" w:eastAsia="Times New Roman" w:hAnsi="Times New Roman" w:cs="Times New Roman"/>
        </w:rPr>
        <w:t xml:space="preserve"> </w:t>
      </w:r>
    </w:p>
    <w:p w14:paraId="47852ACC"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5AC7B7FD"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3AEA439F" w14:textId="77777777" w:rsidR="00A01A4E" w:rsidRDefault="00C56536">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30F504" w14:textId="77777777" w:rsidR="00A01A4E" w:rsidRDefault="00C56536">
      <w:pPr>
        <w:numPr>
          <w:ilvl w:val="0"/>
          <w:numId w:val="47"/>
        </w:numPr>
        <w:ind w:firstLine="480"/>
      </w:pPr>
      <w:r>
        <w:t>特别决议，特别决议应当经参加大会的基金份额持有人或其代理人所持</w:t>
      </w:r>
    </w:p>
    <w:p w14:paraId="19347485" w14:textId="77777777" w:rsidR="00A01A4E" w:rsidRDefault="00C56536">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66D289"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5FA7786E" w14:textId="77777777" w:rsidR="00A01A4E" w:rsidRDefault="00C5653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C409AD"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B3F30A" w14:textId="77777777" w:rsidR="00A01A4E" w:rsidRDefault="00C56536">
      <w:pPr>
        <w:ind w:left="477"/>
      </w:pPr>
      <w:r>
        <w:t>七、计票</w:t>
      </w:r>
      <w:r>
        <w:rPr>
          <w:rFonts w:ascii="Times New Roman" w:eastAsia="Times New Roman" w:hAnsi="Times New Roman" w:cs="Times New Roman"/>
        </w:rPr>
        <w:t xml:space="preserve"> </w:t>
      </w:r>
    </w:p>
    <w:p w14:paraId="277F7B29"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A49408" w14:textId="77777777" w:rsidR="00A01A4E" w:rsidRDefault="00C56536">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CFE354" w14:textId="77777777" w:rsidR="00A01A4E" w:rsidRDefault="00C56536">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50E0FC" w14:textId="77777777" w:rsidR="00A01A4E" w:rsidRDefault="00C56536">
      <w:pPr>
        <w:numPr>
          <w:ilvl w:val="0"/>
          <w:numId w:val="48"/>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D40AB8" w14:textId="77777777" w:rsidR="00A01A4E" w:rsidRDefault="00C56536">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AC399F"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2B3725"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EF4AA1" w14:textId="77777777" w:rsidR="00A01A4E" w:rsidRDefault="00C56536">
      <w:pPr>
        <w:numPr>
          <w:ilvl w:val="0"/>
          <w:numId w:val="49"/>
        </w:numPr>
        <w:ind w:hanging="480"/>
      </w:pPr>
      <w:r>
        <w:t>生效与</w:t>
      </w:r>
      <w:r>
        <w:t>公告</w:t>
      </w:r>
      <w:r>
        <w:rPr>
          <w:rFonts w:ascii="Times New Roman" w:eastAsia="Times New Roman" w:hAnsi="Times New Roman" w:cs="Times New Roman"/>
        </w:rPr>
        <w:t xml:space="preserve"> </w:t>
      </w:r>
    </w:p>
    <w:p w14:paraId="010EC135" w14:textId="77777777" w:rsidR="00A01A4E" w:rsidRDefault="00C5653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6C301"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3A43D269"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EBCB57" w14:textId="77777777" w:rsidR="00A01A4E" w:rsidRDefault="00C56536">
      <w:pPr>
        <w:spacing w:after="17" w:line="366" w:lineRule="auto"/>
        <w:ind w:left="477"/>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E4ABD0" w14:textId="77777777" w:rsidR="00A01A4E" w:rsidRDefault="00C56536">
      <w:pPr>
        <w:numPr>
          <w:ilvl w:val="0"/>
          <w:numId w:val="49"/>
        </w:numPr>
        <w:ind w:hanging="480"/>
      </w:pPr>
      <w:r>
        <w:t>实施侧袋机制期间基金份额持有人大会的特殊约定</w:t>
      </w:r>
      <w:r>
        <w:rPr>
          <w:rFonts w:ascii="Times New Roman" w:eastAsia="Times New Roman" w:hAnsi="Times New Roman" w:cs="Times New Roman"/>
        </w:rPr>
        <w:t xml:space="preserve"> </w:t>
      </w:r>
    </w:p>
    <w:p w14:paraId="15A010EC"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B5F6B7" w14:textId="77777777" w:rsidR="00A01A4E" w:rsidRDefault="00C56536">
      <w:pPr>
        <w:numPr>
          <w:ilvl w:val="0"/>
          <w:numId w:val="5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6A12C" w14:textId="77777777" w:rsidR="00A01A4E" w:rsidRDefault="00C56536">
      <w:pPr>
        <w:numPr>
          <w:ilvl w:val="0"/>
          <w:numId w:val="50"/>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21F4E4" w14:textId="77777777" w:rsidR="00A01A4E" w:rsidRDefault="00C56536">
      <w:pPr>
        <w:numPr>
          <w:ilvl w:val="0"/>
          <w:numId w:val="5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BCBBD9" w14:textId="77777777" w:rsidR="00A01A4E" w:rsidRDefault="00C56536">
      <w:pPr>
        <w:numPr>
          <w:ilvl w:val="0"/>
          <w:numId w:val="5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A7F58AF" w14:textId="77777777" w:rsidR="00A01A4E" w:rsidRDefault="00C56536">
      <w:pPr>
        <w:numPr>
          <w:ilvl w:val="0"/>
          <w:numId w:val="50"/>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7A1E25" w14:textId="77777777" w:rsidR="00A01A4E" w:rsidRDefault="00C56536">
      <w:pPr>
        <w:numPr>
          <w:ilvl w:val="0"/>
          <w:numId w:val="5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E352DA" w14:textId="77777777" w:rsidR="00A01A4E" w:rsidRDefault="00C56536">
      <w:pPr>
        <w:numPr>
          <w:ilvl w:val="0"/>
          <w:numId w:val="50"/>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EE2DC5"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345E975E" w14:textId="77777777" w:rsidR="00A01A4E" w:rsidRDefault="00C56536">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E1AF7B" w14:textId="77777777" w:rsidR="00A01A4E" w:rsidRDefault="00C56536">
      <w:pPr>
        <w:pStyle w:val="1"/>
        <w:spacing w:after="239"/>
        <w:ind w:left="-5" w:right="0"/>
        <w:jc w:val="left"/>
      </w:pPr>
      <w:bookmarkStart w:id="8" w:name="_Toc657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15D11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3C027765" w14:textId="77777777" w:rsidR="00A01A4E" w:rsidRDefault="00C56536">
      <w:pPr>
        <w:ind w:left="477"/>
      </w:pPr>
      <w:r>
        <w:t>一、基金管理人和基金托管人职责终止的情形</w:t>
      </w:r>
      <w:r>
        <w:rPr>
          <w:rFonts w:ascii="Times New Roman" w:eastAsia="Times New Roman" w:hAnsi="Times New Roman" w:cs="Times New Roman"/>
        </w:rPr>
        <w:t xml:space="preserve"> </w:t>
      </w:r>
    </w:p>
    <w:p w14:paraId="45AB2356" w14:textId="77777777" w:rsidR="00A01A4E" w:rsidRDefault="00C56536">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7780E5" w14:textId="77777777" w:rsidR="00A01A4E" w:rsidRDefault="00C56536">
      <w:pPr>
        <w:ind w:left="477"/>
      </w:pPr>
      <w:r>
        <w:t>有下列情形之一的，基金管理人职责终止：</w:t>
      </w:r>
      <w:r>
        <w:rPr>
          <w:rFonts w:ascii="Times New Roman" w:eastAsia="Times New Roman" w:hAnsi="Times New Roman" w:cs="Times New Roman"/>
        </w:rPr>
        <w:t xml:space="preserve"> </w:t>
      </w:r>
    </w:p>
    <w:p w14:paraId="7098A52F" w14:textId="77777777" w:rsidR="00A01A4E" w:rsidRDefault="00C56536">
      <w:pPr>
        <w:numPr>
          <w:ilvl w:val="0"/>
          <w:numId w:val="51"/>
        </w:numPr>
        <w:ind w:hanging="360"/>
      </w:pPr>
      <w:r>
        <w:t>被依法取消基金管理资格；</w:t>
      </w:r>
      <w:r>
        <w:rPr>
          <w:rFonts w:ascii="Times New Roman" w:eastAsia="Times New Roman" w:hAnsi="Times New Roman" w:cs="Times New Roman"/>
        </w:rPr>
        <w:t xml:space="preserve"> </w:t>
      </w:r>
    </w:p>
    <w:p w14:paraId="2B05EDAB" w14:textId="77777777" w:rsidR="00A01A4E" w:rsidRDefault="00C56536">
      <w:pPr>
        <w:numPr>
          <w:ilvl w:val="0"/>
          <w:numId w:val="51"/>
        </w:numPr>
        <w:ind w:hanging="360"/>
      </w:pPr>
      <w:r>
        <w:t>被基</w:t>
      </w:r>
      <w:r>
        <w:t>金份额持有人大会解任；</w:t>
      </w:r>
      <w:r>
        <w:rPr>
          <w:rFonts w:ascii="Times New Roman" w:eastAsia="Times New Roman" w:hAnsi="Times New Roman" w:cs="Times New Roman"/>
        </w:rPr>
        <w:t xml:space="preserve"> </w:t>
      </w:r>
    </w:p>
    <w:p w14:paraId="1D7B7AB0" w14:textId="77777777" w:rsidR="00A01A4E" w:rsidRDefault="00C56536">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51E62F1" w14:textId="77777777" w:rsidR="00A01A4E" w:rsidRDefault="00C56536">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19C68973" w14:textId="77777777" w:rsidR="00A01A4E" w:rsidRDefault="00C56536">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3C8B5" w14:textId="77777777" w:rsidR="00A01A4E" w:rsidRDefault="00C56536">
      <w:pPr>
        <w:ind w:left="477"/>
      </w:pPr>
      <w:r>
        <w:t>有下列情形之一的，基金托管人职责终止：</w:t>
      </w:r>
      <w:r>
        <w:rPr>
          <w:rFonts w:ascii="Times New Roman" w:eastAsia="Times New Roman" w:hAnsi="Times New Roman" w:cs="Times New Roman"/>
        </w:rPr>
        <w:t xml:space="preserve"> </w:t>
      </w:r>
    </w:p>
    <w:p w14:paraId="7087AFFA" w14:textId="77777777" w:rsidR="00A01A4E" w:rsidRDefault="00C56536">
      <w:pPr>
        <w:numPr>
          <w:ilvl w:val="0"/>
          <w:numId w:val="52"/>
        </w:numPr>
        <w:ind w:hanging="360"/>
      </w:pPr>
      <w:r>
        <w:t>被依法取消基金托管资格；</w:t>
      </w:r>
      <w:r>
        <w:rPr>
          <w:rFonts w:ascii="Times New Roman" w:eastAsia="Times New Roman" w:hAnsi="Times New Roman" w:cs="Times New Roman"/>
        </w:rPr>
        <w:t xml:space="preserve">  </w:t>
      </w:r>
    </w:p>
    <w:p w14:paraId="2076FD23" w14:textId="77777777" w:rsidR="00A01A4E" w:rsidRDefault="00C56536">
      <w:pPr>
        <w:numPr>
          <w:ilvl w:val="0"/>
          <w:numId w:val="52"/>
        </w:numPr>
        <w:ind w:hanging="360"/>
      </w:pPr>
      <w:r>
        <w:t>被基金份额持有人大会解任；</w:t>
      </w:r>
      <w:r>
        <w:rPr>
          <w:rFonts w:ascii="Times New Roman" w:eastAsia="Times New Roman" w:hAnsi="Times New Roman" w:cs="Times New Roman"/>
        </w:rPr>
        <w:t xml:space="preserve"> </w:t>
      </w:r>
    </w:p>
    <w:p w14:paraId="0FD9F02C" w14:textId="77777777" w:rsidR="00A01A4E" w:rsidRDefault="00C56536">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36DF9443" w14:textId="77777777" w:rsidR="00A01A4E" w:rsidRDefault="00C56536">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3A47A4BC" w14:textId="77777777" w:rsidR="00A01A4E" w:rsidRDefault="00C56536">
      <w:pPr>
        <w:ind w:left="477"/>
      </w:pPr>
      <w:r>
        <w:t>二、基金管理人和基金托管人的更换程序</w:t>
      </w:r>
      <w:r>
        <w:rPr>
          <w:rFonts w:ascii="Times New Roman" w:eastAsia="Times New Roman" w:hAnsi="Times New Roman" w:cs="Times New Roman"/>
        </w:rPr>
        <w:t xml:space="preserve"> </w:t>
      </w:r>
    </w:p>
    <w:p w14:paraId="69878454" w14:textId="77777777" w:rsidR="00A01A4E" w:rsidRDefault="00C56536">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EC8806" w14:textId="77777777" w:rsidR="00A01A4E" w:rsidRDefault="00C56536">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B0B2C"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586B47" w14:textId="77777777" w:rsidR="00A01A4E" w:rsidRDefault="00C56536">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1869E4" w14:textId="77777777" w:rsidR="00A01A4E" w:rsidRDefault="00C56536">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A34DA1" w14:textId="77777777" w:rsidR="00A01A4E" w:rsidRDefault="00C56536">
      <w:pPr>
        <w:numPr>
          <w:ilvl w:val="0"/>
          <w:numId w:val="53"/>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E618CB" w14:textId="77777777" w:rsidR="00A01A4E" w:rsidRDefault="00C56536">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EE9A" w14:textId="77777777" w:rsidR="00A01A4E" w:rsidRDefault="00C56536">
      <w:pPr>
        <w:numPr>
          <w:ilvl w:val="0"/>
          <w:numId w:val="53"/>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63B4F07" w14:textId="77777777" w:rsidR="00A01A4E" w:rsidRDefault="00C56536">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3AB83" w14:textId="77777777" w:rsidR="00A01A4E" w:rsidRDefault="00C56536">
      <w:pPr>
        <w:numPr>
          <w:ilvl w:val="0"/>
          <w:numId w:val="53"/>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0E7B6FA" w14:textId="77777777" w:rsidR="00A01A4E" w:rsidRDefault="00C56536">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636E5C" w14:textId="77777777" w:rsidR="00A01A4E" w:rsidRDefault="00C56536">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58D9B95"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968D02" w14:textId="77777777" w:rsidR="00A01A4E" w:rsidRDefault="00C56536">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AC2C18" w14:textId="77777777" w:rsidR="00A01A4E" w:rsidRDefault="00C56536">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244832" w14:textId="77777777" w:rsidR="00A01A4E" w:rsidRDefault="00C56536">
      <w:pPr>
        <w:numPr>
          <w:ilvl w:val="0"/>
          <w:numId w:val="54"/>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0F277D6" w14:textId="77777777" w:rsidR="00A01A4E" w:rsidRDefault="00C56536">
      <w:pPr>
        <w:numPr>
          <w:ilvl w:val="0"/>
          <w:numId w:val="54"/>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EC2622" w14:textId="77777777" w:rsidR="00A01A4E" w:rsidRDefault="00C56536">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7FB494" w14:textId="77777777" w:rsidR="00A01A4E" w:rsidRDefault="00C56536">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3F5D84" w14:textId="77777777" w:rsidR="00A01A4E" w:rsidRDefault="00C56536">
      <w:pPr>
        <w:ind w:left="477"/>
      </w:pPr>
      <w:r>
        <w:t>（三）基金管理人与基金托管人同时更换的条件和程序。</w:t>
      </w:r>
      <w:r>
        <w:rPr>
          <w:rFonts w:ascii="Times New Roman" w:eastAsia="Times New Roman" w:hAnsi="Times New Roman" w:cs="Times New Roman"/>
        </w:rPr>
        <w:t xml:space="preserve"> </w:t>
      </w:r>
    </w:p>
    <w:p w14:paraId="1DF3834C" w14:textId="77777777" w:rsidR="00A01A4E" w:rsidRDefault="00C56536">
      <w:pPr>
        <w:numPr>
          <w:ilvl w:val="0"/>
          <w:numId w:val="55"/>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00B521" w14:textId="77777777" w:rsidR="00A01A4E" w:rsidRDefault="00C56536">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10318783" w14:textId="77777777" w:rsidR="00A01A4E" w:rsidRDefault="00C56536">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285BDE" w14:textId="77777777" w:rsidR="00A01A4E" w:rsidRDefault="00C56536">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2594517" w14:textId="77777777" w:rsidR="00A01A4E" w:rsidRDefault="00C56536">
      <w:pPr>
        <w:pStyle w:val="1"/>
        <w:ind w:right="124"/>
      </w:pPr>
      <w:bookmarkStart w:id="9" w:name="_Toc65776"/>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BC5D57" w14:textId="77777777" w:rsidR="00A01A4E" w:rsidRDefault="00C56536">
      <w:pPr>
        <w:spacing w:after="175" w:line="259" w:lineRule="auto"/>
        <w:ind w:left="0" w:firstLine="0"/>
      </w:pPr>
      <w:r>
        <w:rPr>
          <w:rFonts w:ascii="Times New Roman" w:eastAsia="Times New Roman" w:hAnsi="Times New Roman" w:cs="Times New Roman"/>
        </w:rPr>
        <w:t xml:space="preserve"> </w:t>
      </w:r>
    </w:p>
    <w:p w14:paraId="5655D894" w14:textId="77777777" w:rsidR="00A01A4E" w:rsidRDefault="00C5653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6276EA" w14:textId="77777777" w:rsidR="00A01A4E" w:rsidRDefault="00C5653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78BDFB" w14:textId="77777777" w:rsidR="00A01A4E" w:rsidRDefault="00C56536">
      <w:pPr>
        <w:pStyle w:val="1"/>
        <w:ind w:right="124"/>
      </w:pPr>
      <w:bookmarkStart w:id="10" w:name="_Toc657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51D314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4BF77A2E" w14:textId="77777777" w:rsidR="00A01A4E" w:rsidRDefault="00C56536">
      <w:pPr>
        <w:numPr>
          <w:ilvl w:val="0"/>
          <w:numId w:val="56"/>
        </w:numPr>
        <w:ind w:hanging="480"/>
      </w:pPr>
      <w:r>
        <w:t>基金的份额登记业务</w:t>
      </w:r>
      <w:r>
        <w:rPr>
          <w:rFonts w:ascii="Times New Roman" w:eastAsia="Times New Roman" w:hAnsi="Times New Roman" w:cs="Times New Roman"/>
        </w:rPr>
        <w:t xml:space="preserve"> </w:t>
      </w:r>
    </w:p>
    <w:p w14:paraId="7017224E" w14:textId="77777777" w:rsidR="00A01A4E" w:rsidRDefault="00C5653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28C043F" w14:textId="77777777" w:rsidR="00A01A4E" w:rsidRDefault="00C56536">
      <w:r>
        <w:t>和结算、代理发放红利、建立并保管基金份额持有人名册和办理非交易过户等。</w:t>
      </w:r>
      <w:r>
        <w:rPr>
          <w:rFonts w:ascii="Times New Roman" w:eastAsia="Times New Roman" w:hAnsi="Times New Roman" w:cs="Times New Roman"/>
        </w:rPr>
        <w:t xml:space="preserve"> </w:t>
      </w:r>
    </w:p>
    <w:p w14:paraId="108BACBF" w14:textId="77777777" w:rsidR="00A01A4E" w:rsidRDefault="00C56536">
      <w:pPr>
        <w:numPr>
          <w:ilvl w:val="0"/>
          <w:numId w:val="56"/>
        </w:numPr>
        <w:ind w:hanging="480"/>
      </w:pPr>
      <w:r>
        <w:t>基金登记业务办理机构</w:t>
      </w:r>
      <w:r>
        <w:rPr>
          <w:rFonts w:ascii="Times New Roman" w:eastAsia="Times New Roman" w:hAnsi="Times New Roman" w:cs="Times New Roman"/>
        </w:rPr>
        <w:t xml:space="preserve"> </w:t>
      </w:r>
    </w:p>
    <w:p w14:paraId="596ED647" w14:textId="77777777" w:rsidR="00A01A4E" w:rsidRDefault="00C56536">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1F5928" w14:textId="77777777" w:rsidR="00A01A4E" w:rsidRDefault="00C56536">
      <w:pPr>
        <w:numPr>
          <w:ilvl w:val="0"/>
          <w:numId w:val="56"/>
        </w:numPr>
        <w:ind w:hanging="480"/>
      </w:pPr>
      <w:r>
        <w:t>基金登记机构的权利</w:t>
      </w:r>
      <w:r>
        <w:rPr>
          <w:rFonts w:ascii="Times New Roman" w:eastAsia="Times New Roman" w:hAnsi="Times New Roman" w:cs="Times New Roman"/>
        </w:rPr>
        <w:t xml:space="preserve"> </w:t>
      </w:r>
    </w:p>
    <w:p w14:paraId="29AC1492" w14:textId="77777777" w:rsidR="00A01A4E" w:rsidRDefault="00C56536">
      <w:pPr>
        <w:ind w:left="477"/>
      </w:pPr>
      <w:r>
        <w:t>基金登记机构享有以下权利：</w:t>
      </w:r>
      <w:r>
        <w:rPr>
          <w:rFonts w:ascii="Times New Roman" w:eastAsia="Times New Roman" w:hAnsi="Times New Roman" w:cs="Times New Roman"/>
        </w:rPr>
        <w:t xml:space="preserve"> </w:t>
      </w:r>
    </w:p>
    <w:p w14:paraId="499DF1FD" w14:textId="77777777" w:rsidR="00A01A4E" w:rsidRDefault="00C56536">
      <w:pPr>
        <w:numPr>
          <w:ilvl w:val="0"/>
          <w:numId w:val="57"/>
        </w:numPr>
        <w:ind w:firstLine="480"/>
      </w:pPr>
      <w:r>
        <w:t>取得登记费；</w:t>
      </w:r>
      <w:r>
        <w:rPr>
          <w:rFonts w:ascii="Times New Roman" w:eastAsia="Times New Roman" w:hAnsi="Times New Roman" w:cs="Times New Roman"/>
        </w:rPr>
        <w:t xml:space="preserve"> </w:t>
      </w:r>
    </w:p>
    <w:p w14:paraId="4B5965A7" w14:textId="77777777" w:rsidR="00A01A4E" w:rsidRDefault="00C56536">
      <w:pPr>
        <w:numPr>
          <w:ilvl w:val="0"/>
          <w:numId w:val="57"/>
        </w:numPr>
        <w:ind w:firstLine="480"/>
      </w:pPr>
      <w:r>
        <w:t>建立和管理投资者基金账户；</w:t>
      </w:r>
      <w:r>
        <w:rPr>
          <w:rFonts w:ascii="Times New Roman" w:eastAsia="Times New Roman" w:hAnsi="Times New Roman" w:cs="Times New Roman"/>
        </w:rPr>
        <w:t xml:space="preserve"> </w:t>
      </w:r>
    </w:p>
    <w:p w14:paraId="3F9DA357" w14:textId="77777777" w:rsidR="00A01A4E" w:rsidRDefault="00C56536">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1D901B1F" w14:textId="77777777" w:rsidR="00A01A4E" w:rsidRDefault="00C56536">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6D37EC" w14:textId="77777777" w:rsidR="00A01A4E" w:rsidRDefault="00C56536">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45073366" w14:textId="77777777" w:rsidR="00A01A4E" w:rsidRDefault="00C56536">
      <w:pPr>
        <w:ind w:left="477"/>
      </w:pPr>
      <w:r>
        <w:t>四、基金登记机构的义务</w:t>
      </w:r>
      <w:r>
        <w:rPr>
          <w:rFonts w:ascii="Times New Roman" w:eastAsia="Times New Roman" w:hAnsi="Times New Roman" w:cs="Times New Roman"/>
        </w:rPr>
        <w:t xml:space="preserve"> </w:t>
      </w:r>
    </w:p>
    <w:p w14:paraId="404BA1A7" w14:textId="77777777" w:rsidR="00A01A4E" w:rsidRDefault="00C56536">
      <w:pPr>
        <w:ind w:left="477"/>
      </w:pPr>
      <w:r>
        <w:t>基金登记机构承担以下义务：</w:t>
      </w:r>
      <w:r>
        <w:rPr>
          <w:rFonts w:ascii="Times New Roman" w:eastAsia="Times New Roman" w:hAnsi="Times New Roman" w:cs="Times New Roman"/>
        </w:rPr>
        <w:t xml:space="preserve"> </w:t>
      </w:r>
    </w:p>
    <w:p w14:paraId="30855617" w14:textId="77777777" w:rsidR="00A01A4E" w:rsidRDefault="00C56536">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064482B5" w14:textId="77777777" w:rsidR="00A01A4E" w:rsidRDefault="00C56536">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56FEC6" w14:textId="77777777" w:rsidR="00A01A4E" w:rsidRDefault="00C56536">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D789B10" w14:textId="77777777" w:rsidR="00A01A4E" w:rsidRDefault="00C56536">
      <w:pPr>
        <w:numPr>
          <w:ilvl w:val="0"/>
          <w:numId w:val="58"/>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1AA4C" w14:textId="77777777" w:rsidR="00A01A4E" w:rsidRDefault="00C5653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A4F1E9E" w14:textId="77777777" w:rsidR="00A01A4E" w:rsidRDefault="00C56536">
      <w:pPr>
        <w:numPr>
          <w:ilvl w:val="0"/>
          <w:numId w:val="58"/>
        </w:numPr>
        <w:spacing w:after="0" w:line="379" w:lineRule="auto"/>
        <w:ind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8567AB9" w14:textId="77777777" w:rsidR="00A01A4E" w:rsidRDefault="00C5653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AEF78F" w14:textId="77777777" w:rsidR="00A01A4E" w:rsidRDefault="00C56536">
      <w:pPr>
        <w:pStyle w:val="1"/>
        <w:ind w:right="126"/>
      </w:pPr>
      <w:bookmarkStart w:id="11" w:name="_Toc657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B5BCF1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C246A4A" w14:textId="77777777" w:rsidR="00A01A4E" w:rsidRDefault="00C56536">
      <w:pPr>
        <w:numPr>
          <w:ilvl w:val="0"/>
          <w:numId w:val="59"/>
        </w:numPr>
        <w:ind w:hanging="480"/>
      </w:pPr>
      <w:r>
        <w:t>投资目标</w:t>
      </w:r>
      <w:r>
        <w:rPr>
          <w:rFonts w:ascii="Times New Roman" w:eastAsia="Times New Roman" w:hAnsi="Times New Roman" w:cs="Times New Roman"/>
        </w:rPr>
        <w:t xml:space="preserve"> </w:t>
      </w:r>
    </w:p>
    <w:p w14:paraId="2C0E76EB" w14:textId="77777777" w:rsidR="00A01A4E" w:rsidRDefault="00C56536">
      <w:pPr>
        <w:spacing w:after="3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1F4EDA3" w14:textId="77777777" w:rsidR="00A01A4E" w:rsidRDefault="00C56536">
      <w:pPr>
        <w:numPr>
          <w:ilvl w:val="0"/>
          <w:numId w:val="59"/>
        </w:numPr>
        <w:ind w:hanging="480"/>
      </w:pPr>
      <w:r>
        <w:t>投资范围</w:t>
      </w:r>
      <w:r>
        <w:rPr>
          <w:rFonts w:ascii="Times New Roman" w:eastAsia="Times New Roman" w:hAnsi="Times New Roman" w:cs="Times New Roman"/>
        </w:rPr>
        <w:t xml:space="preserve"> </w:t>
      </w:r>
    </w:p>
    <w:p w14:paraId="6C4D5F01"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w:t>
      </w:r>
      <w:r>
        <w:t>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F428C91" w14:textId="77777777" w:rsidR="00A01A4E" w:rsidRDefault="00C56536">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178365" w14:textId="77777777" w:rsidR="00A01A4E" w:rsidRDefault="00C56536">
      <w:pPr>
        <w:ind w:left="477"/>
      </w:pPr>
      <w:r>
        <w:t>本基金将根据法律法规的规定参与融资业务。</w:t>
      </w:r>
      <w:r>
        <w:rPr>
          <w:rFonts w:ascii="Times New Roman" w:eastAsia="Times New Roman" w:hAnsi="Times New Roman" w:cs="Times New Roman"/>
        </w:rPr>
        <w:t xml:space="preserve"> </w:t>
      </w:r>
    </w:p>
    <w:p w14:paraId="0C18A91D"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1C74D5" w14:textId="77777777" w:rsidR="00A01A4E" w:rsidRDefault="00C56536">
      <w:pPr>
        <w:spacing w:after="18" w:line="365" w:lineRule="auto"/>
        <w:ind w:left="0" w:firstLine="480"/>
      </w:pPr>
      <w:r>
        <w:t>如未来法律法规或监管机构对投资比例要求有变更的，基金管理人在</w:t>
      </w:r>
      <w:r>
        <w:t>履行适当程序后，可以做出相应调整。</w:t>
      </w:r>
      <w:r>
        <w:rPr>
          <w:rFonts w:ascii="Times New Roman" w:eastAsia="Times New Roman" w:hAnsi="Times New Roman" w:cs="Times New Roman"/>
        </w:rPr>
        <w:t xml:space="preserve"> </w:t>
      </w:r>
    </w:p>
    <w:p w14:paraId="43BAEB2B" w14:textId="77777777" w:rsidR="00A01A4E" w:rsidRDefault="00C56536">
      <w:pPr>
        <w:ind w:left="477"/>
      </w:pPr>
      <w:r>
        <w:t>三、投资策略</w:t>
      </w:r>
      <w:r>
        <w:rPr>
          <w:rFonts w:ascii="Times New Roman" w:eastAsia="Times New Roman" w:hAnsi="Times New Roman" w:cs="Times New Roman"/>
        </w:rPr>
        <w:t xml:space="preserve"> </w:t>
      </w:r>
    </w:p>
    <w:p w14:paraId="74DC97A6" w14:textId="77777777" w:rsidR="00A01A4E" w:rsidRDefault="00C56536">
      <w:pPr>
        <w:ind w:left="477"/>
      </w:pPr>
      <w:r>
        <w:t>（一）资产配置策略</w:t>
      </w:r>
      <w:r>
        <w:rPr>
          <w:rFonts w:ascii="Times New Roman" w:eastAsia="Times New Roman" w:hAnsi="Times New Roman" w:cs="Times New Roman"/>
        </w:rPr>
        <w:t xml:space="preserve"> </w:t>
      </w:r>
    </w:p>
    <w:p w14:paraId="4DB2C300" w14:textId="77777777" w:rsidR="00A01A4E" w:rsidRDefault="00C56536">
      <w:pPr>
        <w:spacing w:after="14" w:line="363" w:lineRule="auto"/>
        <w:ind w:left="477"/>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DEFAF0A" w14:textId="77777777" w:rsidR="00A01A4E" w:rsidRDefault="00C56536">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F1AFCE1" w14:textId="77777777" w:rsidR="00A01A4E" w:rsidRDefault="00C56536">
      <w:pPr>
        <w:numPr>
          <w:ilvl w:val="0"/>
          <w:numId w:val="60"/>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964334E" w14:textId="77777777" w:rsidR="00A01A4E" w:rsidRDefault="00C56536">
      <w:pPr>
        <w:numPr>
          <w:ilvl w:val="0"/>
          <w:numId w:val="60"/>
        </w:numPr>
        <w:ind w:firstLine="480"/>
      </w:pPr>
      <w:r>
        <w:t>估值因素（如市场整体估值水平、上市公司</w:t>
      </w:r>
      <w:r>
        <w:t>利润增长情况等）；</w:t>
      </w:r>
      <w:r>
        <w:rPr>
          <w:rFonts w:ascii="Times New Roman" w:eastAsia="Times New Roman" w:hAnsi="Times New Roman" w:cs="Times New Roman"/>
        </w:rPr>
        <w:t xml:space="preserve"> </w:t>
      </w:r>
    </w:p>
    <w:p w14:paraId="741122EE" w14:textId="77777777" w:rsidR="00A01A4E" w:rsidRDefault="00C56536">
      <w:pPr>
        <w:numPr>
          <w:ilvl w:val="0"/>
          <w:numId w:val="60"/>
        </w:numPr>
        <w:ind w:firstLine="480"/>
      </w:pPr>
      <w:r>
        <w:t>政策因素（如财政政策、货币政策、税收政策等）；</w:t>
      </w:r>
      <w:r>
        <w:rPr>
          <w:rFonts w:ascii="Times New Roman" w:eastAsia="Times New Roman" w:hAnsi="Times New Roman" w:cs="Times New Roman"/>
        </w:rPr>
        <w:t xml:space="preserve"> </w:t>
      </w:r>
    </w:p>
    <w:p w14:paraId="5075FE5E" w14:textId="77777777" w:rsidR="00A01A4E" w:rsidRDefault="00C56536">
      <w:pPr>
        <w:numPr>
          <w:ilvl w:val="0"/>
          <w:numId w:val="60"/>
        </w:numPr>
        <w:ind w:firstLine="480"/>
      </w:pPr>
      <w:r>
        <w:t>流动性因素（如货币政策的宽松情况、证券市场的资金面状况等）。</w:t>
      </w:r>
      <w:r>
        <w:rPr>
          <w:rFonts w:ascii="Times New Roman" w:eastAsia="Times New Roman" w:hAnsi="Times New Roman" w:cs="Times New Roman"/>
        </w:rPr>
        <w:t xml:space="preserve"> </w:t>
      </w:r>
    </w:p>
    <w:p w14:paraId="59AC4A5E" w14:textId="77777777" w:rsidR="00A01A4E" w:rsidRDefault="00C56536">
      <w:pPr>
        <w:ind w:left="477"/>
      </w:pPr>
      <w:r>
        <w:t>（二）股票投资策略</w:t>
      </w:r>
      <w:r>
        <w:rPr>
          <w:rFonts w:ascii="Times New Roman" w:eastAsia="Times New Roman" w:hAnsi="Times New Roman" w:cs="Times New Roman"/>
        </w:rPr>
        <w:t xml:space="preserve"> </w:t>
      </w:r>
    </w:p>
    <w:p w14:paraId="41ADD968" w14:textId="77777777" w:rsidR="00A01A4E" w:rsidRDefault="00C56536">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57A3BC7" w14:textId="77777777" w:rsidR="00A01A4E" w:rsidRDefault="00C56536">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D5428B1" w14:textId="77777777" w:rsidR="00A01A4E" w:rsidRDefault="00C56536">
      <w:pPr>
        <w:spacing w:after="14" w:line="363" w:lineRule="auto"/>
        <w:ind w:left="0"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0AA019E" w14:textId="77777777" w:rsidR="00A01A4E" w:rsidRDefault="00C56536">
      <w:pPr>
        <w:spacing w:after="17" w:line="366"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350CD2DB" w14:textId="77777777" w:rsidR="00A01A4E" w:rsidRDefault="00C56536">
      <w:pPr>
        <w:numPr>
          <w:ilvl w:val="0"/>
          <w:numId w:val="61"/>
        </w:numPr>
        <w:ind w:hanging="720"/>
      </w:pPr>
      <w:r>
        <w:t>债券投资策略</w:t>
      </w:r>
      <w:r>
        <w:rPr>
          <w:rFonts w:ascii="Times New Roman" w:eastAsia="Times New Roman" w:hAnsi="Times New Roman" w:cs="Times New Roman"/>
        </w:rPr>
        <w:t xml:space="preserve"> </w:t>
      </w:r>
    </w:p>
    <w:p w14:paraId="4801E7D6" w14:textId="77777777" w:rsidR="00A01A4E" w:rsidRDefault="00C56536">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C27D323" w14:textId="77777777" w:rsidR="00A01A4E" w:rsidRDefault="00C56536">
      <w:pPr>
        <w:spacing w:after="22" w:line="363" w:lineRule="auto"/>
        <w:ind w:left="0" w:firstLine="480"/>
      </w:pPr>
      <w:r>
        <w:t>债券投资策略的关键是对未来利率走向的预测，并及时调整组合使其保持对利率波动的合理敏感性。本基金将在利率合理预期的基础上，通过久期管理，稳健</w:t>
      </w:r>
      <w:r>
        <w:t>地进行债券投资，控制债券投资风险。</w:t>
      </w:r>
      <w:r>
        <w:rPr>
          <w:rFonts w:ascii="Times New Roman" w:eastAsia="Times New Roman" w:hAnsi="Times New Roman" w:cs="Times New Roman"/>
        </w:rPr>
        <w:t xml:space="preserve"> </w:t>
      </w:r>
    </w:p>
    <w:p w14:paraId="6EDBA9BF" w14:textId="77777777" w:rsidR="00A01A4E" w:rsidRDefault="00C56536">
      <w:pPr>
        <w:numPr>
          <w:ilvl w:val="0"/>
          <w:numId w:val="61"/>
        </w:numPr>
        <w:ind w:hanging="720"/>
      </w:pPr>
      <w:r>
        <w:t>资产支持证券投资策略</w:t>
      </w:r>
      <w:r>
        <w:rPr>
          <w:rFonts w:ascii="Times New Roman" w:eastAsia="Times New Roman" w:hAnsi="Times New Roman" w:cs="Times New Roman"/>
        </w:rPr>
        <w:t xml:space="preserve"> </w:t>
      </w:r>
    </w:p>
    <w:p w14:paraId="7C0C01E3" w14:textId="77777777" w:rsidR="00A01A4E" w:rsidRDefault="00C56536">
      <w:pPr>
        <w:spacing w:after="125"/>
        <w:ind w:left="477"/>
      </w:pPr>
      <w:r>
        <w:t>本基金将重点对市场利率、发行条款、支持资产的构成及质量、提前偿还率、</w:t>
      </w:r>
    </w:p>
    <w:p w14:paraId="73B16B41" w14:textId="77777777" w:rsidR="00A01A4E" w:rsidRDefault="00C56536">
      <w:r>
        <w:t>风险补偿收益和市场流动性等影响资产支持证券价值的因素进行分析，并辅助采</w:t>
      </w:r>
    </w:p>
    <w:p w14:paraId="786C9E50" w14:textId="77777777" w:rsidR="00A01A4E" w:rsidRDefault="00C56536">
      <w:r>
        <w:t>用数量化定价模型，评估资产支持证券的相对投资价值并做出相应的投资决策。</w:t>
      </w:r>
      <w:r>
        <w:rPr>
          <w:rFonts w:ascii="Times New Roman" w:eastAsia="Times New Roman" w:hAnsi="Times New Roman" w:cs="Times New Roman"/>
        </w:rPr>
        <w:t xml:space="preserve"> </w:t>
      </w:r>
    </w:p>
    <w:p w14:paraId="7A024D15" w14:textId="77777777" w:rsidR="00A01A4E" w:rsidRDefault="00C56536">
      <w:pPr>
        <w:numPr>
          <w:ilvl w:val="0"/>
          <w:numId w:val="61"/>
        </w:numPr>
        <w:ind w:hanging="720"/>
      </w:pPr>
      <w:r>
        <w:t>金融衍生品投资策略</w:t>
      </w:r>
      <w:r>
        <w:rPr>
          <w:rFonts w:ascii="Times New Roman" w:eastAsia="Times New Roman" w:hAnsi="Times New Roman" w:cs="Times New Roman"/>
        </w:rPr>
        <w:t xml:space="preserve"> </w:t>
      </w:r>
    </w:p>
    <w:p w14:paraId="45541FBB" w14:textId="77777777" w:rsidR="00A01A4E" w:rsidRDefault="00C56536">
      <w:pPr>
        <w:spacing w:after="16"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w:t>
      </w:r>
      <w:r>
        <w:t>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522193" w14:textId="77777777" w:rsidR="00A01A4E" w:rsidRDefault="00C56536">
      <w:pPr>
        <w:spacing w:after="17" w:line="366"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4DED9AC" w14:textId="77777777" w:rsidR="00A01A4E" w:rsidRDefault="00C56536">
      <w:pPr>
        <w:ind w:left="477"/>
      </w:pPr>
      <w:r>
        <w:t>四、投资限制</w:t>
      </w:r>
      <w:r>
        <w:rPr>
          <w:rFonts w:ascii="Times New Roman" w:eastAsia="Times New Roman" w:hAnsi="Times New Roman" w:cs="Times New Roman"/>
        </w:rPr>
        <w:t xml:space="preserve"> </w:t>
      </w:r>
    </w:p>
    <w:p w14:paraId="64516A15"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F963A"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4812E671" w14:textId="77777777" w:rsidR="00A01A4E" w:rsidRDefault="00C56536">
      <w:pPr>
        <w:numPr>
          <w:ilvl w:val="0"/>
          <w:numId w:val="6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F5FCF" w14:textId="77777777" w:rsidR="00A01A4E" w:rsidRDefault="00C56536">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06AB4B1D"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46D52E0" w14:textId="77777777" w:rsidR="00A01A4E" w:rsidRDefault="00C56536">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1562F" w14:textId="77777777" w:rsidR="00A01A4E" w:rsidRDefault="00C56536">
      <w:pPr>
        <w:numPr>
          <w:ilvl w:val="0"/>
          <w:numId w:val="62"/>
        </w:numPr>
        <w:ind w:firstLine="480"/>
      </w:pPr>
      <w:r>
        <w:t>本基金管理人管理的全部基金持有一家公司发行的证券，不超过该证</w:t>
      </w:r>
    </w:p>
    <w:p w14:paraId="312417D3" w14:textId="77777777" w:rsidR="00A01A4E" w:rsidRDefault="00C56536">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2CFD2" w14:textId="77777777" w:rsidR="00A01A4E" w:rsidRDefault="00C56536">
      <w:pPr>
        <w:numPr>
          <w:ilvl w:val="0"/>
          <w:numId w:val="6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6DB80C7" w14:textId="77777777" w:rsidR="00A01A4E" w:rsidRDefault="00C56536">
      <w:pPr>
        <w:numPr>
          <w:ilvl w:val="0"/>
          <w:numId w:val="62"/>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E85C29" w14:textId="77777777" w:rsidR="00A01A4E" w:rsidRDefault="00C56536">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7320" w14:textId="77777777" w:rsidR="00A01A4E" w:rsidRDefault="00C56536">
      <w:pPr>
        <w:numPr>
          <w:ilvl w:val="0"/>
          <w:numId w:val="62"/>
        </w:numPr>
        <w:spacing w:after="152" w:line="259" w:lineRule="auto"/>
        <w:ind w:firstLine="480"/>
      </w:pPr>
      <w:r>
        <w:t>本基金持有的全部资产支持证券，其市值不得超过基金资产净值的</w:t>
      </w:r>
    </w:p>
    <w:p w14:paraId="2F61717C" w14:textId="77777777" w:rsidR="00A01A4E" w:rsidRDefault="00C56536">
      <w:pPr>
        <w:pStyle w:val="2"/>
        <w:ind w:left="-5"/>
      </w:pPr>
      <w:r>
        <w:t>20%</w:t>
      </w:r>
      <w:r>
        <w:rPr>
          <w:rFonts w:ascii="宋体" w:eastAsia="宋体" w:hAnsi="宋体" w:cs="宋体"/>
        </w:rPr>
        <w:t>；</w:t>
      </w:r>
      <w:r>
        <w:t xml:space="preserve"> </w:t>
      </w:r>
    </w:p>
    <w:p w14:paraId="484B7A3D" w14:textId="77777777" w:rsidR="00A01A4E" w:rsidRDefault="00C5653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D47FC" w14:textId="77777777" w:rsidR="00A01A4E" w:rsidRDefault="00C56536">
      <w:pPr>
        <w:numPr>
          <w:ilvl w:val="0"/>
          <w:numId w:val="63"/>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F4F83" w14:textId="77777777" w:rsidR="00A01A4E" w:rsidRDefault="00C56536">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FA1A93" w14:textId="77777777" w:rsidR="00A01A4E" w:rsidRDefault="00C56536">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A45E8" w14:textId="77777777" w:rsidR="00A01A4E" w:rsidRDefault="00C56536">
      <w:pPr>
        <w:numPr>
          <w:ilvl w:val="0"/>
          <w:numId w:val="6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8B89A37" w14:textId="77777777" w:rsidR="00A01A4E" w:rsidRDefault="00C56536">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3D010E04" w14:textId="77777777" w:rsidR="00A01A4E" w:rsidRDefault="00C56536">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8387B7" w14:textId="77777777" w:rsidR="00A01A4E" w:rsidRDefault="00C56536">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CFA76A3" w14:textId="77777777" w:rsidR="00A01A4E" w:rsidRDefault="00C56536">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60821" w14:textId="77777777" w:rsidR="00A01A4E" w:rsidRDefault="00C5653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1F92CDAE" w14:textId="77777777" w:rsidR="00A01A4E" w:rsidRDefault="00C5653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E95112" w14:textId="77777777" w:rsidR="00A01A4E" w:rsidRDefault="00C56536">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D7F69B" w14:textId="77777777" w:rsidR="00A01A4E" w:rsidRDefault="00C56536">
      <w:pPr>
        <w:numPr>
          <w:ilvl w:val="0"/>
          <w:numId w:val="63"/>
        </w:numPr>
        <w:spacing w:after="5" w:line="379" w:lineRule="auto"/>
        <w:ind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A1C74B2" w14:textId="77777777" w:rsidR="00A01A4E" w:rsidRDefault="00C5653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20B5A915" w14:textId="77777777" w:rsidR="00A01A4E" w:rsidRDefault="00C56536">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w:t>
      </w:r>
      <w:r>
        <w:t>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4244AFD" w14:textId="77777777" w:rsidR="00A01A4E" w:rsidRDefault="00C56536">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5DCD3D"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7646B"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6F42CBF" w14:textId="77777777" w:rsidR="00A01A4E" w:rsidRDefault="00C56536">
      <w:pPr>
        <w:numPr>
          <w:ilvl w:val="0"/>
          <w:numId w:val="64"/>
        </w:numPr>
        <w:ind w:hanging="600"/>
      </w:pPr>
      <w:r>
        <w:t>违反规定向他人贷款</w:t>
      </w:r>
      <w:r>
        <w:t>或者提供担保；</w:t>
      </w:r>
      <w:r>
        <w:rPr>
          <w:rFonts w:ascii="Times New Roman" w:eastAsia="Times New Roman" w:hAnsi="Times New Roman" w:cs="Times New Roman"/>
        </w:rPr>
        <w:t xml:space="preserve"> </w:t>
      </w:r>
    </w:p>
    <w:p w14:paraId="306566FE" w14:textId="77777777" w:rsidR="00A01A4E" w:rsidRDefault="00C56536">
      <w:pPr>
        <w:numPr>
          <w:ilvl w:val="0"/>
          <w:numId w:val="64"/>
        </w:numPr>
        <w:ind w:hanging="600"/>
      </w:pPr>
      <w:r>
        <w:t>从事承担无限责任的投资；</w:t>
      </w:r>
      <w:r>
        <w:rPr>
          <w:rFonts w:ascii="Times New Roman" w:eastAsia="Times New Roman" w:hAnsi="Times New Roman" w:cs="Times New Roman"/>
        </w:rPr>
        <w:t xml:space="preserve"> </w:t>
      </w:r>
    </w:p>
    <w:p w14:paraId="3D2CDC51" w14:textId="77777777" w:rsidR="00A01A4E" w:rsidRDefault="00C5653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D0CD22F" w14:textId="77777777" w:rsidR="00A01A4E" w:rsidRDefault="00C56536">
      <w:pPr>
        <w:numPr>
          <w:ilvl w:val="0"/>
          <w:numId w:val="64"/>
        </w:numPr>
        <w:ind w:hanging="600"/>
      </w:pPr>
      <w:r>
        <w:t>向其基金管理人、基金托管人出资；</w:t>
      </w:r>
      <w:r>
        <w:rPr>
          <w:rFonts w:ascii="Times New Roman" w:eastAsia="Times New Roman" w:hAnsi="Times New Roman" w:cs="Times New Roman"/>
        </w:rPr>
        <w:t xml:space="preserve"> </w:t>
      </w:r>
    </w:p>
    <w:p w14:paraId="6FE84F34" w14:textId="77777777" w:rsidR="00A01A4E" w:rsidRDefault="00C5653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E338117" w14:textId="77777777" w:rsidR="00A01A4E" w:rsidRDefault="00C56536">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8EC2B4B"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45B136" w14:textId="77777777" w:rsidR="00A01A4E" w:rsidRDefault="00C56536">
      <w:pPr>
        <w:ind w:left="477"/>
      </w:pPr>
      <w:r>
        <w:rPr>
          <w:rFonts w:ascii="Times New Roman" w:eastAsia="Times New Roman" w:hAnsi="Times New Roman" w:cs="Times New Roman"/>
        </w:rPr>
        <w:t>3</w:t>
      </w:r>
      <w:r>
        <w:t>、法律法规或监管部门取消上述组合限制、禁止行为规定或从事关联交易</w:t>
      </w:r>
    </w:p>
    <w:p w14:paraId="47AC6412" w14:textId="77777777" w:rsidR="00A01A4E" w:rsidRDefault="00C56536">
      <w:pPr>
        <w:spacing w:after="22"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B87DF54" w14:textId="77777777" w:rsidR="00A01A4E" w:rsidRDefault="00C56536">
      <w:pPr>
        <w:ind w:left="477"/>
      </w:pPr>
      <w:r>
        <w:t>五、业绩比较基准</w:t>
      </w:r>
      <w:r>
        <w:rPr>
          <w:rFonts w:ascii="Times New Roman" w:eastAsia="Times New Roman" w:hAnsi="Times New Roman" w:cs="Times New Roman"/>
        </w:rPr>
        <w:t xml:space="preserve"> </w:t>
      </w:r>
    </w:p>
    <w:p w14:paraId="668F7CB8" w14:textId="77777777" w:rsidR="00A01A4E" w:rsidRDefault="00C56536">
      <w:pPr>
        <w:ind w:left="477"/>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p>
    <w:p w14:paraId="29B08B91" w14:textId="77777777" w:rsidR="00A01A4E" w:rsidRDefault="00C56536">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74E702A7" w14:textId="77777777" w:rsidR="00A01A4E" w:rsidRDefault="00C56536">
      <w:pPr>
        <w:ind w:left="47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5DBDB9" w14:textId="77777777" w:rsidR="00A01A4E" w:rsidRDefault="00C56536">
      <w:pPr>
        <w:numPr>
          <w:ilvl w:val="0"/>
          <w:numId w:val="65"/>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w:t>
      </w:r>
      <w:r>
        <w:t>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70444230" w14:textId="77777777" w:rsidR="00A01A4E" w:rsidRDefault="00C56536">
      <w:pPr>
        <w:numPr>
          <w:ilvl w:val="0"/>
          <w:numId w:val="65"/>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5AC1F6E" w14:textId="77777777" w:rsidR="00A01A4E" w:rsidRDefault="00C56536">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73E7955" w14:textId="77777777" w:rsidR="00A01A4E" w:rsidRDefault="00C56536">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w:t>
      </w:r>
      <w:r>
        <w:t>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2C17875" w14:textId="77777777" w:rsidR="00A01A4E" w:rsidRDefault="00C56536">
      <w:pPr>
        <w:spacing w:after="125"/>
        <w:ind w:left="477"/>
      </w:pPr>
      <w:r>
        <w:t>恒生指数包括市值最大及成交最活跃并在香港联合交易所主板上市的公司，</w:t>
      </w:r>
    </w:p>
    <w:p w14:paraId="033724C2" w14:textId="77777777" w:rsidR="00A01A4E" w:rsidRDefault="00C56536">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589CA84" w14:textId="77777777" w:rsidR="00A01A4E" w:rsidRDefault="00C56536">
      <w:pPr>
        <w:numPr>
          <w:ilvl w:val="0"/>
          <w:numId w:val="65"/>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22B11F5" w14:textId="77777777" w:rsidR="00A01A4E" w:rsidRDefault="00C56536">
      <w:pPr>
        <w:spacing w:after="13" w:line="369" w:lineRule="auto"/>
        <w:ind w:left="0"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095CB30F" w14:textId="77777777" w:rsidR="00A01A4E" w:rsidRDefault="00C56536">
      <w:pPr>
        <w:numPr>
          <w:ilvl w:val="0"/>
          <w:numId w:val="65"/>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44DEBC3" w14:textId="77777777" w:rsidR="00A01A4E" w:rsidRDefault="00C56536">
      <w:pPr>
        <w:spacing w:after="17" w:line="365" w:lineRule="auto"/>
        <w:ind w:left="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5A8335" w14:textId="77777777" w:rsidR="00A01A4E" w:rsidRDefault="00C56536">
      <w:pPr>
        <w:ind w:left="477"/>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3768939F" w14:textId="77777777" w:rsidR="00A01A4E" w:rsidRDefault="00C56536">
      <w:pPr>
        <w:numPr>
          <w:ilvl w:val="0"/>
          <w:numId w:val="66"/>
        </w:numPr>
        <w:spacing w:after="152" w:line="259" w:lineRule="auto"/>
        <w:ind w:right="56" w:firstLine="475"/>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F40EE8" w14:textId="77777777" w:rsidR="00A01A4E" w:rsidRDefault="00C56536">
      <w:pPr>
        <w:numPr>
          <w:ilvl w:val="0"/>
          <w:numId w:val="66"/>
        </w:numPr>
        <w:spacing w:after="0" w:line="382" w:lineRule="auto"/>
        <w:ind w:right="56" w:firstLine="475"/>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AECB372" w14:textId="77777777" w:rsidR="00A01A4E" w:rsidRDefault="00C56536">
      <w:pPr>
        <w:numPr>
          <w:ilvl w:val="0"/>
          <w:numId w:val="66"/>
        </w:numPr>
        <w:spacing w:after="8"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ACFC18" w14:textId="77777777" w:rsidR="00A01A4E" w:rsidRDefault="00C56536">
      <w:pPr>
        <w:numPr>
          <w:ilvl w:val="0"/>
          <w:numId w:val="66"/>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502334" w14:textId="77777777" w:rsidR="00A01A4E" w:rsidRDefault="00C56536">
      <w:pPr>
        <w:numPr>
          <w:ilvl w:val="0"/>
          <w:numId w:val="67"/>
        </w:numPr>
        <w:ind w:hanging="360"/>
      </w:pPr>
      <w:r>
        <w:t>业绩比较基准收益率的计算方法</w:t>
      </w:r>
      <w:r>
        <w:rPr>
          <w:rFonts w:ascii="Times New Roman" w:eastAsia="Times New Roman" w:hAnsi="Times New Roman" w:cs="Times New Roman"/>
        </w:rPr>
        <w:t xml:space="preserve"> </w:t>
      </w:r>
    </w:p>
    <w:p w14:paraId="05632662" w14:textId="77777777" w:rsidR="00A01A4E" w:rsidRDefault="00C56536">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7C442AF" w14:textId="77777777" w:rsidR="00A01A4E" w:rsidRDefault="00C56536">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4F3F1F8C" w14:textId="77777777" w:rsidR="00A01A4E" w:rsidRDefault="00C56536">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AA0DE2" w14:textId="77777777" w:rsidR="00A01A4E" w:rsidRDefault="00C56536">
      <w:pPr>
        <w:spacing w:after="125"/>
        <w:ind w:left="477"/>
      </w:pPr>
      <w:r>
        <w:t>本基金为主动管理型基金，其业绩比较基准是表征产品风格、衡量产品业绩、</w:t>
      </w:r>
    </w:p>
    <w:p w14:paraId="6DE370A3" w14:textId="77777777" w:rsidR="00A01A4E" w:rsidRDefault="00C56536">
      <w:pPr>
        <w:spacing w:after="22" w:line="361"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9651FBD" w14:textId="77777777" w:rsidR="00A01A4E" w:rsidRDefault="00C56536">
      <w:pPr>
        <w:numPr>
          <w:ilvl w:val="0"/>
          <w:numId w:val="67"/>
        </w:numPr>
        <w:ind w:hanging="360"/>
      </w:pPr>
      <w:r>
        <w:t>未来可能变更业绩比较基准的情况</w:t>
      </w:r>
      <w:r>
        <w:t>和程序</w:t>
      </w:r>
      <w:r>
        <w:rPr>
          <w:rFonts w:ascii="Times New Roman" w:eastAsia="Times New Roman" w:hAnsi="Times New Roman" w:cs="Times New Roman"/>
        </w:rPr>
        <w:t xml:space="preserve"> </w:t>
      </w:r>
    </w:p>
    <w:p w14:paraId="477F7FAF" w14:textId="77777777" w:rsidR="00A01A4E" w:rsidRDefault="00C56536">
      <w:pPr>
        <w:spacing w:after="19"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152373E" w14:textId="77777777" w:rsidR="00A01A4E" w:rsidRDefault="00C56536">
      <w:pPr>
        <w:numPr>
          <w:ilvl w:val="0"/>
          <w:numId w:val="68"/>
        </w:numPr>
        <w:spacing w:after="0" w:line="379" w:lineRule="auto"/>
        <w:ind w:firstLine="480"/>
      </w:pPr>
      <w:r>
        <w:t>调整业绩</w:t>
      </w:r>
      <w:r>
        <w:t>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DF0C2" w14:textId="77777777" w:rsidR="00A01A4E" w:rsidRDefault="00C56536">
      <w:pPr>
        <w:numPr>
          <w:ilvl w:val="0"/>
          <w:numId w:val="68"/>
        </w:numPr>
        <w:ind w:firstLine="480"/>
      </w:pPr>
      <w:r>
        <w:t>中国证监会认可的其他情形。</w:t>
      </w:r>
      <w:r>
        <w:rPr>
          <w:rFonts w:ascii="Times New Roman" w:eastAsia="Times New Roman" w:hAnsi="Times New Roman" w:cs="Times New Roman"/>
        </w:rPr>
        <w:t xml:space="preserve"> </w:t>
      </w:r>
    </w:p>
    <w:p w14:paraId="79AA14E5" w14:textId="77777777" w:rsidR="00A01A4E" w:rsidRDefault="00C56536">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CF0995E" w14:textId="77777777" w:rsidR="00A01A4E" w:rsidRDefault="00C56536">
      <w:pPr>
        <w:numPr>
          <w:ilvl w:val="0"/>
          <w:numId w:val="69"/>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386E83" w14:textId="77777777" w:rsidR="00A01A4E" w:rsidRDefault="00C56536">
      <w:pPr>
        <w:numPr>
          <w:ilvl w:val="0"/>
          <w:numId w:val="69"/>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60F45661" w14:textId="77777777" w:rsidR="00A01A4E" w:rsidRDefault="00C56536">
      <w:pPr>
        <w:numPr>
          <w:ilvl w:val="0"/>
          <w:numId w:val="70"/>
        </w:numPr>
        <w:ind w:hanging="480"/>
      </w:pPr>
      <w:r>
        <w:t>风险收益特征</w:t>
      </w:r>
      <w:r>
        <w:rPr>
          <w:rFonts w:ascii="Times New Roman" w:eastAsia="Times New Roman" w:hAnsi="Times New Roman" w:cs="Times New Roman"/>
        </w:rPr>
        <w:t xml:space="preserve"> </w:t>
      </w:r>
    </w:p>
    <w:p w14:paraId="18A2A952" w14:textId="77777777" w:rsidR="00A01A4E" w:rsidRDefault="00C5653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67FB6" w14:textId="77777777" w:rsidR="00A01A4E" w:rsidRDefault="00C56536">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9E498D" w14:textId="77777777" w:rsidR="00A01A4E" w:rsidRDefault="00C56536">
      <w:pPr>
        <w:numPr>
          <w:ilvl w:val="0"/>
          <w:numId w:val="70"/>
        </w:numPr>
        <w:ind w:hanging="480"/>
      </w:pPr>
      <w:r>
        <w:t>基金的融资业务</w:t>
      </w:r>
      <w:r>
        <w:rPr>
          <w:rFonts w:ascii="Times New Roman" w:eastAsia="Times New Roman" w:hAnsi="Times New Roman" w:cs="Times New Roman"/>
        </w:rPr>
        <w:t xml:space="preserve"> </w:t>
      </w:r>
    </w:p>
    <w:p w14:paraId="7D78774B" w14:textId="77777777" w:rsidR="00A01A4E" w:rsidRDefault="00C56536">
      <w:pPr>
        <w:spacing w:after="17" w:line="366"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185669E" w14:textId="77777777" w:rsidR="00A01A4E" w:rsidRDefault="00C56536">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5BE844E" w14:textId="77777777" w:rsidR="00A01A4E" w:rsidRDefault="00C56536">
      <w:pPr>
        <w:numPr>
          <w:ilvl w:val="0"/>
          <w:numId w:val="71"/>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6740F" w14:textId="77777777" w:rsidR="00A01A4E" w:rsidRDefault="00C56536">
      <w:pPr>
        <w:numPr>
          <w:ilvl w:val="0"/>
          <w:numId w:val="71"/>
        </w:numPr>
        <w:ind w:firstLine="480"/>
      </w:pPr>
      <w:r>
        <w:t>不谋</w:t>
      </w:r>
      <w:r>
        <w:t>求对上市公司的控股；</w:t>
      </w:r>
      <w:r>
        <w:rPr>
          <w:rFonts w:ascii="Times New Roman" w:eastAsia="Times New Roman" w:hAnsi="Times New Roman" w:cs="Times New Roman"/>
        </w:rPr>
        <w:t xml:space="preserve"> </w:t>
      </w:r>
    </w:p>
    <w:p w14:paraId="7BFF477A" w14:textId="77777777" w:rsidR="00A01A4E" w:rsidRDefault="00C56536">
      <w:pPr>
        <w:numPr>
          <w:ilvl w:val="0"/>
          <w:numId w:val="71"/>
        </w:numPr>
        <w:ind w:firstLine="480"/>
      </w:pPr>
      <w:r>
        <w:t>有利于基金财产的安全与增值；</w:t>
      </w:r>
      <w:r>
        <w:rPr>
          <w:rFonts w:ascii="Times New Roman" w:eastAsia="Times New Roman" w:hAnsi="Times New Roman" w:cs="Times New Roman"/>
        </w:rPr>
        <w:t xml:space="preserve"> </w:t>
      </w:r>
    </w:p>
    <w:p w14:paraId="0B65FFF8" w14:textId="77777777" w:rsidR="00A01A4E" w:rsidRDefault="00C56536">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198F41" w14:textId="77777777" w:rsidR="00A01A4E" w:rsidRDefault="00C56536">
      <w:pPr>
        <w:ind w:left="477"/>
      </w:pPr>
      <w:r>
        <w:t>九、侧袋机制的实施和投资运作安排</w:t>
      </w:r>
      <w:r>
        <w:rPr>
          <w:rFonts w:ascii="Times New Roman" w:eastAsia="Times New Roman" w:hAnsi="Times New Roman" w:cs="Times New Roman"/>
        </w:rPr>
        <w:t xml:space="preserve"> </w:t>
      </w:r>
    </w:p>
    <w:p w14:paraId="6699995C" w14:textId="77777777" w:rsidR="00A01A4E" w:rsidRDefault="00C5653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D9D5C14" w14:textId="77777777" w:rsidR="00A01A4E" w:rsidRDefault="00C56536">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E23633" w14:textId="77777777" w:rsidR="00A01A4E" w:rsidRDefault="00C56536">
      <w:pPr>
        <w:ind w:left="477"/>
      </w:pPr>
      <w:r>
        <w:t>侧袋账户的实施条件</w:t>
      </w:r>
      <w:r>
        <w:t>、实施程序、运作安排、投资安排、特定资产的处置变</w:t>
      </w:r>
    </w:p>
    <w:p w14:paraId="6945E837" w14:textId="77777777" w:rsidR="00A01A4E" w:rsidRDefault="00C56536">
      <w:r>
        <w:t>现和支付等对投资者权益有重大影响的事项详见招募说明书的规定。</w:t>
      </w:r>
      <w:r>
        <w:rPr>
          <w:rFonts w:ascii="Times New Roman" w:eastAsia="Times New Roman" w:hAnsi="Times New Roman" w:cs="Times New Roman"/>
        </w:rPr>
        <w:t xml:space="preserve"> </w:t>
      </w:r>
    </w:p>
    <w:p w14:paraId="39EA6DD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718454C6" w14:textId="77777777" w:rsidR="00A01A4E" w:rsidRDefault="00C56536">
      <w:pPr>
        <w:pStyle w:val="1"/>
        <w:ind w:right="126"/>
      </w:pPr>
      <w:bookmarkStart w:id="12" w:name="_Toc657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B52C4F"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D71C09E" w14:textId="77777777" w:rsidR="00A01A4E" w:rsidRDefault="00C56536">
      <w:pPr>
        <w:numPr>
          <w:ilvl w:val="0"/>
          <w:numId w:val="72"/>
        </w:numPr>
        <w:ind w:hanging="480"/>
      </w:pPr>
      <w:r>
        <w:t>基金资产总值</w:t>
      </w:r>
      <w:r>
        <w:rPr>
          <w:rFonts w:ascii="Times New Roman" w:eastAsia="Times New Roman" w:hAnsi="Times New Roman" w:cs="Times New Roman"/>
        </w:rPr>
        <w:t xml:space="preserve"> </w:t>
      </w:r>
    </w:p>
    <w:p w14:paraId="1FF75939" w14:textId="77777777" w:rsidR="00A01A4E" w:rsidRDefault="00C5653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26A1CB" w14:textId="77777777" w:rsidR="00A01A4E" w:rsidRDefault="00C56536">
      <w:pPr>
        <w:numPr>
          <w:ilvl w:val="0"/>
          <w:numId w:val="72"/>
        </w:numPr>
        <w:ind w:hanging="480"/>
      </w:pPr>
      <w:r>
        <w:t>基金资产净值</w:t>
      </w:r>
      <w:r>
        <w:rPr>
          <w:rFonts w:ascii="Times New Roman" w:eastAsia="Times New Roman" w:hAnsi="Times New Roman" w:cs="Times New Roman"/>
        </w:rPr>
        <w:t xml:space="preserve"> </w:t>
      </w:r>
    </w:p>
    <w:p w14:paraId="3819CA87" w14:textId="77777777" w:rsidR="00A01A4E" w:rsidRDefault="00C56536">
      <w:pPr>
        <w:ind w:left="477"/>
      </w:pPr>
      <w:r>
        <w:t>基金资产净值是指基金资产总值减去基金负债后的价值。</w:t>
      </w:r>
      <w:r>
        <w:rPr>
          <w:rFonts w:ascii="Times New Roman" w:eastAsia="Times New Roman" w:hAnsi="Times New Roman" w:cs="Times New Roman"/>
        </w:rPr>
        <w:t xml:space="preserve"> </w:t>
      </w:r>
    </w:p>
    <w:p w14:paraId="507B7888" w14:textId="77777777" w:rsidR="00A01A4E" w:rsidRDefault="00C56536">
      <w:pPr>
        <w:numPr>
          <w:ilvl w:val="0"/>
          <w:numId w:val="72"/>
        </w:numPr>
        <w:ind w:hanging="480"/>
      </w:pPr>
      <w:r>
        <w:t>基金财产的账户</w:t>
      </w:r>
      <w:r>
        <w:rPr>
          <w:rFonts w:ascii="Times New Roman" w:eastAsia="Times New Roman" w:hAnsi="Times New Roman" w:cs="Times New Roman"/>
        </w:rPr>
        <w:t xml:space="preserve"> </w:t>
      </w:r>
    </w:p>
    <w:p w14:paraId="2BCBCAEE" w14:textId="77777777" w:rsidR="00A01A4E" w:rsidRDefault="00C56536">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434D7EA" w14:textId="77777777" w:rsidR="00A01A4E" w:rsidRDefault="00C56536">
      <w:pPr>
        <w:numPr>
          <w:ilvl w:val="0"/>
          <w:numId w:val="72"/>
        </w:numPr>
        <w:ind w:hanging="480"/>
      </w:pPr>
      <w:r>
        <w:t>基金财产的保管和处分</w:t>
      </w:r>
      <w:r>
        <w:rPr>
          <w:rFonts w:ascii="Times New Roman" w:eastAsia="Times New Roman" w:hAnsi="Times New Roman" w:cs="Times New Roman"/>
        </w:rPr>
        <w:t xml:space="preserve"> </w:t>
      </w:r>
    </w:p>
    <w:p w14:paraId="3A4C027A" w14:textId="77777777" w:rsidR="00A01A4E" w:rsidRDefault="00C5653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107CD54" w14:textId="77777777" w:rsidR="00A01A4E" w:rsidRDefault="00C5653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5CBC2C" w14:textId="77777777" w:rsidR="00A01A4E" w:rsidRDefault="00C56536">
      <w:pPr>
        <w:pStyle w:val="1"/>
        <w:ind w:right="126"/>
      </w:pPr>
      <w:bookmarkStart w:id="13" w:name="_Toc657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BC7B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4198855" w14:textId="77777777" w:rsidR="00A01A4E" w:rsidRDefault="00C56536">
      <w:pPr>
        <w:numPr>
          <w:ilvl w:val="0"/>
          <w:numId w:val="73"/>
        </w:numPr>
        <w:ind w:hanging="480"/>
      </w:pPr>
      <w:r>
        <w:t>估值日</w:t>
      </w:r>
      <w:r>
        <w:rPr>
          <w:rFonts w:ascii="Times New Roman" w:eastAsia="Times New Roman" w:hAnsi="Times New Roman" w:cs="Times New Roman"/>
        </w:rPr>
        <w:t xml:space="preserve"> </w:t>
      </w:r>
    </w:p>
    <w:p w14:paraId="028FD7FC" w14:textId="77777777" w:rsidR="00A01A4E" w:rsidRDefault="00C5653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5D8D60" w14:textId="77777777" w:rsidR="00A01A4E" w:rsidRDefault="00C56536">
      <w:pPr>
        <w:numPr>
          <w:ilvl w:val="0"/>
          <w:numId w:val="73"/>
        </w:numPr>
        <w:ind w:hanging="480"/>
      </w:pPr>
      <w:r>
        <w:t>估值对象</w:t>
      </w:r>
      <w:r>
        <w:rPr>
          <w:rFonts w:ascii="Times New Roman" w:eastAsia="Times New Roman" w:hAnsi="Times New Roman" w:cs="Times New Roman"/>
        </w:rPr>
        <w:t xml:space="preserve"> </w:t>
      </w:r>
    </w:p>
    <w:p w14:paraId="170589E0" w14:textId="77777777" w:rsidR="00A01A4E" w:rsidRDefault="00C56536">
      <w:pPr>
        <w:spacing w:after="18" w:line="365" w:lineRule="auto"/>
        <w:ind w:left="0"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4A87135E" w14:textId="77777777" w:rsidR="00A01A4E" w:rsidRDefault="00C56536">
      <w:pPr>
        <w:numPr>
          <w:ilvl w:val="0"/>
          <w:numId w:val="73"/>
        </w:numPr>
        <w:ind w:hanging="480"/>
      </w:pPr>
      <w:r>
        <w:t>估值原则</w:t>
      </w:r>
      <w:r>
        <w:rPr>
          <w:rFonts w:ascii="Times New Roman" w:eastAsia="Times New Roman" w:hAnsi="Times New Roman" w:cs="Times New Roman"/>
        </w:rPr>
        <w:t xml:space="preserve"> </w:t>
      </w:r>
    </w:p>
    <w:p w14:paraId="3AFED172" w14:textId="77777777" w:rsidR="00A01A4E" w:rsidRDefault="00C5653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B5C327" w14:textId="77777777" w:rsidR="00A01A4E" w:rsidRDefault="00C56536">
      <w:pPr>
        <w:numPr>
          <w:ilvl w:val="0"/>
          <w:numId w:val="74"/>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0C869C" w14:textId="77777777" w:rsidR="00A01A4E" w:rsidRDefault="00C56536">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94E78A" w14:textId="77777777" w:rsidR="00A01A4E" w:rsidRDefault="00C56536">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E835CF0" w14:textId="77777777" w:rsidR="00A01A4E" w:rsidRDefault="00C56536">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917227" w14:textId="77777777" w:rsidR="00A01A4E" w:rsidRDefault="00C56536">
      <w:pPr>
        <w:ind w:left="477"/>
      </w:pPr>
      <w:r>
        <w:t>四、估值方法</w:t>
      </w:r>
      <w:r>
        <w:rPr>
          <w:rFonts w:ascii="Times New Roman" w:eastAsia="Times New Roman" w:hAnsi="Times New Roman" w:cs="Times New Roman"/>
        </w:rPr>
        <w:t xml:space="preserve"> </w:t>
      </w:r>
    </w:p>
    <w:p w14:paraId="36D50B86" w14:textId="77777777" w:rsidR="00A01A4E" w:rsidRDefault="00C56536">
      <w:pPr>
        <w:ind w:left="477"/>
      </w:pPr>
      <w:r>
        <w:t>本基金所持有的投资品种，按如下原则进行估值：</w:t>
      </w:r>
      <w:r>
        <w:rPr>
          <w:rFonts w:ascii="Times New Roman" w:eastAsia="Times New Roman" w:hAnsi="Times New Roman" w:cs="Times New Roman"/>
        </w:rPr>
        <w:t xml:space="preserve"> </w:t>
      </w:r>
    </w:p>
    <w:p w14:paraId="2627E6DA" w14:textId="77777777" w:rsidR="00A01A4E" w:rsidRDefault="00C56536">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D0047F" w14:textId="77777777" w:rsidR="00A01A4E" w:rsidRDefault="00C56536">
      <w:pPr>
        <w:numPr>
          <w:ilvl w:val="0"/>
          <w:numId w:val="75"/>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96B08" w14:textId="77777777" w:rsidR="00A01A4E" w:rsidRDefault="00C56536">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19BE527" w14:textId="77777777" w:rsidR="00A01A4E" w:rsidRDefault="00C56536">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B2DB70" w14:textId="77777777" w:rsidR="00A01A4E" w:rsidRDefault="00C56536">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C994277" w14:textId="77777777" w:rsidR="00A01A4E" w:rsidRDefault="00C56536">
      <w:pPr>
        <w:numPr>
          <w:ilvl w:val="0"/>
          <w:numId w:val="75"/>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E977C8F" w14:textId="77777777" w:rsidR="00A01A4E" w:rsidRDefault="00C56536">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4927608" w14:textId="77777777" w:rsidR="00A01A4E" w:rsidRDefault="00C56536">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C6E2F4" w14:textId="77777777" w:rsidR="00A01A4E" w:rsidRDefault="00C56536">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D8083" w14:textId="77777777" w:rsidR="00A01A4E" w:rsidRDefault="00C56536">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37DB35" w14:textId="77777777" w:rsidR="00A01A4E" w:rsidRDefault="00C56536">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EE1743F" w14:textId="77777777" w:rsidR="00A01A4E" w:rsidRDefault="00C56536">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354F41" w14:textId="77777777" w:rsidR="00A01A4E" w:rsidRDefault="00C56536">
      <w:pPr>
        <w:numPr>
          <w:ilvl w:val="0"/>
          <w:numId w:val="77"/>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A2E5D8E" w14:textId="77777777" w:rsidR="00A01A4E" w:rsidRDefault="00C56536">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C814D5" w14:textId="77777777" w:rsidR="00A01A4E" w:rsidRDefault="00C56536">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D42026" w14:textId="77777777" w:rsidR="00A01A4E" w:rsidRDefault="00C56536">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E21370" w14:textId="77777777" w:rsidR="00A01A4E" w:rsidRDefault="00C56536">
      <w:pPr>
        <w:numPr>
          <w:ilvl w:val="0"/>
          <w:numId w:val="78"/>
        </w:numPr>
        <w:ind w:firstLine="480"/>
      </w:pPr>
      <w:r>
        <w:t>估值中的汇率选取原则</w:t>
      </w:r>
      <w:r>
        <w:rPr>
          <w:rFonts w:ascii="Times New Roman" w:eastAsia="Times New Roman" w:hAnsi="Times New Roman" w:cs="Times New Roman"/>
        </w:rPr>
        <w:t xml:space="preserve"> </w:t>
      </w:r>
    </w:p>
    <w:p w14:paraId="7110B462" w14:textId="77777777" w:rsidR="00A01A4E" w:rsidRDefault="00C56536">
      <w:pPr>
        <w:spacing w:after="16"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8E507D1" w14:textId="77777777" w:rsidR="00A01A4E" w:rsidRDefault="00C56536">
      <w:pPr>
        <w:numPr>
          <w:ilvl w:val="0"/>
          <w:numId w:val="78"/>
        </w:numPr>
        <w:ind w:firstLine="480"/>
      </w:pPr>
      <w:r>
        <w:t>税收</w:t>
      </w:r>
      <w:r>
        <w:rPr>
          <w:rFonts w:ascii="Times New Roman" w:eastAsia="Times New Roman" w:hAnsi="Times New Roman" w:cs="Times New Roman"/>
        </w:rPr>
        <w:t xml:space="preserve"> </w:t>
      </w:r>
    </w:p>
    <w:p w14:paraId="7569AC46" w14:textId="77777777" w:rsidR="00A01A4E" w:rsidRDefault="00C56536">
      <w:pPr>
        <w:spacing w:after="8" w:line="372" w:lineRule="auto"/>
        <w:ind w:left="-15" w:right="111" w:firstLine="470"/>
        <w:jc w:val="both"/>
      </w:pP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w:t>
      </w:r>
      <w:r>
        <w:t>付日进行相应的估值调整。</w:t>
      </w:r>
      <w:r>
        <w:rPr>
          <w:rFonts w:ascii="Times New Roman" w:eastAsia="Times New Roman" w:hAnsi="Times New Roman" w:cs="Times New Roman"/>
        </w:rPr>
        <w:t xml:space="preserve"> </w:t>
      </w:r>
    </w:p>
    <w:p w14:paraId="7202E0FA" w14:textId="77777777" w:rsidR="00A01A4E" w:rsidRDefault="00C56536">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7DD838" w14:textId="77777777" w:rsidR="00A01A4E" w:rsidRDefault="00C56536">
      <w:pPr>
        <w:numPr>
          <w:ilvl w:val="0"/>
          <w:numId w:val="78"/>
        </w:numPr>
        <w:spacing w:after="155"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DCD0DC" w14:textId="77777777" w:rsidR="00A01A4E" w:rsidRDefault="00C56536">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454CC8" w14:textId="77777777" w:rsidR="00A01A4E" w:rsidRDefault="00C5653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9F6BBA" w14:textId="77777777" w:rsidR="00A01A4E" w:rsidRDefault="00C5653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F47498" w14:textId="77777777" w:rsidR="00A01A4E" w:rsidRDefault="00C56536">
      <w:pPr>
        <w:ind w:left="477"/>
      </w:pPr>
      <w:r>
        <w:t>五、估值程序</w:t>
      </w:r>
      <w:r>
        <w:rPr>
          <w:rFonts w:ascii="Times New Roman" w:eastAsia="Times New Roman" w:hAnsi="Times New Roman" w:cs="Times New Roman"/>
        </w:rPr>
        <w:t xml:space="preserve"> </w:t>
      </w:r>
    </w:p>
    <w:p w14:paraId="6F29C3A2" w14:textId="77777777" w:rsidR="00A01A4E" w:rsidRDefault="00C56536">
      <w:pPr>
        <w:numPr>
          <w:ilvl w:val="0"/>
          <w:numId w:val="79"/>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430494" w14:textId="77777777" w:rsidR="00A01A4E" w:rsidRDefault="00C56536">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6137CCE" w14:textId="77777777" w:rsidR="00A01A4E" w:rsidRDefault="00C56536">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4A7B8EA" w14:textId="77777777" w:rsidR="00A01A4E" w:rsidRDefault="00C56536">
      <w:pPr>
        <w:ind w:left="477"/>
      </w:pPr>
      <w:r>
        <w:t>六、估值错误的处理</w:t>
      </w:r>
      <w:r>
        <w:rPr>
          <w:rFonts w:ascii="Times New Roman" w:eastAsia="Times New Roman" w:hAnsi="Times New Roman" w:cs="Times New Roman"/>
        </w:rPr>
        <w:t xml:space="preserve"> </w:t>
      </w:r>
    </w:p>
    <w:p w14:paraId="316DA6D3" w14:textId="77777777" w:rsidR="00A01A4E" w:rsidRDefault="00C56536">
      <w:pPr>
        <w:spacing w:after="7"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6A5C0DF" w14:textId="77777777" w:rsidR="00A01A4E" w:rsidRDefault="00C56536">
      <w:pPr>
        <w:ind w:left="477"/>
      </w:pPr>
      <w:r>
        <w:t>本基金合同的当事人应按照以下约定处理：</w:t>
      </w:r>
      <w:r>
        <w:rPr>
          <w:rFonts w:ascii="Times New Roman" w:eastAsia="Times New Roman" w:hAnsi="Times New Roman" w:cs="Times New Roman"/>
        </w:rPr>
        <w:t xml:space="preserve"> </w:t>
      </w:r>
    </w:p>
    <w:p w14:paraId="2FE50B25" w14:textId="77777777" w:rsidR="00A01A4E" w:rsidRDefault="00C56536">
      <w:pPr>
        <w:numPr>
          <w:ilvl w:val="0"/>
          <w:numId w:val="80"/>
        </w:numPr>
        <w:ind w:hanging="360"/>
      </w:pPr>
      <w:r>
        <w:t>估值错误类型</w:t>
      </w:r>
      <w:r>
        <w:rPr>
          <w:rFonts w:ascii="Times New Roman" w:eastAsia="Times New Roman" w:hAnsi="Times New Roman" w:cs="Times New Roman"/>
        </w:rPr>
        <w:t xml:space="preserve"> </w:t>
      </w:r>
    </w:p>
    <w:p w14:paraId="00E96602" w14:textId="77777777" w:rsidR="00A01A4E" w:rsidRDefault="00C56536">
      <w:pPr>
        <w:spacing w:line="360" w:lineRule="auto"/>
        <w:ind w:left="0"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4FB0CDB" w14:textId="77777777" w:rsidR="00A01A4E" w:rsidRDefault="00C56536">
      <w:r>
        <w:t>“</w:t>
      </w:r>
      <w:r>
        <w:t>估值错误处理原则</w:t>
      </w:r>
      <w:r>
        <w:t>”</w:t>
      </w:r>
      <w:r>
        <w:t>给予赔偿，承担赔偿责任。</w:t>
      </w:r>
      <w:r>
        <w:rPr>
          <w:rFonts w:ascii="Times New Roman" w:eastAsia="Times New Roman" w:hAnsi="Times New Roman" w:cs="Times New Roman"/>
        </w:rPr>
        <w:t xml:space="preserve"> </w:t>
      </w:r>
    </w:p>
    <w:p w14:paraId="7E28F4E3" w14:textId="77777777" w:rsidR="00A01A4E" w:rsidRDefault="00C5653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47B12D" w14:textId="77777777" w:rsidR="00A01A4E" w:rsidRDefault="00C56536">
      <w:pPr>
        <w:numPr>
          <w:ilvl w:val="0"/>
          <w:numId w:val="80"/>
        </w:numPr>
        <w:ind w:hanging="360"/>
      </w:pPr>
      <w:r>
        <w:t>估值错误处理原则</w:t>
      </w:r>
      <w:r>
        <w:rPr>
          <w:rFonts w:ascii="Times New Roman" w:eastAsia="Times New Roman" w:hAnsi="Times New Roman" w:cs="Times New Roman"/>
        </w:rPr>
        <w:t xml:space="preserve"> </w:t>
      </w:r>
    </w:p>
    <w:p w14:paraId="4D64BB3A" w14:textId="77777777" w:rsidR="00A01A4E" w:rsidRDefault="00C56536">
      <w:pPr>
        <w:numPr>
          <w:ilvl w:val="0"/>
          <w:numId w:val="81"/>
        </w:numPr>
        <w:ind w:firstLine="480"/>
      </w:pPr>
      <w:r>
        <w:t>估值错误已发生，但尚未给当事人造成损失时，估值错误责任方应及</w:t>
      </w:r>
    </w:p>
    <w:p w14:paraId="2C6F7C89" w14:textId="77777777" w:rsidR="00A01A4E" w:rsidRDefault="00C56536">
      <w:pPr>
        <w:spacing w:after="23" w:line="361" w:lineRule="auto"/>
      </w:pPr>
      <w:r>
        <w:t>时协调各方，及时进行更正，因更正估值错误发生的费用由估值错误责任方</w:t>
      </w:r>
      <w:r>
        <w:t>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094CCA" w14:textId="77777777" w:rsidR="00A01A4E" w:rsidRDefault="00C56536">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D3C3FE" w14:textId="77777777" w:rsidR="00A01A4E" w:rsidRDefault="00C56536">
      <w:pPr>
        <w:numPr>
          <w:ilvl w:val="0"/>
          <w:numId w:val="81"/>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129C40" w14:textId="77777777" w:rsidR="00A01A4E" w:rsidRDefault="00C56536">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0106D6" w14:textId="77777777" w:rsidR="00A01A4E" w:rsidRDefault="00C56536">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9701370" w14:textId="77777777" w:rsidR="00A01A4E" w:rsidRDefault="00C56536">
      <w:pPr>
        <w:ind w:left="477"/>
      </w:pPr>
      <w:r>
        <w:t>估值错误被发现后，有关的当事人应当及时进行处理，处理的程序如下：</w:t>
      </w:r>
      <w:r>
        <w:rPr>
          <w:rFonts w:ascii="Times New Roman" w:eastAsia="Times New Roman" w:hAnsi="Times New Roman" w:cs="Times New Roman"/>
        </w:rPr>
        <w:t xml:space="preserve"> </w:t>
      </w:r>
    </w:p>
    <w:p w14:paraId="6BA68567" w14:textId="77777777" w:rsidR="00A01A4E" w:rsidRDefault="00C56536">
      <w:pPr>
        <w:numPr>
          <w:ilvl w:val="0"/>
          <w:numId w:val="82"/>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8B8D3" w14:textId="77777777" w:rsidR="00A01A4E" w:rsidRDefault="00C56536">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B772F5" w14:textId="77777777" w:rsidR="00A01A4E" w:rsidRDefault="00C56536">
      <w:pPr>
        <w:numPr>
          <w:ilvl w:val="0"/>
          <w:numId w:val="8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20809" w14:textId="77777777" w:rsidR="00A01A4E" w:rsidRDefault="00C56536">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BAEB62" w14:textId="77777777" w:rsidR="00A01A4E" w:rsidRDefault="00C56536">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4C539" w14:textId="77777777" w:rsidR="00A01A4E" w:rsidRDefault="00C56536">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6F0582" w14:textId="77777777" w:rsidR="00A01A4E" w:rsidRDefault="00C56536">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3311FD" w14:textId="77777777" w:rsidR="00A01A4E" w:rsidRDefault="00C56536">
      <w:pPr>
        <w:numPr>
          <w:ilvl w:val="0"/>
          <w:numId w:val="83"/>
        </w:numPr>
        <w:ind w:firstLine="480"/>
      </w:pPr>
      <w:r>
        <w:t>前述内容如法律法规或监管机关另有规定的，从其规定处理。</w:t>
      </w:r>
      <w:r>
        <w:rPr>
          <w:rFonts w:ascii="Times New Roman" w:eastAsia="Times New Roman" w:hAnsi="Times New Roman" w:cs="Times New Roman"/>
        </w:rPr>
        <w:t xml:space="preserve"> </w:t>
      </w:r>
    </w:p>
    <w:p w14:paraId="5645CE82" w14:textId="77777777" w:rsidR="00A01A4E" w:rsidRDefault="00C56536">
      <w:pPr>
        <w:ind w:left="477"/>
      </w:pPr>
      <w:r>
        <w:t>七、暂停估值的情形</w:t>
      </w:r>
      <w:r>
        <w:rPr>
          <w:rFonts w:ascii="Times New Roman" w:eastAsia="Times New Roman" w:hAnsi="Times New Roman" w:cs="Times New Roman"/>
        </w:rPr>
        <w:t xml:space="preserve"> </w:t>
      </w:r>
    </w:p>
    <w:p w14:paraId="4F102286" w14:textId="77777777" w:rsidR="00A01A4E" w:rsidRDefault="00C56536">
      <w:pPr>
        <w:numPr>
          <w:ilvl w:val="0"/>
          <w:numId w:val="84"/>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094B97" w14:textId="77777777" w:rsidR="00A01A4E" w:rsidRDefault="00C5653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4A5C2B0" w14:textId="77777777" w:rsidR="00A01A4E" w:rsidRDefault="00C5653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2AA3D1" w14:textId="77777777" w:rsidR="00A01A4E" w:rsidRDefault="00C5653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CDB6683" w14:textId="77777777" w:rsidR="00A01A4E" w:rsidRDefault="00C56536">
      <w:pPr>
        <w:numPr>
          <w:ilvl w:val="0"/>
          <w:numId w:val="85"/>
        </w:numPr>
        <w:ind w:hanging="480"/>
      </w:pPr>
      <w:r>
        <w:t>基金净值的确认</w:t>
      </w:r>
      <w:r>
        <w:rPr>
          <w:rFonts w:ascii="Times New Roman" w:eastAsia="Times New Roman" w:hAnsi="Times New Roman" w:cs="Times New Roman"/>
        </w:rPr>
        <w:t xml:space="preserve"> </w:t>
      </w:r>
    </w:p>
    <w:p w14:paraId="47F88469" w14:textId="77777777" w:rsidR="00A01A4E" w:rsidRDefault="00C56536">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FC7B4D" w14:textId="77777777" w:rsidR="00A01A4E" w:rsidRDefault="00C56536">
      <w:pPr>
        <w:numPr>
          <w:ilvl w:val="0"/>
          <w:numId w:val="85"/>
        </w:numPr>
        <w:ind w:hanging="480"/>
      </w:pPr>
      <w:r>
        <w:t>特殊情形的处理</w:t>
      </w:r>
      <w:r>
        <w:rPr>
          <w:rFonts w:ascii="Times New Roman" w:eastAsia="Times New Roman" w:hAnsi="Times New Roman" w:cs="Times New Roman"/>
        </w:rPr>
        <w:t xml:space="preserve">  </w:t>
      </w:r>
    </w:p>
    <w:p w14:paraId="2812F392" w14:textId="77777777" w:rsidR="00A01A4E" w:rsidRDefault="00C56536">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16DD29" w14:textId="77777777" w:rsidR="00A01A4E" w:rsidRDefault="00C56536">
      <w:pPr>
        <w:numPr>
          <w:ilvl w:val="0"/>
          <w:numId w:val="86"/>
        </w:numPr>
        <w:spacing w:after="0" w:line="364" w:lineRule="auto"/>
        <w:ind w:firstLine="480"/>
      </w:pPr>
      <w:r>
        <w:t>由于证券交易所、期货交易所及其登记结算公司发送的数据错误，或由于其他不可抗力原因，基金管理人和基金托管人虽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5A2F65C7" w14:textId="77777777" w:rsidR="00A01A4E" w:rsidRDefault="00C56536">
      <w:pPr>
        <w:spacing w:after="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60751B" w14:textId="77777777" w:rsidR="00A01A4E" w:rsidRDefault="00C56536">
      <w:pPr>
        <w:spacing w:after="0" w:line="259" w:lineRule="auto"/>
        <w:ind w:left="480" w:firstLine="0"/>
      </w:pPr>
      <w:r>
        <w:rPr>
          <w:rFonts w:ascii="Times New Roman" w:eastAsia="Times New Roman" w:hAnsi="Times New Roman" w:cs="Times New Roman"/>
        </w:rPr>
        <w:t xml:space="preserve"> </w:t>
      </w:r>
      <w:r>
        <w:br w:type="page"/>
      </w:r>
    </w:p>
    <w:p w14:paraId="7A7989A3" w14:textId="77777777" w:rsidR="00A01A4E" w:rsidRDefault="00C56536">
      <w:pPr>
        <w:pStyle w:val="1"/>
        <w:ind w:right="124"/>
      </w:pPr>
      <w:bookmarkStart w:id="14" w:name="_Toc657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A22395"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E3BDE3A" w14:textId="77777777" w:rsidR="00A01A4E" w:rsidRDefault="00C56536">
      <w:pPr>
        <w:ind w:left="477"/>
      </w:pPr>
      <w:r>
        <w:t>一、基金费用的种类</w:t>
      </w:r>
      <w:r>
        <w:rPr>
          <w:rFonts w:ascii="Times New Roman" w:eastAsia="Times New Roman" w:hAnsi="Times New Roman" w:cs="Times New Roman"/>
        </w:rPr>
        <w:t xml:space="preserve"> </w:t>
      </w:r>
    </w:p>
    <w:p w14:paraId="79C91B67" w14:textId="77777777" w:rsidR="00A01A4E" w:rsidRDefault="00C56536">
      <w:pPr>
        <w:numPr>
          <w:ilvl w:val="0"/>
          <w:numId w:val="87"/>
        </w:numPr>
        <w:ind w:firstLine="480"/>
      </w:pPr>
      <w:r>
        <w:t>基金管理人的管理费；</w:t>
      </w:r>
      <w:r>
        <w:rPr>
          <w:rFonts w:ascii="Times New Roman" w:eastAsia="Times New Roman" w:hAnsi="Times New Roman" w:cs="Times New Roman"/>
        </w:rPr>
        <w:t xml:space="preserve"> </w:t>
      </w:r>
    </w:p>
    <w:p w14:paraId="332D316F" w14:textId="77777777" w:rsidR="00A01A4E" w:rsidRDefault="00C56536">
      <w:pPr>
        <w:numPr>
          <w:ilvl w:val="0"/>
          <w:numId w:val="87"/>
        </w:numPr>
        <w:ind w:firstLine="480"/>
      </w:pPr>
      <w:r>
        <w:t>基金托管人的托管费；</w:t>
      </w:r>
      <w:r>
        <w:rPr>
          <w:rFonts w:ascii="Times New Roman" w:eastAsia="Times New Roman" w:hAnsi="Times New Roman" w:cs="Times New Roman"/>
        </w:rPr>
        <w:t xml:space="preserve"> </w:t>
      </w:r>
    </w:p>
    <w:p w14:paraId="67CE4245" w14:textId="77777777" w:rsidR="00A01A4E" w:rsidRDefault="00C5653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w:t>
      </w:r>
      <w:r>
        <w:t>产中计提的销售服务费；</w:t>
      </w:r>
      <w:r>
        <w:rPr>
          <w:rFonts w:ascii="Times New Roman" w:eastAsia="Times New Roman" w:hAnsi="Times New Roman" w:cs="Times New Roman"/>
        </w:rPr>
        <w:t xml:space="preserve"> </w:t>
      </w:r>
    </w:p>
    <w:p w14:paraId="6ED12DD3" w14:textId="77777777" w:rsidR="00A01A4E" w:rsidRDefault="00C5653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69D7F2E8" w14:textId="77777777" w:rsidR="00A01A4E" w:rsidRDefault="00C56536">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1C8EA6D8" w14:textId="77777777" w:rsidR="00A01A4E" w:rsidRDefault="00C56536">
      <w:pPr>
        <w:numPr>
          <w:ilvl w:val="0"/>
          <w:numId w:val="87"/>
        </w:numPr>
        <w:ind w:firstLine="480"/>
      </w:pPr>
      <w:r>
        <w:t>基金份额持有人大会费用；</w:t>
      </w:r>
      <w:r>
        <w:rPr>
          <w:rFonts w:ascii="Times New Roman" w:eastAsia="Times New Roman" w:hAnsi="Times New Roman" w:cs="Times New Roman"/>
        </w:rPr>
        <w:t xml:space="preserve"> </w:t>
      </w:r>
    </w:p>
    <w:p w14:paraId="27A369E9" w14:textId="77777777" w:rsidR="00A01A4E" w:rsidRDefault="00C56536">
      <w:pPr>
        <w:numPr>
          <w:ilvl w:val="0"/>
          <w:numId w:val="87"/>
        </w:numPr>
        <w:ind w:firstLine="480"/>
      </w:pPr>
      <w:r>
        <w:t>基金的证券、期货交易费用；</w:t>
      </w:r>
      <w:r>
        <w:rPr>
          <w:rFonts w:ascii="Times New Roman" w:eastAsia="Times New Roman" w:hAnsi="Times New Roman" w:cs="Times New Roman"/>
        </w:rPr>
        <w:t xml:space="preserve"> </w:t>
      </w:r>
    </w:p>
    <w:p w14:paraId="4322E763" w14:textId="77777777" w:rsidR="00A01A4E" w:rsidRDefault="00C56536">
      <w:pPr>
        <w:numPr>
          <w:ilvl w:val="0"/>
          <w:numId w:val="87"/>
        </w:numPr>
        <w:ind w:firstLine="480"/>
      </w:pPr>
      <w:r>
        <w:t>基金的银行汇划费用；</w:t>
      </w:r>
      <w:r>
        <w:rPr>
          <w:rFonts w:ascii="Times New Roman" w:eastAsia="Times New Roman" w:hAnsi="Times New Roman" w:cs="Times New Roman"/>
        </w:rPr>
        <w:t xml:space="preserve"> </w:t>
      </w:r>
    </w:p>
    <w:p w14:paraId="2D138F57" w14:textId="77777777" w:rsidR="00A01A4E" w:rsidRDefault="00C56536">
      <w:pPr>
        <w:numPr>
          <w:ilvl w:val="0"/>
          <w:numId w:val="87"/>
        </w:numPr>
        <w:ind w:firstLine="480"/>
      </w:pPr>
      <w:r>
        <w:t>证券、期货账户开户费用和银行账户维护费；</w:t>
      </w:r>
      <w:r>
        <w:rPr>
          <w:rFonts w:ascii="Times New Roman" w:eastAsia="Times New Roman" w:hAnsi="Times New Roman" w:cs="Times New Roman"/>
        </w:rPr>
        <w:t xml:space="preserve"> </w:t>
      </w:r>
    </w:p>
    <w:p w14:paraId="626ED64B" w14:textId="77777777" w:rsidR="00A01A4E" w:rsidRDefault="00C5653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511FE558" w14:textId="77777777" w:rsidR="00A01A4E" w:rsidRDefault="00C5653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E429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6B3DDB6B"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3F179108"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23AECF"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F5F8F1" w14:textId="77777777" w:rsidR="00A01A4E" w:rsidRDefault="00C5653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5C02CD"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E456BB"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FF8E9" w14:textId="77777777" w:rsidR="00A01A4E" w:rsidRDefault="00C56536">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w:t>
      </w:r>
      <w:r>
        <w:t>，管理人应进行核对，如发现数据不符，及时联系托管人协商解决。</w:t>
      </w:r>
      <w:r>
        <w:rPr>
          <w:rFonts w:ascii="Times New Roman" w:eastAsia="Times New Roman" w:hAnsi="Times New Roman" w:cs="Times New Roman"/>
        </w:rPr>
        <w:t xml:space="preserve"> </w:t>
      </w:r>
    </w:p>
    <w:p w14:paraId="3D5CC63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2D9921"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F585CB6" w14:textId="77777777" w:rsidR="00A01A4E" w:rsidRDefault="00C5653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BE95DCD" w14:textId="77777777" w:rsidR="00A01A4E" w:rsidRDefault="00C56536">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5757"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E38497" w14:textId="77777777" w:rsidR="00A01A4E" w:rsidRDefault="00C56536">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w:t>
      </w:r>
      <w:r>
        <w:t>动扣划后，管理人应进行核对，如发现数据不符，及时联系托管人协商解决。</w:t>
      </w:r>
      <w:r>
        <w:rPr>
          <w:rFonts w:ascii="Times New Roman" w:eastAsia="Times New Roman" w:hAnsi="Times New Roman" w:cs="Times New Roman"/>
        </w:rPr>
        <w:t xml:space="preserve"> </w:t>
      </w:r>
    </w:p>
    <w:p w14:paraId="2E62627C"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68E96B"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CF747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B36407"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112AD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A68E0B" w14:textId="77777777" w:rsidR="00A01A4E" w:rsidRDefault="00C56536">
      <w:pPr>
        <w:spacing w:after="8" w:line="367" w:lineRule="auto"/>
        <w:ind w:left="0" w:firstLine="480"/>
      </w:pPr>
      <w:del w:id="27" w:author="FundLex" w:date="2026-10-22T03:24:29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按照指定的账户路径从基金财产中一次性支付，管理人无需再出具资金划拨指令。若遇法定节假日、公休日等，支付日期顺延。费用自动扣划后，管理人应进行核对，如发现数据不符，及时联系托管人协商解决。</w:delText>
        </w:r>
        <w:r>
          <w:rPr>
            <w:rFonts w:ascii="Times New Roman" w:eastAsia="Times New Roman" w:hAnsi="Times New Roman" w:cs="Times New Roman"/>
          </w:rPr>
          <w:delText xml:space="preserve"> </w:delText>
        </w:r>
      </w:del>
      <w:ins w:id="28" w:author="FundLex" w:date="2026-10-22T03:24:29Z">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ins>
    </w:p>
    <w:p w14:paraId="29A41E74" w14:textId="77777777" w:rsidR="00A01A4E" w:rsidRDefault="00C56536">
      <w:pPr>
        <w:spacing w:after="18" w:line="365" w:lineRule="auto"/>
        <w:ind w:left="0" w:firstLine="480"/>
      </w:pPr>
      <w:del w:id="29" w:author="FundLex" w:date="2026-10-22T03:24:29Z">
        <w:r>
          <w:delText>销售服务费主要用于支付销售机构佣金、以及基金管理人的基金行销广告费、促销活动费、基金份额持有人服务费等。</w:delText>
        </w:r>
      </w:del>
      <w:ins w:id="30" w:author="FundLex" w:date="2026-10-22T03:24:29Z">
        <w:r>
          <w:t/>
        </w:r>
      </w:ins>
      <w:r>
        <w:rPr>
          <w:rFonts w:ascii="Times New Roman" w:eastAsia="Times New Roman" w:hAnsi="Times New Roman" w:cs="Times New Roman"/>
        </w:rPr>
        <w:t xml:space="preserve"> </w:t>
      </w:r>
    </w:p>
    <w:p w14:paraId="183115B2" w14:textId="77777777" w:rsidR="00A01A4E" w:rsidRDefault="00C56536">
      <w:pPr>
        <w:ind w:left="477"/>
      </w:pPr>
      <w:del w:id="31" w:author="FundLex" w:date="2026-10-22T03:24:29Z">
        <w:r>
          <w:delText>销售服务费使用范围不包括基金募集期间的上述费用。</w:delText>
        </w:r>
      </w:del>
      <w:ins w:id="32" w:author="FundLex" w:date="2026-10-22T03:24:29Z">
        <w:r>
          <w:t xml:space="preserve"> </w:t>
        </w:r>
      </w:ins>
      <w:r>
        <w:rPr>
          <w:rFonts w:ascii="Times New Roman" w:eastAsia="Times New Roman" w:hAnsi="Times New Roman" w:cs="Times New Roman"/>
        </w:rPr>
        <w:t xml:space="preserve"> </w:t>
      </w:r>
    </w:p>
    <w:p w14:paraId="2E1A0111"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1</w:t>
      </w:r>
      <w:r>
        <w:rPr>
          <w:rFonts w:ascii="Times New Roman" w:eastAsia="Times New Roman" w:hAnsi="Times New Roman" w:cs="Times New Roman"/>
        </w:rPr>
        <w:t xml:space="preserve">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A7B3E1" w14:textId="77777777" w:rsidR="00A01A4E" w:rsidRDefault="00C56536">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5AAC9C3F" w14:textId="77777777" w:rsidR="00A01A4E" w:rsidRDefault="00C56536">
      <w:pPr>
        <w:ind w:left="477"/>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F3111A" w14:textId="77777777" w:rsidR="00A01A4E" w:rsidRDefault="00C56536">
      <w:pPr>
        <w:pStyle w:val="2"/>
        <w:spacing w:after="156"/>
        <w:ind w:left="48" w:right="188"/>
        <w:jc w:val="center"/>
      </w:pPr>
      <w:r>
        <w:t>2</w:t>
      </w:r>
      <w:r>
        <w:rPr>
          <w:rFonts w:ascii="宋体" w:eastAsia="宋体" w:hAnsi="宋体" w:cs="宋体"/>
        </w:rPr>
        <w:t>、基金管理人和基金托管人处理与基金运作无关的事项发生的费用；</w:t>
      </w:r>
      <w:r>
        <w:t xml:space="preserve"> </w:t>
      </w:r>
    </w:p>
    <w:p w14:paraId="49E3E1B8" w14:textId="77777777" w:rsidR="00A01A4E" w:rsidRDefault="00C56536">
      <w:pPr>
        <w:numPr>
          <w:ilvl w:val="0"/>
          <w:numId w:val="88"/>
        </w:numPr>
        <w:ind w:firstLine="480"/>
      </w:pPr>
      <w:r>
        <w:t>《基金合同》生效前的相关费用；</w:t>
      </w:r>
      <w:r>
        <w:rPr>
          <w:rFonts w:ascii="Times New Roman" w:eastAsia="Times New Roman" w:hAnsi="Times New Roman" w:cs="Times New Roman"/>
        </w:rPr>
        <w:t xml:space="preserve"> </w:t>
      </w:r>
    </w:p>
    <w:p w14:paraId="4657306D" w14:textId="77777777" w:rsidR="00A01A4E" w:rsidRDefault="00C56536">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9E9A49C" w14:textId="77777777" w:rsidR="00A01A4E" w:rsidRDefault="00C56536">
      <w:pPr>
        <w:numPr>
          <w:ilvl w:val="0"/>
          <w:numId w:val="89"/>
        </w:numPr>
        <w:ind w:hanging="480"/>
      </w:pPr>
      <w:r>
        <w:t>实施侧袋机制期间的基金费用</w:t>
      </w:r>
      <w:r>
        <w:rPr>
          <w:rFonts w:ascii="Times New Roman" w:eastAsia="Times New Roman" w:hAnsi="Times New Roman" w:cs="Times New Roman"/>
        </w:rPr>
        <w:t xml:space="preserve"> </w:t>
      </w:r>
    </w:p>
    <w:p w14:paraId="335CB470" w14:textId="77777777" w:rsidR="00A01A4E" w:rsidRDefault="00C56536">
      <w:pPr>
        <w:spacing w:after="22" w:line="363" w:lineRule="auto"/>
        <w:ind w:left="0"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682F645" w14:textId="77777777" w:rsidR="00A01A4E" w:rsidRDefault="00C56536">
      <w:pPr>
        <w:numPr>
          <w:ilvl w:val="0"/>
          <w:numId w:val="89"/>
        </w:numPr>
        <w:ind w:hanging="480"/>
      </w:pPr>
      <w:r>
        <w:t>基金税收</w:t>
      </w:r>
      <w:r>
        <w:rPr>
          <w:rFonts w:ascii="Times New Roman" w:eastAsia="Times New Roman" w:hAnsi="Times New Roman" w:cs="Times New Roman"/>
        </w:rPr>
        <w:t xml:space="preserve"> </w:t>
      </w:r>
    </w:p>
    <w:p w14:paraId="692E76C7" w14:textId="77777777" w:rsidR="00A01A4E" w:rsidRDefault="00C5653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8F9599" w14:textId="77777777" w:rsidR="00A01A4E" w:rsidRDefault="00C56536">
      <w:pPr>
        <w:pStyle w:val="1"/>
        <w:spacing w:after="36"/>
      </w:pPr>
      <w:bookmarkStart w:id="15" w:name="_Toc657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6AD83D"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46F664D7" w14:textId="77777777" w:rsidR="00A01A4E" w:rsidRDefault="00C56536">
      <w:pPr>
        <w:numPr>
          <w:ilvl w:val="0"/>
          <w:numId w:val="90"/>
        </w:numPr>
        <w:ind w:hanging="480"/>
      </w:pPr>
      <w:r>
        <w:t>基金利润的构成</w:t>
      </w:r>
      <w:r>
        <w:rPr>
          <w:rFonts w:ascii="Times New Roman" w:eastAsia="Times New Roman" w:hAnsi="Times New Roman" w:cs="Times New Roman"/>
        </w:rPr>
        <w:t xml:space="preserve"> </w:t>
      </w:r>
    </w:p>
    <w:p w14:paraId="75876D49" w14:textId="77777777" w:rsidR="00A01A4E" w:rsidRDefault="00C56536">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879E9" w14:textId="77777777" w:rsidR="00A01A4E" w:rsidRDefault="00C56536">
      <w:pPr>
        <w:numPr>
          <w:ilvl w:val="0"/>
          <w:numId w:val="90"/>
        </w:numPr>
        <w:ind w:hanging="480"/>
      </w:pPr>
      <w:r>
        <w:t>基金可供分配利润</w:t>
      </w:r>
      <w:r>
        <w:rPr>
          <w:rFonts w:ascii="Times New Roman" w:eastAsia="Times New Roman" w:hAnsi="Times New Roman" w:cs="Times New Roman"/>
        </w:rPr>
        <w:t xml:space="preserve"> </w:t>
      </w:r>
    </w:p>
    <w:p w14:paraId="13E9CB2B" w14:textId="77777777" w:rsidR="00A01A4E" w:rsidRDefault="00C5653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23FD34" w14:textId="77777777" w:rsidR="00A01A4E" w:rsidRDefault="00C56536">
      <w:pPr>
        <w:numPr>
          <w:ilvl w:val="0"/>
          <w:numId w:val="90"/>
        </w:numPr>
        <w:ind w:hanging="480"/>
      </w:pPr>
      <w:r>
        <w:t>基金收益分配原则</w:t>
      </w:r>
      <w:r>
        <w:rPr>
          <w:rFonts w:ascii="Times New Roman" w:eastAsia="Times New Roman" w:hAnsi="Times New Roman" w:cs="Times New Roman"/>
        </w:rPr>
        <w:t xml:space="preserve"> </w:t>
      </w:r>
    </w:p>
    <w:p w14:paraId="7EB5596D" w14:textId="77777777" w:rsidR="00A01A4E" w:rsidRDefault="00C56536">
      <w:pPr>
        <w:numPr>
          <w:ilvl w:val="0"/>
          <w:numId w:val="91"/>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4AAE1" w14:textId="77777777" w:rsidR="00A01A4E" w:rsidRDefault="00C56536">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C2C05" w14:textId="77777777" w:rsidR="00A01A4E" w:rsidRDefault="00C56536">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816AB9" w14:textId="77777777" w:rsidR="00A01A4E" w:rsidRDefault="00C56536">
      <w:pPr>
        <w:numPr>
          <w:ilvl w:val="0"/>
          <w:numId w:val="91"/>
        </w:numPr>
        <w:spacing w:after="10" w:line="372" w:lineRule="auto"/>
        <w:ind w:firstLine="540"/>
      </w:pPr>
      <w:del w:id="33" w:author="FundLex" w:date="2026-10-22T03:24:29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34" w:author="FundLex" w:date="2026-10-22T03:24:29Z">
        <w:r>
          <w:t>由于本基金A类基金份额和C类基金份额费用收取不同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E809CF" w14:textId="77777777" w:rsidR="00A01A4E" w:rsidRDefault="00C56536">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68CD126E" w14:textId="77777777" w:rsidR="00A01A4E" w:rsidRDefault="00C56536">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E48E3B3" w14:textId="77777777" w:rsidR="00A01A4E" w:rsidRDefault="00C56536">
      <w:pPr>
        <w:numPr>
          <w:ilvl w:val="0"/>
          <w:numId w:val="92"/>
        </w:numPr>
        <w:ind w:hanging="480"/>
      </w:pPr>
      <w:r>
        <w:t>收益分配方案</w:t>
      </w:r>
      <w:r>
        <w:rPr>
          <w:rFonts w:ascii="Times New Roman" w:eastAsia="Times New Roman" w:hAnsi="Times New Roman" w:cs="Times New Roman"/>
        </w:rPr>
        <w:t xml:space="preserve"> </w:t>
      </w:r>
    </w:p>
    <w:p w14:paraId="6D54066B" w14:textId="77777777" w:rsidR="00A01A4E" w:rsidRDefault="00C56536">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872025" w14:textId="77777777" w:rsidR="00A01A4E" w:rsidRDefault="00C56536">
      <w:pPr>
        <w:numPr>
          <w:ilvl w:val="0"/>
          <w:numId w:val="92"/>
        </w:numPr>
        <w:spacing w:after="17" w:line="366" w:lineRule="auto"/>
        <w:ind w:hanging="480"/>
      </w:pPr>
      <w:r>
        <w:t>收益分配方案的确</w:t>
      </w:r>
      <w:r>
        <w:t>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E90D3A" w14:textId="77777777" w:rsidR="00A01A4E" w:rsidRDefault="00C56536">
      <w:pPr>
        <w:ind w:left="550"/>
      </w:pPr>
      <w:r>
        <w:t>法律法规或监管机关另有规定的，从其规定。</w:t>
      </w:r>
      <w:r>
        <w:rPr>
          <w:rFonts w:ascii="Times New Roman" w:eastAsia="Times New Roman" w:hAnsi="Times New Roman" w:cs="Times New Roman"/>
        </w:rPr>
        <w:t xml:space="preserve"> </w:t>
      </w:r>
    </w:p>
    <w:p w14:paraId="1CAD1F1F" w14:textId="77777777" w:rsidR="00A01A4E" w:rsidRDefault="00C56536">
      <w:pPr>
        <w:numPr>
          <w:ilvl w:val="0"/>
          <w:numId w:val="92"/>
        </w:numPr>
        <w:ind w:hanging="480"/>
      </w:pPr>
      <w:r>
        <w:t>基金收益分配中发生的费用</w:t>
      </w:r>
      <w:r>
        <w:rPr>
          <w:rFonts w:ascii="Times New Roman" w:eastAsia="Times New Roman" w:hAnsi="Times New Roman" w:cs="Times New Roman"/>
        </w:rPr>
        <w:t xml:space="preserve"> </w:t>
      </w:r>
    </w:p>
    <w:p w14:paraId="388FB2D1" w14:textId="77777777" w:rsidR="00A01A4E" w:rsidRDefault="00C5653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CBCB7F" w14:textId="77777777" w:rsidR="00A01A4E" w:rsidRDefault="00C56536">
      <w:pPr>
        <w:numPr>
          <w:ilvl w:val="0"/>
          <w:numId w:val="92"/>
        </w:numPr>
        <w:ind w:hanging="480"/>
      </w:pPr>
      <w:r>
        <w:t>实施侧袋机制期间的收益分配</w:t>
      </w:r>
      <w:r>
        <w:rPr>
          <w:rFonts w:ascii="Times New Roman" w:eastAsia="Times New Roman" w:hAnsi="Times New Roman" w:cs="Times New Roman"/>
        </w:rPr>
        <w:t xml:space="preserve"> </w:t>
      </w:r>
    </w:p>
    <w:p w14:paraId="544AC397" w14:textId="77777777" w:rsidR="00A01A4E" w:rsidRDefault="00C56536">
      <w:pPr>
        <w:spacing w:after="7" w:line="365" w:lineRule="auto"/>
        <w:ind w:left="0" w:firstLine="540"/>
      </w:pPr>
      <w:r>
        <w:t>本基金实施侧袋机制的，侧袋账户不进行收益分配，详见招募</w:t>
      </w:r>
      <w:r>
        <w:t>说明书的规定。</w:t>
      </w:r>
      <w:r>
        <w:rPr>
          <w:rFonts w:ascii="Times New Roman" w:eastAsia="Times New Roman" w:hAnsi="Times New Roman" w:cs="Times New Roman"/>
        </w:rPr>
        <w:t xml:space="preserve"> </w:t>
      </w:r>
    </w:p>
    <w:p w14:paraId="533E6CD1" w14:textId="77777777" w:rsidR="00A01A4E" w:rsidRDefault="00C56536">
      <w:pPr>
        <w:spacing w:after="0" w:line="259" w:lineRule="auto"/>
        <w:ind w:left="540" w:firstLine="0"/>
      </w:pPr>
      <w:r>
        <w:rPr>
          <w:rFonts w:ascii="Times New Roman" w:eastAsia="Times New Roman" w:hAnsi="Times New Roman" w:cs="Times New Roman"/>
        </w:rPr>
        <w:t xml:space="preserve"> </w:t>
      </w:r>
      <w:r>
        <w:br w:type="page"/>
      </w:r>
    </w:p>
    <w:p w14:paraId="1CE17C86" w14:textId="77777777" w:rsidR="00A01A4E" w:rsidRDefault="00C56536">
      <w:pPr>
        <w:pStyle w:val="1"/>
      </w:pPr>
      <w:bookmarkStart w:id="16" w:name="_Toc657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2D80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7DD74D7A" w14:textId="77777777" w:rsidR="00A01A4E" w:rsidRDefault="00C56536">
      <w:pPr>
        <w:ind w:left="477"/>
      </w:pPr>
      <w:r>
        <w:t>一、基金会计政策</w:t>
      </w:r>
      <w:r>
        <w:rPr>
          <w:rFonts w:ascii="Times New Roman" w:eastAsia="Times New Roman" w:hAnsi="Times New Roman" w:cs="Times New Roman"/>
        </w:rPr>
        <w:t xml:space="preserve"> </w:t>
      </w:r>
    </w:p>
    <w:p w14:paraId="47C42A98" w14:textId="77777777" w:rsidR="00A01A4E" w:rsidRDefault="00C56536">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4BA2EB00" w14:textId="77777777" w:rsidR="00A01A4E" w:rsidRDefault="00C56536">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41E3A6A" w14:textId="77777777" w:rsidR="00A01A4E" w:rsidRDefault="00C56536">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56B3BF0F" w14:textId="77777777" w:rsidR="00A01A4E" w:rsidRDefault="00C56536">
      <w:pPr>
        <w:numPr>
          <w:ilvl w:val="0"/>
          <w:numId w:val="93"/>
        </w:numPr>
        <w:ind w:firstLine="480"/>
      </w:pPr>
      <w:r>
        <w:t>会计制度执行国家有关会计制度；</w:t>
      </w:r>
      <w:r>
        <w:rPr>
          <w:rFonts w:ascii="Times New Roman" w:eastAsia="Times New Roman" w:hAnsi="Times New Roman" w:cs="Times New Roman"/>
        </w:rPr>
        <w:t xml:space="preserve"> </w:t>
      </w:r>
    </w:p>
    <w:p w14:paraId="48B59863" w14:textId="77777777" w:rsidR="00A01A4E" w:rsidRDefault="00C56536">
      <w:pPr>
        <w:numPr>
          <w:ilvl w:val="0"/>
          <w:numId w:val="93"/>
        </w:numPr>
        <w:ind w:firstLine="480"/>
      </w:pPr>
      <w:r>
        <w:t>本基金独立建账、独立核算；</w:t>
      </w:r>
      <w:r>
        <w:rPr>
          <w:rFonts w:ascii="Times New Roman" w:eastAsia="Times New Roman" w:hAnsi="Times New Roman" w:cs="Times New Roman"/>
        </w:rPr>
        <w:t xml:space="preserve"> </w:t>
      </w:r>
    </w:p>
    <w:p w14:paraId="79A3E40E" w14:textId="77777777" w:rsidR="00A01A4E" w:rsidRDefault="00C56536">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70E1FA" w14:textId="77777777" w:rsidR="00A01A4E" w:rsidRDefault="00C56536">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99F515" w14:textId="77777777" w:rsidR="00A01A4E" w:rsidRDefault="00C56536">
      <w:pPr>
        <w:ind w:left="477"/>
      </w:pPr>
      <w:r>
        <w:t>二、基金的年度审计</w:t>
      </w:r>
      <w:r>
        <w:rPr>
          <w:rFonts w:ascii="Times New Roman" w:eastAsia="Times New Roman" w:hAnsi="Times New Roman" w:cs="Times New Roman"/>
        </w:rPr>
        <w:t xml:space="preserve"> </w:t>
      </w:r>
    </w:p>
    <w:p w14:paraId="555C087C" w14:textId="77777777" w:rsidR="00A01A4E" w:rsidRDefault="00C56536">
      <w:pPr>
        <w:numPr>
          <w:ilvl w:val="0"/>
          <w:numId w:val="94"/>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BE5F6D" w14:textId="77777777" w:rsidR="00A01A4E" w:rsidRDefault="00C56536">
      <w:pPr>
        <w:numPr>
          <w:ilvl w:val="0"/>
          <w:numId w:val="94"/>
        </w:numPr>
        <w:ind w:firstLine="480"/>
      </w:pPr>
      <w:r>
        <w:t>会计师事务所更换经办注册会计师，应事先征得基金管理人同意。</w:t>
      </w:r>
      <w:r>
        <w:rPr>
          <w:rFonts w:ascii="Times New Roman" w:eastAsia="Times New Roman" w:hAnsi="Times New Roman" w:cs="Times New Roman"/>
        </w:rPr>
        <w:t xml:space="preserve"> </w:t>
      </w:r>
    </w:p>
    <w:p w14:paraId="105FC566" w14:textId="77777777" w:rsidR="00A01A4E" w:rsidRDefault="00C56536">
      <w:pPr>
        <w:numPr>
          <w:ilvl w:val="0"/>
          <w:numId w:val="94"/>
        </w:numPr>
        <w:ind w:firstLine="480"/>
      </w:pPr>
      <w:r>
        <w:t>基金管理人认为有充足理由更换会计师事务所，须通报基金托管人。更</w:t>
      </w:r>
    </w:p>
    <w:p w14:paraId="452483A4" w14:textId="77777777" w:rsidR="00A01A4E" w:rsidRDefault="00C56536">
      <w:r>
        <w:t>换会计师事务所需按照《信息披露办法》的有关规</w:t>
      </w:r>
      <w:r>
        <w:t>定在规定媒介公告。</w:t>
      </w:r>
      <w:r>
        <w:rPr>
          <w:rFonts w:ascii="Times New Roman" w:eastAsia="Times New Roman" w:hAnsi="Times New Roman" w:cs="Times New Roman"/>
        </w:rPr>
        <w:t xml:space="preserve"> </w:t>
      </w:r>
    </w:p>
    <w:p w14:paraId="24DAFD27" w14:textId="77777777" w:rsidR="00A01A4E" w:rsidRDefault="00C56536">
      <w:pPr>
        <w:pStyle w:val="1"/>
        <w:ind w:right="124"/>
      </w:pPr>
      <w:bookmarkStart w:id="17" w:name="_Toc657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2E7B1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234E47F" w14:textId="77777777" w:rsidR="00A01A4E" w:rsidRDefault="00C56536">
      <w:pPr>
        <w:numPr>
          <w:ilvl w:val="0"/>
          <w:numId w:val="95"/>
        </w:numPr>
        <w:spacing w:after="125"/>
        <w:ind w:hanging="489"/>
      </w:pPr>
      <w:r>
        <w:t>本基金的信息披露应符合《基金法》、《运作办法》、《信息披露办法》、</w:t>
      </w:r>
    </w:p>
    <w:p w14:paraId="122E8607" w14:textId="77777777" w:rsidR="00A01A4E" w:rsidRDefault="00C5653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86AA1" w14:textId="77777777" w:rsidR="00A01A4E" w:rsidRDefault="00C56536">
      <w:pPr>
        <w:numPr>
          <w:ilvl w:val="0"/>
          <w:numId w:val="95"/>
        </w:numPr>
        <w:ind w:hanging="489"/>
      </w:pPr>
      <w:r>
        <w:t>信息披露义务人</w:t>
      </w:r>
      <w:r>
        <w:rPr>
          <w:rFonts w:ascii="Times New Roman" w:eastAsia="Times New Roman" w:hAnsi="Times New Roman" w:cs="Times New Roman"/>
        </w:rPr>
        <w:t xml:space="preserve"> </w:t>
      </w:r>
    </w:p>
    <w:p w14:paraId="127F7558" w14:textId="77777777" w:rsidR="00A01A4E" w:rsidRDefault="00C56536">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C56844" w14:textId="77777777" w:rsidR="00A01A4E" w:rsidRDefault="00C56536">
      <w:pPr>
        <w:spacing w:after="125"/>
        <w:ind w:left="477"/>
      </w:pPr>
      <w:r>
        <w:t>本基金信息披露义务人以保护基金份额持有人利益为根本出发点，按照法律</w:t>
      </w:r>
    </w:p>
    <w:p w14:paraId="363DD47E" w14:textId="77777777" w:rsidR="00A01A4E" w:rsidRDefault="00C5653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0DACCD" w14:textId="77777777" w:rsidR="00A01A4E" w:rsidRDefault="00C56536">
      <w:pPr>
        <w:spacing w:after="7"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10AB3C2C" w14:textId="77777777" w:rsidR="00A01A4E" w:rsidRDefault="00C56536">
      <w:r>
        <w:t>规定网站应当无偿向投资者提供基金信息披露服务。</w:t>
      </w:r>
      <w:r>
        <w:rPr>
          <w:rFonts w:ascii="Times New Roman" w:eastAsia="Times New Roman" w:hAnsi="Times New Roman" w:cs="Times New Roman"/>
        </w:rPr>
        <w:t xml:space="preserve"> </w:t>
      </w:r>
    </w:p>
    <w:p w14:paraId="143015AA" w14:textId="77777777" w:rsidR="00A01A4E" w:rsidRDefault="00C56536">
      <w:pPr>
        <w:ind w:left="477"/>
      </w:pPr>
      <w:r>
        <w:t>三、本基金信息披露义务人承诺公开披露的基金信息，不得有下列行为：</w:t>
      </w:r>
      <w:r>
        <w:rPr>
          <w:rFonts w:ascii="Times New Roman" w:eastAsia="Times New Roman" w:hAnsi="Times New Roman" w:cs="Times New Roman"/>
        </w:rPr>
        <w:t xml:space="preserve"> </w:t>
      </w:r>
    </w:p>
    <w:p w14:paraId="13BBDEA5" w14:textId="77777777" w:rsidR="00A01A4E" w:rsidRDefault="00C56536">
      <w:pPr>
        <w:numPr>
          <w:ilvl w:val="0"/>
          <w:numId w:val="96"/>
        </w:numPr>
        <w:ind w:firstLine="480"/>
      </w:pPr>
      <w:r>
        <w:t>虚假记载、误导性陈述或者重大遗漏；</w:t>
      </w:r>
      <w:r>
        <w:rPr>
          <w:rFonts w:ascii="Times New Roman" w:eastAsia="Times New Roman" w:hAnsi="Times New Roman" w:cs="Times New Roman"/>
        </w:rPr>
        <w:t xml:space="preserve"> </w:t>
      </w:r>
    </w:p>
    <w:p w14:paraId="29592926" w14:textId="77777777" w:rsidR="00A01A4E" w:rsidRDefault="00C56536">
      <w:pPr>
        <w:numPr>
          <w:ilvl w:val="0"/>
          <w:numId w:val="96"/>
        </w:numPr>
        <w:ind w:firstLine="480"/>
      </w:pPr>
      <w:r>
        <w:t>对证券投资业绩进行预测；</w:t>
      </w:r>
      <w:r>
        <w:rPr>
          <w:rFonts w:ascii="Times New Roman" w:eastAsia="Times New Roman" w:hAnsi="Times New Roman" w:cs="Times New Roman"/>
        </w:rPr>
        <w:t xml:space="preserve"> </w:t>
      </w:r>
    </w:p>
    <w:p w14:paraId="5C8C5C09" w14:textId="77777777" w:rsidR="00A01A4E" w:rsidRDefault="00C56536">
      <w:pPr>
        <w:numPr>
          <w:ilvl w:val="0"/>
          <w:numId w:val="96"/>
        </w:numPr>
        <w:ind w:firstLine="480"/>
      </w:pPr>
      <w:r>
        <w:t>违规承诺收益或者承担损失；</w:t>
      </w:r>
      <w:r>
        <w:rPr>
          <w:rFonts w:ascii="Times New Roman" w:eastAsia="Times New Roman" w:hAnsi="Times New Roman" w:cs="Times New Roman"/>
        </w:rPr>
        <w:t xml:space="preserve"> </w:t>
      </w:r>
    </w:p>
    <w:p w14:paraId="0FB3BF2E" w14:textId="77777777" w:rsidR="00A01A4E" w:rsidRDefault="00C56536">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7DBA0F7D" w14:textId="77777777" w:rsidR="00A01A4E" w:rsidRDefault="00C56536">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5F12F0F" w14:textId="77777777" w:rsidR="00A01A4E" w:rsidRDefault="00C56536">
      <w:pPr>
        <w:numPr>
          <w:ilvl w:val="0"/>
          <w:numId w:val="96"/>
        </w:numPr>
        <w:ind w:firstLine="480"/>
      </w:pPr>
      <w:r>
        <w:t>中国证监会禁止的其他</w:t>
      </w:r>
      <w:r>
        <w:t>行为。</w:t>
      </w:r>
      <w:r>
        <w:rPr>
          <w:rFonts w:ascii="Times New Roman" w:eastAsia="Times New Roman" w:hAnsi="Times New Roman" w:cs="Times New Roman"/>
        </w:rPr>
        <w:t xml:space="preserve"> </w:t>
      </w:r>
    </w:p>
    <w:p w14:paraId="70A74E01" w14:textId="77777777" w:rsidR="00A01A4E" w:rsidRDefault="00C56536">
      <w:pPr>
        <w:numPr>
          <w:ilvl w:val="0"/>
          <w:numId w:val="97"/>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686A5B" w14:textId="77777777" w:rsidR="00A01A4E" w:rsidRDefault="00C56536">
      <w:pPr>
        <w:numPr>
          <w:ilvl w:val="0"/>
          <w:numId w:val="97"/>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9C517C7" w14:textId="77777777" w:rsidR="00A01A4E" w:rsidRDefault="00C56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92DE44A" w14:textId="77777777" w:rsidR="00A01A4E" w:rsidRDefault="00C56536">
      <w:pPr>
        <w:numPr>
          <w:ilvl w:val="0"/>
          <w:numId w:val="9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9BD12A" w14:textId="77777777" w:rsidR="00A01A4E" w:rsidRDefault="00C56536">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4B3E96A" w14:textId="77777777" w:rsidR="00A01A4E" w:rsidRDefault="00C56536">
      <w:pPr>
        <w:numPr>
          <w:ilvl w:val="0"/>
          <w:numId w:val="9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0E40FA" w14:textId="77777777" w:rsidR="00A01A4E" w:rsidRDefault="00C56536">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DF9CE0" w14:textId="77777777" w:rsidR="00A01A4E" w:rsidRDefault="00C5653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91FFFE" w14:textId="77777777" w:rsidR="00A01A4E" w:rsidRDefault="00C56536">
      <w:pPr>
        <w:numPr>
          <w:ilvl w:val="0"/>
          <w:numId w:val="99"/>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1652BF" w14:textId="77777777" w:rsidR="00A01A4E" w:rsidRDefault="00C56536">
      <w:pPr>
        <w:numPr>
          <w:ilvl w:val="0"/>
          <w:numId w:val="99"/>
        </w:numPr>
        <w:ind w:hanging="720"/>
      </w:pPr>
      <w:r>
        <w:t>《基金合同》生效</w:t>
      </w:r>
      <w:r>
        <w:t>公告</w:t>
      </w:r>
      <w:r>
        <w:rPr>
          <w:rFonts w:ascii="Times New Roman" w:eastAsia="Times New Roman" w:hAnsi="Times New Roman" w:cs="Times New Roman"/>
        </w:rPr>
        <w:t xml:space="preserve"> </w:t>
      </w:r>
    </w:p>
    <w:p w14:paraId="5A7127F3" w14:textId="77777777" w:rsidR="00A01A4E" w:rsidRDefault="00C56536">
      <w:pPr>
        <w:spacing w:after="18" w:line="365" w:lineRule="auto"/>
        <w:ind w:left="0"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421688D1" w14:textId="77777777" w:rsidR="00A01A4E" w:rsidRDefault="00C56536">
      <w:pPr>
        <w:numPr>
          <w:ilvl w:val="0"/>
          <w:numId w:val="99"/>
        </w:numPr>
        <w:ind w:hanging="720"/>
      </w:pPr>
      <w:r>
        <w:t>基金净值信息</w:t>
      </w:r>
      <w:r>
        <w:rPr>
          <w:rFonts w:ascii="Times New Roman" w:eastAsia="Times New Roman" w:hAnsi="Times New Roman" w:cs="Times New Roman"/>
        </w:rPr>
        <w:t xml:space="preserve"> </w:t>
      </w:r>
    </w:p>
    <w:p w14:paraId="758B9735" w14:textId="77777777" w:rsidR="00A01A4E" w:rsidRDefault="00C56536">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734D1EE" w14:textId="77777777" w:rsidR="00A01A4E" w:rsidRDefault="00C5653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664CBD" w14:textId="77777777" w:rsidR="00A01A4E" w:rsidRDefault="00C56536">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F9AA7C2" w14:textId="77777777" w:rsidR="00A01A4E" w:rsidRDefault="00C56536">
      <w:pPr>
        <w:numPr>
          <w:ilvl w:val="0"/>
          <w:numId w:val="99"/>
        </w:numPr>
        <w:ind w:hanging="720"/>
      </w:pPr>
      <w:r>
        <w:t>基金份额申购、赎回价格</w:t>
      </w:r>
      <w:r>
        <w:rPr>
          <w:rFonts w:ascii="Times New Roman" w:eastAsia="Times New Roman" w:hAnsi="Times New Roman" w:cs="Times New Roman"/>
        </w:rPr>
        <w:t xml:space="preserve"> </w:t>
      </w:r>
    </w:p>
    <w:p w14:paraId="2B2280B0" w14:textId="77777777" w:rsidR="00A01A4E" w:rsidRDefault="00C5653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AFB727" w14:textId="77777777" w:rsidR="00A01A4E" w:rsidRDefault="00C56536">
      <w:pPr>
        <w:numPr>
          <w:ilvl w:val="0"/>
          <w:numId w:val="99"/>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1123D7E" w14:textId="77777777" w:rsidR="00A01A4E" w:rsidRDefault="00C5653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CDDAF2" w14:textId="77777777" w:rsidR="00A01A4E" w:rsidRDefault="00C5653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B555D65" w14:textId="77777777" w:rsidR="00A01A4E" w:rsidRDefault="00C5653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EC9940" w14:textId="77777777" w:rsidR="00A01A4E" w:rsidRDefault="00C5653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BFF082" w14:textId="77777777" w:rsidR="00A01A4E" w:rsidRDefault="00C56536">
      <w:pPr>
        <w:ind w:left="477"/>
      </w:pPr>
      <w:r>
        <w:t>（七）临时报告</w:t>
      </w:r>
      <w:r>
        <w:rPr>
          <w:rFonts w:ascii="Times New Roman" w:eastAsia="Times New Roman" w:hAnsi="Times New Roman" w:cs="Times New Roman"/>
        </w:rPr>
        <w:t xml:space="preserve"> </w:t>
      </w:r>
    </w:p>
    <w:p w14:paraId="257A9746" w14:textId="77777777" w:rsidR="00A01A4E" w:rsidRDefault="00C56536">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0A2F92" w14:textId="77777777" w:rsidR="00A01A4E" w:rsidRDefault="00C5653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CFD766" w14:textId="77777777" w:rsidR="00A01A4E" w:rsidRDefault="00C56536">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40871223" w14:textId="77777777" w:rsidR="00A01A4E" w:rsidRDefault="00C56536">
      <w:pPr>
        <w:numPr>
          <w:ilvl w:val="0"/>
          <w:numId w:val="100"/>
        </w:numPr>
        <w:ind w:firstLine="480"/>
      </w:pPr>
      <w:r>
        <w:t>基金合同终止、基金清算；</w:t>
      </w:r>
      <w:r>
        <w:rPr>
          <w:rFonts w:ascii="Times New Roman" w:eastAsia="Times New Roman" w:hAnsi="Times New Roman" w:cs="Times New Roman"/>
        </w:rPr>
        <w:t xml:space="preserve"> </w:t>
      </w:r>
    </w:p>
    <w:p w14:paraId="18CF9765" w14:textId="77777777" w:rsidR="00A01A4E" w:rsidRDefault="00C56536">
      <w:pPr>
        <w:numPr>
          <w:ilvl w:val="0"/>
          <w:numId w:val="100"/>
        </w:numPr>
        <w:ind w:firstLine="480"/>
      </w:pPr>
      <w:r>
        <w:t>转换基金运作方式、基金合并；</w:t>
      </w:r>
      <w:r>
        <w:rPr>
          <w:rFonts w:ascii="Times New Roman" w:eastAsia="Times New Roman" w:hAnsi="Times New Roman" w:cs="Times New Roman"/>
        </w:rPr>
        <w:t xml:space="preserve"> </w:t>
      </w:r>
    </w:p>
    <w:p w14:paraId="6EEFB1FD" w14:textId="77777777" w:rsidR="00A01A4E" w:rsidRDefault="00C56536">
      <w:pPr>
        <w:numPr>
          <w:ilvl w:val="0"/>
          <w:numId w:val="100"/>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C8C2EDE" w14:textId="77777777" w:rsidR="00A01A4E" w:rsidRDefault="00C56536">
      <w:pPr>
        <w:numPr>
          <w:ilvl w:val="0"/>
          <w:numId w:val="100"/>
        </w:numPr>
        <w:ind w:firstLine="480"/>
      </w:pPr>
      <w:r>
        <w:t>基金管理人委托基金服务机构代为办理基金的份额登记、核算、估值等</w:t>
      </w:r>
    </w:p>
    <w:p w14:paraId="28EEF382" w14:textId="77777777" w:rsidR="00A01A4E" w:rsidRDefault="00C56536">
      <w:r>
        <w:t>事项，基金托管人委托基金服务机构代为办理基金的核算、估值、复核等事项；</w:t>
      </w:r>
      <w:r>
        <w:rPr>
          <w:rFonts w:ascii="Times New Roman" w:eastAsia="Times New Roman" w:hAnsi="Times New Roman" w:cs="Times New Roman"/>
        </w:rPr>
        <w:t xml:space="preserve"> </w:t>
      </w:r>
    </w:p>
    <w:p w14:paraId="72009B9D" w14:textId="77777777" w:rsidR="00A01A4E" w:rsidRDefault="00C56536">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C5ECAA0" w14:textId="77777777" w:rsidR="00A01A4E" w:rsidRDefault="00C56536">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9027E0" w14:textId="77777777" w:rsidR="00A01A4E" w:rsidRDefault="00C56536">
      <w:pPr>
        <w:numPr>
          <w:ilvl w:val="0"/>
          <w:numId w:val="100"/>
        </w:numPr>
        <w:ind w:firstLine="480"/>
      </w:pPr>
      <w:r>
        <w:t>基金募集期延长或提前结束募集；</w:t>
      </w:r>
      <w:r>
        <w:rPr>
          <w:rFonts w:ascii="Times New Roman" w:eastAsia="Times New Roman" w:hAnsi="Times New Roman" w:cs="Times New Roman"/>
        </w:rPr>
        <w:t xml:space="preserve"> </w:t>
      </w:r>
    </w:p>
    <w:p w14:paraId="6456AEB7" w14:textId="77777777" w:rsidR="00A01A4E" w:rsidRDefault="00C56536">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798383" w14:textId="77777777" w:rsidR="00A01A4E" w:rsidRDefault="00C56536">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CB71B0D" w14:textId="77777777" w:rsidR="00A01A4E" w:rsidRDefault="00C5653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9568E8" w14:textId="77777777" w:rsidR="00A01A4E" w:rsidRDefault="00C56536">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69E68C68" w14:textId="77777777" w:rsidR="00A01A4E" w:rsidRDefault="00C56536">
      <w:pPr>
        <w:numPr>
          <w:ilvl w:val="0"/>
          <w:numId w:val="100"/>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CA562D9" w14:textId="77777777" w:rsidR="00A01A4E" w:rsidRDefault="00C5653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FCDFC57" w14:textId="77777777" w:rsidR="00A01A4E" w:rsidRDefault="00C56536">
      <w:pPr>
        <w:numPr>
          <w:ilvl w:val="0"/>
          <w:numId w:val="101"/>
        </w:numPr>
        <w:ind w:firstLine="480"/>
      </w:pPr>
      <w:r>
        <w:t>基金收益分配事项；</w:t>
      </w:r>
      <w:r>
        <w:rPr>
          <w:rFonts w:ascii="Times New Roman" w:eastAsia="Times New Roman" w:hAnsi="Times New Roman" w:cs="Times New Roman"/>
        </w:rPr>
        <w:t xml:space="preserve"> </w:t>
      </w:r>
    </w:p>
    <w:p w14:paraId="1C5689D2" w14:textId="77777777" w:rsidR="00A01A4E" w:rsidRDefault="00C56536">
      <w:pPr>
        <w:numPr>
          <w:ilvl w:val="0"/>
          <w:numId w:val="101"/>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3EF20CA3" w14:textId="77777777" w:rsidR="00A01A4E" w:rsidRDefault="00C56536">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66DBB0C4" w14:textId="77777777" w:rsidR="00A01A4E" w:rsidRDefault="00C56536">
      <w:pPr>
        <w:numPr>
          <w:ilvl w:val="0"/>
          <w:numId w:val="101"/>
        </w:numPr>
        <w:ind w:firstLine="480"/>
      </w:pPr>
      <w:r>
        <w:t>本基金开始办理申购、赎回；</w:t>
      </w:r>
      <w:r>
        <w:rPr>
          <w:rFonts w:ascii="Times New Roman" w:eastAsia="Times New Roman" w:hAnsi="Times New Roman" w:cs="Times New Roman"/>
        </w:rPr>
        <w:t xml:space="preserve"> </w:t>
      </w:r>
    </w:p>
    <w:p w14:paraId="15192A18" w14:textId="77777777" w:rsidR="00A01A4E" w:rsidRDefault="00C56536">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01709ADD" w14:textId="77777777" w:rsidR="00A01A4E" w:rsidRDefault="00C56536">
      <w:pPr>
        <w:numPr>
          <w:ilvl w:val="0"/>
          <w:numId w:val="101"/>
        </w:numPr>
        <w:ind w:firstLine="480"/>
      </w:pPr>
      <w:r>
        <w:t>本基金发生巨额赎回并延期办理；</w:t>
      </w:r>
      <w:r>
        <w:rPr>
          <w:rFonts w:ascii="Times New Roman" w:eastAsia="Times New Roman" w:hAnsi="Times New Roman" w:cs="Times New Roman"/>
        </w:rPr>
        <w:t xml:space="preserve"> </w:t>
      </w:r>
    </w:p>
    <w:p w14:paraId="57F1AFFB" w14:textId="77777777" w:rsidR="00A01A4E" w:rsidRDefault="00C56536">
      <w:pPr>
        <w:numPr>
          <w:ilvl w:val="0"/>
          <w:numId w:val="10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F903A7" w14:textId="77777777" w:rsidR="00A01A4E" w:rsidRDefault="00C56536">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50E1050" w14:textId="77777777" w:rsidR="00A01A4E" w:rsidRDefault="00C56536">
      <w:pPr>
        <w:numPr>
          <w:ilvl w:val="0"/>
          <w:numId w:val="101"/>
        </w:numPr>
        <w:ind w:firstLine="480"/>
      </w:pPr>
      <w:r>
        <w:t>基金份额取消分类或类别发生变化；</w:t>
      </w:r>
      <w:r>
        <w:rPr>
          <w:rFonts w:ascii="Times New Roman" w:eastAsia="Times New Roman" w:hAnsi="Times New Roman" w:cs="Times New Roman"/>
        </w:rPr>
        <w:t xml:space="preserve"> </w:t>
      </w:r>
    </w:p>
    <w:p w14:paraId="07947D3F" w14:textId="77777777" w:rsidR="00A01A4E" w:rsidRDefault="00C56536">
      <w:pPr>
        <w:numPr>
          <w:ilvl w:val="0"/>
          <w:numId w:val="101"/>
        </w:numPr>
        <w:ind w:firstLine="480"/>
      </w:pPr>
      <w:r>
        <w:t>基金推出新业务或服务；</w:t>
      </w:r>
      <w:r>
        <w:rPr>
          <w:rFonts w:ascii="Times New Roman" w:eastAsia="Times New Roman" w:hAnsi="Times New Roman" w:cs="Times New Roman"/>
        </w:rPr>
        <w:t xml:space="preserve"> </w:t>
      </w:r>
    </w:p>
    <w:p w14:paraId="6695857E" w14:textId="77777777" w:rsidR="00A01A4E" w:rsidRDefault="00C56536">
      <w:pPr>
        <w:numPr>
          <w:ilvl w:val="0"/>
          <w:numId w:val="10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2F280A" w14:textId="77777777" w:rsidR="00A01A4E" w:rsidRDefault="00C56536">
      <w:pPr>
        <w:numPr>
          <w:ilvl w:val="0"/>
          <w:numId w:val="101"/>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1FC55F" w14:textId="77777777" w:rsidR="00A01A4E" w:rsidRDefault="00C56536">
      <w:pPr>
        <w:numPr>
          <w:ilvl w:val="0"/>
          <w:numId w:val="102"/>
        </w:numPr>
        <w:ind w:hanging="960"/>
      </w:pPr>
      <w:r>
        <w:t>澄清公告</w:t>
      </w:r>
      <w:r>
        <w:rPr>
          <w:rFonts w:ascii="Times New Roman" w:eastAsia="Times New Roman" w:hAnsi="Times New Roman" w:cs="Times New Roman"/>
        </w:rPr>
        <w:t xml:space="preserve"> </w:t>
      </w:r>
    </w:p>
    <w:p w14:paraId="32E3C121" w14:textId="77777777" w:rsidR="00A01A4E" w:rsidRDefault="00C5653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74CCE1" w14:textId="77777777" w:rsidR="00A01A4E" w:rsidRDefault="00C56536">
      <w:pPr>
        <w:numPr>
          <w:ilvl w:val="0"/>
          <w:numId w:val="102"/>
        </w:numPr>
        <w:ind w:hanging="960"/>
      </w:pPr>
      <w:r>
        <w:t>基金份额持有人大会决议</w:t>
      </w:r>
      <w:r>
        <w:rPr>
          <w:rFonts w:ascii="Times New Roman" w:eastAsia="Times New Roman" w:hAnsi="Times New Roman" w:cs="Times New Roman"/>
        </w:rPr>
        <w:t xml:space="preserve"> </w:t>
      </w:r>
    </w:p>
    <w:p w14:paraId="29E4AEED" w14:textId="77777777" w:rsidR="00A01A4E" w:rsidRDefault="00C56536">
      <w:pPr>
        <w:ind w:left="477"/>
      </w:pPr>
      <w:r>
        <w:t>基金份额持有人大会决定的事项，应当依法报中国证监会备案，并予以公告。</w:t>
      </w:r>
      <w:r>
        <w:rPr>
          <w:rFonts w:ascii="Times New Roman" w:eastAsia="Times New Roman" w:hAnsi="Times New Roman" w:cs="Times New Roman"/>
        </w:rPr>
        <w:t xml:space="preserve"> </w:t>
      </w:r>
    </w:p>
    <w:p w14:paraId="4517961C" w14:textId="77777777" w:rsidR="00A01A4E" w:rsidRDefault="00C56536">
      <w:pPr>
        <w:numPr>
          <w:ilvl w:val="0"/>
          <w:numId w:val="102"/>
        </w:numPr>
        <w:ind w:hanging="960"/>
      </w:pPr>
      <w:r>
        <w:t>投资港股通标的股票的相关公告</w:t>
      </w:r>
      <w:r>
        <w:rPr>
          <w:rFonts w:ascii="Times New Roman" w:eastAsia="Times New Roman" w:hAnsi="Times New Roman" w:cs="Times New Roman"/>
        </w:rPr>
        <w:t xml:space="preserve"> </w:t>
      </w:r>
    </w:p>
    <w:p w14:paraId="34E68C1C" w14:textId="77777777" w:rsidR="00A01A4E" w:rsidRDefault="00C56536">
      <w:pPr>
        <w:spacing w:line="360"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B99E325" w14:textId="77777777" w:rsidR="00A01A4E" w:rsidRDefault="00C56536">
      <w:pPr>
        <w:numPr>
          <w:ilvl w:val="0"/>
          <w:numId w:val="102"/>
        </w:numPr>
        <w:ind w:hanging="960"/>
      </w:pPr>
      <w:r>
        <w:t>投资资产支持证券信息披露</w:t>
      </w:r>
      <w:r>
        <w:rPr>
          <w:rFonts w:ascii="Times New Roman" w:eastAsia="Times New Roman" w:hAnsi="Times New Roman" w:cs="Times New Roman"/>
        </w:rPr>
        <w:t xml:space="preserve"> </w:t>
      </w:r>
    </w:p>
    <w:p w14:paraId="29ABB52B" w14:textId="77777777" w:rsidR="00A01A4E" w:rsidRDefault="00C5653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3B520B56" w14:textId="77777777" w:rsidR="00A01A4E" w:rsidRDefault="00C56536">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89BE7A" w14:textId="77777777" w:rsidR="00A01A4E" w:rsidRDefault="00C56536">
      <w:pPr>
        <w:numPr>
          <w:ilvl w:val="0"/>
          <w:numId w:val="102"/>
        </w:numPr>
        <w:ind w:hanging="960"/>
      </w:pPr>
      <w:r>
        <w:t>投资股指期货相关公告</w:t>
      </w:r>
      <w:r>
        <w:rPr>
          <w:rFonts w:ascii="Times New Roman" w:eastAsia="Times New Roman" w:hAnsi="Times New Roman" w:cs="Times New Roman"/>
        </w:rPr>
        <w:t xml:space="preserve"> </w:t>
      </w:r>
    </w:p>
    <w:p w14:paraId="205D3F2A" w14:textId="77777777" w:rsidR="00A01A4E" w:rsidRDefault="00C56536">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44CF6DD" w14:textId="77777777" w:rsidR="00A01A4E" w:rsidRDefault="00C56536">
      <w:pPr>
        <w:numPr>
          <w:ilvl w:val="0"/>
          <w:numId w:val="102"/>
        </w:numPr>
        <w:ind w:hanging="960"/>
      </w:pPr>
      <w:r>
        <w:t>投资国债期货相关公告</w:t>
      </w:r>
      <w:r>
        <w:rPr>
          <w:rFonts w:ascii="Times New Roman" w:eastAsia="Times New Roman" w:hAnsi="Times New Roman" w:cs="Times New Roman"/>
        </w:rPr>
        <w:t xml:space="preserve"> </w:t>
      </w:r>
    </w:p>
    <w:p w14:paraId="07A75681" w14:textId="77777777" w:rsidR="00A01A4E" w:rsidRDefault="00C5653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9AE3AA7" w14:textId="77777777" w:rsidR="00A01A4E" w:rsidRDefault="00C56536">
      <w:pPr>
        <w:numPr>
          <w:ilvl w:val="0"/>
          <w:numId w:val="102"/>
        </w:numPr>
        <w:ind w:hanging="960"/>
      </w:pPr>
      <w:r>
        <w:t>清算报告</w:t>
      </w:r>
      <w:r>
        <w:rPr>
          <w:rFonts w:ascii="Times New Roman" w:eastAsia="Times New Roman" w:hAnsi="Times New Roman" w:cs="Times New Roman"/>
        </w:rPr>
        <w:t xml:space="preserve"> </w:t>
      </w:r>
    </w:p>
    <w:p w14:paraId="6C0CDD73" w14:textId="77777777" w:rsidR="00A01A4E" w:rsidRDefault="00C56536">
      <w:pPr>
        <w:spacing w:after="125"/>
        <w:ind w:left="477"/>
      </w:pPr>
      <w:r>
        <w:t>基金合同终止的，基金管理人应当依法组织基金财产清算小组对基金财产进</w:t>
      </w:r>
    </w:p>
    <w:p w14:paraId="44987B3D" w14:textId="77777777" w:rsidR="00A01A4E" w:rsidRDefault="00C56536">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BCB3BF" w14:textId="77777777" w:rsidR="00A01A4E" w:rsidRDefault="00C56536">
      <w:pPr>
        <w:numPr>
          <w:ilvl w:val="0"/>
          <w:numId w:val="102"/>
        </w:numPr>
        <w:ind w:hanging="960"/>
      </w:pPr>
      <w:r>
        <w:t>实施侧袋机制期间的信息披露</w:t>
      </w:r>
      <w:r>
        <w:rPr>
          <w:rFonts w:ascii="Times New Roman" w:eastAsia="Times New Roman" w:hAnsi="Times New Roman" w:cs="Times New Roman"/>
        </w:rPr>
        <w:t xml:space="preserve"> </w:t>
      </w:r>
    </w:p>
    <w:p w14:paraId="6A485F08" w14:textId="77777777" w:rsidR="00A01A4E" w:rsidRDefault="00C5653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729C08" w14:textId="77777777" w:rsidR="00A01A4E" w:rsidRDefault="00C56536">
      <w:pPr>
        <w:numPr>
          <w:ilvl w:val="0"/>
          <w:numId w:val="102"/>
        </w:numPr>
        <w:ind w:hanging="960"/>
      </w:pPr>
      <w:r>
        <w:t>中国证监会规定的其他信息。</w:t>
      </w:r>
      <w:r>
        <w:rPr>
          <w:rFonts w:ascii="Times New Roman" w:eastAsia="Times New Roman" w:hAnsi="Times New Roman" w:cs="Times New Roman"/>
        </w:rPr>
        <w:t xml:space="preserve"> </w:t>
      </w:r>
    </w:p>
    <w:p w14:paraId="48D8CED9" w14:textId="77777777" w:rsidR="00A01A4E" w:rsidRDefault="00C56536">
      <w:pPr>
        <w:ind w:left="477"/>
      </w:pPr>
      <w:r>
        <w:t>六、信息披露事务管理</w:t>
      </w:r>
      <w:r>
        <w:rPr>
          <w:rFonts w:ascii="Times New Roman" w:eastAsia="Times New Roman" w:hAnsi="Times New Roman" w:cs="Times New Roman"/>
        </w:rPr>
        <w:t xml:space="preserve"> </w:t>
      </w:r>
    </w:p>
    <w:p w14:paraId="4084430F" w14:textId="77777777" w:rsidR="00A01A4E" w:rsidRDefault="00C5653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0D6354" w14:textId="77777777" w:rsidR="00A01A4E" w:rsidRDefault="00C56536">
      <w:pPr>
        <w:ind w:left="477"/>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75A84EED" w14:textId="77777777" w:rsidR="00A01A4E" w:rsidRDefault="00C56536">
      <w:pPr>
        <w:spacing w:after="125"/>
        <w:ind w:left="477"/>
      </w:pPr>
      <w:r>
        <w:t>基金托管人应当按照相关法律法规、中国证监会的规定和《基金合同》的约</w:t>
      </w:r>
    </w:p>
    <w:p w14:paraId="54E8C9E4" w14:textId="77777777" w:rsidR="00A01A4E" w:rsidRDefault="00C56536">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609F9" w14:textId="77777777" w:rsidR="00A01A4E" w:rsidRDefault="00C5653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4093646" w14:textId="77777777" w:rsidR="00A01A4E" w:rsidRDefault="00C5653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0740AB4" w14:textId="77777777" w:rsidR="00A01A4E" w:rsidRDefault="00C5653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CB505E" w14:textId="77777777" w:rsidR="00A01A4E" w:rsidRDefault="00C56536">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D6E9BB" w14:textId="77777777" w:rsidR="00A01A4E" w:rsidRDefault="00C56536">
      <w:pPr>
        <w:ind w:left="477"/>
      </w:pPr>
      <w:r>
        <w:t>七、信息披露文件的存放与查阅</w:t>
      </w:r>
      <w:r>
        <w:rPr>
          <w:rFonts w:ascii="Times New Roman" w:eastAsia="Times New Roman" w:hAnsi="Times New Roman" w:cs="Times New Roman"/>
        </w:rPr>
        <w:t xml:space="preserve"> </w:t>
      </w:r>
    </w:p>
    <w:p w14:paraId="67D1A4FD" w14:textId="77777777" w:rsidR="00A01A4E" w:rsidRDefault="00C56536">
      <w:pPr>
        <w:ind w:left="477"/>
      </w:pPr>
      <w:r>
        <w:t>依法必须披露的信息发布后，基金管</w:t>
      </w:r>
      <w:r>
        <w:t>理人、基金托管人应当按照相关法律法</w:t>
      </w:r>
    </w:p>
    <w:p w14:paraId="70B37A10" w14:textId="77777777" w:rsidR="00A01A4E" w:rsidRDefault="00C56536">
      <w:r>
        <w:t>规规定将信息置备于公司住所，供社会公众查阅、复制。</w:t>
      </w:r>
      <w:r>
        <w:rPr>
          <w:rFonts w:ascii="Times New Roman" w:eastAsia="Times New Roman" w:hAnsi="Times New Roman" w:cs="Times New Roman"/>
        </w:rPr>
        <w:t xml:space="preserve"> </w:t>
      </w:r>
    </w:p>
    <w:p w14:paraId="305EB731" w14:textId="77777777" w:rsidR="00A01A4E" w:rsidRDefault="00C56536">
      <w:pPr>
        <w:pStyle w:val="1"/>
        <w:spacing w:after="123"/>
        <w:ind w:left="548" w:right="0"/>
        <w:jc w:val="left"/>
      </w:pPr>
      <w:bookmarkStart w:id="18" w:name="_Toc657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A6A48C"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60036F37" w14:textId="77777777" w:rsidR="00A01A4E" w:rsidRDefault="00C56536">
      <w:pPr>
        <w:ind w:left="477"/>
      </w:pPr>
      <w:r>
        <w:t>一、《基金合同》的变更</w:t>
      </w:r>
      <w:r>
        <w:rPr>
          <w:rFonts w:ascii="Times New Roman" w:eastAsia="Times New Roman" w:hAnsi="Times New Roman" w:cs="Times New Roman"/>
        </w:rPr>
        <w:t xml:space="preserve"> </w:t>
      </w:r>
    </w:p>
    <w:p w14:paraId="7ECE8172" w14:textId="77777777" w:rsidR="00A01A4E" w:rsidRDefault="00C56536">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48E4E7" w14:textId="77777777" w:rsidR="00A01A4E" w:rsidRDefault="00C56536">
      <w:pPr>
        <w:numPr>
          <w:ilvl w:val="0"/>
          <w:numId w:val="103"/>
        </w:numPr>
        <w:spacing w:after="12" w:line="370" w:lineRule="auto"/>
        <w:ind w:firstLine="480"/>
      </w:pPr>
      <w:r>
        <w:t>关于《基金合同》变更的基金份额持有人大会决议自表决通过之日起生效，生效后方可执行，通过之</w:t>
      </w:r>
      <w:r>
        <w:t>日起五日内报中国证监会备案，并自决议生效后两日内在规定媒介公告。</w:t>
      </w:r>
      <w:r>
        <w:rPr>
          <w:rFonts w:ascii="Times New Roman" w:eastAsia="Times New Roman" w:hAnsi="Times New Roman" w:cs="Times New Roman"/>
        </w:rPr>
        <w:t xml:space="preserve"> </w:t>
      </w:r>
    </w:p>
    <w:p w14:paraId="2E8260BD" w14:textId="77777777" w:rsidR="00A01A4E" w:rsidRDefault="00C56536">
      <w:pPr>
        <w:ind w:left="477"/>
      </w:pPr>
      <w:r>
        <w:t>二、《基金合同》的终止事由</w:t>
      </w:r>
      <w:r>
        <w:rPr>
          <w:rFonts w:ascii="Times New Roman" w:eastAsia="Times New Roman" w:hAnsi="Times New Roman" w:cs="Times New Roman"/>
        </w:rPr>
        <w:t xml:space="preserve"> </w:t>
      </w:r>
    </w:p>
    <w:p w14:paraId="5AC5FEF0"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78D21394" w14:textId="77777777" w:rsidR="00A01A4E" w:rsidRDefault="00C56536">
      <w:pPr>
        <w:numPr>
          <w:ilvl w:val="0"/>
          <w:numId w:val="104"/>
        </w:numPr>
        <w:ind w:firstLine="480"/>
      </w:pPr>
      <w:r>
        <w:t>基金份额持有人大会决定终止的；</w:t>
      </w:r>
      <w:r>
        <w:rPr>
          <w:rFonts w:ascii="Times New Roman" w:eastAsia="Times New Roman" w:hAnsi="Times New Roman" w:cs="Times New Roman"/>
        </w:rPr>
        <w:t xml:space="preserve"> </w:t>
      </w:r>
    </w:p>
    <w:p w14:paraId="2E45FF2A" w14:textId="77777777" w:rsidR="00A01A4E" w:rsidRDefault="00C56536">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5AC566" w14:textId="77777777" w:rsidR="00A01A4E" w:rsidRDefault="00C56536">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53BD6A" w14:textId="77777777" w:rsidR="00A01A4E" w:rsidRDefault="00C56536">
      <w:pPr>
        <w:numPr>
          <w:ilvl w:val="0"/>
          <w:numId w:val="104"/>
        </w:numPr>
        <w:ind w:firstLine="480"/>
      </w:pPr>
      <w:r>
        <w:t>《基金合同》约定的其他情形；</w:t>
      </w:r>
      <w:r>
        <w:rPr>
          <w:rFonts w:ascii="Times New Roman" w:eastAsia="Times New Roman" w:hAnsi="Times New Roman" w:cs="Times New Roman"/>
        </w:rPr>
        <w:t xml:space="preserve"> </w:t>
      </w:r>
    </w:p>
    <w:p w14:paraId="26963971" w14:textId="77777777" w:rsidR="00A01A4E" w:rsidRDefault="00C56536">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C2664C9" w14:textId="77777777" w:rsidR="00A01A4E" w:rsidRDefault="00C56536">
      <w:pPr>
        <w:ind w:left="477"/>
      </w:pPr>
      <w:r>
        <w:t>三、基金财产的清算</w:t>
      </w:r>
      <w:r>
        <w:rPr>
          <w:rFonts w:ascii="Times New Roman" w:eastAsia="Times New Roman" w:hAnsi="Times New Roman" w:cs="Times New Roman"/>
        </w:rPr>
        <w:t xml:space="preserve"> </w:t>
      </w:r>
    </w:p>
    <w:p w14:paraId="17F570D4" w14:textId="77777777" w:rsidR="00A01A4E" w:rsidRDefault="00C56536">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F62798" w14:textId="77777777" w:rsidR="00A01A4E" w:rsidRDefault="00C56536">
      <w:pPr>
        <w:numPr>
          <w:ilvl w:val="0"/>
          <w:numId w:val="105"/>
        </w:numPr>
        <w:ind w:firstLine="470"/>
      </w:pPr>
      <w:r>
        <w:t>基金财产清算小组组成：基金财产清算小组成员由基金管理人、基金托</w:t>
      </w:r>
    </w:p>
    <w:p w14:paraId="2759BD00" w14:textId="77777777" w:rsidR="00A01A4E" w:rsidRDefault="00C56536">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B4671E" w14:textId="77777777" w:rsidR="00A01A4E" w:rsidRDefault="00C56536">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E4B3A0" w14:textId="77777777" w:rsidR="00A01A4E" w:rsidRDefault="00C56536">
      <w:pPr>
        <w:numPr>
          <w:ilvl w:val="0"/>
          <w:numId w:val="105"/>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0FCBF724" w14:textId="77777777" w:rsidR="00A01A4E" w:rsidRDefault="00C56536">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1ED4D6DA" w14:textId="77777777" w:rsidR="00A01A4E" w:rsidRDefault="00C56536">
      <w:pPr>
        <w:numPr>
          <w:ilvl w:val="0"/>
          <w:numId w:val="106"/>
        </w:numPr>
        <w:ind w:firstLine="480"/>
      </w:pPr>
      <w:r>
        <w:t>对基金财产进行估值和变现；</w:t>
      </w:r>
      <w:r>
        <w:rPr>
          <w:rFonts w:ascii="Times New Roman" w:eastAsia="Times New Roman" w:hAnsi="Times New Roman" w:cs="Times New Roman"/>
        </w:rPr>
        <w:t xml:space="preserve"> </w:t>
      </w:r>
    </w:p>
    <w:p w14:paraId="66433A91" w14:textId="77777777" w:rsidR="00A01A4E" w:rsidRDefault="00C56536">
      <w:pPr>
        <w:numPr>
          <w:ilvl w:val="0"/>
          <w:numId w:val="106"/>
        </w:numPr>
        <w:ind w:firstLine="480"/>
      </w:pPr>
      <w:r>
        <w:t>制作清算报告；</w:t>
      </w:r>
      <w:r>
        <w:rPr>
          <w:rFonts w:ascii="Times New Roman" w:eastAsia="Times New Roman" w:hAnsi="Times New Roman" w:cs="Times New Roman"/>
        </w:rPr>
        <w:t xml:space="preserve"> </w:t>
      </w:r>
    </w:p>
    <w:p w14:paraId="3C2AB08E" w14:textId="77777777" w:rsidR="00A01A4E" w:rsidRDefault="00C56536">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C4164B" w14:textId="77777777" w:rsidR="00A01A4E" w:rsidRDefault="00C56536">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19982BDE" w14:textId="77777777" w:rsidR="00A01A4E" w:rsidRDefault="00C56536">
      <w:pPr>
        <w:numPr>
          <w:ilvl w:val="0"/>
          <w:numId w:val="106"/>
        </w:numPr>
        <w:ind w:firstLine="480"/>
      </w:pPr>
      <w:r>
        <w:t>对基金剩余财产进行分配。</w:t>
      </w:r>
      <w:r>
        <w:rPr>
          <w:rFonts w:ascii="Times New Roman" w:eastAsia="Times New Roman" w:hAnsi="Times New Roman" w:cs="Times New Roman"/>
        </w:rPr>
        <w:t xml:space="preserve"> </w:t>
      </w:r>
    </w:p>
    <w:p w14:paraId="7DD7975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D617E8" w14:textId="77777777" w:rsidR="00A01A4E" w:rsidRDefault="00C56536">
      <w:pPr>
        <w:numPr>
          <w:ilvl w:val="0"/>
          <w:numId w:val="107"/>
        </w:numPr>
        <w:ind w:hanging="480"/>
      </w:pPr>
      <w:r>
        <w:t>清算费用</w:t>
      </w:r>
      <w:r>
        <w:rPr>
          <w:rFonts w:ascii="Times New Roman" w:eastAsia="Times New Roman" w:hAnsi="Times New Roman" w:cs="Times New Roman"/>
        </w:rPr>
        <w:t xml:space="preserve"> </w:t>
      </w:r>
    </w:p>
    <w:p w14:paraId="7A6012BE" w14:textId="77777777" w:rsidR="00A01A4E" w:rsidRDefault="00C5653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BBFFB4" w14:textId="77777777" w:rsidR="00A01A4E" w:rsidRDefault="00C56536">
      <w:pPr>
        <w:numPr>
          <w:ilvl w:val="0"/>
          <w:numId w:val="107"/>
        </w:numPr>
        <w:ind w:hanging="480"/>
      </w:pPr>
      <w:r>
        <w:t>基金财产清算剩余资产的分配</w:t>
      </w:r>
      <w:r>
        <w:rPr>
          <w:rFonts w:ascii="Times New Roman" w:eastAsia="Times New Roman" w:hAnsi="Times New Roman" w:cs="Times New Roman"/>
        </w:rPr>
        <w:t xml:space="preserve"> </w:t>
      </w:r>
    </w:p>
    <w:p w14:paraId="114D7FD3" w14:textId="77777777" w:rsidR="00A01A4E" w:rsidRDefault="00C56536">
      <w:pPr>
        <w:spacing w:after="22" w:line="363" w:lineRule="auto"/>
        <w:ind w:left="0" w:firstLine="480"/>
      </w:pPr>
      <w:del w:id="1" w:author="FundLex" w:date="2026-10-22T03:24:29Z">
        <w:r>
          <w:delText>依据基金财产清算的分配方案，将基金财产清算后的全部剩余资产扣除基金财产清算费用、交纳所欠税款并清偿基金债务后，按基金份额持有人持有的基金份额比例进行分配。</w:delText>
        </w:r>
      </w:del>
      <w:ins w:id="2" w:author="FundLex" w:date="2026-10-22T03:24:29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652D768D" w14:textId="77777777" w:rsidR="00A01A4E" w:rsidRDefault="00C56536">
      <w:pPr>
        <w:numPr>
          <w:ilvl w:val="0"/>
          <w:numId w:val="107"/>
        </w:numPr>
        <w:ind w:hanging="480"/>
      </w:pPr>
      <w:r>
        <w:t>基金财产清算的公告</w:t>
      </w:r>
      <w:r>
        <w:rPr>
          <w:rFonts w:ascii="Times New Roman" w:eastAsia="Times New Roman" w:hAnsi="Times New Roman" w:cs="Times New Roman"/>
        </w:rPr>
        <w:t xml:space="preserve"> </w:t>
      </w:r>
    </w:p>
    <w:p w14:paraId="1C29E235" w14:textId="77777777" w:rsidR="00A01A4E" w:rsidRDefault="00C56536">
      <w:pPr>
        <w:spacing w:after="125"/>
        <w:ind w:left="477"/>
      </w:pPr>
      <w:r>
        <w:t>清算过程中的有关重大事项须及时公告；基金财产清算报告经符合《证券法》</w:t>
      </w:r>
    </w:p>
    <w:p w14:paraId="0DD7BCB6" w14:textId="77777777" w:rsidR="00A01A4E" w:rsidRDefault="00C56536">
      <w:pPr>
        <w:spacing w:after="6" w:line="375" w:lineRule="auto"/>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6F4119" w14:textId="77777777" w:rsidR="00A01A4E" w:rsidRDefault="00C56536">
      <w:pPr>
        <w:numPr>
          <w:ilvl w:val="0"/>
          <w:numId w:val="107"/>
        </w:numPr>
        <w:ind w:hanging="480"/>
      </w:pPr>
      <w:r>
        <w:t>基金财产清算账册及文件的保存</w:t>
      </w:r>
      <w:r>
        <w:rPr>
          <w:rFonts w:ascii="Times New Roman" w:eastAsia="Times New Roman" w:hAnsi="Times New Roman" w:cs="Times New Roman"/>
        </w:rPr>
        <w:t xml:space="preserve"> </w:t>
      </w:r>
    </w:p>
    <w:p w14:paraId="4F2131A6"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A97C7"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51D8B67" w14:textId="77777777" w:rsidR="00A01A4E" w:rsidRDefault="00C56536">
      <w:pPr>
        <w:pStyle w:val="1"/>
        <w:ind w:right="123"/>
      </w:pPr>
      <w:bookmarkStart w:id="19" w:name="_Toc657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79CDA8"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70D35456" w14:textId="77777777" w:rsidR="00A01A4E" w:rsidRDefault="00C5653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574AD2" w14:textId="77777777" w:rsidR="00A01A4E" w:rsidRDefault="00C56536">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DE4391" w14:textId="77777777" w:rsidR="00A01A4E" w:rsidRDefault="00C56536">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D2CD19" w14:textId="77777777" w:rsidR="00A01A4E" w:rsidRDefault="00C56536">
      <w:pPr>
        <w:numPr>
          <w:ilvl w:val="0"/>
          <w:numId w:val="108"/>
        </w:numPr>
        <w:ind w:firstLine="480"/>
      </w:pPr>
      <w:r>
        <w:t>不可抗力。</w:t>
      </w:r>
      <w:r>
        <w:rPr>
          <w:rFonts w:ascii="Times New Roman" w:eastAsia="Times New Roman" w:hAnsi="Times New Roman" w:cs="Times New Roman"/>
        </w:rPr>
        <w:t xml:space="preserve"> </w:t>
      </w:r>
    </w:p>
    <w:p w14:paraId="0C12ED22" w14:textId="77777777" w:rsidR="00A01A4E" w:rsidRDefault="00C56536">
      <w:pPr>
        <w:numPr>
          <w:ilvl w:val="0"/>
          <w:numId w:val="109"/>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1FFBE8" w14:textId="77777777" w:rsidR="00A01A4E" w:rsidRDefault="00C56536">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0FC2DB"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7AB321A6"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51ED231"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A72896D"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270EFC75" w14:textId="77777777" w:rsidR="00A01A4E" w:rsidRDefault="00C56536">
      <w:pPr>
        <w:pStyle w:val="1"/>
      </w:pPr>
      <w:bookmarkStart w:id="20" w:name="_Toc657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F7D08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32076B1D"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1A5077B"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1CF29F" w14:textId="77777777" w:rsidR="00A01A4E" w:rsidRDefault="00C56536">
      <w:pPr>
        <w:ind w:left="477"/>
      </w:pPr>
      <w:r>
        <w:t>《</w:t>
      </w:r>
      <w:r>
        <w:t>基金合同》受中国法律管辖。</w:t>
      </w:r>
      <w:r>
        <w:rPr>
          <w:rFonts w:ascii="Times New Roman" w:eastAsia="Times New Roman" w:hAnsi="Times New Roman" w:cs="Times New Roman"/>
        </w:rPr>
        <w:t xml:space="preserve"> </w:t>
      </w:r>
      <w:r>
        <w:br w:type="page"/>
      </w:r>
    </w:p>
    <w:p w14:paraId="589477AE" w14:textId="77777777" w:rsidR="00A01A4E" w:rsidRDefault="00C56536">
      <w:pPr>
        <w:spacing w:after="278" w:line="259" w:lineRule="auto"/>
        <w:ind w:left="0" w:firstLine="0"/>
      </w:pPr>
      <w:r>
        <w:rPr>
          <w:rFonts w:ascii="Times New Roman" w:eastAsia="Times New Roman" w:hAnsi="Times New Roman" w:cs="Times New Roman"/>
        </w:rPr>
        <w:t xml:space="preserve"> </w:t>
      </w:r>
    </w:p>
    <w:p w14:paraId="52C037B6" w14:textId="77777777" w:rsidR="00A01A4E" w:rsidRDefault="00C56536">
      <w:pPr>
        <w:pStyle w:val="1"/>
      </w:pPr>
      <w:bookmarkStart w:id="21" w:name="_Toc657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326115E"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6750B3A" w14:textId="77777777" w:rsidR="00A01A4E" w:rsidRDefault="00C56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33CA63B" w14:textId="77777777" w:rsidR="00A01A4E" w:rsidRDefault="00C56536">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C2106F" w14:textId="77777777" w:rsidR="00A01A4E" w:rsidRDefault="00C56536">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FD347D" w14:textId="77777777" w:rsidR="00A01A4E" w:rsidRDefault="00C56536">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361CD" w14:textId="77777777" w:rsidR="00A01A4E" w:rsidRDefault="00C56536">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5BA666" w14:textId="77777777" w:rsidR="00A01A4E" w:rsidRDefault="00C56536">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0B8858" w14:textId="77777777" w:rsidR="00A01A4E" w:rsidRDefault="00C56536">
      <w:pPr>
        <w:pStyle w:val="1"/>
        <w:ind w:right="126"/>
      </w:pPr>
      <w:bookmarkStart w:id="22" w:name="_Toc657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A8A63" w14:textId="77777777" w:rsidR="00A01A4E" w:rsidRDefault="00C56536">
      <w:pPr>
        <w:spacing w:after="131" w:line="259" w:lineRule="auto"/>
        <w:ind w:left="480" w:firstLine="0"/>
      </w:pPr>
      <w:r>
        <w:t xml:space="preserve"> </w:t>
      </w:r>
    </w:p>
    <w:p w14:paraId="471BB987" w14:textId="77777777" w:rsidR="00A01A4E" w:rsidRDefault="00C56536">
      <w:pPr>
        <w:spacing w:after="125"/>
        <w:ind w:left="477"/>
      </w:pPr>
      <w:r>
        <w:t>《基金合同》如有未尽事宜，由《基金合同》当事人各方按有关法律法规协</w:t>
      </w:r>
    </w:p>
    <w:p w14:paraId="0DA9476A" w14:textId="77777777" w:rsidR="00A01A4E" w:rsidRDefault="00C56536">
      <w:r>
        <w:t>商解决。</w:t>
      </w:r>
      <w:r>
        <w:t xml:space="preserve"> </w:t>
      </w:r>
      <w:r>
        <w:br w:type="page"/>
      </w:r>
    </w:p>
    <w:p w14:paraId="3225590B" w14:textId="77777777" w:rsidR="00A01A4E" w:rsidRDefault="00C56536">
      <w:pPr>
        <w:spacing w:after="238" w:line="259" w:lineRule="auto"/>
        <w:ind w:left="480" w:firstLine="0"/>
      </w:pPr>
      <w:r>
        <w:t xml:space="preserve"> </w:t>
      </w:r>
    </w:p>
    <w:p w14:paraId="5DD5C2ED" w14:textId="77777777" w:rsidR="00A01A4E" w:rsidRDefault="00C56536">
      <w:pPr>
        <w:pStyle w:val="1"/>
        <w:ind w:right="127"/>
      </w:pPr>
      <w:bookmarkStart w:id="23" w:name="_Toc657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A3E652" w14:textId="77777777" w:rsidR="00A01A4E" w:rsidRDefault="00C56536">
      <w:pPr>
        <w:ind w:left="477"/>
      </w:pPr>
      <w:r>
        <w:t>一、基金合同当事人及权利义务</w:t>
      </w:r>
      <w:r>
        <w:rPr>
          <w:rFonts w:ascii="Times New Roman" w:eastAsia="Times New Roman" w:hAnsi="Times New Roman" w:cs="Times New Roman"/>
          <w:b/>
        </w:rPr>
        <w:t xml:space="preserve"> </w:t>
      </w:r>
    </w:p>
    <w:p w14:paraId="66C7CB07" w14:textId="77777777" w:rsidR="00A01A4E" w:rsidRDefault="00C56536">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C4B379"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25D9F6" w14:textId="77777777" w:rsidR="00A01A4E" w:rsidRDefault="00C56536">
      <w:pPr>
        <w:numPr>
          <w:ilvl w:val="0"/>
          <w:numId w:val="111"/>
        </w:numPr>
        <w:ind w:firstLine="480"/>
      </w:pPr>
      <w:r>
        <w:t>依法募集资金；</w:t>
      </w:r>
      <w:r>
        <w:rPr>
          <w:rFonts w:ascii="Times New Roman" w:eastAsia="Times New Roman" w:hAnsi="Times New Roman" w:cs="Times New Roman"/>
        </w:rPr>
        <w:t xml:space="preserve"> </w:t>
      </w:r>
    </w:p>
    <w:p w14:paraId="09278444" w14:textId="77777777" w:rsidR="00A01A4E" w:rsidRDefault="00C56536">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09ECA2" w14:textId="77777777" w:rsidR="00A01A4E" w:rsidRDefault="00C56536">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C7EB14" w14:textId="77777777" w:rsidR="00A01A4E" w:rsidRDefault="00C56536">
      <w:pPr>
        <w:numPr>
          <w:ilvl w:val="0"/>
          <w:numId w:val="111"/>
        </w:numPr>
        <w:ind w:firstLine="480"/>
      </w:pPr>
      <w:r>
        <w:t>销售基金份额；</w:t>
      </w:r>
      <w:r>
        <w:rPr>
          <w:rFonts w:ascii="Times New Roman" w:eastAsia="Times New Roman" w:hAnsi="Times New Roman" w:cs="Times New Roman"/>
        </w:rPr>
        <w:t xml:space="preserve"> </w:t>
      </w:r>
    </w:p>
    <w:p w14:paraId="17922B25" w14:textId="77777777" w:rsidR="00A01A4E" w:rsidRDefault="00C56536">
      <w:pPr>
        <w:numPr>
          <w:ilvl w:val="0"/>
          <w:numId w:val="111"/>
        </w:numPr>
        <w:ind w:firstLine="480"/>
      </w:pPr>
      <w:r>
        <w:t>按照规定召集基金份额持有人大会；</w:t>
      </w:r>
      <w:r>
        <w:rPr>
          <w:rFonts w:ascii="Times New Roman" w:eastAsia="Times New Roman" w:hAnsi="Times New Roman" w:cs="Times New Roman"/>
        </w:rPr>
        <w:t xml:space="preserve"> </w:t>
      </w:r>
    </w:p>
    <w:p w14:paraId="5D8DEBDA" w14:textId="77777777" w:rsidR="00A01A4E" w:rsidRDefault="00C56536">
      <w:pPr>
        <w:numPr>
          <w:ilvl w:val="0"/>
          <w:numId w:val="111"/>
        </w:numPr>
        <w:ind w:firstLine="480"/>
      </w:pPr>
      <w:r>
        <w:t>依据《基金合同》及有关法律规定监督基金托管人，如认为基金托管</w:t>
      </w:r>
    </w:p>
    <w:p w14:paraId="289DF9FD"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8C390C" w14:textId="77777777" w:rsidR="00A01A4E" w:rsidRDefault="00C56536">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51756EE7" w14:textId="77777777" w:rsidR="00A01A4E" w:rsidRDefault="00C56536">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12C8330" w14:textId="77777777" w:rsidR="00A01A4E" w:rsidRDefault="00C56536">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19829" w14:textId="77777777" w:rsidR="00A01A4E" w:rsidRDefault="00C56536">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2740ED" w14:textId="77777777" w:rsidR="00A01A4E" w:rsidRDefault="00C56536">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6FF28A61" w14:textId="77777777" w:rsidR="00A01A4E" w:rsidRDefault="00C56536">
      <w:pPr>
        <w:numPr>
          <w:ilvl w:val="0"/>
          <w:numId w:val="111"/>
        </w:numPr>
        <w:spacing w:after="0" w:line="379" w:lineRule="auto"/>
        <w:ind w:firstLine="480"/>
      </w:pPr>
      <w:r>
        <w:t>在符合有关法律法规和《基金合同》的前提下，经与基金托管人协商一致</w:t>
      </w:r>
      <w:r>
        <w:t>后，决定和调整除管理费率、托管费率之外的基金相关费率结构和收费方式；</w:t>
      </w:r>
      <w:r>
        <w:rPr>
          <w:rFonts w:ascii="Times New Roman" w:eastAsia="Times New Roman" w:hAnsi="Times New Roman" w:cs="Times New Roman"/>
        </w:rPr>
        <w:t xml:space="preserve">  </w:t>
      </w:r>
    </w:p>
    <w:p w14:paraId="46B3939D" w14:textId="77777777" w:rsidR="00A01A4E" w:rsidRDefault="00C56536">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2C8EC" w14:textId="77777777" w:rsidR="00A01A4E" w:rsidRDefault="00C56536">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2152EC3D" w14:textId="77777777" w:rsidR="00A01A4E" w:rsidRDefault="00C56536">
      <w:pPr>
        <w:numPr>
          <w:ilvl w:val="0"/>
          <w:numId w:val="111"/>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3DA639" w14:textId="77777777" w:rsidR="00A01A4E" w:rsidRDefault="00C56536">
      <w:pPr>
        <w:numPr>
          <w:ilvl w:val="0"/>
          <w:numId w:val="111"/>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E85D1" w14:textId="77777777" w:rsidR="00A01A4E" w:rsidRDefault="00C5653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0063BE" w14:textId="77777777" w:rsidR="00A01A4E" w:rsidRDefault="00C5653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10FF2813"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B10F49" w14:textId="77777777" w:rsidR="00A01A4E" w:rsidRDefault="00C56536">
      <w:pPr>
        <w:numPr>
          <w:ilvl w:val="0"/>
          <w:numId w:val="112"/>
        </w:numPr>
        <w:spacing w:after="0" w:line="380"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A427B4" w14:textId="77777777" w:rsidR="00A01A4E" w:rsidRDefault="00C56536">
      <w:pPr>
        <w:numPr>
          <w:ilvl w:val="0"/>
          <w:numId w:val="112"/>
        </w:numPr>
        <w:ind w:firstLine="480"/>
      </w:pPr>
      <w:r>
        <w:t>办理基金备案手续；</w:t>
      </w:r>
      <w:r>
        <w:rPr>
          <w:rFonts w:ascii="Times New Roman" w:eastAsia="Times New Roman" w:hAnsi="Times New Roman" w:cs="Times New Roman"/>
        </w:rPr>
        <w:t xml:space="preserve"> </w:t>
      </w:r>
    </w:p>
    <w:p w14:paraId="0A940979" w14:textId="77777777" w:rsidR="00A01A4E" w:rsidRDefault="00C5653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3C1BB4" w14:textId="77777777" w:rsidR="00A01A4E" w:rsidRDefault="00C56536">
      <w:pPr>
        <w:numPr>
          <w:ilvl w:val="0"/>
          <w:numId w:val="112"/>
        </w:numPr>
        <w:spacing w:after="0" w:line="379" w:lineRule="auto"/>
        <w:ind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8FFC3CC" w14:textId="77777777" w:rsidR="00A01A4E" w:rsidRDefault="00C56536">
      <w:pPr>
        <w:numPr>
          <w:ilvl w:val="0"/>
          <w:numId w:val="11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07493E" w14:textId="77777777" w:rsidR="00A01A4E" w:rsidRDefault="00C5653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91AB17" w14:textId="77777777" w:rsidR="00A01A4E" w:rsidRDefault="00C56536">
      <w:pPr>
        <w:numPr>
          <w:ilvl w:val="0"/>
          <w:numId w:val="112"/>
        </w:numPr>
        <w:ind w:firstLine="480"/>
      </w:pPr>
      <w:r>
        <w:t>依法接受基金托管人的监督；</w:t>
      </w:r>
      <w:r>
        <w:rPr>
          <w:rFonts w:ascii="Times New Roman" w:eastAsia="Times New Roman" w:hAnsi="Times New Roman" w:cs="Times New Roman"/>
        </w:rPr>
        <w:t xml:space="preserve"> </w:t>
      </w:r>
    </w:p>
    <w:p w14:paraId="785D437B" w14:textId="77777777" w:rsidR="00A01A4E" w:rsidRDefault="00C56536">
      <w:pPr>
        <w:numPr>
          <w:ilvl w:val="0"/>
          <w:numId w:val="112"/>
        </w:numPr>
        <w:ind w:firstLine="480"/>
      </w:pPr>
      <w:r>
        <w:t>采取适当合理的措施使计算基金份额认购、申购、赎回和注销价格的</w:t>
      </w:r>
    </w:p>
    <w:p w14:paraId="2CF2B361"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D86714" w14:textId="77777777" w:rsidR="00A01A4E" w:rsidRDefault="00C56536">
      <w:pPr>
        <w:numPr>
          <w:ilvl w:val="0"/>
          <w:numId w:val="112"/>
        </w:numPr>
        <w:ind w:firstLine="480"/>
      </w:pPr>
      <w:r>
        <w:t>进行基金会计核算</w:t>
      </w:r>
      <w:r>
        <w:t>并编制基金财务会计报告；</w:t>
      </w:r>
      <w:r>
        <w:rPr>
          <w:rFonts w:ascii="Times New Roman" w:eastAsia="Times New Roman" w:hAnsi="Times New Roman" w:cs="Times New Roman"/>
        </w:rPr>
        <w:t xml:space="preserve"> </w:t>
      </w:r>
    </w:p>
    <w:p w14:paraId="09F7581D" w14:textId="77777777" w:rsidR="00A01A4E" w:rsidRDefault="00C5653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FC0F19" w14:textId="77777777" w:rsidR="00A01A4E" w:rsidRDefault="00C5653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DC25A0" w14:textId="77777777" w:rsidR="00A01A4E" w:rsidRDefault="00C56536">
      <w:pPr>
        <w:numPr>
          <w:ilvl w:val="0"/>
          <w:numId w:val="112"/>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9C2232" w14:textId="77777777" w:rsidR="00A01A4E" w:rsidRDefault="00C5653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D8C569" w14:textId="77777777" w:rsidR="00A01A4E" w:rsidRDefault="00C5653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F1A208A" w14:textId="77777777" w:rsidR="00A01A4E" w:rsidRDefault="00C5653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F2E57" w14:textId="77777777" w:rsidR="00A01A4E" w:rsidRDefault="00C56536">
      <w:pPr>
        <w:numPr>
          <w:ilvl w:val="0"/>
          <w:numId w:val="112"/>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81A223" w14:textId="77777777" w:rsidR="00A01A4E" w:rsidRDefault="00C5653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35ED15" w14:textId="77777777" w:rsidR="00A01A4E" w:rsidRDefault="00C5653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D52CB2" w14:textId="77777777" w:rsidR="00A01A4E" w:rsidRDefault="00C56536">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620A259" w14:textId="77777777" w:rsidR="00A01A4E" w:rsidRDefault="00C5653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010992" w14:textId="77777777" w:rsidR="00A01A4E" w:rsidRDefault="00C5653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D90CB1" w14:textId="77777777" w:rsidR="00A01A4E" w:rsidRDefault="00C5653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C8B64C" w14:textId="77777777" w:rsidR="00A01A4E" w:rsidRDefault="00C5653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064CD5" w14:textId="77777777" w:rsidR="00A01A4E" w:rsidRDefault="00C56536">
      <w:pPr>
        <w:numPr>
          <w:ilvl w:val="0"/>
          <w:numId w:val="112"/>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BE95AB" w14:textId="77777777" w:rsidR="00A01A4E" w:rsidRDefault="00C5653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D809890" w14:textId="77777777" w:rsidR="00A01A4E" w:rsidRDefault="00C56536">
      <w:pPr>
        <w:ind w:left="47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969A52E"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29986"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86BEA" w14:textId="77777777" w:rsidR="00A01A4E" w:rsidRDefault="00C5653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A50DFBA" w14:textId="77777777" w:rsidR="00A01A4E" w:rsidRDefault="00C5653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3B5BD" w14:textId="77777777" w:rsidR="00A01A4E" w:rsidRDefault="00C5653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800553" w14:textId="77777777" w:rsidR="00A01A4E" w:rsidRDefault="00C56536">
      <w:pPr>
        <w:numPr>
          <w:ilvl w:val="0"/>
          <w:numId w:val="11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4593020" w14:textId="77777777" w:rsidR="00A01A4E" w:rsidRDefault="00C5653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C97EF7A" w14:textId="77777777" w:rsidR="00A01A4E" w:rsidRDefault="00C56536">
      <w:pPr>
        <w:numPr>
          <w:ilvl w:val="0"/>
          <w:numId w:val="113"/>
        </w:numPr>
        <w:ind w:firstLine="480"/>
      </w:pPr>
      <w:r>
        <w:t>在基金管理人更换时，提名新的基</w:t>
      </w:r>
      <w:r>
        <w:t>金管理人；</w:t>
      </w:r>
      <w:r>
        <w:rPr>
          <w:rFonts w:ascii="Times New Roman" w:eastAsia="Times New Roman" w:hAnsi="Times New Roman" w:cs="Times New Roman"/>
        </w:rPr>
        <w:t xml:space="preserve"> </w:t>
      </w:r>
    </w:p>
    <w:p w14:paraId="2BCAE979" w14:textId="77777777" w:rsidR="00A01A4E" w:rsidRDefault="00C5653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6B8BBE"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CC820" w14:textId="77777777" w:rsidR="00A01A4E" w:rsidRDefault="00C5653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3AF62DC5" w14:textId="77777777" w:rsidR="00A01A4E" w:rsidRDefault="00C5653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46B69C" w14:textId="77777777" w:rsidR="00A01A4E" w:rsidRDefault="00C5653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60D8428E" w14:textId="77777777" w:rsidR="00A01A4E" w:rsidRDefault="00C5653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7E3127" w14:textId="77777777" w:rsidR="00A01A4E" w:rsidRDefault="00C5653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3090C3" w14:textId="77777777" w:rsidR="00A01A4E" w:rsidRDefault="00C56536">
      <w:pPr>
        <w:numPr>
          <w:ilvl w:val="0"/>
          <w:numId w:val="11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2E82C0" w14:textId="77777777" w:rsidR="00A01A4E" w:rsidRDefault="00C5653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5AC79B" w14:textId="77777777" w:rsidR="00A01A4E" w:rsidRDefault="00C5653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75A86690" w14:textId="77777777" w:rsidR="00A01A4E" w:rsidRDefault="00C56536">
      <w:pPr>
        <w:numPr>
          <w:ilvl w:val="0"/>
          <w:numId w:val="11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399AC" w14:textId="77777777" w:rsidR="00A01A4E" w:rsidRDefault="00C56536">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B42F5" w14:textId="77777777" w:rsidR="00A01A4E" w:rsidRDefault="00C56536">
      <w:pPr>
        <w:numPr>
          <w:ilvl w:val="0"/>
          <w:numId w:val="115"/>
        </w:numPr>
        <w:ind w:firstLine="480"/>
      </w:pPr>
      <w:r>
        <w:t>建立并保存基金份额持有人名册；</w:t>
      </w:r>
      <w:r>
        <w:rPr>
          <w:rFonts w:ascii="Times New Roman" w:eastAsia="Times New Roman" w:hAnsi="Times New Roman" w:cs="Times New Roman"/>
        </w:rPr>
        <w:t xml:space="preserve"> </w:t>
      </w:r>
    </w:p>
    <w:p w14:paraId="27A4AB4A" w14:textId="77777777" w:rsidR="00A01A4E" w:rsidRDefault="00C5653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734BFA24" w14:textId="77777777" w:rsidR="00A01A4E" w:rsidRDefault="00C5653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C82320" w14:textId="77777777" w:rsidR="00A01A4E" w:rsidRDefault="00C56536">
      <w:pPr>
        <w:numPr>
          <w:ilvl w:val="0"/>
          <w:numId w:val="115"/>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4CF859C4" w14:textId="77777777" w:rsidR="00A01A4E" w:rsidRDefault="00C56536">
      <w:pPr>
        <w:numPr>
          <w:ilvl w:val="0"/>
          <w:numId w:val="11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98978E" w14:textId="77777777" w:rsidR="00A01A4E" w:rsidRDefault="00C5653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FB1D3E" w14:textId="77777777" w:rsidR="00A01A4E" w:rsidRDefault="00C5653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9DBAB3" w14:textId="77777777" w:rsidR="00A01A4E" w:rsidRDefault="00C56536">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104383" w14:textId="77777777" w:rsidR="00A01A4E" w:rsidRDefault="00C56536">
      <w:pPr>
        <w:numPr>
          <w:ilvl w:val="0"/>
          <w:numId w:val="115"/>
        </w:numPr>
        <w:spacing w:line="369"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52FAD44D" w14:textId="77777777" w:rsidR="00A01A4E" w:rsidRDefault="00C56536">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BAF7465" w14:textId="77777777" w:rsidR="00A01A4E" w:rsidRDefault="00C56536">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5115283" w14:textId="77777777" w:rsidR="00A01A4E" w:rsidRDefault="00C56536">
      <w:pPr>
        <w:ind w:left="477"/>
      </w:pPr>
      <w:r>
        <w:t>（三）基金份额持有人</w:t>
      </w:r>
      <w:r>
        <w:rPr>
          <w:rFonts w:ascii="Times New Roman" w:eastAsia="Times New Roman" w:hAnsi="Times New Roman" w:cs="Times New Roman"/>
        </w:rPr>
        <w:t xml:space="preserve"> </w:t>
      </w:r>
    </w:p>
    <w:p w14:paraId="54971CF7" w14:textId="77777777" w:rsidR="00A01A4E" w:rsidRDefault="00C56536">
      <w:pPr>
        <w:spacing w:after="125"/>
        <w:ind w:left="477"/>
      </w:pPr>
      <w:r>
        <w:t>基金投资者持有本基金基金份额的行为即视为对《基金合同》的承认和接受，</w:t>
      </w:r>
    </w:p>
    <w:p w14:paraId="443F2478"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66E948" w14:textId="77777777" w:rsidR="00A01A4E" w:rsidRDefault="00C5653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105942"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3CF43F" w14:textId="77777777" w:rsidR="00A01A4E" w:rsidRDefault="00C56536">
      <w:pPr>
        <w:numPr>
          <w:ilvl w:val="0"/>
          <w:numId w:val="116"/>
        </w:numPr>
        <w:ind w:firstLine="480"/>
      </w:pPr>
      <w:r>
        <w:t>分享基金财产收益；</w:t>
      </w:r>
      <w:r>
        <w:rPr>
          <w:rFonts w:ascii="Times New Roman" w:eastAsia="Times New Roman" w:hAnsi="Times New Roman" w:cs="Times New Roman"/>
        </w:rPr>
        <w:t xml:space="preserve"> </w:t>
      </w:r>
    </w:p>
    <w:p w14:paraId="2B72E25D" w14:textId="77777777" w:rsidR="00A01A4E" w:rsidRDefault="00C56536">
      <w:pPr>
        <w:numPr>
          <w:ilvl w:val="0"/>
          <w:numId w:val="116"/>
        </w:numPr>
        <w:ind w:firstLine="480"/>
      </w:pPr>
      <w:r>
        <w:t>参与分配清算后的剩余基金财产；</w:t>
      </w:r>
      <w:r>
        <w:rPr>
          <w:rFonts w:ascii="Times New Roman" w:eastAsia="Times New Roman" w:hAnsi="Times New Roman" w:cs="Times New Roman"/>
        </w:rPr>
        <w:t xml:space="preserve"> </w:t>
      </w:r>
    </w:p>
    <w:p w14:paraId="7162DC94" w14:textId="77777777" w:rsidR="00A01A4E" w:rsidRDefault="00C5653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78B50EF3" w14:textId="77777777" w:rsidR="00A01A4E" w:rsidRDefault="00C5653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50B83C7" w14:textId="77777777" w:rsidR="00A01A4E" w:rsidRDefault="00C5653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CB3ABE" w14:textId="77777777" w:rsidR="00A01A4E" w:rsidRDefault="00C5653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50994F82" w14:textId="77777777" w:rsidR="00A01A4E" w:rsidRDefault="00C56536">
      <w:pPr>
        <w:numPr>
          <w:ilvl w:val="0"/>
          <w:numId w:val="116"/>
        </w:numPr>
        <w:ind w:firstLine="480"/>
      </w:pPr>
      <w:r>
        <w:t>监督基金管理人的投资运作；</w:t>
      </w:r>
      <w:r>
        <w:rPr>
          <w:rFonts w:ascii="Times New Roman" w:eastAsia="Times New Roman" w:hAnsi="Times New Roman" w:cs="Times New Roman"/>
        </w:rPr>
        <w:t xml:space="preserve"> </w:t>
      </w:r>
    </w:p>
    <w:p w14:paraId="248C08D1" w14:textId="77777777" w:rsidR="00A01A4E" w:rsidRDefault="00C5653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3B048E" w14:textId="77777777" w:rsidR="00A01A4E" w:rsidRDefault="00C5653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22A9222"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4CDF7" w14:textId="77777777" w:rsidR="00A01A4E" w:rsidRDefault="00C56536">
      <w:pPr>
        <w:numPr>
          <w:ilvl w:val="0"/>
          <w:numId w:val="117"/>
        </w:numPr>
        <w:ind w:hanging="600"/>
      </w:pPr>
      <w:r>
        <w:t>认真阅读并遵守《基金合同》、《招募说明书》等信息披露文件；</w:t>
      </w:r>
      <w:r>
        <w:rPr>
          <w:rFonts w:ascii="Times New Roman" w:eastAsia="Times New Roman" w:hAnsi="Times New Roman" w:cs="Times New Roman"/>
        </w:rPr>
        <w:t xml:space="preserve"> </w:t>
      </w:r>
    </w:p>
    <w:p w14:paraId="32CE2545" w14:textId="77777777" w:rsidR="00A01A4E" w:rsidRDefault="00C56536">
      <w:pPr>
        <w:numPr>
          <w:ilvl w:val="0"/>
          <w:numId w:val="11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885CF" w14:textId="77777777" w:rsidR="00A01A4E" w:rsidRDefault="00C56536">
      <w:pPr>
        <w:numPr>
          <w:ilvl w:val="0"/>
          <w:numId w:val="11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FB22374" w14:textId="77777777" w:rsidR="00A01A4E" w:rsidRDefault="00C56536">
      <w:pPr>
        <w:numPr>
          <w:ilvl w:val="0"/>
          <w:numId w:val="11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06D708" w14:textId="77777777" w:rsidR="00A01A4E" w:rsidRDefault="00C56536">
      <w:pPr>
        <w:numPr>
          <w:ilvl w:val="0"/>
          <w:numId w:val="118"/>
        </w:numPr>
        <w:ind w:firstLine="480"/>
      </w:pPr>
      <w:r>
        <w:t>不从事任何有损基金及其他《基金合同》当事人合法权益的活动；</w:t>
      </w:r>
      <w:r>
        <w:rPr>
          <w:rFonts w:ascii="Times New Roman" w:eastAsia="Times New Roman" w:hAnsi="Times New Roman" w:cs="Times New Roman"/>
        </w:rPr>
        <w:t xml:space="preserve"> </w:t>
      </w:r>
    </w:p>
    <w:p w14:paraId="61742918" w14:textId="77777777" w:rsidR="00A01A4E" w:rsidRDefault="00C56536">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405959BB" w14:textId="77777777" w:rsidR="00A01A4E" w:rsidRDefault="00C56536">
      <w:pPr>
        <w:numPr>
          <w:ilvl w:val="0"/>
          <w:numId w:val="118"/>
        </w:numPr>
        <w:ind w:firstLine="480"/>
      </w:pPr>
      <w:r>
        <w:t>返还在基金交易过程中因任何原因获得的不当得利；</w:t>
      </w:r>
      <w:r>
        <w:rPr>
          <w:rFonts w:ascii="Times New Roman" w:eastAsia="Times New Roman" w:hAnsi="Times New Roman" w:cs="Times New Roman"/>
        </w:rPr>
        <w:t xml:space="preserve"> </w:t>
      </w:r>
    </w:p>
    <w:p w14:paraId="3ED436DF" w14:textId="77777777" w:rsidR="00A01A4E" w:rsidRDefault="00C56536">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6E49DDFA"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5BF47" w14:textId="77777777" w:rsidR="00A01A4E" w:rsidRDefault="00C56536">
      <w:pPr>
        <w:ind w:left="477"/>
      </w:pPr>
      <w:r>
        <w:t>二、基金份额持有人大会</w:t>
      </w:r>
      <w:r>
        <w:rPr>
          <w:rFonts w:ascii="Times New Roman" w:eastAsia="Times New Roman" w:hAnsi="Times New Roman" w:cs="Times New Roman"/>
          <w:b/>
        </w:rPr>
        <w:t xml:space="preserve"> </w:t>
      </w:r>
    </w:p>
    <w:p w14:paraId="7D17B937"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97C8D"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5C9BF394" w14:textId="77777777" w:rsidR="00A01A4E" w:rsidRDefault="00C56536">
      <w:pPr>
        <w:ind w:left="477"/>
      </w:pPr>
      <w:r>
        <w:t>（一）召开事由</w:t>
      </w:r>
      <w:r>
        <w:rPr>
          <w:rFonts w:ascii="Times New Roman" w:eastAsia="Times New Roman" w:hAnsi="Times New Roman" w:cs="Times New Roman"/>
        </w:rPr>
        <w:t xml:space="preserve"> </w:t>
      </w:r>
    </w:p>
    <w:p w14:paraId="65DC641B" w14:textId="77777777" w:rsidR="00A01A4E" w:rsidRDefault="00C56536">
      <w:pPr>
        <w:spacing w:after="50" w:line="379" w:lineRule="auto"/>
        <w:ind w:left="0"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2F95CDD" w14:textId="77777777" w:rsidR="00A01A4E" w:rsidRDefault="00C56536">
      <w:pPr>
        <w:numPr>
          <w:ilvl w:val="0"/>
          <w:numId w:val="119"/>
        </w:numPr>
        <w:spacing w:after="120"/>
        <w:ind w:firstLine="480"/>
      </w:pPr>
      <w:r>
        <w:t>终止《基金合同》；</w:t>
      </w:r>
      <w:r>
        <w:rPr>
          <w:rFonts w:ascii="Times New Roman" w:eastAsia="Times New Roman" w:hAnsi="Times New Roman" w:cs="Times New Roman"/>
        </w:rPr>
        <w:t xml:space="preserve"> </w:t>
      </w:r>
    </w:p>
    <w:p w14:paraId="436C6A32" w14:textId="77777777" w:rsidR="00A01A4E" w:rsidRDefault="00C56536">
      <w:pPr>
        <w:numPr>
          <w:ilvl w:val="0"/>
          <w:numId w:val="119"/>
        </w:numPr>
        <w:spacing w:after="122"/>
        <w:ind w:firstLine="480"/>
      </w:pPr>
      <w:r>
        <w:t>更换基金管理人；</w:t>
      </w:r>
      <w:r>
        <w:rPr>
          <w:rFonts w:ascii="Times New Roman" w:eastAsia="Times New Roman" w:hAnsi="Times New Roman" w:cs="Times New Roman"/>
        </w:rPr>
        <w:t xml:space="preserve"> </w:t>
      </w:r>
    </w:p>
    <w:p w14:paraId="3132C6D3" w14:textId="77777777" w:rsidR="00A01A4E" w:rsidRDefault="00C56536">
      <w:pPr>
        <w:numPr>
          <w:ilvl w:val="0"/>
          <w:numId w:val="119"/>
        </w:numPr>
        <w:spacing w:after="120"/>
        <w:ind w:firstLine="480"/>
      </w:pPr>
      <w:r>
        <w:t>更换基金托管人；</w:t>
      </w:r>
      <w:r>
        <w:rPr>
          <w:rFonts w:ascii="Times New Roman" w:eastAsia="Times New Roman" w:hAnsi="Times New Roman" w:cs="Times New Roman"/>
        </w:rPr>
        <w:t xml:space="preserve"> </w:t>
      </w:r>
    </w:p>
    <w:p w14:paraId="04024B26" w14:textId="77777777" w:rsidR="00A01A4E" w:rsidRDefault="00C56536">
      <w:pPr>
        <w:numPr>
          <w:ilvl w:val="0"/>
          <w:numId w:val="119"/>
        </w:numPr>
        <w:spacing w:after="120"/>
        <w:ind w:firstLine="480"/>
      </w:pPr>
      <w:r>
        <w:t>转换基金运作方式；</w:t>
      </w:r>
      <w:r>
        <w:rPr>
          <w:rFonts w:ascii="Times New Roman" w:eastAsia="Times New Roman" w:hAnsi="Times New Roman" w:cs="Times New Roman"/>
        </w:rPr>
        <w:t xml:space="preserve"> </w:t>
      </w:r>
    </w:p>
    <w:p w14:paraId="670990A6" w14:textId="77777777" w:rsidR="00A01A4E" w:rsidRDefault="00C56536">
      <w:pPr>
        <w:numPr>
          <w:ilvl w:val="0"/>
          <w:numId w:val="119"/>
        </w:numPr>
        <w:spacing w:after="0" w:line="359" w:lineRule="auto"/>
        <w:ind w:firstLine="480"/>
      </w:pPr>
      <w:r>
        <w:t>调整基金管理</w:t>
      </w:r>
      <w:r>
        <w:t>人、基金托管人的报酬标准，但法律法规要求调整该等报酬标准的除外；</w:t>
      </w:r>
      <w:r>
        <w:rPr>
          <w:rFonts w:ascii="Times New Roman" w:eastAsia="Times New Roman" w:hAnsi="Times New Roman" w:cs="Times New Roman"/>
        </w:rPr>
        <w:t xml:space="preserve"> </w:t>
      </w:r>
    </w:p>
    <w:p w14:paraId="74FF11B5" w14:textId="77777777" w:rsidR="00A01A4E" w:rsidRDefault="00C56536">
      <w:pPr>
        <w:numPr>
          <w:ilvl w:val="0"/>
          <w:numId w:val="119"/>
        </w:numPr>
        <w:spacing w:after="120"/>
        <w:ind w:firstLine="480"/>
      </w:pPr>
      <w:r>
        <w:t>变更基金类别；</w:t>
      </w:r>
      <w:r>
        <w:rPr>
          <w:rFonts w:ascii="Times New Roman" w:eastAsia="Times New Roman" w:hAnsi="Times New Roman" w:cs="Times New Roman"/>
        </w:rPr>
        <w:t xml:space="preserve"> </w:t>
      </w:r>
    </w:p>
    <w:p w14:paraId="7857520C" w14:textId="77777777" w:rsidR="00A01A4E" w:rsidRDefault="00C56536">
      <w:pPr>
        <w:numPr>
          <w:ilvl w:val="0"/>
          <w:numId w:val="119"/>
        </w:numPr>
        <w:spacing w:after="123"/>
        <w:ind w:firstLine="480"/>
      </w:pPr>
      <w:r>
        <w:t>本基金与其他基金的合并；</w:t>
      </w:r>
      <w:r>
        <w:rPr>
          <w:rFonts w:ascii="Times New Roman" w:eastAsia="Times New Roman" w:hAnsi="Times New Roman" w:cs="Times New Roman"/>
        </w:rPr>
        <w:t xml:space="preserve"> </w:t>
      </w:r>
    </w:p>
    <w:p w14:paraId="48F39BF5" w14:textId="77777777" w:rsidR="00A01A4E" w:rsidRDefault="00C56536">
      <w:pPr>
        <w:numPr>
          <w:ilvl w:val="0"/>
          <w:numId w:val="11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4B2DABF" w14:textId="77777777" w:rsidR="00A01A4E" w:rsidRDefault="00C56536">
      <w:pPr>
        <w:numPr>
          <w:ilvl w:val="0"/>
          <w:numId w:val="119"/>
        </w:numPr>
        <w:spacing w:after="123"/>
        <w:ind w:firstLine="480"/>
      </w:pPr>
      <w:r>
        <w:t>变更基金份额持有人大会程序；</w:t>
      </w:r>
      <w:r>
        <w:rPr>
          <w:rFonts w:ascii="Times New Roman" w:eastAsia="Times New Roman" w:hAnsi="Times New Roman" w:cs="Times New Roman"/>
        </w:rPr>
        <w:t xml:space="preserve"> </w:t>
      </w:r>
    </w:p>
    <w:p w14:paraId="1C7EBBF0" w14:textId="77777777" w:rsidR="00A01A4E" w:rsidRDefault="00C56536">
      <w:pPr>
        <w:numPr>
          <w:ilvl w:val="0"/>
          <w:numId w:val="11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4FCA4E7" w14:textId="77777777" w:rsidR="00A01A4E" w:rsidRDefault="00C56536">
      <w:pPr>
        <w:numPr>
          <w:ilvl w:val="0"/>
          <w:numId w:val="119"/>
        </w:numPr>
        <w:spacing w:after="110"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F0D08" w14:textId="77777777" w:rsidR="00A01A4E" w:rsidRDefault="00C56536">
      <w:pPr>
        <w:numPr>
          <w:ilvl w:val="0"/>
          <w:numId w:val="11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2B3C0F4" w14:textId="77777777" w:rsidR="00A01A4E" w:rsidRDefault="00C56536">
      <w:pPr>
        <w:numPr>
          <w:ilvl w:val="0"/>
          <w:numId w:val="119"/>
        </w:numPr>
        <w:spacing w:after="121"/>
        <w:ind w:firstLine="480"/>
      </w:pPr>
      <w:r>
        <w:t>法律法规、《基金合同》或中国证监会规定的其他应当召开基金份额</w:t>
      </w:r>
    </w:p>
    <w:p w14:paraId="14FE0A57" w14:textId="77777777" w:rsidR="00A01A4E" w:rsidRDefault="00C56536">
      <w:pPr>
        <w:spacing w:after="71"/>
      </w:pPr>
      <w:r>
        <w:t>持有人大会的事项。</w:t>
      </w:r>
      <w:r>
        <w:rPr>
          <w:rFonts w:ascii="Times New Roman" w:eastAsia="Times New Roman" w:hAnsi="Times New Roman" w:cs="Times New Roman"/>
        </w:rPr>
        <w:t xml:space="preserve"> </w:t>
      </w:r>
    </w:p>
    <w:p w14:paraId="70DF59D5" w14:textId="77777777" w:rsidR="00A01A4E" w:rsidRDefault="00C5653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86435B" w14:textId="77777777" w:rsidR="00A01A4E" w:rsidRDefault="00C5653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10D2C105" w14:textId="77777777" w:rsidR="00A01A4E" w:rsidRDefault="00C56536">
      <w:pPr>
        <w:numPr>
          <w:ilvl w:val="0"/>
          <w:numId w:val="120"/>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4390D2" w14:textId="77777777" w:rsidR="00A01A4E" w:rsidRDefault="00C5653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3B177E03" w14:textId="77777777" w:rsidR="00A01A4E" w:rsidRDefault="00C5653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A1C00" w14:textId="77777777" w:rsidR="00A01A4E" w:rsidRDefault="00C5653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2920E4DF" w14:textId="77777777" w:rsidR="00A01A4E" w:rsidRDefault="00C56536">
      <w:pPr>
        <w:numPr>
          <w:ilvl w:val="0"/>
          <w:numId w:val="120"/>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DF913AE" w14:textId="77777777" w:rsidR="00A01A4E" w:rsidRDefault="00C5653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0774DDCB" w14:textId="77777777" w:rsidR="00A01A4E" w:rsidRDefault="00C56536">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6D77A9" w14:textId="77777777" w:rsidR="00A01A4E" w:rsidRDefault="00C56536">
      <w:pPr>
        <w:ind w:left="477"/>
      </w:pPr>
      <w:r>
        <w:t>（二）会议召集人及召集方式</w:t>
      </w:r>
      <w:r>
        <w:rPr>
          <w:rFonts w:ascii="Times New Roman" w:eastAsia="Times New Roman" w:hAnsi="Times New Roman" w:cs="Times New Roman"/>
        </w:rPr>
        <w:t xml:space="preserve"> </w:t>
      </w:r>
    </w:p>
    <w:p w14:paraId="679449BC" w14:textId="77777777" w:rsidR="00A01A4E" w:rsidRDefault="00C56536">
      <w:pPr>
        <w:numPr>
          <w:ilvl w:val="0"/>
          <w:numId w:val="12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DDAC1B" w14:textId="77777777" w:rsidR="00A01A4E" w:rsidRDefault="00C56536">
      <w:pPr>
        <w:numPr>
          <w:ilvl w:val="0"/>
          <w:numId w:val="12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920567B" w14:textId="77777777" w:rsidR="00A01A4E" w:rsidRDefault="00C56536">
      <w:pPr>
        <w:numPr>
          <w:ilvl w:val="0"/>
          <w:numId w:val="121"/>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8A2A23F"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372481"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025A2"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30773E"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95B52A1" w14:textId="77777777" w:rsidR="00A01A4E" w:rsidRDefault="00C5653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0F7D9A7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9AC47B" w14:textId="77777777" w:rsidR="00A01A4E" w:rsidRDefault="00C56536">
      <w:pPr>
        <w:numPr>
          <w:ilvl w:val="0"/>
          <w:numId w:val="126"/>
        </w:numPr>
        <w:ind w:firstLine="480"/>
      </w:pPr>
      <w:r>
        <w:t>会议召开的时间、地点和会议形式；</w:t>
      </w:r>
      <w:r>
        <w:rPr>
          <w:rFonts w:ascii="Times New Roman" w:eastAsia="Times New Roman" w:hAnsi="Times New Roman" w:cs="Times New Roman"/>
        </w:rPr>
        <w:t xml:space="preserve"> </w:t>
      </w:r>
    </w:p>
    <w:p w14:paraId="2C707DF3" w14:textId="77777777" w:rsidR="00A01A4E" w:rsidRDefault="00C56536">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729C8FE4" w14:textId="77777777" w:rsidR="00A01A4E" w:rsidRDefault="00C56536">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7B491C01" w14:textId="77777777" w:rsidR="00A01A4E" w:rsidRDefault="00C56536">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C44E12" w14:textId="77777777" w:rsidR="00A01A4E" w:rsidRDefault="00C56536">
      <w:pPr>
        <w:numPr>
          <w:ilvl w:val="0"/>
          <w:numId w:val="126"/>
        </w:numPr>
        <w:ind w:firstLine="480"/>
      </w:pPr>
      <w:r>
        <w:t>会务常设联系人姓名及联系电话；</w:t>
      </w:r>
      <w:r>
        <w:rPr>
          <w:rFonts w:ascii="Times New Roman" w:eastAsia="Times New Roman" w:hAnsi="Times New Roman" w:cs="Times New Roman"/>
        </w:rPr>
        <w:t xml:space="preserve"> </w:t>
      </w:r>
    </w:p>
    <w:p w14:paraId="0BF3DE30" w14:textId="77777777" w:rsidR="00A01A4E" w:rsidRDefault="00C56536">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259F7C28" w14:textId="77777777" w:rsidR="00A01A4E" w:rsidRDefault="00C56536">
      <w:pPr>
        <w:numPr>
          <w:ilvl w:val="0"/>
          <w:numId w:val="126"/>
        </w:numPr>
        <w:ind w:firstLine="480"/>
      </w:pPr>
      <w:r>
        <w:t>召集人需要通知的其他事项。</w:t>
      </w:r>
      <w:r>
        <w:rPr>
          <w:rFonts w:ascii="Times New Roman" w:eastAsia="Times New Roman" w:hAnsi="Times New Roman" w:cs="Times New Roman"/>
        </w:rPr>
        <w:t xml:space="preserve"> </w:t>
      </w:r>
    </w:p>
    <w:p w14:paraId="726ABE27" w14:textId="77777777" w:rsidR="00A01A4E" w:rsidRDefault="00C56536">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0DE425" w14:textId="77777777" w:rsidR="00A01A4E" w:rsidRDefault="00C5653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0A3A" w14:textId="77777777" w:rsidR="00A01A4E" w:rsidRDefault="00C56536">
      <w:pPr>
        <w:numPr>
          <w:ilvl w:val="0"/>
          <w:numId w:val="122"/>
        </w:numPr>
        <w:ind w:hanging="720"/>
      </w:pPr>
      <w:r>
        <w:t>基金份额持有人出席会议的方式</w:t>
      </w:r>
      <w:r>
        <w:rPr>
          <w:rFonts w:ascii="Times New Roman" w:eastAsia="Times New Roman" w:hAnsi="Times New Roman" w:cs="Times New Roman"/>
        </w:rPr>
        <w:t xml:space="preserve"> </w:t>
      </w:r>
    </w:p>
    <w:p w14:paraId="30F3220C" w14:textId="77777777" w:rsidR="00A01A4E" w:rsidRDefault="00C5653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DEB11" w14:textId="77777777" w:rsidR="00A01A4E" w:rsidRDefault="00C5653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DFDAAB" w14:textId="77777777" w:rsidR="00A01A4E" w:rsidRDefault="00C56536">
      <w:pPr>
        <w:numPr>
          <w:ilvl w:val="0"/>
          <w:numId w:val="12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4B6C0" w14:textId="77777777" w:rsidR="00A01A4E" w:rsidRDefault="00C5653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3BB6B" w14:textId="77777777" w:rsidR="00A01A4E" w:rsidRDefault="00C56536">
      <w:pPr>
        <w:spacing w:after="13" w:line="369" w:lineRule="auto"/>
        <w:ind w:left="0"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E9BF46"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525BE49A" w14:textId="77777777" w:rsidR="00A01A4E" w:rsidRDefault="00C56536">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5DD1AC" w14:textId="77777777" w:rsidR="00A01A4E" w:rsidRDefault="00C56536">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17246" w14:textId="77777777" w:rsidR="00A01A4E" w:rsidRDefault="00C56536">
      <w:pPr>
        <w:numPr>
          <w:ilvl w:val="0"/>
          <w:numId w:val="12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C9C983" w14:textId="77777777" w:rsidR="00A01A4E" w:rsidRDefault="00C5653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47796"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2AC9CE4" w14:textId="77777777" w:rsidR="00A01A4E" w:rsidRDefault="00C56536">
      <w:pPr>
        <w:numPr>
          <w:ilvl w:val="0"/>
          <w:numId w:val="13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0BCA25" w14:textId="77777777" w:rsidR="00A01A4E" w:rsidRDefault="00C56536">
      <w:pPr>
        <w:numPr>
          <w:ilvl w:val="0"/>
          <w:numId w:val="130"/>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6B5D2" w14:textId="77777777" w:rsidR="00A01A4E" w:rsidRDefault="00C56536">
      <w:pPr>
        <w:numPr>
          <w:ilvl w:val="0"/>
          <w:numId w:val="122"/>
        </w:numPr>
        <w:ind w:hanging="720"/>
      </w:pPr>
      <w:r>
        <w:t>议事内容与程序</w:t>
      </w:r>
      <w:r>
        <w:rPr>
          <w:rFonts w:ascii="Times New Roman" w:eastAsia="Times New Roman" w:hAnsi="Times New Roman" w:cs="Times New Roman"/>
        </w:rPr>
        <w:t xml:space="preserve"> </w:t>
      </w:r>
    </w:p>
    <w:p w14:paraId="078A24F7" w14:textId="77777777" w:rsidR="00A01A4E" w:rsidRDefault="00C56536">
      <w:pPr>
        <w:numPr>
          <w:ilvl w:val="0"/>
          <w:numId w:val="127"/>
        </w:numPr>
        <w:ind w:hanging="360"/>
      </w:pPr>
      <w:r>
        <w:t>议事内容及提案权</w:t>
      </w:r>
      <w:r>
        <w:rPr>
          <w:rFonts w:ascii="Times New Roman" w:eastAsia="Times New Roman" w:hAnsi="Times New Roman" w:cs="Times New Roman"/>
        </w:rPr>
        <w:t xml:space="preserve"> </w:t>
      </w:r>
    </w:p>
    <w:p w14:paraId="59B8CBE1" w14:textId="77777777" w:rsidR="00A01A4E" w:rsidRDefault="00C56536">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260C4"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6F381"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BE86D77" w14:textId="77777777" w:rsidR="00A01A4E" w:rsidRDefault="00C56536">
      <w:pPr>
        <w:numPr>
          <w:ilvl w:val="0"/>
          <w:numId w:val="127"/>
        </w:numPr>
        <w:ind w:hanging="360"/>
      </w:pPr>
      <w:r>
        <w:t>议事程序</w:t>
      </w:r>
      <w:r>
        <w:rPr>
          <w:rFonts w:ascii="Times New Roman" w:eastAsia="Times New Roman" w:hAnsi="Times New Roman" w:cs="Times New Roman"/>
        </w:rPr>
        <w:t xml:space="preserve"> </w:t>
      </w:r>
    </w:p>
    <w:p w14:paraId="6EBC1A49" w14:textId="77777777" w:rsidR="00A01A4E" w:rsidRDefault="00C56536">
      <w:pPr>
        <w:numPr>
          <w:ilvl w:val="0"/>
          <w:numId w:val="128"/>
        </w:numPr>
        <w:ind w:hanging="600"/>
      </w:pPr>
      <w:r>
        <w:t>现场开会</w:t>
      </w:r>
      <w:r>
        <w:rPr>
          <w:rFonts w:ascii="Times New Roman" w:eastAsia="Times New Roman" w:hAnsi="Times New Roman" w:cs="Times New Roman"/>
        </w:rPr>
        <w:t xml:space="preserve"> </w:t>
      </w:r>
    </w:p>
    <w:p w14:paraId="41495B3B" w14:textId="77777777" w:rsidR="00A01A4E" w:rsidRDefault="00C56536">
      <w:pPr>
        <w:spacing w:after="125"/>
        <w:ind w:left="477"/>
      </w:pPr>
      <w:r>
        <w:t>在现场开会的方式下，首先由大会主持人按照下列第七条规定程序确定和公</w:t>
      </w:r>
    </w:p>
    <w:p w14:paraId="363DB1E3" w14:textId="77777777" w:rsidR="00A01A4E" w:rsidRDefault="00C5653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DE27EE" w14:textId="77777777" w:rsidR="00A01A4E" w:rsidRDefault="00C5653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EC6D4" w14:textId="77777777" w:rsidR="00A01A4E" w:rsidRDefault="00C56536">
      <w:pPr>
        <w:numPr>
          <w:ilvl w:val="0"/>
          <w:numId w:val="128"/>
        </w:numPr>
        <w:ind w:hanging="600"/>
      </w:pPr>
      <w:r>
        <w:t>通讯开会</w:t>
      </w:r>
      <w:r>
        <w:rPr>
          <w:rFonts w:ascii="Times New Roman" w:eastAsia="Times New Roman" w:hAnsi="Times New Roman" w:cs="Times New Roman"/>
        </w:rPr>
        <w:t xml:space="preserve"> </w:t>
      </w:r>
    </w:p>
    <w:p w14:paraId="6C0E861C"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3BCAE0" w14:textId="77777777" w:rsidR="00A01A4E" w:rsidRDefault="00C56536">
      <w:pPr>
        <w:numPr>
          <w:ilvl w:val="0"/>
          <w:numId w:val="122"/>
        </w:numPr>
        <w:ind w:hanging="720"/>
      </w:pPr>
      <w:r>
        <w:t>表决</w:t>
      </w:r>
      <w:r>
        <w:rPr>
          <w:rFonts w:ascii="Times New Roman" w:eastAsia="Times New Roman" w:hAnsi="Times New Roman" w:cs="Times New Roman"/>
        </w:rPr>
        <w:t xml:space="preserve"> </w:t>
      </w:r>
    </w:p>
    <w:p w14:paraId="04E299AB"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042DE1A2"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6F35B347" w14:textId="77777777" w:rsidR="00A01A4E" w:rsidRDefault="00C56536">
      <w:pPr>
        <w:numPr>
          <w:ilvl w:val="0"/>
          <w:numId w:val="129"/>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2BAA2B" w14:textId="77777777" w:rsidR="00A01A4E" w:rsidRDefault="00C56536">
      <w:pPr>
        <w:numPr>
          <w:ilvl w:val="0"/>
          <w:numId w:val="129"/>
        </w:numPr>
        <w:ind w:firstLine="480"/>
      </w:pPr>
      <w:r>
        <w:t>特别决议，特别决议应当经参加大会的基金份额持有人或其代理人所持</w:t>
      </w:r>
    </w:p>
    <w:p w14:paraId="782C2BBA" w14:textId="77777777" w:rsidR="00A01A4E" w:rsidRDefault="00C5653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96855E"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1687384C" w14:textId="77777777" w:rsidR="00A01A4E" w:rsidRDefault="00C56536">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78A95"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C6133" w14:textId="77777777" w:rsidR="00A01A4E" w:rsidRDefault="00C56536">
      <w:pPr>
        <w:ind w:left="477"/>
      </w:pPr>
      <w:r>
        <w:t>（七）计票</w:t>
      </w:r>
      <w:r>
        <w:rPr>
          <w:rFonts w:ascii="Times New Roman" w:eastAsia="Times New Roman" w:hAnsi="Times New Roman" w:cs="Times New Roman"/>
        </w:rPr>
        <w:t xml:space="preserve"> </w:t>
      </w:r>
    </w:p>
    <w:p w14:paraId="5F89D105"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9172" w14:textId="77777777" w:rsidR="00A01A4E" w:rsidRDefault="00C56536">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C9A15" w14:textId="77777777" w:rsidR="00A01A4E" w:rsidRDefault="00C5653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DFDF09" w14:textId="77777777" w:rsidR="00A01A4E" w:rsidRDefault="00C56536">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7C3A14" w14:textId="77777777" w:rsidR="00A01A4E" w:rsidRDefault="00C56536">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CCFAFD"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C5A124"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C3A4C4" w14:textId="77777777" w:rsidR="00A01A4E" w:rsidRDefault="00C56536">
      <w:pPr>
        <w:numPr>
          <w:ilvl w:val="0"/>
          <w:numId w:val="132"/>
        </w:numPr>
        <w:ind w:hanging="720"/>
      </w:pPr>
      <w:r>
        <w:t>生效与公告</w:t>
      </w:r>
      <w:r>
        <w:rPr>
          <w:rFonts w:ascii="Times New Roman" w:eastAsia="Times New Roman" w:hAnsi="Times New Roman" w:cs="Times New Roman"/>
        </w:rPr>
        <w:t xml:space="preserve"> </w:t>
      </w:r>
    </w:p>
    <w:p w14:paraId="2E94C002" w14:textId="77777777" w:rsidR="00A01A4E" w:rsidRDefault="00C56536">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96C72C"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0263B08A"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5785189" w14:textId="77777777" w:rsidR="00A01A4E" w:rsidRDefault="00C5653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DCBF7A" w14:textId="77777777" w:rsidR="00A01A4E" w:rsidRDefault="00C5653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36AA7979"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2DBBE" w14:textId="77777777" w:rsidR="00A01A4E" w:rsidRDefault="00C5653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4D820" w14:textId="77777777" w:rsidR="00A01A4E" w:rsidRDefault="00C5653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D3FDC5" w14:textId="77777777" w:rsidR="00A01A4E" w:rsidRDefault="00C56536">
      <w:pPr>
        <w:numPr>
          <w:ilvl w:val="0"/>
          <w:numId w:val="133"/>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BB469B" w14:textId="77777777" w:rsidR="00A01A4E" w:rsidRDefault="00C56536">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0928E" w14:textId="77777777" w:rsidR="00A01A4E" w:rsidRDefault="00C56536">
      <w:pPr>
        <w:numPr>
          <w:ilvl w:val="0"/>
          <w:numId w:val="13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534127" w14:textId="77777777" w:rsidR="00A01A4E" w:rsidRDefault="00C56536">
      <w:pPr>
        <w:numPr>
          <w:ilvl w:val="0"/>
          <w:numId w:val="133"/>
        </w:numPr>
        <w:spacing w:after="152"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F760D7" w14:textId="77777777" w:rsidR="00A01A4E" w:rsidRDefault="00C5653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4AF29F"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6B4A816B" w14:textId="77777777" w:rsidR="00A01A4E" w:rsidRDefault="00C56536">
      <w:pPr>
        <w:spacing w:after="14"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2453E6E6"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41CDD74D" w14:textId="77777777" w:rsidR="00A01A4E" w:rsidRDefault="00C56536">
      <w:pPr>
        <w:ind w:left="477"/>
      </w:pPr>
      <w:r>
        <w:t>三、基金收益分配原则、执行方式</w:t>
      </w:r>
      <w:r>
        <w:rPr>
          <w:rFonts w:ascii="Times New Roman" w:eastAsia="Times New Roman" w:hAnsi="Times New Roman" w:cs="Times New Roman"/>
          <w:b/>
        </w:rPr>
        <w:t xml:space="preserve"> </w:t>
      </w:r>
    </w:p>
    <w:p w14:paraId="10C98555" w14:textId="77777777" w:rsidR="00A01A4E" w:rsidRDefault="00C56536">
      <w:pPr>
        <w:numPr>
          <w:ilvl w:val="0"/>
          <w:numId w:val="134"/>
        </w:numPr>
        <w:ind w:hanging="720"/>
      </w:pPr>
      <w:r>
        <w:t>基金利润的构成</w:t>
      </w:r>
      <w:r>
        <w:rPr>
          <w:rFonts w:ascii="Times New Roman" w:eastAsia="Times New Roman" w:hAnsi="Times New Roman" w:cs="Times New Roman"/>
        </w:rPr>
        <w:t xml:space="preserve"> </w:t>
      </w:r>
    </w:p>
    <w:p w14:paraId="1E0CD7FC" w14:textId="77777777" w:rsidR="00A01A4E" w:rsidRDefault="00C56536">
      <w:pPr>
        <w:ind w:left="477"/>
      </w:pPr>
      <w:r>
        <w:t>基金利润指基金利息收入、投资收益、公允价值变动收益和其他收入扣除相</w:t>
      </w:r>
    </w:p>
    <w:p w14:paraId="6DC6AAAC" w14:textId="77777777" w:rsidR="00A01A4E" w:rsidRDefault="00C56536">
      <w:r>
        <w:t>关费用后的余额，基金已实现收益指基金利润减去公允价值变动收益后的余额。</w:t>
      </w:r>
      <w:r>
        <w:rPr>
          <w:rFonts w:ascii="Times New Roman" w:eastAsia="Times New Roman" w:hAnsi="Times New Roman" w:cs="Times New Roman"/>
        </w:rPr>
        <w:t xml:space="preserve"> </w:t>
      </w:r>
    </w:p>
    <w:p w14:paraId="798E774D" w14:textId="77777777" w:rsidR="00A01A4E" w:rsidRDefault="00C56536">
      <w:pPr>
        <w:numPr>
          <w:ilvl w:val="0"/>
          <w:numId w:val="134"/>
        </w:numPr>
        <w:ind w:hanging="720"/>
      </w:pPr>
      <w:r>
        <w:t>基金可供分配利润</w:t>
      </w:r>
      <w:r>
        <w:rPr>
          <w:rFonts w:ascii="Times New Roman" w:eastAsia="Times New Roman" w:hAnsi="Times New Roman" w:cs="Times New Roman"/>
        </w:rPr>
        <w:t xml:space="preserve"> </w:t>
      </w:r>
    </w:p>
    <w:p w14:paraId="6983B7B0" w14:textId="77777777" w:rsidR="00A01A4E" w:rsidRDefault="00C56536">
      <w:pPr>
        <w:spacing w:after="18" w:line="365"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2AB85F" w14:textId="77777777" w:rsidR="00A01A4E" w:rsidRDefault="00C56536">
      <w:pPr>
        <w:numPr>
          <w:ilvl w:val="0"/>
          <w:numId w:val="134"/>
        </w:numPr>
        <w:ind w:hanging="720"/>
      </w:pPr>
      <w:r>
        <w:t>基金收益分配原则</w:t>
      </w:r>
      <w:r>
        <w:rPr>
          <w:rFonts w:ascii="Times New Roman" w:eastAsia="Times New Roman" w:hAnsi="Times New Roman" w:cs="Times New Roman"/>
        </w:rPr>
        <w:t xml:space="preserve"> </w:t>
      </w:r>
    </w:p>
    <w:p w14:paraId="6AF001C1" w14:textId="77777777" w:rsidR="00A01A4E" w:rsidRDefault="00C56536">
      <w:pPr>
        <w:numPr>
          <w:ilvl w:val="0"/>
          <w:numId w:val="135"/>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804306" w14:textId="77777777" w:rsidR="00A01A4E" w:rsidRDefault="00C56536">
      <w:pPr>
        <w:numPr>
          <w:ilvl w:val="0"/>
          <w:numId w:val="135"/>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98050A" w14:textId="77777777" w:rsidR="00A01A4E" w:rsidRDefault="00C56536">
      <w:pPr>
        <w:numPr>
          <w:ilvl w:val="0"/>
          <w:numId w:val="135"/>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060B87" w14:textId="77777777" w:rsidR="00A01A4E" w:rsidRDefault="00C56536">
      <w:pPr>
        <w:numPr>
          <w:ilvl w:val="0"/>
          <w:numId w:val="135"/>
        </w:numPr>
        <w:spacing w:line="372" w:lineRule="auto"/>
        <w:ind w:firstLine="480"/>
      </w:pPr>
      <w:del w:id="3" w:author="FundLex" w:date="2026-10-22T03:24:29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w:delText>
        </w:r>
        <w:r>
          <w:delText>费</w:delText>
        </w:r>
      </w:del>
      <w:ins w:id="4" w:author="FundLex" w:date="2026-10-22T03:24:29Z">
        <w:r>
          <w:t>由于本基金A类基金份额和C类基金份额费用收取不同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50B0B" w14:textId="77777777" w:rsidR="00A01A4E" w:rsidRDefault="00C56536">
      <w:pPr>
        <w:numPr>
          <w:ilvl w:val="0"/>
          <w:numId w:val="135"/>
        </w:numPr>
        <w:ind w:firstLine="480"/>
      </w:pPr>
      <w:r>
        <w:t>法律法规或监管机关另有规定的，从其规定。</w:t>
      </w:r>
      <w:r>
        <w:rPr>
          <w:rFonts w:ascii="Times New Roman" w:eastAsia="Times New Roman" w:hAnsi="Times New Roman" w:cs="Times New Roman"/>
        </w:rPr>
        <w:t xml:space="preserve"> </w:t>
      </w:r>
    </w:p>
    <w:p w14:paraId="3BB56609" w14:textId="77777777" w:rsidR="00A01A4E" w:rsidRDefault="00C56536">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9183439" w14:textId="77777777" w:rsidR="00A01A4E" w:rsidRDefault="00C56536">
      <w:pPr>
        <w:numPr>
          <w:ilvl w:val="0"/>
          <w:numId w:val="136"/>
        </w:numPr>
        <w:ind w:hanging="720"/>
      </w:pPr>
      <w:r>
        <w:t>收益分配方案</w:t>
      </w:r>
      <w:r>
        <w:rPr>
          <w:rFonts w:ascii="Times New Roman" w:eastAsia="Times New Roman" w:hAnsi="Times New Roman" w:cs="Times New Roman"/>
        </w:rPr>
        <w:t xml:space="preserve"> </w:t>
      </w:r>
    </w:p>
    <w:p w14:paraId="70983716" w14:textId="77777777" w:rsidR="00A01A4E" w:rsidRDefault="00C5653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8632AB" w14:textId="77777777" w:rsidR="00A01A4E" w:rsidRDefault="00C56536">
      <w:pPr>
        <w:numPr>
          <w:ilvl w:val="0"/>
          <w:numId w:val="136"/>
        </w:numPr>
        <w:ind w:hanging="720"/>
      </w:pPr>
      <w:r>
        <w:t>收益分配方案的确定、公告与实施</w:t>
      </w:r>
      <w:r>
        <w:rPr>
          <w:rFonts w:ascii="Times New Roman" w:eastAsia="Times New Roman" w:hAnsi="Times New Roman" w:cs="Times New Roman"/>
        </w:rPr>
        <w:t xml:space="preserve"> </w:t>
      </w:r>
    </w:p>
    <w:p w14:paraId="29527E59" w14:textId="77777777" w:rsidR="00A01A4E" w:rsidRDefault="00C56536">
      <w:pPr>
        <w:spacing w:after="17" w:line="366"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C5E6F6" w14:textId="77777777" w:rsidR="00A01A4E" w:rsidRDefault="00C56536">
      <w:pPr>
        <w:ind w:left="477"/>
      </w:pPr>
      <w:r>
        <w:t>法律法规或监管机关另有规定的，从其规定。</w:t>
      </w:r>
      <w:r>
        <w:rPr>
          <w:rFonts w:ascii="Times New Roman" w:eastAsia="Times New Roman" w:hAnsi="Times New Roman" w:cs="Times New Roman"/>
        </w:rPr>
        <w:t xml:space="preserve"> </w:t>
      </w:r>
    </w:p>
    <w:p w14:paraId="2F3A41E9" w14:textId="77777777" w:rsidR="00A01A4E" w:rsidRDefault="00C56536">
      <w:pPr>
        <w:numPr>
          <w:ilvl w:val="0"/>
          <w:numId w:val="136"/>
        </w:numPr>
        <w:ind w:hanging="720"/>
      </w:pPr>
      <w:r>
        <w:t>基金收益分配中发生的费用</w:t>
      </w:r>
      <w:r>
        <w:rPr>
          <w:rFonts w:ascii="Times New Roman" w:eastAsia="Times New Roman" w:hAnsi="Times New Roman" w:cs="Times New Roman"/>
        </w:rPr>
        <w:t xml:space="preserve"> </w:t>
      </w:r>
    </w:p>
    <w:p w14:paraId="68FF599D" w14:textId="77777777" w:rsidR="00A01A4E" w:rsidRDefault="00C56536">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71DD14D" w14:textId="77777777" w:rsidR="00A01A4E" w:rsidRDefault="00C56536">
      <w:pPr>
        <w:numPr>
          <w:ilvl w:val="0"/>
          <w:numId w:val="136"/>
        </w:numPr>
        <w:ind w:hanging="720"/>
      </w:pPr>
      <w:r>
        <w:t>实施侧袋机制期间的收益分配</w:t>
      </w:r>
      <w:r>
        <w:rPr>
          <w:rFonts w:ascii="Times New Roman" w:eastAsia="Times New Roman" w:hAnsi="Times New Roman" w:cs="Times New Roman"/>
        </w:rPr>
        <w:t xml:space="preserve"> </w:t>
      </w:r>
    </w:p>
    <w:p w14:paraId="3DF334B7" w14:textId="77777777" w:rsidR="00A01A4E" w:rsidRDefault="00C56536">
      <w:pPr>
        <w:ind w:left="477"/>
      </w:pPr>
      <w:r>
        <w:t>本基金实施侧袋机制的，侧袋账户不进行收益分配，详见招募说明书的规定。</w:t>
      </w:r>
      <w:r>
        <w:rPr>
          <w:rFonts w:ascii="Times New Roman" w:eastAsia="Times New Roman" w:hAnsi="Times New Roman" w:cs="Times New Roman"/>
        </w:rPr>
        <w:t xml:space="preserve"> </w:t>
      </w:r>
    </w:p>
    <w:p w14:paraId="363A1DBC"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6E93732F" w14:textId="77777777" w:rsidR="00A01A4E" w:rsidRDefault="00C56536">
      <w:pPr>
        <w:ind w:left="477"/>
      </w:pPr>
      <w:r>
        <w:t>四、与基金财产管理、运作有关费用的提取、支付方式与比例</w:t>
      </w:r>
      <w:r>
        <w:rPr>
          <w:rFonts w:ascii="Times New Roman" w:eastAsia="Times New Roman" w:hAnsi="Times New Roman" w:cs="Times New Roman"/>
          <w:b/>
        </w:rPr>
        <w:t xml:space="preserve"> </w:t>
      </w:r>
    </w:p>
    <w:p w14:paraId="29B6D3A0" w14:textId="77777777" w:rsidR="00A01A4E" w:rsidRDefault="00C56536">
      <w:pPr>
        <w:ind w:left="477"/>
      </w:pPr>
      <w:r>
        <w:t>（一）基金费用的种类</w:t>
      </w:r>
      <w:r>
        <w:rPr>
          <w:rFonts w:ascii="Times New Roman" w:eastAsia="Times New Roman" w:hAnsi="Times New Roman" w:cs="Times New Roman"/>
        </w:rPr>
        <w:t xml:space="preserve"> </w:t>
      </w:r>
    </w:p>
    <w:p w14:paraId="65E17D36" w14:textId="77777777" w:rsidR="00A01A4E" w:rsidRDefault="00C56536">
      <w:pPr>
        <w:numPr>
          <w:ilvl w:val="0"/>
          <w:numId w:val="137"/>
        </w:numPr>
        <w:ind w:firstLine="480"/>
      </w:pPr>
      <w:r>
        <w:t>基金管理人的管理费；</w:t>
      </w:r>
      <w:r>
        <w:rPr>
          <w:rFonts w:ascii="Times New Roman" w:eastAsia="Times New Roman" w:hAnsi="Times New Roman" w:cs="Times New Roman"/>
        </w:rPr>
        <w:t xml:space="preserve"> </w:t>
      </w:r>
    </w:p>
    <w:p w14:paraId="168D6386" w14:textId="77777777" w:rsidR="00A01A4E" w:rsidRDefault="00C56536">
      <w:pPr>
        <w:numPr>
          <w:ilvl w:val="0"/>
          <w:numId w:val="137"/>
        </w:numPr>
        <w:ind w:firstLine="480"/>
      </w:pPr>
      <w:r>
        <w:t>基金托管人的托管费；</w:t>
      </w:r>
      <w:r>
        <w:rPr>
          <w:rFonts w:ascii="Times New Roman" w:eastAsia="Times New Roman" w:hAnsi="Times New Roman" w:cs="Times New Roman"/>
        </w:rPr>
        <w:t xml:space="preserve"> </w:t>
      </w:r>
    </w:p>
    <w:p w14:paraId="492FDC87" w14:textId="77777777" w:rsidR="00A01A4E" w:rsidRDefault="00C56536">
      <w:pPr>
        <w:numPr>
          <w:ilvl w:val="0"/>
          <w:numId w:val="13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2C0082" w14:textId="77777777" w:rsidR="00A01A4E" w:rsidRDefault="00C56536">
      <w:pPr>
        <w:numPr>
          <w:ilvl w:val="0"/>
          <w:numId w:val="137"/>
        </w:numPr>
        <w:ind w:firstLine="480"/>
      </w:pPr>
      <w:r>
        <w:t>《基金合同》生效后与基金相关的信息披露费用；</w:t>
      </w:r>
      <w:r>
        <w:rPr>
          <w:rFonts w:ascii="Times New Roman" w:eastAsia="Times New Roman" w:hAnsi="Times New Roman" w:cs="Times New Roman"/>
        </w:rPr>
        <w:t xml:space="preserve"> </w:t>
      </w:r>
    </w:p>
    <w:p w14:paraId="4F1C506B" w14:textId="77777777" w:rsidR="00A01A4E" w:rsidRDefault="00C56536">
      <w:pPr>
        <w:numPr>
          <w:ilvl w:val="0"/>
          <w:numId w:val="137"/>
        </w:numPr>
        <w:ind w:firstLine="480"/>
      </w:pPr>
      <w:r>
        <w:t>《基金合同》生效后与基金相关的会计师费、律师费和诉讼费；</w:t>
      </w:r>
      <w:r>
        <w:rPr>
          <w:rFonts w:ascii="Times New Roman" w:eastAsia="Times New Roman" w:hAnsi="Times New Roman" w:cs="Times New Roman"/>
        </w:rPr>
        <w:t xml:space="preserve"> </w:t>
      </w:r>
    </w:p>
    <w:p w14:paraId="0C4606DF" w14:textId="77777777" w:rsidR="00A01A4E" w:rsidRDefault="00C56536">
      <w:pPr>
        <w:numPr>
          <w:ilvl w:val="0"/>
          <w:numId w:val="137"/>
        </w:numPr>
        <w:ind w:firstLine="480"/>
      </w:pPr>
      <w:r>
        <w:t>基金份额持有人大会费用；</w:t>
      </w:r>
      <w:r>
        <w:rPr>
          <w:rFonts w:ascii="Times New Roman" w:eastAsia="Times New Roman" w:hAnsi="Times New Roman" w:cs="Times New Roman"/>
        </w:rPr>
        <w:t xml:space="preserve"> </w:t>
      </w:r>
    </w:p>
    <w:p w14:paraId="75823EFF" w14:textId="77777777" w:rsidR="00A01A4E" w:rsidRDefault="00C56536">
      <w:pPr>
        <w:numPr>
          <w:ilvl w:val="0"/>
          <w:numId w:val="137"/>
        </w:numPr>
        <w:ind w:firstLine="480"/>
      </w:pPr>
      <w:r>
        <w:t>基金的证券、期货交易费用；</w:t>
      </w:r>
      <w:r>
        <w:rPr>
          <w:rFonts w:ascii="Times New Roman" w:eastAsia="Times New Roman" w:hAnsi="Times New Roman" w:cs="Times New Roman"/>
        </w:rPr>
        <w:t xml:space="preserve"> </w:t>
      </w:r>
    </w:p>
    <w:p w14:paraId="20B7C05D" w14:textId="77777777" w:rsidR="00A01A4E" w:rsidRDefault="00C56536">
      <w:pPr>
        <w:numPr>
          <w:ilvl w:val="0"/>
          <w:numId w:val="137"/>
        </w:numPr>
        <w:ind w:firstLine="480"/>
      </w:pPr>
      <w:r>
        <w:t>基金的银行汇划费用；</w:t>
      </w:r>
      <w:r>
        <w:rPr>
          <w:rFonts w:ascii="Times New Roman" w:eastAsia="Times New Roman" w:hAnsi="Times New Roman" w:cs="Times New Roman"/>
        </w:rPr>
        <w:t xml:space="preserve"> </w:t>
      </w:r>
    </w:p>
    <w:p w14:paraId="445B6FD9" w14:textId="77777777" w:rsidR="00A01A4E" w:rsidRDefault="00C56536">
      <w:pPr>
        <w:numPr>
          <w:ilvl w:val="0"/>
          <w:numId w:val="137"/>
        </w:numPr>
        <w:ind w:firstLine="480"/>
      </w:pPr>
      <w:r>
        <w:t>证券、期货账户开户费用和银行账户维护费；</w:t>
      </w:r>
      <w:r>
        <w:rPr>
          <w:rFonts w:ascii="Times New Roman" w:eastAsia="Times New Roman" w:hAnsi="Times New Roman" w:cs="Times New Roman"/>
        </w:rPr>
        <w:t xml:space="preserve"> </w:t>
      </w:r>
    </w:p>
    <w:p w14:paraId="02DEBD4A" w14:textId="77777777" w:rsidR="00A01A4E" w:rsidRDefault="00C56536">
      <w:pPr>
        <w:numPr>
          <w:ilvl w:val="0"/>
          <w:numId w:val="137"/>
        </w:numPr>
        <w:ind w:firstLine="480"/>
      </w:pPr>
      <w:r>
        <w:t>因投资港股通标的股票而产生的各项合理费用；</w:t>
      </w:r>
      <w:r>
        <w:rPr>
          <w:rFonts w:ascii="Times New Roman" w:eastAsia="Times New Roman" w:hAnsi="Times New Roman" w:cs="Times New Roman"/>
        </w:rPr>
        <w:t xml:space="preserve"> </w:t>
      </w:r>
    </w:p>
    <w:p w14:paraId="3610711D" w14:textId="77777777" w:rsidR="00A01A4E" w:rsidRDefault="00C56536">
      <w:pPr>
        <w:numPr>
          <w:ilvl w:val="0"/>
          <w:numId w:val="13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FD025F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5F4DBA64"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43F46E9C"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44402D"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C5EA83C"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668CDE1"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F0089"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72C4" w14:textId="77777777" w:rsidR="00A01A4E" w:rsidRDefault="00C56536">
      <w:pPr>
        <w:spacing w:after="16"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EA3B1B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E61553"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CCC21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3E6A8F" w14:textId="77777777" w:rsidR="00A01A4E" w:rsidRDefault="00C56536">
      <w:pPr>
        <w:ind w:left="477"/>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C8ABC00"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B33D9" w14:textId="77777777" w:rsidR="00A01A4E" w:rsidRDefault="00C56536">
      <w:pPr>
        <w:spacing w:after="14"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02BE"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D33170E"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w:t>
      </w:r>
      <w:r>
        <w:t>下：</w:t>
      </w:r>
      <w:r>
        <w:rPr>
          <w:rFonts w:ascii="Times New Roman" w:eastAsia="Times New Roman" w:hAnsi="Times New Roman" w:cs="Times New Roman"/>
        </w:rPr>
        <w:t xml:space="preserve"> </w:t>
      </w:r>
    </w:p>
    <w:p w14:paraId="4C083A5E"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B41085"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EABF7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C1244F" w14:textId="77777777" w:rsidR="00A01A4E" w:rsidRDefault="00C56536">
      <w:pPr>
        <w:spacing w:after="8" w:line="367" w:lineRule="auto"/>
        <w:ind w:left="0" w:firstLine="480"/>
      </w:pPr>
      <w:del w:id="5" w:author="FundLex" w:date="2026-10-22T03:24:29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按照指定的账户路径从基金财产中一次性支付，管理人无需再出具资金划拨指令。若遇法定节假日、公休日等，支付日期顺延。费用自动扣划后，管理人应进行核对，如发现数据不符，及时联系托管人协商解决。</w:delText>
        </w:r>
        <w:r>
          <w:rPr>
            <w:rFonts w:ascii="Times New Roman" w:eastAsia="Times New Roman" w:hAnsi="Times New Roman" w:cs="Times New Roman"/>
          </w:rPr>
          <w:delText xml:space="preserve"> </w:delText>
        </w:r>
      </w:del>
      <w:ins w:id="6" w:author="FundLex" w:date="2026-10-22T03:24:29Z">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ins>
    </w:p>
    <w:p w14:paraId="349AB4E1" w14:textId="77777777" w:rsidR="00A01A4E" w:rsidRDefault="00C56536">
      <w:pPr>
        <w:spacing w:after="18" w:line="365" w:lineRule="auto"/>
        <w:ind w:left="0" w:firstLine="480"/>
      </w:pPr>
      <w:del w:id="7" w:author="FundLex" w:date="2026-10-22T03:24:29Z">
        <w:r>
          <w:delText>销售服务费主要用于支付销售机构佣金、以及基金管理人的基金行销广告费、促销活动费、基金份额持有人服务费等。</w:delText>
        </w:r>
      </w:del>
      <w:ins w:id="8" w:author="FundLex" w:date="2026-10-22T03:24:29Z">
        <w:r>
          <w:t xml:space="preserve"> </w:t>
        </w:r>
      </w:ins>
      <w:r>
        <w:rPr>
          <w:rFonts w:ascii="Times New Roman" w:eastAsia="Times New Roman" w:hAnsi="Times New Roman" w:cs="Times New Roman"/>
        </w:rPr>
        <w:t xml:space="preserve"> </w:t>
      </w:r>
    </w:p>
    <w:p w14:paraId="2E19FA4D" w14:textId="77777777" w:rsidR="00A01A4E" w:rsidRDefault="00C56536">
      <w:pPr>
        <w:ind w:left="477"/>
      </w:pPr>
      <w:del w:id="9" w:author="FundLex" w:date="2026-10-22T03:24:29Z">
        <w:r>
          <w:delText>销售服务费使用范围不包括基金募集期间的上述费用。</w:delText>
        </w:r>
      </w:del>
      <w:ins w:id="10" w:author="FundLex" w:date="2026-10-22T03:24:29Z">
        <w:r>
          <w:t xml:space="preserve"> </w:t>
        </w:r>
      </w:ins>
      <w:r>
        <w:rPr>
          <w:rFonts w:ascii="Times New Roman" w:eastAsia="Times New Roman" w:hAnsi="Times New Roman" w:cs="Times New Roman"/>
        </w:rPr>
        <w:t xml:space="preserve"> </w:t>
      </w:r>
    </w:p>
    <w:p w14:paraId="35A4184A"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4B130" w14:textId="77777777" w:rsidR="00A01A4E" w:rsidRDefault="00C56536">
      <w:pPr>
        <w:spacing w:after="0" w:line="379" w:lineRule="auto"/>
        <w:ind w:left="477" w:right="1890"/>
      </w:pPr>
      <w:r>
        <w:t>（三）不</w:t>
      </w:r>
      <w:r>
        <w:t>列入基金费用的项目下列费用不列入基金费用：</w:t>
      </w:r>
      <w:r>
        <w:rPr>
          <w:rFonts w:ascii="Times New Roman" w:eastAsia="Times New Roman" w:hAnsi="Times New Roman" w:cs="Times New Roman"/>
        </w:rPr>
        <w:t xml:space="preserve"> </w:t>
      </w:r>
    </w:p>
    <w:p w14:paraId="2D4E6444" w14:textId="77777777" w:rsidR="00A01A4E" w:rsidRDefault="00C56536">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6958D9" w14:textId="77777777" w:rsidR="00A01A4E" w:rsidRDefault="00C56536">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6B8255FF" w14:textId="77777777" w:rsidR="00A01A4E" w:rsidRDefault="00C56536">
      <w:pPr>
        <w:numPr>
          <w:ilvl w:val="0"/>
          <w:numId w:val="138"/>
        </w:numPr>
        <w:ind w:firstLine="480"/>
      </w:pPr>
      <w:r>
        <w:t>《基金合同》生效前的相关费用；</w:t>
      </w:r>
      <w:r>
        <w:rPr>
          <w:rFonts w:ascii="Times New Roman" w:eastAsia="Times New Roman" w:hAnsi="Times New Roman" w:cs="Times New Roman"/>
        </w:rPr>
        <w:t xml:space="preserve"> </w:t>
      </w:r>
    </w:p>
    <w:p w14:paraId="0229F753" w14:textId="77777777" w:rsidR="00A01A4E" w:rsidRDefault="00C56536">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F01DCFB" w14:textId="77777777" w:rsidR="00A01A4E" w:rsidRDefault="00C56536">
      <w:pPr>
        <w:numPr>
          <w:ilvl w:val="0"/>
          <w:numId w:val="139"/>
        </w:numPr>
        <w:ind w:hanging="720"/>
      </w:pPr>
      <w:r>
        <w:t>实施侧袋机制期间的基金费用</w:t>
      </w:r>
      <w:r>
        <w:rPr>
          <w:rFonts w:ascii="Times New Roman" w:eastAsia="Times New Roman" w:hAnsi="Times New Roman" w:cs="Times New Roman"/>
        </w:rPr>
        <w:t xml:space="preserve"> </w:t>
      </w:r>
    </w:p>
    <w:p w14:paraId="25875B02" w14:textId="77777777" w:rsidR="00A01A4E" w:rsidRDefault="00C5653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BB33B1" w14:textId="77777777" w:rsidR="00A01A4E" w:rsidRDefault="00C56536">
      <w:pPr>
        <w:numPr>
          <w:ilvl w:val="0"/>
          <w:numId w:val="139"/>
        </w:numPr>
        <w:ind w:hanging="720"/>
      </w:pPr>
      <w:r>
        <w:t>基金税收</w:t>
      </w:r>
      <w:r>
        <w:rPr>
          <w:rFonts w:ascii="Times New Roman" w:eastAsia="Times New Roman" w:hAnsi="Times New Roman" w:cs="Times New Roman"/>
        </w:rPr>
        <w:t xml:space="preserve"> </w:t>
      </w:r>
    </w:p>
    <w:p w14:paraId="2CBAF095" w14:textId="77777777" w:rsidR="00A01A4E" w:rsidRDefault="00C56536">
      <w:pPr>
        <w:spacing w:after="8" w:line="366" w:lineRule="auto"/>
        <w:ind w:left="47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AC5175"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FBDBA5D" w14:textId="77777777" w:rsidR="00A01A4E" w:rsidRDefault="00C56536">
      <w:pPr>
        <w:ind w:left="477"/>
      </w:pPr>
      <w:r>
        <w:t>五、基金资产的投资方向和投资限制</w:t>
      </w:r>
      <w:r>
        <w:rPr>
          <w:rFonts w:ascii="Times New Roman" w:eastAsia="Times New Roman" w:hAnsi="Times New Roman" w:cs="Times New Roman"/>
          <w:b/>
        </w:rPr>
        <w:t xml:space="preserve"> </w:t>
      </w:r>
    </w:p>
    <w:p w14:paraId="0CA358DB" w14:textId="77777777" w:rsidR="00A01A4E" w:rsidRDefault="00C56536">
      <w:pPr>
        <w:ind w:left="477"/>
      </w:pPr>
      <w:r>
        <w:t>（一）投资范围</w:t>
      </w:r>
      <w:r>
        <w:rPr>
          <w:rFonts w:ascii="Times New Roman" w:eastAsia="Times New Roman" w:hAnsi="Times New Roman" w:cs="Times New Roman"/>
        </w:rPr>
        <w:t xml:space="preserve"> </w:t>
      </w:r>
    </w:p>
    <w:p w14:paraId="71947F94"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EF4F8B" w14:textId="77777777" w:rsidR="00A01A4E" w:rsidRDefault="00C56536">
      <w:pPr>
        <w:spacing w:after="8" w:line="372" w:lineRule="auto"/>
        <w:ind w:left="-15" w:right="111"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CB6E39" w14:textId="77777777" w:rsidR="00A01A4E" w:rsidRDefault="00C56536">
      <w:pPr>
        <w:tabs>
          <w:tab w:val="center" w:pos="2880"/>
          <w:tab w:val="center" w:pos="6332"/>
        </w:tabs>
        <w:ind w:left="0" w:firstLine="0"/>
      </w:pPr>
      <w:r>
        <w:rPr>
          <w:rFonts w:ascii="Calibri" w:eastAsia="Calibri" w:hAnsi="Calibri" w:cs="Calibri"/>
          <w:sz w:val="22"/>
        </w:rPr>
        <w:tab/>
      </w:r>
      <w:r>
        <w:t>本基金将根据法律法规的规定参与融资业务。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505BAB"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77D99C97" w14:textId="77777777" w:rsidR="00A01A4E" w:rsidRDefault="00C5653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59353A" w14:textId="77777777" w:rsidR="00A01A4E" w:rsidRDefault="00C56536">
      <w:pPr>
        <w:ind w:left="477"/>
      </w:pPr>
      <w:r>
        <w:t>（二）投资限制</w:t>
      </w:r>
      <w:r>
        <w:rPr>
          <w:rFonts w:ascii="Times New Roman" w:eastAsia="Times New Roman" w:hAnsi="Times New Roman" w:cs="Times New Roman"/>
        </w:rPr>
        <w:t xml:space="preserve"> </w:t>
      </w:r>
    </w:p>
    <w:p w14:paraId="635BF352"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92775D"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62FA1E2C" w14:textId="77777777" w:rsidR="00A01A4E" w:rsidRDefault="00C56536">
      <w:pPr>
        <w:spacing w:after="0" w:line="381" w:lineRule="auto"/>
        <w:ind w:left="0" w:firstLine="48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306473B3"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B75B38" w14:textId="77777777" w:rsidR="00A01A4E" w:rsidRDefault="00C56536">
      <w:pPr>
        <w:numPr>
          <w:ilvl w:val="0"/>
          <w:numId w:val="14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3327DE" w14:textId="77777777" w:rsidR="00A01A4E" w:rsidRDefault="00C56536">
      <w:pPr>
        <w:numPr>
          <w:ilvl w:val="0"/>
          <w:numId w:val="14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D5627" w14:textId="77777777" w:rsidR="00A01A4E" w:rsidRDefault="00C56536">
      <w:pPr>
        <w:numPr>
          <w:ilvl w:val="0"/>
          <w:numId w:val="14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2EDC3A" w14:textId="77777777" w:rsidR="00A01A4E" w:rsidRDefault="00C56536">
      <w:pPr>
        <w:numPr>
          <w:ilvl w:val="0"/>
          <w:numId w:val="14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C3708A" w14:textId="77777777" w:rsidR="00A01A4E" w:rsidRDefault="00C56536">
      <w:pPr>
        <w:numPr>
          <w:ilvl w:val="0"/>
          <w:numId w:val="14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14550" w14:textId="77777777" w:rsidR="00A01A4E" w:rsidRDefault="00C56536">
      <w:pPr>
        <w:numPr>
          <w:ilvl w:val="0"/>
          <w:numId w:val="140"/>
        </w:numPr>
        <w:spacing w:after="152" w:line="259" w:lineRule="auto"/>
        <w:ind w:firstLine="480"/>
      </w:pPr>
      <w:r>
        <w:t>本基金持有的全部资产支持证券，其市值不得超过基金资产净值的</w:t>
      </w:r>
    </w:p>
    <w:p w14:paraId="108CC61D" w14:textId="77777777" w:rsidR="00A01A4E" w:rsidRDefault="00C56536">
      <w:pPr>
        <w:pStyle w:val="2"/>
        <w:ind w:left="-5"/>
      </w:pPr>
      <w:r>
        <w:t>20%</w:t>
      </w:r>
      <w:r>
        <w:rPr>
          <w:rFonts w:ascii="宋体" w:eastAsia="宋体" w:hAnsi="宋体" w:cs="宋体"/>
        </w:rPr>
        <w:t>；</w:t>
      </w:r>
      <w:r>
        <w:t xml:space="preserve"> </w:t>
      </w:r>
    </w:p>
    <w:p w14:paraId="0398F4EB" w14:textId="77777777" w:rsidR="00A01A4E" w:rsidRDefault="00C56536">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89F8F" w14:textId="77777777" w:rsidR="00A01A4E" w:rsidRDefault="00C56536">
      <w:pPr>
        <w:numPr>
          <w:ilvl w:val="0"/>
          <w:numId w:val="14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DEFAA" w14:textId="77777777" w:rsidR="00A01A4E" w:rsidRDefault="00C56536">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B027DF" w14:textId="77777777" w:rsidR="00A01A4E" w:rsidRDefault="00C56536">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F66B0E" w14:textId="77777777" w:rsidR="00A01A4E" w:rsidRDefault="00C56536">
      <w:pPr>
        <w:numPr>
          <w:ilvl w:val="0"/>
          <w:numId w:val="14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75D824" w14:textId="77777777" w:rsidR="00A01A4E" w:rsidRDefault="00C56536">
      <w:pPr>
        <w:numPr>
          <w:ilvl w:val="0"/>
          <w:numId w:val="141"/>
        </w:numPr>
        <w:ind w:firstLine="480"/>
      </w:pPr>
      <w:r>
        <w:t>本基金参与股指期货交易，还须遵守以下限制：</w:t>
      </w:r>
      <w:r>
        <w:rPr>
          <w:rFonts w:ascii="Times New Roman" w:eastAsia="Times New Roman" w:hAnsi="Times New Roman" w:cs="Times New Roman"/>
        </w:rPr>
        <w:t xml:space="preserve"> </w:t>
      </w:r>
    </w:p>
    <w:p w14:paraId="66F1D809" w14:textId="77777777" w:rsidR="00A01A4E" w:rsidRDefault="00C56536">
      <w:pPr>
        <w:ind w:left="477"/>
      </w:pPr>
      <w:r>
        <w:t>在任何交易日日终，持有的买入股指期货合约价值，不得超过基金资产净值</w:t>
      </w:r>
    </w:p>
    <w:p w14:paraId="66F9ADF4" w14:textId="77777777" w:rsidR="00A01A4E" w:rsidRDefault="00C56536">
      <w:pPr>
        <w:spacing w:after="7" w:line="373" w:lineRule="auto"/>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3935DEF" w14:textId="77777777" w:rsidR="00A01A4E" w:rsidRDefault="00C56536">
      <w:pPr>
        <w:numPr>
          <w:ilvl w:val="0"/>
          <w:numId w:val="141"/>
        </w:numPr>
        <w:ind w:firstLine="480"/>
      </w:pPr>
      <w:r>
        <w:t>本基金参与国债期货交易，还须遵守以下限制：</w:t>
      </w:r>
      <w:r>
        <w:rPr>
          <w:rFonts w:ascii="Times New Roman" w:eastAsia="Times New Roman" w:hAnsi="Times New Roman" w:cs="Times New Roman"/>
        </w:rPr>
        <w:t xml:space="preserve"> </w:t>
      </w:r>
    </w:p>
    <w:p w14:paraId="178749B5" w14:textId="77777777" w:rsidR="00A01A4E" w:rsidRDefault="00C56536">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5ADA" w14:textId="77777777" w:rsidR="00A01A4E" w:rsidRDefault="00C56536">
      <w:pPr>
        <w:numPr>
          <w:ilvl w:val="0"/>
          <w:numId w:val="14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613C95" w14:textId="77777777" w:rsidR="00A01A4E" w:rsidRDefault="00C56536">
      <w:pPr>
        <w:numPr>
          <w:ilvl w:val="0"/>
          <w:numId w:val="14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5DDC5F" w14:textId="77777777" w:rsidR="00A01A4E" w:rsidRDefault="00C56536">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DC03DA" w14:textId="77777777" w:rsidR="00A01A4E" w:rsidRDefault="00C56536">
      <w:pPr>
        <w:numPr>
          <w:ilvl w:val="0"/>
          <w:numId w:val="141"/>
        </w:numPr>
        <w:spacing w:after="6" w:line="378" w:lineRule="auto"/>
        <w:ind w:firstLine="480"/>
      </w:pPr>
      <w:r>
        <w:t>基金参与融资业务后，在任何交易日日终，持有的融资买入股票与其他有</w:t>
      </w:r>
      <w:r>
        <w:t>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8C85C9" w14:textId="77777777" w:rsidR="00A01A4E" w:rsidRDefault="00C56536">
      <w:pPr>
        <w:numPr>
          <w:ilvl w:val="0"/>
          <w:numId w:val="14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7F51D5A" w14:textId="77777777" w:rsidR="00A01A4E" w:rsidRDefault="00C56536">
      <w:pPr>
        <w:spacing w:after="13"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73DB69"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B5438F"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8ED7488" w14:textId="77777777" w:rsidR="00A01A4E" w:rsidRDefault="00C56536">
      <w:pPr>
        <w:numPr>
          <w:ilvl w:val="0"/>
          <w:numId w:val="142"/>
        </w:numPr>
        <w:ind w:hanging="600"/>
      </w:pPr>
      <w:r>
        <w:t>承销证券；</w:t>
      </w:r>
      <w:r>
        <w:rPr>
          <w:rFonts w:ascii="Times New Roman" w:eastAsia="Times New Roman" w:hAnsi="Times New Roman" w:cs="Times New Roman"/>
        </w:rPr>
        <w:t xml:space="preserve"> </w:t>
      </w:r>
    </w:p>
    <w:p w14:paraId="089C4600" w14:textId="77777777" w:rsidR="00A01A4E" w:rsidRDefault="00C56536">
      <w:pPr>
        <w:numPr>
          <w:ilvl w:val="0"/>
          <w:numId w:val="142"/>
        </w:numPr>
        <w:ind w:hanging="600"/>
      </w:pPr>
      <w:r>
        <w:t>违反规定向他人贷款或者提供担保；</w:t>
      </w:r>
      <w:r>
        <w:rPr>
          <w:rFonts w:ascii="Times New Roman" w:eastAsia="Times New Roman" w:hAnsi="Times New Roman" w:cs="Times New Roman"/>
        </w:rPr>
        <w:t xml:space="preserve"> </w:t>
      </w:r>
    </w:p>
    <w:p w14:paraId="6E361124" w14:textId="77777777" w:rsidR="00A01A4E" w:rsidRDefault="00C56536">
      <w:pPr>
        <w:numPr>
          <w:ilvl w:val="0"/>
          <w:numId w:val="142"/>
        </w:numPr>
        <w:ind w:hanging="600"/>
      </w:pPr>
      <w:r>
        <w:t>从事承担无限责任的投资；</w:t>
      </w:r>
      <w:r>
        <w:rPr>
          <w:rFonts w:ascii="Times New Roman" w:eastAsia="Times New Roman" w:hAnsi="Times New Roman" w:cs="Times New Roman"/>
        </w:rPr>
        <w:t xml:space="preserve"> </w:t>
      </w:r>
    </w:p>
    <w:p w14:paraId="2B3C7330" w14:textId="77777777" w:rsidR="00A01A4E" w:rsidRDefault="00C56536">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491BBB80" w14:textId="77777777" w:rsidR="00A01A4E" w:rsidRDefault="00C56536">
      <w:pPr>
        <w:numPr>
          <w:ilvl w:val="0"/>
          <w:numId w:val="142"/>
        </w:numPr>
        <w:ind w:hanging="600"/>
      </w:pPr>
      <w:r>
        <w:t>向其基金管理人、基金托管人出资；</w:t>
      </w:r>
      <w:r>
        <w:rPr>
          <w:rFonts w:ascii="Times New Roman" w:eastAsia="Times New Roman" w:hAnsi="Times New Roman" w:cs="Times New Roman"/>
        </w:rPr>
        <w:t xml:space="preserve"> </w:t>
      </w:r>
    </w:p>
    <w:p w14:paraId="47F4E6C8" w14:textId="77777777" w:rsidR="00A01A4E" w:rsidRDefault="00C56536">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194652DC" w14:textId="77777777" w:rsidR="00A01A4E" w:rsidRDefault="00C56536">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39E59159"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5CB7D" w14:textId="77777777" w:rsidR="00A01A4E" w:rsidRDefault="00C56536">
      <w:pPr>
        <w:spacing w:after="10" w:line="364" w:lineRule="auto"/>
        <w:ind w:left="0"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5C512D"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4A3123A" w14:textId="77777777" w:rsidR="00A01A4E" w:rsidRDefault="00C56536">
      <w:pPr>
        <w:numPr>
          <w:ilvl w:val="0"/>
          <w:numId w:val="143"/>
        </w:numPr>
        <w:ind w:hanging="482"/>
      </w:pPr>
      <w:r>
        <w:t>基金资产净值的计算方法和公告方式</w:t>
      </w:r>
      <w:r>
        <w:rPr>
          <w:rFonts w:ascii="Times New Roman" w:eastAsia="Times New Roman" w:hAnsi="Times New Roman" w:cs="Times New Roman"/>
          <w:b/>
        </w:rPr>
        <w:t xml:space="preserve"> </w:t>
      </w:r>
    </w:p>
    <w:p w14:paraId="4EFEFDAE" w14:textId="77777777" w:rsidR="00A01A4E" w:rsidRDefault="00C56536">
      <w:pPr>
        <w:ind w:left="477"/>
      </w:pPr>
      <w:r>
        <w:t>《基金合同》生效后，在开始办理基金份额申购或者赎回前，基金管理人应</w:t>
      </w:r>
    </w:p>
    <w:p w14:paraId="2756E869" w14:textId="77777777" w:rsidR="00A01A4E" w:rsidRDefault="00C56536">
      <w:pPr>
        <w:spacing w:after="14" w:line="363" w:lineRule="auto"/>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1EC2B6" w14:textId="77777777" w:rsidR="00A01A4E" w:rsidRDefault="00C56536">
      <w:pPr>
        <w:spacing w:after="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3208D4B"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95389" w14:textId="77777777" w:rsidR="00A01A4E" w:rsidRDefault="00C56536">
      <w:pPr>
        <w:numPr>
          <w:ilvl w:val="0"/>
          <w:numId w:val="143"/>
        </w:numPr>
        <w:ind w:hanging="482"/>
      </w:pPr>
      <w:r>
        <w:t>基金合同的变更、终止与基金财产的清算</w:t>
      </w:r>
      <w:r>
        <w:rPr>
          <w:rFonts w:ascii="Times New Roman" w:eastAsia="Times New Roman" w:hAnsi="Times New Roman" w:cs="Times New Roman"/>
          <w:b/>
        </w:rPr>
        <w:t xml:space="preserve"> </w:t>
      </w:r>
    </w:p>
    <w:p w14:paraId="066667B8" w14:textId="77777777" w:rsidR="00A01A4E" w:rsidRDefault="00C56536">
      <w:pPr>
        <w:ind w:left="477"/>
      </w:pPr>
      <w:r>
        <w:t>（一）《基金合同》的变更</w:t>
      </w:r>
      <w:r>
        <w:rPr>
          <w:rFonts w:ascii="Times New Roman" w:eastAsia="Times New Roman" w:hAnsi="Times New Roman" w:cs="Times New Roman"/>
        </w:rPr>
        <w:t xml:space="preserve"> </w:t>
      </w:r>
    </w:p>
    <w:p w14:paraId="21A5B31F" w14:textId="77777777" w:rsidR="00A01A4E" w:rsidRDefault="00C56536">
      <w:pPr>
        <w:numPr>
          <w:ilvl w:val="0"/>
          <w:numId w:val="144"/>
        </w:numPr>
        <w:spacing w:after="17" w:line="366" w:lineRule="auto"/>
        <w:ind w:firstLine="480"/>
      </w:pPr>
      <w:r>
        <w:t>变更基金合同涉及法律法规规定或本合同约定应经基金份额持有人大会决议通过的事项的，应</w:t>
      </w:r>
      <w:r>
        <w:t>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5655B" w14:textId="77777777" w:rsidR="00A01A4E" w:rsidRDefault="00C56536">
      <w:pPr>
        <w:numPr>
          <w:ilvl w:val="0"/>
          <w:numId w:val="14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E3DA2" w14:textId="77777777" w:rsidR="00A01A4E" w:rsidRDefault="00C56536">
      <w:pPr>
        <w:ind w:left="477"/>
      </w:pPr>
      <w:r>
        <w:t>（二）《基金合同》的终止事由</w:t>
      </w:r>
      <w:r>
        <w:rPr>
          <w:rFonts w:ascii="Times New Roman" w:eastAsia="Times New Roman" w:hAnsi="Times New Roman" w:cs="Times New Roman"/>
        </w:rPr>
        <w:t xml:space="preserve"> </w:t>
      </w:r>
    </w:p>
    <w:p w14:paraId="3EAF4725"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6549215E" w14:textId="77777777" w:rsidR="00A01A4E" w:rsidRDefault="00C56536">
      <w:pPr>
        <w:numPr>
          <w:ilvl w:val="0"/>
          <w:numId w:val="145"/>
        </w:numPr>
        <w:ind w:firstLine="480"/>
      </w:pPr>
      <w:r>
        <w:t>基金份额持有人大会决定终止的；</w:t>
      </w:r>
      <w:r>
        <w:rPr>
          <w:rFonts w:ascii="Times New Roman" w:eastAsia="Times New Roman" w:hAnsi="Times New Roman" w:cs="Times New Roman"/>
        </w:rPr>
        <w:t xml:space="preserve"> </w:t>
      </w:r>
    </w:p>
    <w:p w14:paraId="41920590" w14:textId="77777777" w:rsidR="00A01A4E" w:rsidRDefault="00C56536">
      <w:pPr>
        <w:numPr>
          <w:ilvl w:val="0"/>
          <w:numId w:val="14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C4D2A" w14:textId="77777777" w:rsidR="00A01A4E" w:rsidRDefault="00C56536">
      <w:pPr>
        <w:numPr>
          <w:ilvl w:val="0"/>
          <w:numId w:val="14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95914A9" w14:textId="77777777" w:rsidR="00A01A4E" w:rsidRDefault="00C56536">
      <w:pPr>
        <w:numPr>
          <w:ilvl w:val="0"/>
          <w:numId w:val="145"/>
        </w:numPr>
        <w:ind w:firstLine="480"/>
      </w:pPr>
      <w:r>
        <w:t>《基金合同》约定的其他情形；</w:t>
      </w:r>
      <w:r>
        <w:rPr>
          <w:rFonts w:ascii="Times New Roman" w:eastAsia="Times New Roman" w:hAnsi="Times New Roman" w:cs="Times New Roman"/>
        </w:rPr>
        <w:t xml:space="preserve"> </w:t>
      </w:r>
    </w:p>
    <w:p w14:paraId="097A470D" w14:textId="77777777" w:rsidR="00A01A4E" w:rsidRDefault="00C56536">
      <w:pPr>
        <w:numPr>
          <w:ilvl w:val="0"/>
          <w:numId w:val="145"/>
        </w:numPr>
        <w:ind w:firstLine="480"/>
      </w:pPr>
      <w:r>
        <w:t>相关法律法规和中国证监会规定的其他情况。</w:t>
      </w:r>
      <w:r>
        <w:rPr>
          <w:rFonts w:ascii="Times New Roman" w:eastAsia="Times New Roman" w:hAnsi="Times New Roman" w:cs="Times New Roman"/>
        </w:rPr>
        <w:t xml:space="preserve"> </w:t>
      </w:r>
    </w:p>
    <w:p w14:paraId="33048548" w14:textId="77777777" w:rsidR="00A01A4E" w:rsidRDefault="00C56536">
      <w:pPr>
        <w:ind w:left="477"/>
      </w:pPr>
      <w:r>
        <w:t>（三）基金财产的清算</w:t>
      </w:r>
      <w:r>
        <w:rPr>
          <w:rFonts w:ascii="Times New Roman" w:eastAsia="Times New Roman" w:hAnsi="Times New Roman" w:cs="Times New Roman"/>
        </w:rPr>
        <w:t xml:space="preserve"> </w:t>
      </w:r>
    </w:p>
    <w:p w14:paraId="4F79E08A" w14:textId="77777777" w:rsidR="00A01A4E" w:rsidRDefault="00C56536">
      <w:pPr>
        <w:numPr>
          <w:ilvl w:val="0"/>
          <w:numId w:val="14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7EF9E" w14:textId="77777777" w:rsidR="00A01A4E" w:rsidRDefault="00C56536">
      <w:pPr>
        <w:numPr>
          <w:ilvl w:val="0"/>
          <w:numId w:val="146"/>
        </w:numPr>
        <w:spacing w:after="17" w:line="366" w:lineRule="auto"/>
        <w:ind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72A03FEF" w14:textId="77777777" w:rsidR="00A01A4E" w:rsidRDefault="00C56536">
      <w:pPr>
        <w:numPr>
          <w:ilvl w:val="0"/>
          <w:numId w:val="14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1B53B" w14:textId="77777777" w:rsidR="00A01A4E" w:rsidRDefault="00C56536">
      <w:pPr>
        <w:numPr>
          <w:ilvl w:val="0"/>
          <w:numId w:val="146"/>
        </w:numPr>
        <w:ind w:firstLine="470"/>
      </w:pPr>
      <w:r>
        <w:t>基金财产清算程序：</w:t>
      </w:r>
      <w:r>
        <w:rPr>
          <w:rFonts w:ascii="Times New Roman" w:eastAsia="Times New Roman" w:hAnsi="Times New Roman" w:cs="Times New Roman"/>
        </w:rPr>
        <w:t xml:space="preserve"> </w:t>
      </w:r>
    </w:p>
    <w:p w14:paraId="0A524039" w14:textId="77777777" w:rsidR="00A01A4E" w:rsidRDefault="00C56536">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10768F7F" w14:textId="77777777" w:rsidR="00A01A4E" w:rsidRDefault="00C56536">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2F6BA4E0" w14:textId="77777777" w:rsidR="00A01A4E" w:rsidRDefault="00C56536">
      <w:pPr>
        <w:numPr>
          <w:ilvl w:val="0"/>
          <w:numId w:val="147"/>
        </w:numPr>
        <w:ind w:firstLine="480"/>
      </w:pPr>
      <w:r>
        <w:t>对基金财产进行估值和变现；</w:t>
      </w:r>
      <w:r>
        <w:rPr>
          <w:rFonts w:ascii="Times New Roman" w:eastAsia="Times New Roman" w:hAnsi="Times New Roman" w:cs="Times New Roman"/>
        </w:rPr>
        <w:t xml:space="preserve"> </w:t>
      </w:r>
    </w:p>
    <w:p w14:paraId="4FA0DF85" w14:textId="77777777" w:rsidR="00A01A4E" w:rsidRDefault="00C56536">
      <w:pPr>
        <w:numPr>
          <w:ilvl w:val="0"/>
          <w:numId w:val="147"/>
        </w:numPr>
        <w:ind w:firstLine="480"/>
      </w:pPr>
      <w:r>
        <w:t>制作清算报告；</w:t>
      </w:r>
      <w:r>
        <w:rPr>
          <w:rFonts w:ascii="Times New Roman" w:eastAsia="Times New Roman" w:hAnsi="Times New Roman" w:cs="Times New Roman"/>
        </w:rPr>
        <w:t xml:space="preserve"> </w:t>
      </w:r>
    </w:p>
    <w:p w14:paraId="69ABC95B" w14:textId="77777777" w:rsidR="00A01A4E" w:rsidRDefault="00C56536">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8924E" w14:textId="77777777" w:rsidR="00A01A4E" w:rsidRDefault="00C56536">
      <w:pPr>
        <w:numPr>
          <w:ilvl w:val="0"/>
          <w:numId w:val="147"/>
        </w:numPr>
        <w:ind w:firstLine="480"/>
      </w:pPr>
      <w:r>
        <w:t>将清算报告报中国证监会备案确认并公告；</w:t>
      </w:r>
      <w:r>
        <w:rPr>
          <w:rFonts w:ascii="Times New Roman" w:eastAsia="Times New Roman" w:hAnsi="Times New Roman" w:cs="Times New Roman"/>
        </w:rPr>
        <w:t xml:space="preserve"> </w:t>
      </w:r>
    </w:p>
    <w:p w14:paraId="26F1A9E8" w14:textId="77777777" w:rsidR="00A01A4E" w:rsidRDefault="00C56536">
      <w:pPr>
        <w:numPr>
          <w:ilvl w:val="0"/>
          <w:numId w:val="147"/>
        </w:numPr>
        <w:ind w:firstLine="480"/>
      </w:pPr>
      <w:r>
        <w:t>对基金剩余财产进行分配。</w:t>
      </w:r>
      <w:r>
        <w:rPr>
          <w:rFonts w:ascii="Times New Roman" w:eastAsia="Times New Roman" w:hAnsi="Times New Roman" w:cs="Times New Roman"/>
        </w:rPr>
        <w:t xml:space="preserve"> </w:t>
      </w:r>
    </w:p>
    <w:p w14:paraId="200FEE9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40F15F" w14:textId="77777777" w:rsidR="00A01A4E" w:rsidRDefault="00C56536">
      <w:pPr>
        <w:numPr>
          <w:ilvl w:val="0"/>
          <w:numId w:val="148"/>
        </w:numPr>
        <w:ind w:hanging="720"/>
      </w:pPr>
      <w:r>
        <w:t>清算费用</w:t>
      </w:r>
      <w:r>
        <w:rPr>
          <w:rFonts w:ascii="Times New Roman" w:eastAsia="Times New Roman" w:hAnsi="Times New Roman" w:cs="Times New Roman"/>
        </w:rPr>
        <w:t xml:space="preserve"> </w:t>
      </w:r>
    </w:p>
    <w:p w14:paraId="3C788D2C" w14:textId="77777777" w:rsidR="00A01A4E" w:rsidRDefault="00C56536">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CCABA5" w14:textId="77777777" w:rsidR="00A01A4E" w:rsidRDefault="00C56536">
      <w:pPr>
        <w:numPr>
          <w:ilvl w:val="0"/>
          <w:numId w:val="148"/>
        </w:numPr>
        <w:ind w:hanging="720"/>
      </w:pPr>
      <w:r>
        <w:t>基金财产清算剩余资产的分配</w:t>
      </w:r>
      <w:r>
        <w:rPr>
          <w:rFonts w:ascii="Times New Roman" w:eastAsia="Times New Roman" w:hAnsi="Times New Roman" w:cs="Times New Roman"/>
        </w:rPr>
        <w:t xml:space="preserve"> </w:t>
      </w:r>
    </w:p>
    <w:p w14:paraId="01E1D0E8" w14:textId="77777777" w:rsidR="00A01A4E" w:rsidRDefault="00C56536">
      <w:pPr>
        <w:spacing w:after="21" w:line="363" w:lineRule="auto"/>
        <w:ind w:left="0" w:firstLine="480"/>
      </w:pPr>
      <w:del w:id="13" w:author="FundLex" w:date="2026-10-22T03:24:29Z">
        <w:r>
          <w:delText>依据基金财产清算的分配方案，将基金财产清算后的全部剩余资产扣除基金财产清算费用、交纳所欠税款并清偿基金债务后，按基金份额持有人持有的基金份额比例进行分配。</w:delText>
        </w:r>
      </w:del>
      <w:ins w:id="14" w:author="FundLex" w:date="2026-10-22T03:24:29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F18006A" w14:textId="77777777" w:rsidR="00A01A4E" w:rsidRDefault="00C56536">
      <w:pPr>
        <w:numPr>
          <w:ilvl w:val="0"/>
          <w:numId w:val="148"/>
        </w:numPr>
        <w:ind w:hanging="720"/>
      </w:pPr>
      <w:r>
        <w:t>基金财产清算的公告</w:t>
      </w:r>
      <w:r>
        <w:rPr>
          <w:rFonts w:ascii="Times New Roman" w:eastAsia="Times New Roman" w:hAnsi="Times New Roman" w:cs="Times New Roman"/>
        </w:rPr>
        <w:t xml:space="preserve"> </w:t>
      </w:r>
    </w:p>
    <w:p w14:paraId="66D4BBD3" w14:textId="77777777" w:rsidR="00A01A4E" w:rsidRDefault="00C56536">
      <w:pPr>
        <w:spacing w:after="125"/>
        <w:ind w:left="477"/>
      </w:pPr>
      <w:r>
        <w:t>清算过程中的有关重大事项须及时公告；基金财产清算报告经符合《证券法》</w:t>
      </w:r>
    </w:p>
    <w:p w14:paraId="0A366BEA" w14:textId="77777777" w:rsidR="00A01A4E" w:rsidRDefault="00C56536">
      <w:pPr>
        <w:spacing w:after="5" w:line="375" w:lineRule="auto"/>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6B6D0" w14:textId="77777777" w:rsidR="00A01A4E" w:rsidRDefault="00C56536">
      <w:pPr>
        <w:numPr>
          <w:ilvl w:val="0"/>
          <w:numId w:val="148"/>
        </w:numPr>
        <w:ind w:hanging="720"/>
      </w:pPr>
      <w:r>
        <w:t>基金财产清算账册及文件的保存</w:t>
      </w:r>
      <w:r>
        <w:rPr>
          <w:rFonts w:ascii="Times New Roman" w:eastAsia="Times New Roman" w:hAnsi="Times New Roman" w:cs="Times New Roman"/>
        </w:rPr>
        <w:t xml:space="preserve"> </w:t>
      </w:r>
    </w:p>
    <w:p w14:paraId="1C303C5B"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01882D07"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0342156"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EFB822" w14:textId="77777777" w:rsidR="00A01A4E" w:rsidRDefault="00C56536">
      <w:pPr>
        <w:ind w:left="477"/>
      </w:pPr>
      <w:r>
        <w:t>《基金合同》受中国法律管辖。</w:t>
      </w:r>
      <w:r>
        <w:rPr>
          <w:rFonts w:ascii="Times New Roman" w:eastAsia="Times New Roman" w:hAnsi="Times New Roman" w:cs="Times New Roman"/>
        </w:rPr>
        <w:t xml:space="preserve"> </w:t>
      </w:r>
    </w:p>
    <w:p w14:paraId="6977D82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35AB336B" w14:textId="77777777" w:rsidR="00A01A4E" w:rsidRDefault="00C56536">
      <w:pPr>
        <w:ind w:left="477"/>
      </w:pPr>
      <w:r>
        <w:t>九、基金合同存放地和投资者取得合同的方式</w:t>
      </w:r>
      <w:r>
        <w:rPr>
          <w:rFonts w:ascii="Times New Roman" w:eastAsia="Times New Roman" w:hAnsi="Times New Roman" w:cs="Times New Roman"/>
          <w:b/>
        </w:rPr>
        <w:t xml:space="preserve"> </w:t>
      </w:r>
    </w:p>
    <w:p w14:paraId="03E06A04" w14:textId="77777777" w:rsidR="00A01A4E" w:rsidRDefault="00C5653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4FBC4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34F69256" w14:textId="77777777" w:rsidR="00A01A4E" w:rsidRDefault="00C56536">
      <w:pPr>
        <w:spacing w:after="403"/>
      </w:pPr>
      <w:r>
        <w:t>本页无正文，为《广发瑞福精选混合型证券投资基金基金合同》的签字盖章页。</w:t>
      </w:r>
      <w:r>
        <w:t xml:space="preserve"> </w:t>
      </w:r>
    </w:p>
    <w:p w14:paraId="7258BCF7" w14:textId="77777777" w:rsidR="00A01A4E" w:rsidRDefault="00C56536">
      <w:pPr>
        <w:spacing w:after="131" w:line="259" w:lineRule="auto"/>
        <w:ind w:left="461" w:firstLine="0"/>
      </w:pPr>
      <w:r>
        <w:t xml:space="preserve"> </w:t>
      </w:r>
    </w:p>
    <w:p w14:paraId="515633C2" w14:textId="77777777" w:rsidR="00A01A4E" w:rsidRDefault="00C56536">
      <w:pPr>
        <w:spacing w:after="125"/>
        <w:ind w:left="477"/>
      </w:pPr>
      <w:r>
        <w:t>基金管理人：广发基金管理有限公司（公章）</w:t>
      </w:r>
      <w:r>
        <w:t xml:space="preserve"> </w:t>
      </w:r>
    </w:p>
    <w:p w14:paraId="730C8632" w14:textId="77777777" w:rsidR="00A01A4E" w:rsidRDefault="00C56536">
      <w:pPr>
        <w:spacing w:after="281" w:line="360" w:lineRule="auto"/>
        <w:ind w:left="461" w:right="7850" w:firstLine="0"/>
      </w:pPr>
      <w:r>
        <w:t xml:space="preserve">  </w:t>
      </w:r>
    </w:p>
    <w:p w14:paraId="42851B82" w14:textId="77777777" w:rsidR="00A01A4E" w:rsidRDefault="00C56536">
      <w:pPr>
        <w:spacing w:after="406"/>
        <w:ind w:left="477"/>
      </w:pPr>
      <w:r>
        <w:t>法定代表人或授权代表（签字）：</w:t>
      </w:r>
      <w:r>
        <w:t xml:space="preserve">  </w:t>
      </w:r>
    </w:p>
    <w:p w14:paraId="077D2112" w14:textId="77777777" w:rsidR="00A01A4E" w:rsidRDefault="00C56536">
      <w:pPr>
        <w:spacing w:after="409" w:line="259" w:lineRule="auto"/>
        <w:ind w:left="480" w:firstLine="0"/>
      </w:pPr>
      <w:r>
        <w:t xml:space="preserve"> </w:t>
      </w:r>
    </w:p>
    <w:p w14:paraId="666A7705" w14:textId="77777777" w:rsidR="00A01A4E" w:rsidRDefault="00C56536">
      <w:pPr>
        <w:spacing w:after="412" w:line="259" w:lineRule="auto"/>
        <w:ind w:left="461" w:firstLine="0"/>
      </w:pPr>
      <w:r>
        <w:t xml:space="preserve"> </w:t>
      </w:r>
    </w:p>
    <w:p w14:paraId="1D64DF99" w14:textId="77777777" w:rsidR="00A01A4E" w:rsidRDefault="00C56536">
      <w:pPr>
        <w:spacing w:after="406"/>
        <w:ind w:left="477"/>
      </w:pPr>
      <w:r>
        <w:t>基金托管人</w:t>
      </w:r>
      <w:r>
        <w:t>:</w:t>
      </w:r>
      <w:r>
        <w:t>中国建设银行股份有限公司（公章）</w:t>
      </w:r>
      <w:r>
        <w:t xml:space="preserve"> </w:t>
      </w:r>
    </w:p>
    <w:p w14:paraId="41E2AFD2" w14:textId="77777777" w:rsidR="00A01A4E" w:rsidRDefault="00C56536">
      <w:pPr>
        <w:spacing w:after="409" w:line="259" w:lineRule="auto"/>
        <w:ind w:left="461" w:firstLine="0"/>
      </w:pPr>
      <w:r>
        <w:t xml:space="preserve"> </w:t>
      </w:r>
    </w:p>
    <w:p w14:paraId="307FF0D1" w14:textId="77777777" w:rsidR="00A01A4E" w:rsidRDefault="00C56536">
      <w:pPr>
        <w:spacing w:after="406"/>
        <w:ind w:left="477"/>
      </w:pPr>
      <w:r>
        <w:t>法定代表人或授权代表（签字）：</w:t>
      </w:r>
      <w:r>
        <w:t xml:space="preserve"> </w:t>
      </w:r>
    </w:p>
    <w:p w14:paraId="3746607C" w14:textId="77777777" w:rsidR="00A01A4E" w:rsidRDefault="00C56536">
      <w:pPr>
        <w:spacing w:after="412" w:line="259" w:lineRule="auto"/>
        <w:ind w:left="461" w:firstLine="0"/>
      </w:pPr>
      <w:r>
        <w:t xml:space="preserve"> </w:t>
      </w:r>
    </w:p>
    <w:p w14:paraId="21F057BB" w14:textId="77777777" w:rsidR="00A01A4E" w:rsidRDefault="00C56536">
      <w:pPr>
        <w:spacing w:after="409" w:line="259" w:lineRule="auto"/>
        <w:ind w:left="461" w:firstLine="0"/>
      </w:pPr>
      <w:r>
        <w:t xml:space="preserve"> </w:t>
      </w:r>
    </w:p>
    <w:p w14:paraId="1C625CE1" w14:textId="77777777" w:rsidR="00A01A4E" w:rsidRDefault="00C56536">
      <w:pPr>
        <w:spacing w:after="406"/>
        <w:ind w:left="477"/>
      </w:pPr>
      <w:r>
        <w:t>签订地：</w:t>
      </w:r>
      <w:r>
        <w:t xml:space="preserve">  </w:t>
      </w:r>
    </w:p>
    <w:p w14:paraId="0491E335" w14:textId="77777777" w:rsidR="00A01A4E" w:rsidRDefault="00C56536">
      <w:pPr>
        <w:spacing w:after="394"/>
        <w:ind w:left="477"/>
      </w:pPr>
      <w:r>
        <w:t>签订日：</w:t>
      </w:r>
      <w:r>
        <w:t xml:space="preserve">    </w:t>
      </w:r>
      <w:r>
        <w:t>年</w:t>
      </w:r>
      <w:r>
        <w:t xml:space="preserve">   </w:t>
      </w:r>
      <w:r>
        <w:t>月</w:t>
      </w:r>
      <w:r>
        <w:t xml:space="preserve">   </w:t>
      </w:r>
      <w:r>
        <w:t>日</w:t>
      </w:r>
      <w:r>
        <w:t xml:space="preserve"> </w:t>
      </w:r>
    </w:p>
    <w:p w14:paraId="6BC615F5" w14:textId="77777777" w:rsidR="00A01A4E" w:rsidRDefault="00C56536">
      <w:pPr>
        <w:spacing w:after="0" w:line="459" w:lineRule="auto"/>
        <w:ind w:left="8308" w:right="70" w:firstLine="0"/>
        <w:jc w:val="both"/>
      </w:pPr>
      <w:r>
        <w:rPr>
          <w:rFonts w:ascii="Times New Roman" w:eastAsia="Times New Roman" w:hAnsi="Times New Roman" w:cs="Times New Roman"/>
          <w:sz w:val="21"/>
        </w:rPr>
        <w:t xml:space="preserve">  </w:t>
      </w:r>
    </w:p>
    <w:sectPr w:rsidR="00A01A4E">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2589" w14:textId="77777777" w:rsidR="00000000" w:rsidRDefault="00C56536">
      <w:pPr>
        <w:spacing w:after="0" w:line="240" w:lineRule="auto"/>
      </w:pPr>
      <w:r>
        <w:separator/>
      </w:r>
    </w:p>
  </w:endnote>
  <w:endnote w:type="continuationSeparator" w:id="0">
    <w:p w14:paraId="58EE6892" w14:textId="77777777" w:rsidR="00000000" w:rsidRDefault="00C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9480" w14:textId="77777777" w:rsidR="00A01A4E" w:rsidRDefault="00A01A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043" w14:textId="77777777" w:rsidR="00A01A4E" w:rsidRDefault="00A01A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8AF8" w14:textId="77777777" w:rsidR="00A01A4E" w:rsidRDefault="00A01A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BD4"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2E7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1A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5091" w14:textId="77777777" w:rsidR="00000000" w:rsidRDefault="00C56536">
      <w:pPr>
        <w:spacing w:after="0" w:line="240" w:lineRule="auto"/>
      </w:pPr>
      <w:r>
        <w:separator/>
      </w:r>
    </w:p>
  </w:footnote>
  <w:footnote w:type="continuationSeparator" w:id="0">
    <w:p w14:paraId="57E59E82" w14:textId="77777777" w:rsidR="00000000" w:rsidRDefault="00C5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134E" w14:textId="77777777" w:rsidR="00A01A4E" w:rsidRDefault="00C5653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F4796" wp14:editId="35EA20E8">
              <wp:simplePos x="0" y="0"/>
              <wp:positionH relativeFrom="page">
                <wp:posOffset>1125017</wp:posOffset>
              </wp:positionH>
              <wp:positionV relativeFrom="page">
                <wp:posOffset>816864</wp:posOffset>
              </wp:positionV>
              <wp:extent cx="5312029" cy="65532"/>
              <wp:effectExtent l="0" t="0" r="0" b="0"/>
              <wp:wrapSquare wrapText="bothSides"/>
              <wp:docPr id="64234" name="Group 64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34"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D6C" w14:textId="77777777" w:rsidR="00A01A4E" w:rsidRDefault="00A01A4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F563" w14:textId="77777777" w:rsidR="00A01A4E" w:rsidRDefault="00A01A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FC0"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FD2ED5" wp14:editId="18FA9752">
              <wp:simplePos x="0" y="0"/>
              <wp:positionH relativeFrom="page">
                <wp:posOffset>1125017</wp:posOffset>
              </wp:positionH>
              <wp:positionV relativeFrom="page">
                <wp:posOffset>816864</wp:posOffset>
              </wp:positionV>
              <wp:extent cx="5312029" cy="65532"/>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90" name="Shape 67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1" name="Shape 67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418.27pt;height:5.15997pt;position:absolute;mso-position-horizontal-relative:page;mso-position-horizontal:absolute;margin-left:88.584pt;mso-position-vertical-relative:page;margin-top:64.32pt;" coordsize="53120,655">
              <v:shape id="Shape 67692" style="position:absolute;width:53120;height:182;left:0;top:472;" coordsize="5312029,18288" path="m0,0l5312029,0l5312029,18288l0,18288l0,0">
                <v:stroke weight="0pt" endcap="flat" joinstyle="miter" miterlimit="10" on="false" color="#000000" opacity="0"/>
                <v:fill on="true" color="#000000"/>
              </v:shape>
              <v:shape id="Shape 67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A704"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BD4AB" wp14:editId="6F6A8094">
              <wp:simplePos x="0" y="0"/>
              <wp:positionH relativeFrom="page">
                <wp:posOffset>1125017</wp:posOffset>
              </wp:positionH>
              <wp:positionV relativeFrom="page">
                <wp:posOffset>816864</wp:posOffset>
              </wp:positionV>
              <wp:extent cx="5312029" cy="65532"/>
              <wp:effectExtent l="0" t="0" r="0" b="0"/>
              <wp:wrapSquare wrapText="bothSides"/>
              <wp:docPr id="64263" name="Group 642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6" name="Shape 67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7" name="Shape 67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3" style="width:418.27pt;height:5.15997pt;position:absolute;mso-position-horizontal-relative:page;mso-position-horizontal:absolute;margin-left:88.584pt;mso-position-vertical-relative:page;margin-top:64.32pt;" coordsize="53120,655">
              <v:shape id="Shape 67688" style="position:absolute;width:53120;height:182;left:0;top:472;" coordsize="5312029,18288" path="m0,0l5312029,0l5312029,18288l0,18288l0,0">
                <v:stroke weight="0pt" endcap="flat" joinstyle="miter" miterlimit="10" on="false" color="#000000" opacity="0"/>
                <v:fill on="true" color="#000000"/>
              </v:shape>
              <v:shape id="Shape 67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C0A8"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D3B383" wp14:editId="4B9A8B45">
              <wp:simplePos x="0" y="0"/>
              <wp:positionH relativeFrom="page">
                <wp:posOffset>1125017</wp:posOffset>
              </wp:positionH>
              <wp:positionV relativeFrom="page">
                <wp:posOffset>816864</wp:posOffset>
              </wp:positionV>
              <wp:extent cx="5312029" cy="65532"/>
              <wp:effectExtent l="0" t="0" r="0" b="0"/>
              <wp:wrapSquare wrapText="bothSides"/>
              <wp:docPr id="64246" name="Group 642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2" name="Shape 67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3" name="Shape 67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6" style="width:418.27pt;height:5.15997pt;position:absolute;mso-position-horizontal-relative:page;mso-position-horizontal:absolute;margin-left:88.584pt;mso-position-vertical-relative:page;margin-top:64.32pt;" coordsize="53120,655">
              <v:shape id="Shape 67684" style="position:absolute;width:53120;height:182;left:0;top:472;" coordsize="5312029,18288" path="m0,0l5312029,0l5312029,18288l0,18288l0,0">
                <v:stroke weight="0pt" endcap="flat" joinstyle="miter" miterlimit="10" on="false" color="#000000" opacity="0"/>
                <v:fill on="true" color="#000000"/>
              </v:shape>
              <v:shape id="Shape 67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33"/>
    <w:multiLevelType w:val="hybridMultilevel"/>
    <w:tmpl w:val="053C3C08"/>
    <w:lvl w:ilvl="0" w:tplc="58E82F2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0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0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C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CE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164A1"/>
    <w:multiLevelType w:val="hybridMultilevel"/>
    <w:tmpl w:val="80AE00CA"/>
    <w:lvl w:ilvl="0" w:tplc="A5B0C9D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4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4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C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025C4"/>
    <w:multiLevelType w:val="hybridMultilevel"/>
    <w:tmpl w:val="0CDA4494"/>
    <w:lvl w:ilvl="0" w:tplc="78F24F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E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F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4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702D"/>
    <w:multiLevelType w:val="hybridMultilevel"/>
    <w:tmpl w:val="8CE0EA6C"/>
    <w:lvl w:ilvl="0" w:tplc="CFFEF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E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4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A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D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097"/>
    <w:multiLevelType w:val="hybridMultilevel"/>
    <w:tmpl w:val="97E4AD46"/>
    <w:lvl w:ilvl="0" w:tplc="EE2834D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08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2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2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0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2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A653A"/>
    <w:multiLevelType w:val="hybridMultilevel"/>
    <w:tmpl w:val="537C46C2"/>
    <w:lvl w:ilvl="0" w:tplc="F32EAC3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8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4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A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4E2E"/>
    <w:multiLevelType w:val="hybridMultilevel"/>
    <w:tmpl w:val="1F2C1C70"/>
    <w:lvl w:ilvl="0" w:tplc="606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897"/>
    <w:multiLevelType w:val="hybridMultilevel"/>
    <w:tmpl w:val="917486E4"/>
    <w:lvl w:ilvl="0" w:tplc="76AC26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2D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4D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2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32FD8"/>
    <w:multiLevelType w:val="hybridMultilevel"/>
    <w:tmpl w:val="41CEF848"/>
    <w:lvl w:ilvl="0" w:tplc="AAEC8B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E2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2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0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A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E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12DB9"/>
    <w:multiLevelType w:val="hybridMultilevel"/>
    <w:tmpl w:val="9EC09A8E"/>
    <w:lvl w:ilvl="0" w:tplc="A8C63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A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2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23AA5"/>
    <w:multiLevelType w:val="hybridMultilevel"/>
    <w:tmpl w:val="07909078"/>
    <w:lvl w:ilvl="0" w:tplc="DDAA3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D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7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7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C9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D52F7"/>
    <w:multiLevelType w:val="hybridMultilevel"/>
    <w:tmpl w:val="129C425C"/>
    <w:lvl w:ilvl="0" w:tplc="0F3A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0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1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B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26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0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0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44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63824"/>
    <w:multiLevelType w:val="hybridMultilevel"/>
    <w:tmpl w:val="F934CB86"/>
    <w:lvl w:ilvl="0" w:tplc="824293D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8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B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4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8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A688D"/>
    <w:multiLevelType w:val="hybridMultilevel"/>
    <w:tmpl w:val="6946013C"/>
    <w:lvl w:ilvl="0" w:tplc="CC4896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E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6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A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7C7A"/>
    <w:multiLevelType w:val="hybridMultilevel"/>
    <w:tmpl w:val="65B41986"/>
    <w:lvl w:ilvl="0" w:tplc="73CE47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2C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A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C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15359"/>
    <w:multiLevelType w:val="hybridMultilevel"/>
    <w:tmpl w:val="85940938"/>
    <w:lvl w:ilvl="0" w:tplc="00D4249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CE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8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2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E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0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A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6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E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7E6D"/>
    <w:multiLevelType w:val="hybridMultilevel"/>
    <w:tmpl w:val="F14C74BE"/>
    <w:lvl w:ilvl="0" w:tplc="41AA6A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9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2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C3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E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2A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62520"/>
    <w:multiLevelType w:val="hybridMultilevel"/>
    <w:tmpl w:val="ED0EF5A8"/>
    <w:lvl w:ilvl="0" w:tplc="E2465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8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0A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F76AA"/>
    <w:multiLevelType w:val="hybridMultilevel"/>
    <w:tmpl w:val="598CDE24"/>
    <w:lvl w:ilvl="0" w:tplc="B128BDD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0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EA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2BF"/>
    <w:multiLevelType w:val="hybridMultilevel"/>
    <w:tmpl w:val="A27E3664"/>
    <w:lvl w:ilvl="0" w:tplc="EBBE6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48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2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E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2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5049A"/>
    <w:multiLevelType w:val="hybridMultilevel"/>
    <w:tmpl w:val="73947010"/>
    <w:lvl w:ilvl="0" w:tplc="A21A61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7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D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3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9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7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6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92C53"/>
    <w:multiLevelType w:val="hybridMultilevel"/>
    <w:tmpl w:val="450ADB76"/>
    <w:lvl w:ilvl="0" w:tplc="DE504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0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8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11F0"/>
    <w:multiLevelType w:val="hybridMultilevel"/>
    <w:tmpl w:val="9252E7DC"/>
    <w:lvl w:ilvl="0" w:tplc="6D1677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0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89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2D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4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B3397"/>
    <w:multiLevelType w:val="hybridMultilevel"/>
    <w:tmpl w:val="B3BEEDE6"/>
    <w:lvl w:ilvl="0" w:tplc="5516C5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D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C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C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F6EC1"/>
    <w:multiLevelType w:val="hybridMultilevel"/>
    <w:tmpl w:val="4852FF78"/>
    <w:lvl w:ilvl="0" w:tplc="53D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2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24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44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1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A010B"/>
    <w:multiLevelType w:val="hybridMultilevel"/>
    <w:tmpl w:val="74AE938E"/>
    <w:lvl w:ilvl="0" w:tplc="441424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2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6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B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0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7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28A0"/>
    <w:multiLevelType w:val="hybridMultilevel"/>
    <w:tmpl w:val="6D689BC4"/>
    <w:lvl w:ilvl="0" w:tplc="4DB20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45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B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42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14EC"/>
    <w:multiLevelType w:val="hybridMultilevel"/>
    <w:tmpl w:val="8F8A1E84"/>
    <w:lvl w:ilvl="0" w:tplc="319231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8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6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D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6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E5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70350B"/>
    <w:multiLevelType w:val="hybridMultilevel"/>
    <w:tmpl w:val="44641926"/>
    <w:lvl w:ilvl="0" w:tplc="425E64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2E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0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AA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47AD"/>
    <w:multiLevelType w:val="hybridMultilevel"/>
    <w:tmpl w:val="1A522C8E"/>
    <w:lvl w:ilvl="0" w:tplc="A5A41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C1A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04A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8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4E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D4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2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B4998"/>
    <w:multiLevelType w:val="hybridMultilevel"/>
    <w:tmpl w:val="2932DC12"/>
    <w:lvl w:ilvl="0" w:tplc="373E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6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2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A8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E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C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C48E2"/>
    <w:multiLevelType w:val="hybridMultilevel"/>
    <w:tmpl w:val="A30EF2EA"/>
    <w:lvl w:ilvl="0" w:tplc="8C786E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C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9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40C32"/>
    <w:multiLevelType w:val="hybridMultilevel"/>
    <w:tmpl w:val="3D34582E"/>
    <w:lvl w:ilvl="0" w:tplc="4E8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6C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CB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2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C1E6A"/>
    <w:multiLevelType w:val="hybridMultilevel"/>
    <w:tmpl w:val="F8940C88"/>
    <w:lvl w:ilvl="0" w:tplc="F9CE1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2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AF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A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2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370AC"/>
    <w:multiLevelType w:val="hybridMultilevel"/>
    <w:tmpl w:val="83CE1008"/>
    <w:lvl w:ilvl="0" w:tplc="3FB8D3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0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A1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A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2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73B0F"/>
    <w:multiLevelType w:val="hybridMultilevel"/>
    <w:tmpl w:val="D6EA7AC6"/>
    <w:lvl w:ilvl="0" w:tplc="7834B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5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2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29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C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47320"/>
    <w:multiLevelType w:val="hybridMultilevel"/>
    <w:tmpl w:val="BF6AFECC"/>
    <w:lvl w:ilvl="0" w:tplc="A6C444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5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6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8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8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F4E36"/>
    <w:multiLevelType w:val="hybridMultilevel"/>
    <w:tmpl w:val="620E4E58"/>
    <w:lvl w:ilvl="0" w:tplc="1A545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EC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8B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31D09"/>
    <w:multiLevelType w:val="hybridMultilevel"/>
    <w:tmpl w:val="1D860564"/>
    <w:lvl w:ilvl="0" w:tplc="077A3F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F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E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37B3D"/>
    <w:multiLevelType w:val="hybridMultilevel"/>
    <w:tmpl w:val="28824F8E"/>
    <w:lvl w:ilvl="0" w:tplc="4EF8ED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D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4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C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2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C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72DF6"/>
    <w:multiLevelType w:val="hybridMultilevel"/>
    <w:tmpl w:val="F024403A"/>
    <w:lvl w:ilvl="0" w:tplc="4E00C5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09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A2FE5"/>
    <w:multiLevelType w:val="hybridMultilevel"/>
    <w:tmpl w:val="41886C00"/>
    <w:lvl w:ilvl="0" w:tplc="D1D0A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8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5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F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E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C5663"/>
    <w:multiLevelType w:val="hybridMultilevel"/>
    <w:tmpl w:val="D8D038D8"/>
    <w:lvl w:ilvl="0" w:tplc="2E1C4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1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2B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D7371"/>
    <w:multiLevelType w:val="hybridMultilevel"/>
    <w:tmpl w:val="2084B20A"/>
    <w:lvl w:ilvl="0" w:tplc="AE14B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6B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89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6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C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62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4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616DE"/>
    <w:multiLevelType w:val="hybridMultilevel"/>
    <w:tmpl w:val="076C1602"/>
    <w:lvl w:ilvl="0" w:tplc="A5A43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D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CC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28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3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055A16"/>
    <w:multiLevelType w:val="hybridMultilevel"/>
    <w:tmpl w:val="83280506"/>
    <w:lvl w:ilvl="0" w:tplc="2A2643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E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4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9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A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5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D02D5D"/>
    <w:multiLevelType w:val="hybridMultilevel"/>
    <w:tmpl w:val="24288B40"/>
    <w:lvl w:ilvl="0" w:tplc="91E8DF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7E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5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D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72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7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EB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26CD7"/>
    <w:multiLevelType w:val="hybridMultilevel"/>
    <w:tmpl w:val="7E88B2B2"/>
    <w:lvl w:ilvl="0" w:tplc="E9D4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4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D80"/>
    <w:multiLevelType w:val="hybridMultilevel"/>
    <w:tmpl w:val="175C7DEC"/>
    <w:lvl w:ilvl="0" w:tplc="48AE9B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4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3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6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8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21A44"/>
    <w:multiLevelType w:val="hybridMultilevel"/>
    <w:tmpl w:val="BD6C773C"/>
    <w:lvl w:ilvl="0" w:tplc="D122A22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C8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5DBC"/>
    <w:multiLevelType w:val="hybridMultilevel"/>
    <w:tmpl w:val="909C31F8"/>
    <w:lvl w:ilvl="0" w:tplc="69AC6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29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E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1305E0"/>
    <w:multiLevelType w:val="hybridMultilevel"/>
    <w:tmpl w:val="2E943996"/>
    <w:lvl w:ilvl="0" w:tplc="AF2E1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9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8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A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A4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34C83"/>
    <w:multiLevelType w:val="hybridMultilevel"/>
    <w:tmpl w:val="F4A0610A"/>
    <w:lvl w:ilvl="0" w:tplc="3EBAB3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E5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3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D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0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E488E"/>
    <w:multiLevelType w:val="hybridMultilevel"/>
    <w:tmpl w:val="7EC2493C"/>
    <w:lvl w:ilvl="0" w:tplc="031A360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C2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0E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A6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2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130C0"/>
    <w:multiLevelType w:val="hybridMultilevel"/>
    <w:tmpl w:val="EDE0543A"/>
    <w:lvl w:ilvl="0" w:tplc="90E4F7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B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B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5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2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D2768"/>
    <w:multiLevelType w:val="hybridMultilevel"/>
    <w:tmpl w:val="10668340"/>
    <w:lvl w:ilvl="0" w:tplc="91504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A4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A0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3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4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547006"/>
    <w:multiLevelType w:val="hybridMultilevel"/>
    <w:tmpl w:val="C742B382"/>
    <w:lvl w:ilvl="0" w:tplc="2FCAC10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E1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5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7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A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904"/>
    <w:multiLevelType w:val="hybridMultilevel"/>
    <w:tmpl w:val="778806D4"/>
    <w:lvl w:ilvl="0" w:tplc="53A09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08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8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AC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4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3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5FD7"/>
    <w:multiLevelType w:val="hybridMultilevel"/>
    <w:tmpl w:val="2F08B3D2"/>
    <w:lvl w:ilvl="0" w:tplc="0262EC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B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1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7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C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A215CD"/>
    <w:multiLevelType w:val="hybridMultilevel"/>
    <w:tmpl w:val="1D5A5FEE"/>
    <w:lvl w:ilvl="0" w:tplc="B1245C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0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4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C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0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48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F3C49"/>
    <w:multiLevelType w:val="hybridMultilevel"/>
    <w:tmpl w:val="EFD68258"/>
    <w:lvl w:ilvl="0" w:tplc="F1F260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EF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5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00955"/>
    <w:multiLevelType w:val="hybridMultilevel"/>
    <w:tmpl w:val="84AE87D8"/>
    <w:lvl w:ilvl="0" w:tplc="DF2AF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C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BC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79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1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EF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A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EF8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3758A"/>
    <w:multiLevelType w:val="hybridMultilevel"/>
    <w:tmpl w:val="E0BAD10E"/>
    <w:lvl w:ilvl="0" w:tplc="C69CF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68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2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45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9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C584D"/>
    <w:multiLevelType w:val="hybridMultilevel"/>
    <w:tmpl w:val="707839C2"/>
    <w:lvl w:ilvl="0" w:tplc="35149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6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85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C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AE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7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86932"/>
    <w:multiLevelType w:val="hybridMultilevel"/>
    <w:tmpl w:val="D41E30AE"/>
    <w:lvl w:ilvl="0" w:tplc="CA804950">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2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7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4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279A8"/>
    <w:multiLevelType w:val="hybridMultilevel"/>
    <w:tmpl w:val="C4B29E46"/>
    <w:lvl w:ilvl="0" w:tplc="4ED49FC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A3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CE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C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2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6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5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C04A1"/>
    <w:multiLevelType w:val="hybridMultilevel"/>
    <w:tmpl w:val="76307682"/>
    <w:lvl w:ilvl="0" w:tplc="CA2C866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C7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E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9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5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71FDE"/>
    <w:multiLevelType w:val="hybridMultilevel"/>
    <w:tmpl w:val="5F7C926A"/>
    <w:lvl w:ilvl="0" w:tplc="5A84FB78">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6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71B"/>
    <w:multiLevelType w:val="hybridMultilevel"/>
    <w:tmpl w:val="BFC8FCF0"/>
    <w:lvl w:ilvl="0" w:tplc="305203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C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B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1575C9"/>
    <w:multiLevelType w:val="hybridMultilevel"/>
    <w:tmpl w:val="CA30385C"/>
    <w:lvl w:ilvl="0" w:tplc="A34E5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29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9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4B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3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3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25C95"/>
    <w:multiLevelType w:val="hybridMultilevel"/>
    <w:tmpl w:val="FB50DCF8"/>
    <w:lvl w:ilvl="0" w:tplc="C636AA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9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A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2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6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88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2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86D"/>
    <w:multiLevelType w:val="hybridMultilevel"/>
    <w:tmpl w:val="AC8C016E"/>
    <w:lvl w:ilvl="0" w:tplc="45B6C0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F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83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36A17"/>
    <w:multiLevelType w:val="hybridMultilevel"/>
    <w:tmpl w:val="668C766E"/>
    <w:lvl w:ilvl="0" w:tplc="CB98F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7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09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E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950E7"/>
    <w:multiLevelType w:val="hybridMultilevel"/>
    <w:tmpl w:val="DBBE9BB2"/>
    <w:lvl w:ilvl="0" w:tplc="A726D4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E3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A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4E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B01B7"/>
    <w:multiLevelType w:val="hybridMultilevel"/>
    <w:tmpl w:val="DA06D7D4"/>
    <w:lvl w:ilvl="0" w:tplc="6D04C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4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6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6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5084F"/>
    <w:multiLevelType w:val="hybridMultilevel"/>
    <w:tmpl w:val="C430E2B4"/>
    <w:lvl w:ilvl="0" w:tplc="A28C7F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A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6DF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B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1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0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B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A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2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8C1D06"/>
    <w:multiLevelType w:val="hybridMultilevel"/>
    <w:tmpl w:val="34C60D1E"/>
    <w:lvl w:ilvl="0" w:tplc="97F871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8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B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4B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4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D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21C45"/>
    <w:multiLevelType w:val="hybridMultilevel"/>
    <w:tmpl w:val="4DF661F8"/>
    <w:lvl w:ilvl="0" w:tplc="C5EEF06C">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AE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4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865AF"/>
    <w:multiLevelType w:val="hybridMultilevel"/>
    <w:tmpl w:val="6E58975E"/>
    <w:lvl w:ilvl="0" w:tplc="7DE2BF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8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E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B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6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D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A61"/>
    <w:multiLevelType w:val="hybridMultilevel"/>
    <w:tmpl w:val="751AC8D6"/>
    <w:lvl w:ilvl="0" w:tplc="55A4F02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0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85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C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A6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43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5ED1"/>
    <w:multiLevelType w:val="hybridMultilevel"/>
    <w:tmpl w:val="9440C884"/>
    <w:lvl w:ilvl="0" w:tplc="1AAA2A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8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C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7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C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F930B6"/>
    <w:multiLevelType w:val="hybridMultilevel"/>
    <w:tmpl w:val="DA7A2804"/>
    <w:lvl w:ilvl="0" w:tplc="6E32FC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8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F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57E6A"/>
    <w:multiLevelType w:val="hybridMultilevel"/>
    <w:tmpl w:val="E118D330"/>
    <w:lvl w:ilvl="0" w:tplc="7F463EDA">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E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0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A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4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2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B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5653A"/>
    <w:multiLevelType w:val="hybridMultilevel"/>
    <w:tmpl w:val="6E402C10"/>
    <w:lvl w:ilvl="0" w:tplc="EA987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D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A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A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4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4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2C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F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8401F4"/>
    <w:multiLevelType w:val="hybridMultilevel"/>
    <w:tmpl w:val="4A00726A"/>
    <w:lvl w:ilvl="0" w:tplc="D2A002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3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8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E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000A0"/>
    <w:multiLevelType w:val="hybridMultilevel"/>
    <w:tmpl w:val="693A5A28"/>
    <w:lvl w:ilvl="0" w:tplc="4A3AE8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E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6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47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6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0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079E3"/>
    <w:multiLevelType w:val="hybridMultilevel"/>
    <w:tmpl w:val="B3321C88"/>
    <w:lvl w:ilvl="0" w:tplc="0C3A7012">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45B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7A6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0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863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F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9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236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E6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40860"/>
    <w:multiLevelType w:val="hybridMultilevel"/>
    <w:tmpl w:val="14AA37DC"/>
    <w:lvl w:ilvl="0" w:tplc="83AE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2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1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E3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0C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884655"/>
    <w:multiLevelType w:val="hybridMultilevel"/>
    <w:tmpl w:val="BAD0477A"/>
    <w:lvl w:ilvl="0" w:tplc="A8F8D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8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1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2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D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4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2D8"/>
    <w:multiLevelType w:val="hybridMultilevel"/>
    <w:tmpl w:val="F912BF46"/>
    <w:lvl w:ilvl="0" w:tplc="7D627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7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8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A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4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B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7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F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829DE"/>
    <w:multiLevelType w:val="hybridMultilevel"/>
    <w:tmpl w:val="A2FADEB8"/>
    <w:lvl w:ilvl="0" w:tplc="EA008D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C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F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4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85BF8"/>
    <w:multiLevelType w:val="hybridMultilevel"/>
    <w:tmpl w:val="F54E3D56"/>
    <w:lvl w:ilvl="0" w:tplc="9DEA88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E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9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1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D0E8A"/>
    <w:multiLevelType w:val="hybridMultilevel"/>
    <w:tmpl w:val="FF82B806"/>
    <w:lvl w:ilvl="0" w:tplc="72908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8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3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8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4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55F0"/>
    <w:multiLevelType w:val="hybridMultilevel"/>
    <w:tmpl w:val="275E90AA"/>
    <w:lvl w:ilvl="0" w:tplc="6D1AE3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1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CD9"/>
    <w:multiLevelType w:val="hybridMultilevel"/>
    <w:tmpl w:val="3D7AC08E"/>
    <w:lvl w:ilvl="0" w:tplc="C34260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4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6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AF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0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67B5E"/>
    <w:multiLevelType w:val="hybridMultilevel"/>
    <w:tmpl w:val="1A8E3972"/>
    <w:lvl w:ilvl="0" w:tplc="37981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2EC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2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1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4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0C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8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87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41F9F"/>
    <w:multiLevelType w:val="hybridMultilevel"/>
    <w:tmpl w:val="80888780"/>
    <w:lvl w:ilvl="0" w:tplc="C8A6255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8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A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D170C"/>
    <w:multiLevelType w:val="hybridMultilevel"/>
    <w:tmpl w:val="94A050EE"/>
    <w:lvl w:ilvl="0" w:tplc="0A9092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E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B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6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2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D33"/>
    <w:multiLevelType w:val="hybridMultilevel"/>
    <w:tmpl w:val="3A66B014"/>
    <w:lvl w:ilvl="0" w:tplc="8BDE2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6A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80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E240E"/>
    <w:multiLevelType w:val="hybridMultilevel"/>
    <w:tmpl w:val="B23E72EA"/>
    <w:lvl w:ilvl="0" w:tplc="FC98D8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5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E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EE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6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B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6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0E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AE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C70EEE"/>
    <w:multiLevelType w:val="hybridMultilevel"/>
    <w:tmpl w:val="0798D2DA"/>
    <w:lvl w:ilvl="0" w:tplc="8AECE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49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A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0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46F7D"/>
    <w:multiLevelType w:val="hybridMultilevel"/>
    <w:tmpl w:val="A7F015D4"/>
    <w:lvl w:ilvl="0" w:tplc="EE6E7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C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1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D0D9A"/>
    <w:multiLevelType w:val="hybridMultilevel"/>
    <w:tmpl w:val="DB001382"/>
    <w:lvl w:ilvl="0" w:tplc="E89E75C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C9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89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D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0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B3544"/>
    <w:multiLevelType w:val="hybridMultilevel"/>
    <w:tmpl w:val="8090A1CC"/>
    <w:lvl w:ilvl="0" w:tplc="9536C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80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A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E1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A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22339"/>
    <w:multiLevelType w:val="hybridMultilevel"/>
    <w:tmpl w:val="F1921E76"/>
    <w:lvl w:ilvl="0" w:tplc="0BC62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0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3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8214E"/>
    <w:multiLevelType w:val="hybridMultilevel"/>
    <w:tmpl w:val="B7085356"/>
    <w:lvl w:ilvl="0" w:tplc="8FB20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9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5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A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20CD7"/>
    <w:multiLevelType w:val="hybridMultilevel"/>
    <w:tmpl w:val="9B2A4A04"/>
    <w:lvl w:ilvl="0" w:tplc="E9108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A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2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8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88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8A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85C56"/>
    <w:multiLevelType w:val="hybridMultilevel"/>
    <w:tmpl w:val="33A24EA8"/>
    <w:lvl w:ilvl="0" w:tplc="03CE3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0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CE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A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4F570B"/>
    <w:multiLevelType w:val="hybridMultilevel"/>
    <w:tmpl w:val="F724A65C"/>
    <w:lvl w:ilvl="0" w:tplc="B9125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F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2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F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6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2478E"/>
    <w:multiLevelType w:val="hybridMultilevel"/>
    <w:tmpl w:val="B560D4CE"/>
    <w:lvl w:ilvl="0" w:tplc="6B145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C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F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4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6B4B97"/>
    <w:multiLevelType w:val="hybridMultilevel"/>
    <w:tmpl w:val="66A065DE"/>
    <w:lvl w:ilvl="0" w:tplc="93361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49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9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A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3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93D98"/>
    <w:multiLevelType w:val="hybridMultilevel"/>
    <w:tmpl w:val="5EF2CB12"/>
    <w:lvl w:ilvl="0" w:tplc="0720C6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2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9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4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2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522B0"/>
    <w:multiLevelType w:val="hybridMultilevel"/>
    <w:tmpl w:val="F2FE979E"/>
    <w:lvl w:ilvl="0" w:tplc="28FCD3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8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0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4B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1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12330"/>
    <w:multiLevelType w:val="hybridMultilevel"/>
    <w:tmpl w:val="3566F458"/>
    <w:lvl w:ilvl="0" w:tplc="794618B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1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23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24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5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7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E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31807"/>
    <w:multiLevelType w:val="hybridMultilevel"/>
    <w:tmpl w:val="DC6A736C"/>
    <w:lvl w:ilvl="0" w:tplc="7308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A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8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49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E0545"/>
    <w:multiLevelType w:val="hybridMultilevel"/>
    <w:tmpl w:val="91A6F264"/>
    <w:lvl w:ilvl="0" w:tplc="694625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A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65705"/>
    <w:multiLevelType w:val="hybridMultilevel"/>
    <w:tmpl w:val="273C9288"/>
    <w:lvl w:ilvl="0" w:tplc="D3108792">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6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E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C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E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917975"/>
    <w:multiLevelType w:val="hybridMultilevel"/>
    <w:tmpl w:val="96F0ECB0"/>
    <w:lvl w:ilvl="0" w:tplc="D02C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C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07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0D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6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5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C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666D2E"/>
    <w:multiLevelType w:val="hybridMultilevel"/>
    <w:tmpl w:val="BAD2B984"/>
    <w:lvl w:ilvl="0" w:tplc="A5DEB4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A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04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86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E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4538E"/>
    <w:multiLevelType w:val="hybridMultilevel"/>
    <w:tmpl w:val="87FE8102"/>
    <w:lvl w:ilvl="0" w:tplc="B9AEBD7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D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8B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E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659A5"/>
    <w:multiLevelType w:val="hybridMultilevel"/>
    <w:tmpl w:val="A8346206"/>
    <w:lvl w:ilvl="0" w:tplc="0D02696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0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C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E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9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2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06DB5"/>
    <w:multiLevelType w:val="hybridMultilevel"/>
    <w:tmpl w:val="31DE7C64"/>
    <w:lvl w:ilvl="0" w:tplc="772EBB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C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B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D6AED"/>
    <w:multiLevelType w:val="hybridMultilevel"/>
    <w:tmpl w:val="86DAC3A0"/>
    <w:lvl w:ilvl="0" w:tplc="6D083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6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3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170F0"/>
    <w:multiLevelType w:val="hybridMultilevel"/>
    <w:tmpl w:val="08EEF6DE"/>
    <w:lvl w:ilvl="0" w:tplc="3C3C5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6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7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EB7F77"/>
    <w:multiLevelType w:val="hybridMultilevel"/>
    <w:tmpl w:val="89809DA6"/>
    <w:lvl w:ilvl="0" w:tplc="6BF615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02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7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2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4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B4C7A"/>
    <w:multiLevelType w:val="hybridMultilevel"/>
    <w:tmpl w:val="4830A554"/>
    <w:lvl w:ilvl="0" w:tplc="33D0FDF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C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5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E6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04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8776D"/>
    <w:multiLevelType w:val="hybridMultilevel"/>
    <w:tmpl w:val="BEDEF008"/>
    <w:lvl w:ilvl="0" w:tplc="12FA4D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8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C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F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D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72609"/>
    <w:multiLevelType w:val="hybridMultilevel"/>
    <w:tmpl w:val="B59CA296"/>
    <w:lvl w:ilvl="0" w:tplc="CEF63B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0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E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454AE"/>
    <w:multiLevelType w:val="hybridMultilevel"/>
    <w:tmpl w:val="9834B322"/>
    <w:lvl w:ilvl="0" w:tplc="C1521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2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A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8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4A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0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0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E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7375B"/>
    <w:multiLevelType w:val="hybridMultilevel"/>
    <w:tmpl w:val="C95A36BE"/>
    <w:lvl w:ilvl="0" w:tplc="720ED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0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E1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A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8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2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437F6"/>
    <w:multiLevelType w:val="hybridMultilevel"/>
    <w:tmpl w:val="25F24286"/>
    <w:lvl w:ilvl="0" w:tplc="95A46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E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0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CD5960"/>
    <w:multiLevelType w:val="hybridMultilevel"/>
    <w:tmpl w:val="FCAE66B4"/>
    <w:lvl w:ilvl="0" w:tplc="6DD64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EE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E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8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D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C1F05"/>
    <w:multiLevelType w:val="hybridMultilevel"/>
    <w:tmpl w:val="84A2BA5A"/>
    <w:lvl w:ilvl="0" w:tplc="A0CE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C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A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A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97F8D"/>
    <w:multiLevelType w:val="hybridMultilevel"/>
    <w:tmpl w:val="35FC92D2"/>
    <w:lvl w:ilvl="0" w:tplc="FA9CC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6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A8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CA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A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0E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02354"/>
    <w:multiLevelType w:val="hybridMultilevel"/>
    <w:tmpl w:val="EA2C1732"/>
    <w:lvl w:ilvl="0" w:tplc="1E78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E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A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4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8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2674E"/>
    <w:multiLevelType w:val="hybridMultilevel"/>
    <w:tmpl w:val="B46E4E4C"/>
    <w:lvl w:ilvl="0" w:tplc="17823C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C8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6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2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C2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4866"/>
    <w:multiLevelType w:val="hybridMultilevel"/>
    <w:tmpl w:val="51D6E606"/>
    <w:lvl w:ilvl="0" w:tplc="2258DE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C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06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0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7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7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128EE"/>
    <w:multiLevelType w:val="hybridMultilevel"/>
    <w:tmpl w:val="F29E4FEA"/>
    <w:lvl w:ilvl="0" w:tplc="38FC8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7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C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736C"/>
    <w:multiLevelType w:val="hybridMultilevel"/>
    <w:tmpl w:val="796A34C0"/>
    <w:lvl w:ilvl="0" w:tplc="1EA87F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67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F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7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2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4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E0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53F9C"/>
    <w:multiLevelType w:val="hybridMultilevel"/>
    <w:tmpl w:val="0B8C4E9C"/>
    <w:lvl w:ilvl="0" w:tplc="1E807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8B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D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91B27"/>
    <w:multiLevelType w:val="hybridMultilevel"/>
    <w:tmpl w:val="D6E23640"/>
    <w:lvl w:ilvl="0" w:tplc="8C9E0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9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4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8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1918E7"/>
    <w:multiLevelType w:val="hybridMultilevel"/>
    <w:tmpl w:val="F106F444"/>
    <w:lvl w:ilvl="0" w:tplc="59C06C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9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C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1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B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4E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631AC5"/>
    <w:multiLevelType w:val="hybridMultilevel"/>
    <w:tmpl w:val="6610DA7A"/>
    <w:lvl w:ilvl="0" w:tplc="2086F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6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4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C53F6"/>
    <w:multiLevelType w:val="hybridMultilevel"/>
    <w:tmpl w:val="8292A77E"/>
    <w:lvl w:ilvl="0" w:tplc="25E89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4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88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28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CD38C8"/>
    <w:multiLevelType w:val="hybridMultilevel"/>
    <w:tmpl w:val="0DEED7D6"/>
    <w:lvl w:ilvl="0" w:tplc="C02CEC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8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89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E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6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A7D85"/>
    <w:multiLevelType w:val="hybridMultilevel"/>
    <w:tmpl w:val="5F4655B4"/>
    <w:lvl w:ilvl="0" w:tplc="3120ED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8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2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D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F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E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C7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AC2603"/>
    <w:multiLevelType w:val="hybridMultilevel"/>
    <w:tmpl w:val="DB0E35B0"/>
    <w:lvl w:ilvl="0" w:tplc="FC9215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6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E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89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A122B"/>
    <w:multiLevelType w:val="hybridMultilevel"/>
    <w:tmpl w:val="67D60494"/>
    <w:lvl w:ilvl="0" w:tplc="1132E7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8A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8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B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E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1"/>
  </w:num>
  <w:num w:numId="3">
    <w:abstractNumId w:val="26"/>
  </w:num>
  <w:num w:numId="4">
    <w:abstractNumId w:val="49"/>
  </w:num>
  <w:num w:numId="5">
    <w:abstractNumId w:val="4"/>
  </w:num>
  <w:num w:numId="6">
    <w:abstractNumId w:val="20"/>
  </w:num>
  <w:num w:numId="7">
    <w:abstractNumId w:val="110"/>
  </w:num>
  <w:num w:numId="8">
    <w:abstractNumId w:val="124"/>
  </w:num>
  <w:num w:numId="9">
    <w:abstractNumId w:val="59"/>
  </w:num>
  <w:num w:numId="10">
    <w:abstractNumId w:val="89"/>
  </w:num>
  <w:num w:numId="11">
    <w:abstractNumId w:val="87"/>
  </w:num>
  <w:num w:numId="12">
    <w:abstractNumId w:val="48"/>
  </w:num>
  <w:num w:numId="13">
    <w:abstractNumId w:val="6"/>
  </w:num>
  <w:num w:numId="14">
    <w:abstractNumId w:val="9"/>
  </w:num>
  <w:num w:numId="15">
    <w:abstractNumId w:val="71"/>
  </w:num>
  <w:num w:numId="16">
    <w:abstractNumId w:val="116"/>
  </w:num>
  <w:num w:numId="17">
    <w:abstractNumId w:val="81"/>
  </w:num>
  <w:num w:numId="18">
    <w:abstractNumId w:val="83"/>
  </w:num>
  <w:num w:numId="19">
    <w:abstractNumId w:val="30"/>
  </w:num>
  <w:num w:numId="20">
    <w:abstractNumId w:val="65"/>
  </w:num>
  <w:num w:numId="21">
    <w:abstractNumId w:val="34"/>
  </w:num>
  <w:num w:numId="22">
    <w:abstractNumId w:val="128"/>
  </w:num>
  <w:num w:numId="23">
    <w:abstractNumId w:val="24"/>
  </w:num>
  <w:num w:numId="24">
    <w:abstractNumId w:val="139"/>
  </w:num>
  <w:num w:numId="25">
    <w:abstractNumId w:val="64"/>
  </w:num>
  <w:num w:numId="26">
    <w:abstractNumId w:val="8"/>
  </w:num>
  <w:num w:numId="27">
    <w:abstractNumId w:val="69"/>
  </w:num>
  <w:num w:numId="28">
    <w:abstractNumId w:val="79"/>
  </w:num>
  <w:num w:numId="29">
    <w:abstractNumId w:val="66"/>
  </w:num>
  <w:num w:numId="30">
    <w:abstractNumId w:val="133"/>
  </w:num>
  <w:num w:numId="31">
    <w:abstractNumId w:val="137"/>
  </w:num>
  <w:num w:numId="32">
    <w:abstractNumId w:val="121"/>
  </w:num>
  <w:num w:numId="33">
    <w:abstractNumId w:val="132"/>
  </w:num>
  <w:num w:numId="34">
    <w:abstractNumId w:val="106"/>
  </w:num>
  <w:num w:numId="35">
    <w:abstractNumId w:val="7"/>
  </w:num>
  <w:num w:numId="36">
    <w:abstractNumId w:val="80"/>
  </w:num>
  <w:num w:numId="37">
    <w:abstractNumId w:val="60"/>
  </w:num>
  <w:num w:numId="38">
    <w:abstractNumId w:val="115"/>
  </w:num>
  <w:num w:numId="39">
    <w:abstractNumId w:val="44"/>
  </w:num>
  <w:num w:numId="40">
    <w:abstractNumId w:val="17"/>
  </w:num>
  <w:num w:numId="41">
    <w:abstractNumId w:val="61"/>
  </w:num>
  <w:num w:numId="42">
    <w:abstractNumId w:val="134"/>
  </w:num>
  <w:num w:numId="43">
    <w:abstractNumId w:val="84"/>
  </w:num>
  <w:num w:numId="44">
    <w:abstractNumId w:val="70"/>
  </w:num>
  <w:num w:numId="45">
    <w:abstractNumId w:val="88"/>
  </w:num>
  <w:num w:numId="46">
    <w:abstractNumId w:val="50"/>
  </w:num>
  <w:num w:numId="47">
    <w:abstractNumId w:val="126"/>
  </w:num>
  <w:num w:numId="48">
    <w:abstractNumId w:val="33"/>
  </w:num>
  <w:num w:numId="49">
    <w:abstractNumId w:val="5"/>
  </w:num>
  <w:num w:numId="50">
    <w:abstractNumId w:val="92"/>
  </w:num>
  <w:num w:numId="51">
    <w:abstractNumId w:val="58"/>
  </w:num>
  <w:num w:numId="52">
    <w:abstractNumId w:val="78"/>
  </w:num>
  <w:num w:numId="53">
    <w:abstractNumId w:val="122"/>
  </w:num>
  <w:num w:numId="54">
    <w:abstractNumId w:val="3"/>
  </w:num>
  <w:num w:numId="55">
    <w:abstractNumId w:val="32"/>
  </w:num>
  <w:num w:numId="56">
    <w:abstractNumId w:val="91"/>
  </w:num>
  <w:num w:numId="57">
    <w:abstractNumId w:val="99"/>
  </w:num>
  <w:num w:numId="58">
    <w:abstractNumId w:val="62"/>
  </w:num>
  <w:num w:numId="59">
    <w:abstractNumId w:val="135"/>
  </w:num>
  <w:num w:numId="60">
    <w:abstractNumId w:val="141"/>
  </w:num>
  <w:num w:numId="61">
    <w:abstractNumId w:val="52"/>
  </w:num>
  <w:num w:numId="62">
    <w:abstractNumId w:val="131"/>
  </w:num>
  <w:num w:numId="63">
    <w:abstractNumId w:val="45"/>
  </w:num>
  <w:num w:numId="64">
    <w:abstractNumId w:val="67"/>
  </w:num>
  <w:num w:numId="65">
    <w:abstractNumId w:val="123"/>
  </w:num>
  <w:num w:numId="66">
    <w:abstractNumId w:val="63"/>
  </w:num>
  <w:num w:numId="67">
    <w:abstractNumId w:val="113"/>
  </w:num>
  <w:num w:numId="68">
    <w:abstractNumId w:val="77"/>
  </w:num>
  <w:num w:numId="69">
    <w:abstractNumId w:val="40"/>
  </w:num>
  <w:num w:numId="70">
    <w:abstractNumId w:val="56"/>
  </w:num>
  <w:num w:numId="71">
    <w:abstractNumId w:val="19"/>
  </w:num>
  <w:num w:numId="72">
    <w:abstractNumId w:val="55"/>
  </w:num>
  <w:num w:numId="73">
    <w:abstractNumId w:val="31"/>
  </w:num>
  <w:num w:numId="74">
    <w:abstractNumId w:val="13"/>
  </w:num>
  <w:num w:numId="75">
    <w:abstractNumId w:val="140"/>
  </w:num>
  <w:num w:numId="76">
    <w:abstractNumId w:val="114"/>
  </w:num>
  <w:num w:numId="77">
    <w:abstractNumId w:val="98"/>
  </w:num>
  <w:num w:numId="78">
    <w:abstractNumId w:val="27"/>
  </w:num>
  <w:num w:numId="79">
    <w:abstractNumId w:val="57"/>
  </w:num>
  <w:num w:numId="80">
    <w:abstractNumId w:val="43"/>
  </w:num>
  <w:num w:numId="81">
    <w:abstractNumId w:val="102"/>
  </w:num>
  <w:num w:numId="82">
    <w:abstractNumId w:val="142"/>
  </w:num>
  <w:num w:numId="83">
    <w:abstractNumId w:val="100"/>
  </w:num>
  <w:num w:numId="84">
    <w:abstractNumId w:val="22"/>
  </w:num>
  <w:num w:numId="85">
    <w:abstractNumId w:val="0"/>
  </w:num>
  <w:num w:numId="86">
    <w:abstractNumId w:val="41"/>
  </w:num>
  <w:num w:numId="87">
    <w:abstractNumId w:val="109"/>
  </w:num>
  <w:num w:numId="88">
    <w:abstractNumId w:val="119"/>
  </w:num>
  <w:num w:numId="89">
    <w:abstractNumId w:val="54"/>
  </w:num>
  <w:num w:numId="90">
    <w:abstractNumId w:val="75"/>
  </w:num>
  <w:num w:numId="91">
    <w:abstractNumId w:val="29"/>
  </w:num>
  <w:num w:numId="92">
    <w:abstractNumId w:val="46"/>
  </w:num>
  <w:num w:numId="93">
    <w:abstractNumId w:val="39"/>
  </w:num>
  <w:num w:numId="94">
    <w:abstractNumId w:val="23"/>
  </w:num>
  <w:num w:numId="95">
    <w:abstractNumId w:val="53"/>
  </w:num>
  <w:num w:numId="96">
    <w:abstractNumId w:val="68"/>
  </w:num>
  <w:num w:numId="97">
    <w:abstractNumId w:val="18"/>
  </w:num>
  <w:num w:numId="98">
    <w:abstractNumId w:val="103"/>
  </w:num>
  <w:num w:numId="99">
    <w:abstractNumId w:val="12"/>
  </w:num>
  <w:num w:numId="100">
    <w:abstractNumId w:val="147"/>
  </w:num>
  <w:num w:numId="101">
    <w:abstractNumId w:val="125"/>
  </w:num>
  <w:num w:numId="102">
    <w:abstractNumId w:val="1"/>
  </w:num>
  <w:num w:numId="103">
    <w:abstractNumId w:val="47"/>
  </w:num>
  <w:num w:numId="104">
    <w:abstractNumId w:val="25"/>
  </w:num>
  <w:num w:numId="105">
    <w:abstractNumId w:val="16"/>
  </w:num>
  <w:num w:numId="106">
    <w:abstractNumId w:val="120"/>
  </w:num>
  <w:num w:numId="107">
    <w:abstractNumId w:val="2"/>
  </w:num>
  <w:num w:numId="108">
    <w:abstractNumId w:val="10"/>
  </w:num>
  <w:num w:numId="109">
    <w:abstractNumId w:val="36"/>
  </w:num>
  <w:num w:numId="110">
    <w:abstractNumId w:val="108"/>
  </w:num>
  <w:num w:numId="111">
    <w:abstractNumId w:val="118"/>
  </w:num>
  <w:num w:numId="112">
    <w:abstractNumId w:val="35"/>
  </w:num>
  <w:num w:numId="113">
    <w:abstractNumId w:val="143"/>
  </w:num>
  <w:num w:numId="114">
    <w:abstractNumId w:val="107"/>
  </w:num>
  <w:num w:numId="115">
    <w:abstractNumId w:val="38"/>
  </w:num>
  <w:num w:numId="116">
    <w:abstractNumId w:val="138"/>
  </w:num>
  <w:num w:numId="117">
    <w:abstractNumId w:val="145"/>
  </w:num>
  <w:num w:numId="118">
    <w:abstractNumId w:val="82"/>
  </w:num>
  <w:num w:numId="119">
    <w:abstractNumId w:val="73"/>
  </w:num>
  <w:num w:numId="120">
    <w:abstractNumId w:val="37"/>
  </w:num>
  <w:num w:numId="121">
    <w:abstractNumId w:val="104"/>
  </w:num>
  <w:num w:numId="122">
    <w:abstractNumId w:val="15"/>
  </w:num>
  <w:num w:numId="123">
    <w:abstractNumId w:val="95"/>
  </w:num>
  <w:num w:numId="124">
    <w:abstractNumId w:val="14"/>
  </w:num>
  <w:num w:numId="125">
    <w:abstractNumId w:val="21"/>
  </w:num>
  <w:num w:numId="126">
    <w:abstractNumId w:val="90"/>
  </w:num>
  <w:num w:numId="127">
    <w:abstractNumId w:val="74"/>
  </w:num>
  <w:num w:numId="128">
    <w:abstractNumId w:val="93"/>
  </w:num>
  <w:num w:numId="129">
    <w:abstractNumId w:val="76"/>
  </w:num>
  <w:num w:numId="130">
    <w:abstractNumId w:val="51"/>
  </w:num>
  <w:num w:numId="131">
    <w:abstractNumId w:val="42"/>
  </w:num>
  <w:num w:numId="132">
    <w:abstractNumId w:val="97"/>
  </w:num>
  <w:num w:numId="133">
    <w:abstractNumId w:val="117"/>
  </w:num>
  <w:num w:numId="134">
    <w:abstractNumId w:val="72"/>
  </w:num>
  <w:num w:numId="135">
    <w:abstractNumId w:val="105"/>
  </w:num>
  <w:num w:numId="136">
    <w:abstractNumId w:val="96"/>
  </w:num>
  <w:num w:numId="137">
    <w:abstractNumId w:val="136"/>
  </w:num>
  <w:num w:numId="138">
    <w:abstractNumId w:val="112"/>
  </w:num>
  <w:num w:numId="139">
    <w:abstractNumId w:val="94"/>
  </w:num>
  <w:num w:numId="140">
    <w:abstractNumId w:val="146"/>
  </w:num>
  <w:num w:numId="141">
    <w:abstractNumId w:val="111"/>
  </w:num>
  <w:num w:numId="142">
    <w:abstractNumId w:val="127"/>
  </w:num>
  <w:num w:numId="143">
    <w:abstractNumId w:val="86"/>
  </w:num>
  <w:num w:numId="144">
    <w:abstractNumId w:val="129"/>
  </w:num>
  <w:num w:numId="145">
    <w:abstractNumId w:val="28"/>
  </w:num>
  <w:num w:numId="146">
    <w:abstractNumId w:val="85"/>
  </w:num>
  <w:num w:numId="147">
    <w:abstractNumId w:val="130"/>
  </w:num>
  <w:num w:numId="148">
    <w:abstractNumId w:val="14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4E"/>
    <w:rsid w:val="00A01A4E"/>
    <w:rsid w:val="00C5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FA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10727</Words>
  <Characters>61146</Characters>
  <Application>Microsoft Office Word</Application>
  <DocSecurity>4</DocSecurity>
  <Lines>509</Lines>
  <Paragraphs>143</Paragraphs>
  <ScaleCrop>false</ScaleCrop>
  <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