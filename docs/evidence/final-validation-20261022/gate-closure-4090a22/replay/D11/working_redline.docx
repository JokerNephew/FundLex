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5" w:author="FundLex" w:date="2026-10-22T03:23:24Z">
        <w:r>
          <w:delText/>
        </w:r>
      </w:del>
      <w:ins w:id="26" w:author="FundLex" w:date="2026-10-22T03:23:24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del w:id="5" w:author="FundLex" w:date="2026-10-22T03:23:24Z">
        <w:r>
          <w:delText/>
        </w:r>
      </w:del>
      <w:ins w:id="6" w:author="FundLex" w:date="2026-10-22T03:23:24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7" w:author="FundLex" w:date="2026-10-22T03:23:24Z">
        <w:r>
          <w:delText>调低赎回费率</w:delText>
        </w:r>
      </w:del>
      <w:ins w:id="8" w:author="FundLex" w:date="2026-10-22T03:23:24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2T03:23:24Z">
        <w:r>
          <w:delText>本基金的申购费率由基金管理人决定，并在招募说明书中列示。</w:delText>
        </w:r>
      </w:del>
      <w:ins w:id="12" w:author="FundLex" w:date="2026-10-22T03:23:24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2T03:23:24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2T03:23:24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2T03:23:24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6" w:author="FundLex" w:date="2026-10-22T03:23:24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2T03:23:24Z">
        <w:r>
          <w:delText>基金管理人可以适当调低基金申购费率和基金赎回费率。</w:delText>
        </w:r>
      </w:del>
      <w:ins w:id="18" w:author="FundLex" w:date="2026-10-22T03:23:24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2T03:23:24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r>
          <w:rPr>
            <w:rFonts w:ascii="Times New Roman" w:eastAsia="Times New Roman" w:hAnsi="Times New Roman" w:cs="Times New Roman"/>
          </w:rPr>
          <w:delText xml:space="preserve"> </w:delText>
        </w:r>
      </w:del>
      <w:ins w:id="20" w:author="FundLex" w:date="2026-10-22T03:23:24Z">
        <w:r>
          <w:rPr>
            <w:rFonts w:ascii="Times New Roman" w:eastAsia="Times New Roman" w:hAnsi="Times New Roman" w:cs="Times New Roman"/>
          </w:rP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AB4D4BD" w14:textId="77777777" w:rsidR="00865249" w:rsidRDefault="00AD7DA4">
      <w:pPr>
        <w:spacing w:after="12" w:line="365" w:lineRule="auto"/>
        <w:ind w:left="-15" w:right="9" w:firstLine="480"/>
      </w:pPr>
      <w:del w:id="21" w:author="FundLex" w:date="2026-10-22T03:23:24Z">
        <w:r>
          <w:delText>销售服务费主要用于支付销售机构佣金、以及基金管理人的基金行销广告费、促销活动费、持有人服务费等。销售服务费不包括基金募集期间的上述费用。</w:delText>
        </w:r>
      </w:del>
      <w:ins w:id="22" w:author="FundLex" w:date="2026-10-22T03:23:24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2T03:23:24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2T03:23:24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2T03:23:24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2T03:23:2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1" w:author="FundLex" w:date="2026-10-22T03:23:24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r>
          <w:delText xml:space="preserve"> </w:delText>
        </w:r>
      </w:del>
      <w:ins w:id="2" w:author="FundLex" w:date="2026-10-22T03:23:24Z">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ins>
    </w:p>
    <w:p w14:paraId="192C8601" w14:textId="77777777" w:rsidR="00865249" w:rsidRDefault="00AD7DA4">
      <w:pPr>
        <w:spacing w:after="6" w:line="370" w:lineRule="auto"/>
        <w:ind w:left="-15" w:right="388" w:firstLine="470"/>
        <w:jc w:val="both"/>
      </w:pPr>
      <w:del w:id="3" w:author="FundLex" w:date="2026-10-22T03:23:24Z">
        <w:r>
          <w:delText>销售服务费主要用于支付销售机构佣金、以及基金管理人的基金行销广告费、促销活动费、持有人服务费等。销售服务费不包括基金募集期间的上述费用。</w:delText>
        </w:r>
      </w:del>
      <w:ins w:id="4" w:author="FundLex" w:date="2026-10-22T03:23:24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2T03:23:24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2T03:23:24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