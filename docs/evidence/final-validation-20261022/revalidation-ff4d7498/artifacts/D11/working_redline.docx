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EA436" w14:textId="77777777" w:rsidR="00865249" w:rsidRDefault="00AD7DA4">
      <w:pPr>
        <w:spacing w:after="0"/>
        <w:ind w:left="4153" w:firstLine="0"/>
      </w:pPr>
      <w:r>
        <w:rPr>
          <w:rFonts w:ascii="Times New Roman" w:eastAsia="Times New Roman" w:hAnsi="Times New Roman" w:cs="Times New Roman"/>
          <w:sz w:val="44"/>
        </w:rPr>
        <w:t xml:space="preserve"> </w:t>
      </w:r>
    </w:p>
    <w:p w14:paraId="747E7DD0" w14:textId="77777777" w:rsidR="00865249" w:rsidRDefault="00AD7DA4">
      <w:pPr>
        <w:spacing w:after="355"/>
        <w:ind w:left="4153" w:firstLine="0"/>
      </w:pPr>
      <w:r>
        <w:rPr>
          <w:rFonts w:ascii="Times New Roman" w:eastAsia="Times New Roman" w:hAnsi="Times New Roman" w:cs="Times New Roman"/>
        </w:rPr>
        <w:t xml:space="preserve"> </w:t>
      </w:r>
    </w:p>
    <w:p w14:paraId="33AD785E" w14:textId="77777777" w:rsidR="00865249" w:rsidRDefault="00AD7DA4">
      <w:pPr>
        <w:spacing w:after="137"/>
        <w:ind w:left="4153" w:firstLine="0"/>
      </w:pPr>
      <w:r>
        <w:rPr>
          <w:rFonts w:ascii="Times New Roman" w:eastAsia="Times New Roman" w:hAnsi="Times New Roman" w:cs="Times New Roman"/>
          <w:b/>
          <w:sz w:val="52"/>
        </w:rPr>
        <w:t xml:space="preserve"> </w:t>
      </w:r>
    </w:p>
    <w:p w14:paraId="20EF85E4" w14:textId="77777777" w:rsidR="00865249" w:rsidRDefault="00AD7DA4">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1FF04A35" w14:textId="77777777" w:rsidR="00865249" w:rsidRDefault="00AD7DA4">
      <w:pPr>
        <w:spacing w:after="319"/>
        <w:ind w:left="0" w:firstLine="0"/>
      </w:pPr>
      <w:r>
        <w:rPr>
          <w:rFonts w:ascii="Times New Roman" w:eastAsia="Times New Roman" w:hAnsi="Times New Roman" w:cs="Times New Roman"/>
          <w:b/>
          <w:sz w:val="21"/>
        </w:rPr>
        <w:t xml:space="preserve"> </w:t>
      </w:r>
    </w:p>
    <w:p w14:paraId="605B8694" w14:textId="77777777" w:rsidR="00865249" w:rsidRDefault="00AD7DA4">
      <w:pPr>
        <w:spacing w:after="0"/>
        <w:ind w:left="4153" w:firstLine="0"/>
      </w:pPr>
      <w:r>
        <w:rPr>
          <w:rFonts w:ascii="Times New Roman" w:eastAsia="Times New Roman" w:hAnsi="Times New Roman" w:cs="Times New Roman"/>
          <w:b/>
          <w:sz w:val="52"/>
        </w:rPr>
        <w:t xml:space="preserve"> </w:t>
      </w:r>
    </w:p>
    <w:p w14:paraId="3246C5DE" w14:textId="77777777" w:rsidR="00865249" w:rsidRDefault="00AD7DA4">
      <w:pPr>
        <w:spacing w:after="12" w:line="257" w:lineRule="auto"/>
        <w:ind w:left="3191" w:hanging="2893"/>
      </w:pPr>
      <w:r>
        <w:rPr>
          <w:sz w:val="48"/>
        </w:rPr>
        <w:t>广发景和中短债债券型证券投资基金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48"/>
        </w:rPr>
        <w:t xml:space="preserve"> </w:t>
      </w:r>
    </w:p>
    <w:p w14:paraId="602190EA" w14:textId="77777777" w:rsidR="00865249" w:rsidRDefault="00AD7DA4">
      <w:pPr>
        <w:spacing w:after="0"/>
        <w:ind w:left="4153" w:firstLine="0"/>
      </w:pPr>
      <w:r>
        <w:rPr>
          <w:rFonts w:ascii="Times New Roman" w:eastAsia="Times New Roman" w:hAnsi="Times New Roman" w:cs="Times New Roman"/>
          <w:b/>
          <w:sz w:val="52"/>
        </w:rPr>
        <w:t xml:space="preserve"> </w:t>
      </w:r>
    </w:p>
    <w:p w14:paraId="02C154DA" w14:textId="77777777" w:rsidR="00865249" w:rsidRDefault="00AD7DA4">
      <w:pPr>
        <w:spacing w:after="0"/>
        <w:ind w:left="4153" w:firstLine="0"/>
      </w:pPr>
      <w:r>
        <w:rPr>
          <w:rFonts w:ascii="Times New Roman" w:eastAsia="Times New Roman" w:hAnsi="Times New Roman" w:cs="Times New Roman"/>
          <w:b/>
          <w:sz w:val="52"/>
        </w:rPr>
        <w:t xml:space="preserve"> </w:t>
      </w:r>
    </w:p>
    <w:p w14:paraId="4DE0DBA1" w14:textId="77777777" w:rsidR="00865249" w:rsidRDefault="00AD7DA4">
      <w:pPr>
        <w:spacing w:after="0"/>
        <w:ind w:left="4153" w:firstLine="0"/>
      </w:pPr>
      <w:r>
        <w:rPr>
          <w:rFonts w:ascii="Times New Roman" w:eastAsia="Times New Roman" w:hAnsi="Times New Roman" w:cs="Times New Roman"/>
          <w:b/>
          <w:sz w:val="52"/>
        </w:rPr>
        <w:t xml:space="preserve"> </w:t>
      </w:r>
    </w:p>
    <w:p w14:paraId="46567E51" w14:textId="77777777" w:rsidR="00865249" w:rsidRDefault="00AD7DA4">
      <w:pPr>
        <w:spacing w:after="0"/>
        <w:ind w:left="4153" w:firstLine="0"/>
      </w:pPr>
      <w:r>
        <w:rPr>
          <w:rFonts w:ascii="Times New Roman" w:eastAsia="Times New Roman" w:hAnsi="Times New Roman" w:cs="Times New Roman"/>
          <w:b/>
          <w:sz w:val="52"/>
        </w:rPr>
        <w:t xml:space="preserve"> </w:t>
      </w:r>
    </w:p>
    <w:p w14:paraId="7F38B733" w14:textId="77777777" w:rsidR="00865249" w:rsidRDefault="00AD7DA4">
      <w:pPr>
        <w:spacing w:after="0"/>
        <w:ind w:left="4153" w:firstLine="0"/>
      </w:pPr>
      <w:r>
        <w:rPr>
          <w:rFonts w:ascii="Times New Roman" w:eastAsia="Times New Roman" w:hAnsi="Times New Roman" w:cs="Times New Roman"/>
          <w:b/>
          <w:sz w:val="52"/>
        </w:rPr>
        <w:t xml:space="preserve"> </w:t>
      </w:r>
    </w:p>
    <w:p w14:paraId="3DD90E32" w14:textId="77777777" w:rsidR="00865249" w:rsidRDefault="00AD7DA4">
      <w:pPr>
        <w:spacing w:after="272"/>
        <w:ind w:left="0" w:firstLine="0"/>
      </w:pPr>
      <w:r>
        <w:rPr>
          <w:rFonts w:ascii="Times New Roman" w:eastAsia="Times New Roman" w:hAnsi="Times New Roman" w:cs="Times New Roman"/>
          <w:b/>
          <w:sz w:val="21"/>
        </w:rPr>
        <w:t xml:space="preserve"> </w:t>
      </w:r>
    </w:p>
    <w:p w14:paraId="4B0278F1" w14:textId="77777777" w:rsidR="00865249" w:rsidRDefault="00AD7DA4">
      <w:pPr>
        <w:spacing w:after="169"/>
        <w:ind w:left="1260" w:firstLine="0"/>
      </w:pPr>
      <w:r>
        <w:rPr>
          <w:sz w:val="36"/>
        </w:rPr>
        <w:t>基金管理人：广发基金管理有限公司</w:t>
      </w:r>
      <w:r>
        <w:rPr>
          <w:rFonts w:ascii="Times New Roman" w:eastAsia="Times New Roman" w:hAnsi="Times New Roman" w:cs="Times New Roman"/>
          <w:b/>
          <w:sz w:val="36"/>
        </w:rPr>
        <w:t xml:space="preserve">    </w:t>
      </w:r>
    </w:p>
    <w:p w14:paraId="38E69B28" w14:textId="77777777" w:rsidR="00865249" w:rsidRDefault="00AD7DA4">
      <w:pPr>
        <w:spacing w:after="120"/>
        <w:ind w:left="5" w:firstLine="0"/>
        <w:jc w:val="center"/>
      </w:pPr>
      <w:r>
        <w:rPr>
          <w:sz w:val="36"/>
        </w:rPr>
        <w:t>基金托管人：中国银行股份有限公司</w:t>
      </w:r>
      <w:r>
        <w:rPr>
          <w:rFonts w:ascii="Times New Roman" w:eastAsia="Times New Roman" w:hAnsi="Times New Roman" w:cs="Times New Roman"/>
          <w:b/>
          <w:sz w:val="36"/>
        </w:rPr>
        <w:t xml:space="preserve">           </w:t>
      </w:r>
    </w:p>
    <w:p w14:paraId="01DB0CB3" w14:textId="77777777" w:rsidR="00865249" w:rsidRDefault="00AD7DA4">
      <w:pPr>
        <w:spacing w:after="210"/>
        <w:ind w:left="4153" w:firstLine="0"/>
      </w:pPr>
      <w:r>
        <w:rPr>
          <w:rFonts w:ascii="Times New Roman" w:eastAsia="Times New Roman" w:hAnsi="Times New Roman" w:cs="Times New Roman"/>
          <w:sz w:val="32"/>
        </w:rPr>
        <w:t xml:space="preserve"> </w:t>
      </w:r>
    </w:p>
    <w:p w14:paraId="4B82E739" w14:textId="77777777" w:rsidR="00865249" w:rsidRDefault="00AD7DA4">
      <w:pPr>
        <w:spacing w:after="3048"/>
        <w:ind w:left="4153" w:firstLine="0"/>
      </w:pPr>
      <w:r>
        <w:rPr>
          <w:rFonts w:ascii="Times New Roman" w:eastAsia="Times New Roman" w:hAnsi="Times New Roman" w:cs="Times New Roman"/>
          <w:sz w:val="28"/>
        </w:rPr>
        <w:t xml:space="preserve"> </w:t>
      </w:r>
    </w:p>
    <w:p w14:paraId="77ED5863" w14:textId="77777777" w:rsidR="00865249" w:rsidRDefault="00AD7DA4">
      <w:pPr>
        <w:spacing w:after="0"/>
        <w:ind w:left="0" w:firstLine="0"/>
      </w:pPr>
      <w:r>
        <w:rPr>
          <w:rFonts w:ascii="Times New Roman" w:eastAsia="Times New Roman" w:hAnsi="Times New Roman" w:cs="Times New Roman"/>
          <w:sz w:val="18"/>
        </w:rPr>
        <w:t xml:space="preserve"> </w:t>
      </w:r>
    </w:p>
    <w:p w14:paraId="6764C746" w14:textId="77777777" w:rsidR="00865249" w:rsidRDefault="00AD7DA4">
      <w:pPr>
        <w:spacing w:after="0"/>
        <w:ind w:left="0" w:firstLine="0"/>
      </w:pPr>
      <w:r>
        <w:rPr>
          <w:rFonts w:ascii="Times New Roman" w:eastAsia="Times New Roman" w:hAnsi="Times New Roman" w:cs="Times New Roman"/>
          <w:sz w:val="18"/>
        </w:rPr>
        <w:t xml:space="preserve"> </w:t>
      </w:r>
    </w:p>
    <w:p w14:paraId="203DA545" w14:textId="77777777" w:rsidR="00865249" w:rsidRDefault="00AD7DA4">
      <w:pPr>
        <w:spacing w:after="0"/>
        <w:ind w:left="0" w:firstLine="0"/>
      </w:pPr>
      <w:r>
        <w:rPr>
          <w:rFonts w:ascii="Times New Roman" w:eastAsia="Times New Roman" w:hAnsi="Times New Roman" w:cs="Times New Roman"/>
          <w:sz w:val="18"/>
        </w:rPr>
        <w:t xml:space="preserve"> </w:t>
      </w:r>
    </w:p>
    <w:p w14:paraId="77F9FD90" w14:textId="77777777" w:rsidR="00865249" w:rsidRDefault="00AD7DA4">
      <w:pPr>
        <w:spacing w:after="140"/>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612557452"/>
        <w:docPartObj>
          <w:docPartGallery w:val="Table of Contents"/>
        </w:docPartObj>
      </w:sdtPr>
      <w:sdtEndPr/>
      <w:sdtContent>
        <w:p w14:paraId="4C8171AD" w14:textId="77777777" w:rsidR="00865249" w:rsidRDefault="00AD7DA4">
          <w:pPr>
            <w:pStyle w:val="TOC1"/>
            <w:tabs>
              <w:tab w:val="right" w:leader="dot" w:pos="8298"/>
            </w:tabs>
          </w:pPr>
          <w:r>
            <w:fldChar w:fldCharType="begin"/>
          </w:r>
          <w:r>
            <w:instrText xml:space="preserve"> TOC \o "1-1" \h \z \u </w:instrText>
          </w:r>
          <w:r>
            <w:fldChar w:fldCharType="separate"/>
          </w:r>
          <w:hyperlink w:anchor="_Toc64592">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_Toc64592 \h</w:instrText>
            </w:r>
            <w:r>
              <w:fldChar w:fldCharType="separate"/>
            </w:r>
            <w:r>
              <w:t xml:space="preserve">1 </w:t>
            </w:r>
            <w:r>
              <w:fldChar w:fldCharType="end"/>
            </w:r>
          </w:hyperlink>
        </w:p>
        <w:p w14:paraId="1CF2D723" w14:textId="77777777" w:rsidR="00865249" w:rsidRDefault="00AD7DA4">
          <w:pPr>
            <w:pStyle w:val="TOC1"/>
            <w:tabs>
              <w:tab w:val="right" w:leader="dot" w:pos="8298"/>
            </w:tabs>
          </w:pPr>
          <w:hyperlink w:anchor="_Toc64593">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_Toc64593 \h</w:instrText>
            </w:r>
            <w:r>
              <w:fldChar w:fldCharType="separate"/>
            </w:r>
            <w:r>
              <w:t xml:space="preserve">3 </w:t>
            </w:r>
            <w:r>
              <w:fldChar w:fldCharType="end"/>
            </w:r>
          </w:hyperlink>
        </w:p>
        <w:p w14:paraId="2B3412A9" w14:textId="77777777" w:rsidR="00865249" w:rsidRDefault="00AD7DA4">
          <w:pPr>
            <w:pStyle w:val="TOC1"/>
            <w:tabs>
              <w:tab w:val="right" w:leader="dot" w:pos="8298"/>
            </w:tabs>
          </w:pPr>
          <w:hyperlink w:anchor="_Toc64594">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_Toc64594 \h</w:instrText>
            </w:r>
            <w:r>
              <w:fldChar w:fldCharType="separate"/>
            </w:r>
            <w:r>
              <w:t>8</w:t>
            </w:r>
            <w:r>
              <w:t xml:space="preserve"> </w:t>
            </w:r>
            <w:r>
              <w:fldChar w:fldCharType="end"/>
            </w:r>
          </w:hyperlink>
        </w:p>
        <w:p w14:paraId="07BCB909" w14:textId="77777777" w:rsidR="00865249" w:rsidRDefault="00AD7DA4">
          <w:pPr>
            <w:pStyle w:val="TOC1"/>
            <w:tabs>
              <w:tab w:val="right" w:leader="dot" w:pos="8298"/>
            </w:tabs>
          </w:pPr>
          <w:hyperlink w:anchor="_Toc64595">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_Toc64595 \h</w:instrText>
            </w:r>
            <w:r>
              <w:fldChar w:fldCharType="separate"/>
            </w:r>
            <w:r>
              <w:t xml:space="preserve">10 </w:t>
            </w:r>
            <w:r>
              <w:fldChar w:fldCharType="end"/>
            </w:r>
          </w:hyperlink>
        </w:p>
        <w:p w14:paraId="6E13475D" w14:textId="77777777" w:rsidR="00865249" w:rsidRDefault="00AD7DA4">
          <w:pPr>
            <w:pStyle w:val="TOC1"/>
            <w:tabs>
              <w:tab w:val="right" w:leader="dot" w:pos="8298"/>
            </w:tabs>
          </w:pPr>
          <w:hyperlink w:anchor="_Toc64596">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_Toc64</w:instrText>
            </w:r>
            <w:r>
              <w:instrText>596 \h</w:instrText>
            </w:r>
            <w:r>
              <w:fldChar w:fldCharType="separate"/>
            </w:r>
            <w:r>
              <w:t xml:space="preserve">12 </w:t>
            </w:r>
            <w:r>
              <w:fldChar w:fldCharType="end"/>
            </w:r>
          </w:hyperlink>
        </w:p>
        <w:p w14:paraId="74A5A45B" w14:textId="77777777" w:rsidR="00865249" w:rsidRDefault="00AD7DA4">
          <w:pPr>
            <w:pStyle w:val="TOC1"/>
            <w:tabs>
              <w:tab w:val="right" w:leader="dot" w:pos="8298"/>
            </w:tabs>
          </w:pPr>
          <w:hyperlink w:anchor="_Toc64597">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_Toc64597 \h</w:instrText>
            </w:r>
            <w:r>
              <w:fldChar w:fldCharType="separate"/>
            </w:r>
            <w:r>
              <w:t xml:space="preserve">13 </w:t>
            </w:r>
            <w:r>
              <w:fldChar w:fldCharType="end"/>
            </w:r>
          </w:hyperlink>
        </w:p>
        <w:p w14:paraId="119F34B7" w14:textId="77777777" w:rsidR="00865249" w:rsidRDefault="00AD7DA4">
          <w:pPr>
            <w:pStyle w:val="TOC1"/>
            <w:tabs>
              <w:tab w:val="right" w:leader="dot" w:pos="8298"/>
            </w:tabs>
          </w:pPr>
          <w:hyperlink w:anchor="_Toc64598">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_Toc64598 \h</w:instrText>
            </w:r>
            <w:r>
              <w:fldChar w:fldCharType="separate"/>
            </w:r>
            <w:r>
              <w:t xml:space="preserve">21 </w:t>
            </w:r>
            <w:r>
              <w:fldChar w:fldCharType="end"/>
            </w:r>
          </w:hyperlink>
        </w:p>
        <w:p w14:paraId="23B61B7C" w14:textId="77777777" w:rsidR="00865249" w:rsidRDefault="00AD7DA4">
          <w:pPr>
            <w:pStyle w:val="TOC1"/>
            <w:tabs>
              <w:tab w:val="right" w:leader="dot" w:pos="8298"/>
            </w:tabs>
          </w:pPr>
          <w:hyperlink w:anchor="_Toc64599">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_Toc64599 \h</w:instrText>
            </w:r>
            <w:r>
              <w:fldChar w:fldCharType="separate"/>
            </w:r>
            <w:r>
              <w:t xml:space="preserve">28 </w:t>
            </w:r>
            <w:r>
              <w:fldChar w:fldCharType="end"/>
            </w:r>
          </w:hyperlink>
        </w:p>
        <w:p w14:paraId="1C493712" w14:textId="77777777" w:rsidR="00865249" w:rsidRDefault="00AD7DA4">
          <w:pPr>
            <w:pStyle w:val="TOC1"/>
            <w:tabs>
              <w:tab w:val="right" w:leader="dot" w:pos="8298"/>
            </w:tabs>
          </w:pPr>
          <w:hyperlink w:anchor="_Toc64600">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_Toc64600 \h</w:instrText>
            </w:r>
            <w:r>
              <w:fldChar w:fldCharType="separate"/>
            </w:r>
            <w:r>
              <w:t xml:space="preserve">37 </w:t>
            </w:r>
            <w:r>
              <w:fldChar w:fldCharType="end"/>
            </w:r>
          </w:hyperlink>
        </w:p>
        <w:p w14:paraId="3FD26AE8" w14:textId="77777777" w:rsidR="00865249" w:rsidRDefault="00AD7DA4">
          <w:pPr>
            <w:pStyle w:val="TOC1"/>
            <w:tabs>
              <w:tab w:val="right" w:leader="dot" w:pos="8298"/>
            </w:tabs>
          </w:pPr>
          <w:hyperlink w:anchor="_Toc64601">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_Toc64601 \h</w:instrText>
            </w:r>
            <w:r>
              <w:fldChar w:fldCharType="separate"/>
            </w:r>
            <w:r>
              <w:t xml:space="preserve">40 </w:t>
            </w:r>
            <w:r>
              <w:fldChar w:fldCharType="end"/>
            </w:r>
          </w:hyperlink>
        </w:p>
        <w:p w14:paraId="065C170F" w14:textId="77777777" w:rsidR="00865249" w:rsidRDefault="00AD7DA4">
          <w:pPr>
            <w:pStyle w:val="TOC1"/>
            <w:tabs>
              <w:tab w:val="right" w:leader="dot" w:pos="8298"/>
            </w:tabs>
          </w:pPr>
          <w:hyperlink w:anchor="_Toc64602">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_Toc64602 \h</w:instrText>
            </w:r>
            <w:r>
              <w:fldChar w:fldCharType="separate"/>
            </w:r>
            <w:r>
              <w:t xml:space="preserve">41 </w:t>
            </w:r>
            <w:r>
              <w:fldChar w:fldCharType="end"/>
            </w:r>
          </w:hyperlink>
        </w:p>
        <w:p w14:paraId="15ED4696" w14:textId="77777777" w:rsidR="00865249" w:rsidRDefault="00AD7DA4">
          <w:pPr>
            <w:pStyle w:val="TOC1"/>
            <w:tabs>
              <w:tab w:val="right" w:leader="dot" w:pos="8298"/>
            </w:tabs>
          </w:pPr>
          <w:hyperlink w:anchor="_Toc64603">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_Toc64603 \h</w:instrText>
            </w:r>
            <w:r>
              <w:fldChar w:fldCharType="separate"/>
            </w:r>
            <w:r>
              <w:t xml:space="preserve">43 </w:t>
            </w:r>
            <w:r>
              <w:fldChar w:fldCharType="end"/>
            </w:r>
          </w:hyperlink>
        </w:p>
        <w:p w14:paraId="4AB99B71" w14:textId="77777777" w:rsidR="00865249" w:rsidRDefault="00AD7DA4">
          <w:pPr>
            <w:pStyle w:val="TOC1"/>
            <w:tabs>
              <w:tab w:val="right" w:leader="dot" w:pos="8298"/>
            </w:tabs>
          </w:pPr>
          <w:hyperlink w:anchor="_Toc64604">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_Toc64604 \h</w:instrText>
            </w:r>
            <w:r>
              <w:fldChar w:fldCharType="separate"/>
            </w:r>
            <w:r>
              <w:t xml:space="preserve">51 </w:t>
            </w:r>
            <w:r>
              <w:fldChar w:fldCharType="end"/>
            </w:r>
          </w:hyperlink>
        </w:p>
        <w:p w14:paraId="4D8D2BAC" w14:textId="77777777" w:rsidR="00865249" w:rsidRDefault="00AD7DA4">
          <w:pPr>
            <w:pStyle w:val="TOC1"/>
            <w:tabs>
              <w:tab w:val="right" w:leader="dot" w:pos="8298"/>
            </w:tabs>
          </w:pPr>
          <w:hyperlink w:anchor="_Toc64605">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_Toc64605 \h</w:instrText>
            </w:r>
            <w:r>
              <w:fldChar w:fldCharType="separate"/>
            </w:r>
            <w:r>
              <w:t xml:space="preserve">52 </w:t>
            </w:r>
            <w:r>
              <w:fldChar w:fldCharType="end"/>
            </w:r>
          </w:hyperlink>
        </w:p>
        <w:p w14:paraId="3BD1355C" w14:textId="77777777" w:rsidR="00865249" w:rsidRDefault="00AD7DA4">
          <w:pPr>
            <w:pStyle w:val="TOC1"/>
            <w:tabs>
              <w:tab w:val="right" w:leader="dot" w:pos="8298"/>
            </w:tabs>
          </w:pPr>
          <w:hyperlink w:anchor="_Toc64606">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_Toc64</w:instrText>
            </w:r>
            <w:r>
              <w:instrText>606 \h</w:instrText>
            </w:r>
            <w:r>
              <w:fldChar w:fldCharType="separate"/>
            </w:r>
            <w:r>
              <w:t xml:space="preserve">57 </w:t>
            </w:r>
            <w:r>
              <w:fldChar w:fldCharType="end"/>
            </w:r>
          </w:hyperlink>
        </w:p>
        <w:p w14:paraId="63F8D606" w14:textId="77777777" w:rsidR="00865249" w:rsidRDefault="00AD7DA4">
          <w:pPr>
            <w:pStyle w:val="TOC1"/>
            <w:tabs>
              <w:tab w:val="right" w:leader="dot" w:pos="8298"/>
            </w:tabs>
          </w:pPr>
          <w:hyperlink w:anchor="_Toc64607">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_Toc64607 \h</w:instrText>
            </w:r>
            <w:r>
              <w:fldChar w:fldCharType="separate"/>
            </w:r>
            <w:r>
              <w:t xml:space="preserve">60 </w:t>
            </w:r>
            <w:r>
              <w:fldChar w:fldCharType="end"/>
            </w:r>
          </w:hyperlink>
        </w:p>
        <w:p w14:paraId="5C378895" w14:textId="77777777" w:rsidR="00865249" w:rsidRDefault="00AD7DA4">
          <w:pPr>
            <w:pStyle w:val="TOC1"/>
            <w:tabs>
              <w:tab w:val="right" w:leader="dot" w:pos="8298"/>
            </w:tabs>
          </w:pPr>
          <w:hyperlink w:anchor="_Toc64608">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_Toc64608 \h</w:instrText>
            </w:r>
            <w:r>
              <w:fldChar w:fldCharType="separate"/>
            </w:r>
            <w:r>
              <w:t xml:space="preserve">62 </w:t>
            </w:r>
            <w:r>
              <w:fldChar w:fldCharType="end"/>
            </w:r>
          </w:hyperlink>
        </w:p>
        <w:p w14:paraId="597FA541" w14:textId="77777777" w:rsidR="00865249" w:rsidRDefault="00AD7DA4">
          <w:pPr>
            <w:pStyle w:val="TOC1"/>
            <w:tabs>
              <w:tab w:val="right" w:leader="dot" w:pos="8298"/>
            </w:tabs>
          </w:pPr>
          <w:hyperlink w:anchor="_Toc64609">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_Toc64609 \h</w:instrText>
            </w:r>
            <w:r>
              <w:fldChar w:fldCharType="separate"/>
            </w:r>
            <w:r>
              <w:t xml:space="preserve">63 </w:t>
            </w:r>
            <w:r>
              <w:fldChar w:fldCharType="end"/>
            </w:r>
          </w:hyperlink>
        </w:p>
        <w:p w14:paraId="10F38263" w14:textId="77777777" w:rsidR="00865249" w:rsidRDefault="00AD7DA4">
          <w:pPr>
            <w:pStyle w:val="TOC1"/>
            <w:tabs>
              <w:tab w:val="right" w:leader="dot" w:pos="8298"/>
            </w:tabs>
          </w:pPr>
          <w:hyperlink w:anchor="_Toc64610">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_Toc64610 \h</w:instrText>
            </w:r>
            <w:r>
              <w:fldChar w:fldCharType="separate"/>
            </w:r>
            <w:r>
              <w:t xml:space="preserve">70 </w:t>
            </w:r>
            <w:r>
              <w:fldChar w:fldCharType="end"/>
            </w:r>
          </w:hyperlink>
        </w:p>
        <w:p w14:paraId="68DDC649" w14:textId="77777777" w:rsidR="00865249" w:rsidRDefault="00AD7DA4">
          <w:pPr>
            <w:pStyle w:val="TOC1"/>
            <w:tabs>
              <w:tab w:val="right" w:leader="dot" w:pos="8298"/>
            </w:tabs>
          </w:pPr>
          <w:hyperlink w:anchor="_Toc64611">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_Toc64611 \h</w:instrText>
            </w:r>
            <w:r>
              <w:fldChar w:fldCharType="separate"/>
            </w:r>
            <w:r>
              <w:t xml:space="preserve">72 </w:t>
            </w:r>
            <w:r>
              <w:fldChar w:fldCharType="end"/>
            </w:r>
          </w:hyperlink>
        </w:p>
        <w:p w14:paraId="1F0CD2D0" w14:textId="77777777" w:rsidR="00865249" w:rsidRDefault="00AD7DA4">
          <w:pPr>
            <w:pStyle w:val="TOC1"/>
            <w:tabs>
              <w:tab w:val="right" w:leader="dot" w:pos="8298"/>
            </w:tabs>
          </w:pPr>
          <w:hyperlink w:anchor="_Toc64612">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w:instrText>
            </w:r>
            <w:r>
              <w:instrText>c64612 \h</w:instrText>
            </w:r>
            <w:r>
              <w:fldChar w:fldCharType="separate"/>
            </w:r>
            <w:r>
              <w:t xml:space="preserve">73 </w:t>
            </w:r>
            <w:r>
              <w:fldChar w:fldCharType="end"/>
            </w:r>
          </w:hyperlink>
        </w:p>
        <w:p w14:paraId="4A002571" w14:textId="77777777" w:rsidR="00865249" w:rsidRDefault="00AD7DA4">
          <w:pPr>
            <w:pStyle w:val="TOC1"/>
            <w:tabs>
              <w:tab w:val="right" w:leader="dot" w:pos="8298"/>
            </w:tabs>
          </w:pPr>
          <w:hyperlink w:anchor="_Toc64613">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_Toc64613 \h</w:instrText>
            </w:r>
            <w:r>
              <w:fldChar w:fldCharType="separate"/>
            </w:r>
            <w:r>
              <w:t xml:space="preserve">74 </w:t>
            </w:r>
            <w:r>
              <w:fldChar w:fldCharType="end"/>
            </w:r>
          </w:hyperlink>
        </w:p>
        <w:p w14:paraId="02A93C84" w14:textId="77777777" w:rsidR="00865249" w:rsidRDefault="00AD7DA4">
          <w:pPr>
            <w:pStyle w:val="TOC1"/>
            <w:tabs>
              <w:tab w:val="right" w:leader="dot" w:pos="8298"/>
            </w:tabs>
          </w:pPr>
          <w:hyperlink w:anchor="_Toc64614">
            <w:r>
              <w:rPr>
                <w:rFonts w:ascii="宋体" w:eastAsia="宋体" w:hAnsi="宋体" w:cs="宋体"/>
              </w:rPr>
              <w:t>第二十三部分</w:t>
            </w:r>
            <w:r>
              <w:t xml:space="preserve">  </w:t>
            </w:r>
            <w:r>
              <w:rPr>
                <w:rFonts w:ascii="宋体" w:eastAsia="宋体" w:hAnsi="宋体" w:cs="宋体"/>
              </w:rPr>
              <w:t>其他事</w:t>
            </w:r>
            <w:r>
              <w:rPr>
                <w:rFonts w:ascii="宋体" w:eastAsia="宋体" w:hAnsi="宋体" w:cs="宋体"/>
              </w:rPr>
              <w:t>项</w:t>
            </w:r>
            <w:r>
              <w:tab/>
            </w:r>
            <w:r>
              <w:fldChar w:fldCharType="begin"/>
            </w:r>
            <w:r>
              <w:instrText>PAGEREF _Toc64614 \h</w:instrText>
            </w:r>
            <w:r>
              <w:fldChar w:fldCharType="separate"/>
            </w:r>
            <w:r>
              <w:t xml:space="preserve">75 </w:t>
            </w:r>
            <w:r>
              <w:fldChar w:fldCharType="end"/>
            </w:r>
          </w:hyperlink>
        </w:p>
        <w:p w14:paraId="31834CFA" w14:textId="77777777" w:rsidR="00865249" w:rsidRDefault="00AD7DA4">
          <w:pPr>
            <w:pStyle w:val="TOC1"/>
            <w:tabs>
              <w:tab w:val="right" w:leader="dot" w:pos="8298"/>
            </w:tabs>
          </w:pPr>
          <w:hyperlink w:anchor="_Toc64615">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_Toc64615 \h</w:instrText>
            </w:r>
            <w:r>
              <w:fldChar w:fldCharType="separate"/>
            </w:r>
            <w:r>
              <w:t xml:space="preserve">76 </w:t>
            </w:r>
            <w:r>
              <w:fldChar w:fldCharType="end"/>
            </w:r>
          </w:hyperlink>
        </w:p>
        <w:p w14:paraId="152CCF11" w14:textId="77777777" w:rsidR="00865249" w:rsidRDefault="00AD7DA4">
          <w:r>
            <w:fldChar w:fldCharType="end"/>
          </w:r>
        </w:p>
      </w:sdtContent>
    </w:sdt>
    <w:p w14:paraId="73108B26" w14:textId="77777777" w:rsidR="00865249" w:rsidRDefault="00AD7DA4">
      <w:pPr>
        <w:spacing w:after="0"/>
        <w:ind w:left="52" w:firstLine="0"/>
        <w:jc w:val="center"/>
      </w:pPr>
      <w:r>
        <w:rPr>
          <w:rFonts w:ascii="Times New Roman" w:eastAsia="Times New Roman" w:hAnsi="Times New Roman" w:cs="Times New Roman"/>
          <w:sz w:val="18"/>
        </w:rPr>
        <w:t xml:space="preserve"> </w:t>
      </w:r>
    </w:p>
    <w:p w14:paraId="5CB7380D" w14:textId="77777777" w:rsidR="00865249" w:rsidRDefault="00AD7DA4">
      <w:pPr>
        <w:spacing w:after="0"/>
        <w:ind w:left="52" w:firstLine="0"/>
        <w:jc w:val="center"/>
      </w:pPr>
      <w:r>
        <w:rPr>
          <w:rFonts w:ascii="Times New Roman" w:eastAsia="Times New Roman" w:hAnsi="Times New Roman" w:cs="Times New Roman"/>
          <w:sz w:val="18"/>
        </w:rPr>
        <w:t xml:space="preserve"> </w:t>
      </w:r>
    </w:p>
    <w:p w14:paraId="7BEE1F50" w14:textId="77777777" w:rsidR="00865249" w:rsidRDefault="00865249">
      <w:pPr>
        <w:sectPr w:rsidR="00865249">
          <w:headerReference w:type="even" r:id="rId7"/>
          <w:headerReference w:type="default" r:id="rId8"/>
          <w:footerReference w:type="even" r:id="rId9"/>
          <w:footerReference w:type="default" r:id="rId10"/>
          <w:headerReference w:type="first" r:id="rId11"/>
          <w:footerReference w:type="first" r:id="rId12"/>
          <w:pgSz w:w="11906" w:h="16838"/>
          <w:pgMar w:top="1519" w:right="1808" w:bottom="996" w:left="1800" w:header="720" w:footer="720" w:gutter="0"/>
          <w:cols w:space="720"/>
        </w:sectPr>
      </w:pPr>
    </w:p>
    <w:p w14:paraId="79344309" w14:textId="77777777" w:rsidR="00865249" w:rsidRDefault="00AD7DA4">
      <w:pPr>
        <w:pStyle w:val="1"/>
        <w:spacing w:after="28"/>
      </w:pPr>
      <w:bookmarkStart w:id="0" w:name="_Toc6459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4FC9D97" w14:textId="77777777" w:rsidR="00865249" w:rsidRDefault="00AD7DA4">
      <w:pPr>
        <w:spacing w:after="144"/>
        <w:ind w:left="0" w:firstLine="0"/>
      </w:pPr>
      <w:r>
        <w:rPr>
          <w:rFonts w:ascii="Times New Roman" w:eastAsia="Times New Roman" w:hAnsi="Times New Roman" w:cs="Times New Roman"/>
          <w:sz w:val="21"/>
        </w:rPr>
        <w:t xml:space="preserve"> </w:t>
      </w:r>
    </w:p>
    <w:p w14:paraId="4A36844B" w14:textId="77777777" w:rsidR="00865249" w:rsidRDefault="00AD7DA4">
      <w:pPr>
        <w:ind w:right="9"/>
      </w:pPr>
      <w:r>
        <w:t>一、订立本基金合同的目的、依据和原则</w:t>
      </w:r>
      <w:r>
        <w:rPr>
          <w:rFonts w:ascii="Times New Roman" w:eastAsia="Times New Roman" w:hAnsi="Times New Roman" w:cs="Times New Roman"/>
        </w:rPr>
        <w:t xml:space="preserve"> </w:t>
      </w:r>
    </w:p>
    <w:p w14:paraId="287E144E" w14:textId="77777777" w:rsidR="00865249" w:rsidRDefault="00AD7DA4">
      <w:pPr>
        <w:numPr>
          <w:ilvl w:val="0"/>
          <w:numId w:val="1"/>
        </w:numPr>
        <w:spacing w:after="0" w:line="379" w:lineRule="auto"/>
        <w:ind w:right="9"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7DDACC3" w14:textId="77777777" w:rsidR="00865249" w:rsidRDefault="00AD7DA4">
      <w:pPr>
        <w:numPr>
          <w:ilvl w:val="0"/>
          <w:numId w:val="1"/>
        </w:numPr>
        <w:spacing w:after="1" w:line="373" w:lineRule="auto"/>
        <w:ind w:right="9" w:firstLine="480"/>
      </w:pPr>
      <w:r>
        <w:t>订立本基金合同的依据是《中华人民共和国民法典》</w:t>
      </w:r>
      <w:r>
        <w:rPr>
          <w:rFonts w:ascii="Times New Roman" w:eastAsia="Times New Roman" w:hAnsi="Times New Roman" w:cs="Times New Roman"/>
        </w:rPr>
        <w:t>(</w:t>
      </w:r>
      <w:r>
        <w:t>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w:t>
      </w:r>
      <w:r>
        <w:t>公开募集开放式证券投资基金流动性风险管理规定》（以下简称</w:t>
      </w:r>
      <w:r>
        <w:t>“</w:t>
      </w:r>
      <w:r>
        <w:t>《流动性风险管理规定》</w:t>
      </w:r>
      <w: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5E395FB3" w14:textId="77777777" w:rsidR="00865249" w:rsidRDefault="00AD7DA4">
      <w:pPr>
        <w:numPr>
          <w:ilvl w:val="0"/>
          <w:numId w:val="1"/>
        </w:numPr>
        <w:spacing w:after="0" w:line="379" w:lineRule="auto"/>
        <w:ind w:right="9" w:firstLine="480"/>
      </w:pPr>
      <w:r>
        <w:t>订立本基金合同的原则是平等自愿、诚实信用、充分保护投资人合法权益。</w:t>
      </w:r>
      <w:r>
        <w:rPr>
          <w:rFonts w:ascii="Times New Roman" w:eastAsia="Times New Roman" w:hAnsi="Times New Roman" w:cs="Times New Roman"/>
        </w:rPr>
        <w:t xml:space="preserve"> </w:t>
      </w:r>
    </w:p>
    <w:p w14:paraId="5A192BF8" w14:textId="77777777" w:rsidR="00865249" w:rsidRDefault="00AD7DA4">
      <w:pPr>
        <w:numPr>
          <w:ilvl w:val="0"/>
          <w:numId w:val="2"/>
        </w:numPr>
        <w:spacing w:after="15" w:line="362" w:lineRule="auto"/>
        <w:ind w:right="119"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2B8B00C" w14:textId="77777777" w:rsidR="00865249" w:rsidRDefault="00AD7DA4">
      <w:pPr>
        <w:spacing w:after="12" w:line="360" w:lineRule="auto"/>
        <w:ind w:left="-15" w:right="9"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24685DD" w14:textId="77777777" w:rsidR="00865249" w:rsidRDefault="00AD7DA4">
      <w:pPr>
        <w:numPr>
          <w:ilvl w:val="0"/>
          <w:numId w:val="2"/>
        </w:numPr>
        <w:spacing w:after="6" w:line="370" w:lineRule="auto"/>
        <w:ind w:right="119" w:firstLine="475"/>
      </w:pPr>
      <w:r>
        <w:t>广发景和中短债债券型证券投资基金由基金管理人依照《基金法》、基金合同及其他有关规定募集，并经中国证券监督管理委员会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68A5064" w14:textId="77777777" w:rsidR="00865249" w:rsidRDefault="00AD7DA4">
      <w:pPr>
        <w:spacing w:after="10" w:line="366" w:lineRule="auto"/>
        <w:ind w:left="-15" w:right="9"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33AF5C1" w14:textId="77777777" w:rsidR="00865249" w:rsidRDefault="00AD7DA4">
      <w:pPr>
        <w:spacing w:after="10" w:line="365" w:lineRule="auto"/>
        <w:ind w:left="-15" w:right="9" w:firstLine="480"/>
      </w:pPr>
      <w:r>
        <w:t>基金管理人依照恪尽职守、诚实信用、谨慎勤勉的原</w:t>
      </w:r>
      <w:r>
        <w:t>则管理和运用基金财产，但不保证投资于本基金一定盈利，也不保证最低收益。</w:t>
      </w:r>
      <w:r>
        <w:rPr>
          <w:rFonts w:ascii="Times New Roman" w:eastAsia="Times New Roman" w:hAnsi="Times New Roman" w:cs="Times New Roman"/>
        </w:rPr>
        <w:t xml:space="preserve"> </w:t>
      </w:r>
    </w:p>
    <w:p w14:paraId="77F2B677" w14:textId="77777777" w:rsidR="00865249" w:rsidRDefault="00AD7DA4">
      <w:pPr>
        <w:ind w:right="9"/>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54EECC4" w14:textId="77777777" w:rsidR="00865249" w:rsidRDefault="00AD7DA4">
      <w:pPr>
        <w:numPr>
          <w:ilvl w:val="0"/>
          <w:numId w:val="2"/>
        </w:numPr>
        <w:spacing w:after="6" w:line="370" w:lineRule="auto"/>
        <w:ind w:right="119"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FDDE6A8" w14:textId="77777777" w:rsidR="00865249" w:rsidRDefault="00AD7DA4">
      <w:pPr>
        <w:numPr>
          <w:ilvl w:val="0"/>
          <w:numId w:val="2"/>
        </w:numPr>
        <w:spacing w:line="365" w:lineRule="auto"/>
        <w:ind w:right="119"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6EE6917F" w14:textId="77777777" w:rsidR="00865249" w:rsidRDefault="00AD7DA4">
      <w:pPr>
        <w:pStyle w:val="1"/>
      </w:pPr>
      <w:bookmarkStart w:id="1" w:name="_Toc6459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E68A681" w14:textId="77777777" w:rsidR="00865249" w:rsidRDefault="00AD7DA4">
      <w:pPr>
        <w:spacing w:after="223"/>
        <w:ind w:left="420" w:firstLine="0"/>
      </w:pPr>
      <w:r>
        <w:rPr>
          <w:rFonts w:ascii="Times New Roman" w:eastAsia="Times New Roman" w:hAnsi="Times New Roman" w:cs="Times New Roman"/>
          <w:sz w:val="21"/>
        </w:rPr>
        <w:t xml:space="preserve"> </w:t>
      </w:r>
    </w:p>
    <w:p w14:paraId="2FC875F6" w14:textId="77777777" w:rsidR="00865249" w:rsidRDefault="00AD7DA4">
      <w:pPr>
        <w:ind w:right="9"/>
      </w:pPr>
      <w:r>
        <w:t>在本基金合同中，除非文意另有所指，下列词语或简称具有如下含义：</w:t>
      </w:r>
      <w:r>
        <w:rPr>
          <w:rFonts w:ascii="Times New Roman" w:eastAsia="Times New Roman" w:hAnsi="Times New Roman" w:cs="Times New Roman"/>
        </w:rPr>
        <w:t xml:space="preserve"> </w:t>
      </w:r>
    </w:p>
    <w:p w14:paraId="386222B4" w14:textId="77777777" w:rsidR="00865249" w:rsidRDefault="00AD7DA4">
      <w:pPr>
        <w:numPr>
          <w:ilvl w:val="0"/>
          <w:numId w:val="3"/>
        </w:numPr>
        <w:ind w:right="9" w:hanging="360"/>
      </w:pPr>
      <w:r>
        <w:t>基金或本基金：指广发景和中短债债券型证券投资基金</w:t>
      </w:r>
      <w:r>
        <w:rPr>
          <w:rFonts w:ascii="Times New Roman" w:eastAsia="Times New Roman" w:hAnsi="Times New Roman" w:cs="Times New Roman"/>
        </w:rPr>
        <w:t xml:space="preserve"> </w:t>
      </w:r>
    </w:p>
    <w:p w14:paraId="27DA200B" w14:textId="77777777" w:rsidR="00865249" w:rsidRDefault="00AD7DA4">
      <w:pPr>
        <w:numPr>
          <w:ilvl w:val="0"/>
          <w:numId w:val="3"/>
        </w:numPr>
        <w:spacing w:after="0" w:line="380" w:lineRule="auto"/>
        <w:ind w:right="9" w:hanging="360"/>
      </w:pPr>
      <w:r>
        <w:t>基金管理人：指广发基金管理有限公司</w:t>
      </w:r>
      <w:r>
        <w:rPr>
          <w:rFonts w:ascii="Times New Roman" w:eastAsia="Times New Roman" w:hAnsi="Times New Roman" w:cs="Times New Roman"/>
        </w:rPr>
        <w:t xml:space="preserve"> 3</w:t>
      </w:r>
      <w:r>
        <w:t>、基金托管人：指中国银行股份有限公司</w:t>
      </w:r>
      <w:r>
        <w:rPr>
          <w:rFonts w:ascii="Times New Roman" w:eastAsia="Times New Roman" w:hAnsi="Times New Roman" w:cs="Times New Roman"/>
        </w:rPr>
        <w:t xml:space="preserve"> </w:t>
      </w:r>
    </w:p>
    <w:p w14:paraId="760C18DD" w14:textId="77777777" w:rsidR="00865249" w:rsidRDefault="00AD7DA4">
      <w:pPr>
        <w:numPr>
          <w:ilvl w:val="0"/>
          <w:numId w:val="4"/>
        </w:numPr>
        <w:spacing w:after="0" w:line="379" w:lineRule="auto"/>
        <w:ind w:right="9" w:firstLine="480"/>
      </w:pPr>
      <w:r>
        <w:t>基金合同或本基金合同：指《广发景和中短债债券型证券投资基金基金合同》及对本基金合同的任何有效修订和补充</w:t>
      </w:r>
      <w:r>
        <w:rPr>
          <w:rFonts w:ascii="Times New Roman" w:eastAsia="Times New Roman" w:hAnsi="Times New Roman" w:cs="Times New Roman"/>
        </w:rPr>
        <w:t xml:space="preserve"> </w:t>
      </w:r>
    </w:p>
    <w:p w14:paraId="4922D271" w14:textId="77777777" w:rsidR="00865249" w:rsidRDefault="00AD7DA4">
      <w:pPr>
        <w:numPr>
          <w:ilvl w:val="0"/>
          <w:numId w:val="4"/>
        </w:numPr>
        <w:spacing w:after="0" w:line="379" w:lineRule="auto"/>
        <w:ind w:right="9" w:firstLine="480"/>
      </w:pPr>
      <w:r>
        <w:t>托管协议：指基金管理人与基金托管人就本基金签订之《广发景和中短债债券型证券投资基金托管协议》及对该托管协议的任何有效修订和补充</w:t>
      </w:r>
      <w:r>
        <w:rPr>
          <w:rFonts w:ascii="Times New Roman" w:eastAsia="Times New Roman" w:hAnsi="Times New Roman" w:cs="Times New Roman"/>
        </w:rPr>
        <w:t xml:space="preserve"> </w:t>
      </w:r>
    </w:p>
    <w:p w14:paraId="57F01224" w14:textId="77777777" w:rsidR="00865249" w:rsidRDefault="00AD7DA4">
      <w:pPr>
        <w:numPr>
          <w:ilvl w:val="0"/>
          <w:numId w:val="4"/>
        </w:numPr>
        <w:spacing w:after="0" w:line="379" w:lineRule="auto"/>
        <w:ind w:right="9" w:firstLine="480"/>
      </w:pPr>
      <w:r>
        <w:t>招募说明书：指《广发景和中短债债券型证券投资基金招募说明书》及其更新</w:t>
      </w:r>
      <w:r>
        <w:rPr>
          <w:rFonts w:ascii="Times New Roman" w:eastAsia="Times New Roman" w:hAnsi="Times New Roman" w:cs="Times New Roman"/>
        </w:rPr>
        <w:t xml:space="preserve"> </w:t>
      </w:r>
    </w:p>
    <w:p w14:paraId="2FF4C7CB" w14:textId="77777777" w:rsidR="00865249" w:rsidRDefault="00AD7DA4">
      <w:pPr>
        <w:numPr>
          <w:ilvl w:val="0"/>
          <w:numId w:val="4"/>
        </w:numPr>
        <w:spacing w:after="0" w:line="379" w:lineRule="auto"/>
        <w:ind w:right="9" w:firstLine="480"/>
      </w:pPr>
      <w:r>
        <w:t>基金份额发售公告：指《广发景和中短债债券型证券投资基金基金份额发售公告》</w:t>
      </w:r>
      <w:r>
        <w:rPr>
          <w:rFonts w:ascii="Times New Roman" w:eastAsia="Times New Roman" w:hAnsi="Times New Roman" w:cs="Times New Roman"/>
        </w:rPr>
        <w:t xml:space="preserve"> </w:t>
      </w:r>
    </w:p>
    <w:p w14:paraId="5CA192FB" w14:textId="77777777" w:rsidR="00865249" w:rsidRDefault="00AD7DA4">
      <w:pPr>
        <w:numPr>
          <w:ilvl w:val="0"/>
          <w:numId w:val="4"/>
        </w:numPr>
        <w:spacing w:after="0" w:line="379" w:lineRule="auto"/>
        <w:ind w:right="9"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D909807" w14:textId="77777777" w:rsidR="00865249" w:rsidRDefault="00AD7DA4">
      <w:pPr>
        <w:numPr>
          <w:ilvl w:val="0"/>
          <w:numId w:val="4"/>
        </w:numPr>
        <w:spacing w:after="5" w:line="376" w:lineRule="auto"/>
        <w:ind w:right="9"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w:t>
      </w:r>
      <w:r>
        <w:t>，经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F250D25" w14:textId="77777777" w:rsidR="00865249" w:rsidRDefault="00AD7DA4">
      <w:pPr>
        <w:numPr>
          <w:ilvl w:val="0"/>
          <w:numId w:val="4"/>
        </w:numPr>
        <w:spacing w:after="6" w:line="370" w:lineRule="auto"/>
        <w:ind w:right="9"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B764504" w14:textId="77777777" w:rsidR="00865249" w:rsidRDefault="00AD7DA4">
      <w:pPr>
        <w:numPr>
          <w:ilvl w:val="0"/>
          <w:numId w:val="4"/>
        </w:numPr>
        <w:ind w:right="9"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3429EF8" w14:textId="77777777" w:rsidR="00865249" w:rsidRDefault="00AD7DA4">
      <w:pPr>
        <w:spacing w:line="371" w:lineRule="auto"/>
        <w:ind w:left="-5" w:right="9"/>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DD954F4" w14:textId="77777777" w:rsidR="00865249" w:rsidRDefault="00AD7DA4">
      <w:pPr>
        <w:numPr>
          <w:ilvl w:val="0"/>
          <w:numId w:val="4"/>
        </w:numPr>
        <w:spacing w:after="0" w:line="382" w:lineRule="auto"/>
        <w:ind w:right="9"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59CEBB7" w14:textId="77777777" w:rsidR="00865249" w:rsidRDefault="00AD7DA4">
      <w:pPr>
        <w:numPr>
          <w:ilvl w:val="0"/>
          <w:numId w:val="4"/>
        </w:numPr>
        <w:spacing w:after="0" w:line="380" w:lineRule="auto"/>
        <w:ind w:right="9" w:firstLine="480"/>
      </w:pPr>
      <w:r>
        <w:t>《流动性风险管理规</w:t>
      </w:r>
      <w:r>
        <w:t>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00B7224" w14:textId="77777777" w:rsidR="00865249" w:rsidRDefault="00AD7DA4">
      <w:pPr>
        <w:numPr>
          <w:ilvl w:val="0"/>
          <w:numId w:val="4"/>
        </w:numPr>
        <w:ind w:right="9" w:firstLine="480"/>
      </w:pPr>
      <w:r>
        <w:t>中国证监会：指中国证券监督管理委员会</w:t>
      </w:r>
      <w:r>
        <w:rPr>
          <w:rFonts w:ascii="Times New Roman" w:eastAsia="Times New Roman" w:hAnsi="Times New Roman" w:cs="Times New Roman"/>
        </w:rPr>
        <w:t xml:space="preserve"> </w:t>
      </w:r>
    </w:p>
    <w:p w14:paraId="0226C4CB" w14:textId="77777777" w:rsidR="00865249" w:rsidRDefault="00AD7DA4">
      <w:pPr>
        <w:numPr>
          <w:ilvl w:val="0"/>
          <w:numId w:val="4"/>
        </w:numPr>
        <w:ind w:right="9"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4586103" w14:textId="77777777" w:rsidR="00865249" w:rsidRDefault="00AD7DA4">
      <w:pPr>
        <w:numPr>
          <w:ilvl w:val="0"/>
          <w:numId w:val="4"/>
        </w:numPr>
        <w:spacing w:after="2" w:line="379" w:lineRule="auto"/>
        <w:ind w:right="9"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D8E6B95" w14:textId="77777777" w:rsidR="00865249" w:rsidRDefault="00AD7DA4">
      <w:pPr>
        <w:numPr>
          <w:ilvl w:val="0"/>
          <w:numId w:val="4"/>
        </w:numPr>
        <w:spacing w:after="149"/>
        <w:ind w:right="9" w:firstLine="480"/>
      </w:pPr>
      <w:r>
        <w:t>个人投资者：指依据有关法律法规规定可投资于证券投资基金的自然人</w:t>
      </w:r>
      <w:r>
        <w:rPr>
          <w:rFonts w:ascii="Times New Roman" w:eastAsia="Times New Roman" w:hAnsi="Times New Roman" w:cs="Times New Roman"/>
        </w:rPr>
        <w:t xml:space="preserve"> </w:t>
      </w:r>
    </w:p>
    <w:p w14:paraId="0BC22C84" w14:textId="77777777" w:rsidR="00865249" w:rsidRDefault="00AD7DA4">
      <w:pPr>
        <w:numPr>
          <w:ilvl w:val="0"/>
          <w:numId w:val="4"/>
        </w:numPr>
        <w:spacing w:after="6" w:line="370" w:lineRule="auto"/>
        <w:ind w:right="9"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3328152" w14:textId="77777777" w:rsidR="00865249" w:rsidRDefault="00AD7DA4">
      <w:pPr>
        <w:numPr>
          <w:ilvl w:val="0"/>
          <w:numId w:val="4"/>
        </w:numPr>
        <w:spacing w:after="11" w:line="366" w:lineRule="auto"/>
        <w:ind w:right="9"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3397F790" w14:textId="77777777" w:rsidR="00865249" w:rsidRDefault="00AD7DA4">
      <w:pPr>
        <w:numPr>
          <w:ilvl w:val="0"/>
          <w:numId w:val="4"/>
        </w:numPr>
        <w:spacing w:after="0" w:line="379" w:lineRule="auto"/>
        <w:ind w:right="9" w:firstLine="480"/>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680121CE" w14:textId="77777777" w:rsidR="00865249" w:rsidRDefault="00AD7DA4">
      <w:pPr>
        <w:numPr>
          <w:ilvl w:val="0"/>
          <w:numId w:val="4"/>
        </w:numPr>
        <w:spacing w:after="0" w:line="378" w:lineRule="auto"/>
        <w:ind w:right="9" w:firstLine="480"/>
      </w:pPr>
      <w:r>
        <w:t>基金份额持有人：指依基金合同和招募说明书合法取得基金份额的投资人</w:t>
      </w:r>
      <w:r>
        <w:rPr>
          <w:rFonts w:ascii="Times New Roman" w:eastAsia="Times New Roman" w:hAnsi="Times New Roman" w:cs="Times New Roman"/>
        </w:rPr>
        <w:t xml:space="preserve"> </w:t>
      </w:r>
    </w:p>
    <w:p w14:paraId="0E7ADB84" w14:textId="77777777" w:rsidR="00865249" w:rsidRDefault="00AD7DA4">
      <w:pPr>
        <w:numPr>
          <w:ilvl w:val="0"/>
          <w:numId w:val="4"/>
        </w:numPr>
        <w:spacing w:after="0" w:line="379" w:lineRule="auto"/>
        <w:ind w:right="9" w:firstLine="480"/>
      </w:pPr>
      <w:r>
        <w:t>基金销售业务：指基金管理人或销售机构宣传推介基金，发售基金份额，办理基金份额的申购、赎回、转换、非交易过户、转托管</w:t>
      </w:r>
      <w:r>
        <w:t>及定期定额投资等业务</w:t>
      </w:r>
      <w:r>
        <w:rPr>
          <w:rFonts w:ascii="Times New Roman" w:eastAsia="Times New Roman" w:hAnsi="Times New Roman" w:cs="Times New Roman"/>
        </w:rPr>
        <w:t xml:space="preserve"> </w:t>
      </w:r>
    </w:p>
    <w:p w14:paraId="1A441E36" w14:textId="77777777" w:rsidR="00865249" w:rsidRDefault="00AD7DA4">
      <w:pPr>
        <w:numPr>
          <w:ilvl w:val="0"/>
          <w:numId w:val="4"/>
        </w:numPr>
        <w:spacing w:after="6" w:line="370" w:lineRule="auto"/>
        <w:ind w:right="9"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247CD7E" w14:textId="77777777" w:rsidR="00865249" w:rsidRDefault="00AD7DA4">
      <w:pPr>
        <w:numPr>
          <w:ilvl w:val="0"/>
          <w:numId w:val="4"/>
        </w:numPr>
        <w:spacing w:after="0" w:line="369" w:lineRule="auto"/>
        <w:ind w:right="9"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57A32660" w14:textId="77777777" w:rsidR="00865249" w:rsidRDefault="00AD7DA4">
      <w:pPr>
        <w:numPr>
          <w:ilvl w:val="0"/>
          <w:numId w:val="5"/>
        </w:numPr>
        <w:spacing w:after="0" w:line="379" w:lineRule="auto"/>
        <w:ind w:right="9"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9041548" w14:textId="77777777" w:rsidR="00865249" w:rsidRDefault="00AD7DA4">
      <w:pPr>
        <w:numPr>
          <w:ilvl w:val="0"/>
          <w:numId w:val="5"/>
        </w:numPr>
        <w:spacing w:after="6" w:line="369" w:lineRule="auto"/>
        <w:ind w:right="9"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1CB12DEB" w14:textId="77777777" w:rsidR="00865249" w:rsidRDefault="00AD7DA4">
      <w:pPr>
        <w:numPr>
          <w:ilvl w:val="0"/>
          <w:numId w:val="5"/>
        </w:numPr>
        <w:ind w:right="9" w:firstLine="480"/>
      </w:pPr>
      <w:r>
        <w:t>基金合同生效日：指基金募集达到法律法规规定及基金合同规定的条件，</w:t>
      </w:r>
    </w:p>
    <w:p w14:paraId="543B6424" w14:textId="77777777" w:rsidR="00865249" w:rsidRDefault="00AD7DA4">
      <w:pPr>
        <w:spacing w:after="10" w:line="365" w:lineRule="auto"/>
        <w:ind w:left="-5" w:right="9"/>
      </w:pPr>
      <w:r>
        <w:t>基金管理人向中国证监会办理基金备案手续完毕，并获得中国证监会书面确认的日期</w:t>
      </w:r>
      <w:r>
        <w:rPr>
          <w:rFonts w:ascii="Times New Roman" w:eastAsia="Times New Roman" w:hAnsi="Times New Roman" w:cs="Times New Roman"/>
        </w:rPr>
        <w:t xml:space="preserve"> </w:t>
      </w:r>
    </w:p>
    <w:p w14:paraId="057D95C5" w14:textId="77777777" w:rsidR="00865249" w:rsidRDefault="00AD7DA4">
      <w:pPr>
        <w:numPr>
          <w:ilvl w:val="0"/>
          <w:numId w:val="5"/>
        </w:numPr>
        <w:spacing w:after="0" w:line="379" w:lineRule="auto"/>
        <w:ind w:right="9"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3DE74E21" w14:textId="77777777" w:rsidR="00865249" w:rsidRDefault="00AD7DA4">
      <w:pPr>
        <w:numPr>
          <w:ilvl w:val="0"/>
          <w:numId w:val="5"/>
        </w:numPr>
        <w:spacing w:after="2" w:line="379" w:lineRule="auto"/>
        <w:ind w:right="9" w:firstLine="480"/>
      </w:pPr>
      <w:r>
        <w:t>基金募集期：指自基金份额发售之日起至发售结束之日止的期间，最长不得超过三个月</w:t>
      </w:r>
      <w:r>
        <w:rPr>
          <w:rFonts w:ascii="Times New Roman" w:eastAsia="Times New Roman" w:hAnsi="Times New Roman" w:cs="Times New Roman"/>
        </w:rPr>
        <w:t xml:space="preserve"> </w:t>
      </w:r>
    </w:p>
    <w:p w14:paraId="6DAD1E3A" w14:textId="77777777" w:rsidR="00865249" w:rsidRDefault="00AD7DA4">
      <w:pPr>
        <w:numPr>
          <w:ilvl w:val="0"/>
          <w:numId w:val="5"/>
        </w:numPr>
        <w:ind w:right="9" w:firstLine="480"/>
      </w:pPr>
      <w:r>
        <w:t>存续期：指基金合同生效至终止之间的不定期期限</w:t>
      </w:r>
      <w:r>
        <w:rPr>
          <w:rFonts w:ascii="Times New Roman" w:eastAsia="Times New Roman" w:hAnsi="Times New Roman" w:cs="Times New Roman"/>
        </w:rPr>
        <w:t xml:space="preserve"> </w:t>
      </w:r>
    </w:p>
    <w:p w14:paraId="256D99E6" w14:textId="77777777" w:rsidR="00865249" w:rsidRDefault="00AD7DA4">
      <w:pPr>
        <w:numPr>
          <w:ilvl w:val="0"/>
          <w:numId w:val="5"/>
        </w:numPr>
        <w:ind w:right="9" w:firstLine="480"/>
      </w:pPr>
      <w:r>
        <w:t>工作日：指上海证券交易所、深圳证券交易所的正常交易日</w:t>
      </w:r>
      <w:r>
        <w:rPr>
          <w:rFonts w:ascii="Times New Roman" w:eastAsia="Times New Roman" w:hAnsi="Times New Roman" w:cs="Times New Roman"/>
        </w:rPr>
        <w:t xml:space="preserve"> </w:t>
      </w:r>
    </w:p>
    <w:p w14:paraId="78B5C5B9" w14:textId="77777777" w:rsidR="00865249" w:rsidRDefault="00AD7DA4">
      <w:pPr>
        <w:spacing w:after="3" w:line="384" w:lineRule="auto"/>
        <w:ind w:left="-15" w:right="9"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06F3ABF" w14:textId="77777777" w:rsidR="00865249" w:rsidRDefault="00AD7DA4">
      <w:pPr>
        <w:numPr>
          <w:ilvl w:val="0"/>
          <w:numId w:val="6"/>
        </w:numPr>
        <w:ind w:right="9"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62DAAFE" w14:textId="77777777" w:rsidR="00865249" w:rsidRDefault="00AD7DA4">
      <w:pPr>
        <w:numPr>
          <w:ilvl w:val="0"/>
          <w:numId w:val="6"/>
        </w:numPr>
        <w:ind w:right="9" w:firstLine="480"/>
      </w:pPr>
      <w:r>
        <w:t>开放日：指为投资人办理基金份额申购、赎回或其他业务的工作日</w:t>
      </w:r>
      <w:r>
        <w:rPr>
          <w:rFonts w:ascii="Times New Roman" w:eastAsia="Times New Roman" w:hAnsi="Times New Roman" w:cs="Times New Roman"/>
        </w:rPr>
        <w:t xml:space="preserve"> </w:t>
      </w:r>
    </w:p>
    <w:p w14:paraId="5105CAFB" w14:textId="77777777" w:rsidR="00865249" w:rsidRDefault="00AD7DA4">
      <w:pPr>
        <w:numPr>
          <w:ilvl w:val="0"/>
          <w:numId w:val="6"/>
        </w:numPr>
        <w:ind w:right="9" w:firstLine="480"/>
      </w:pPr>
      <w:r>
        <w:t>开放</w:t>
      </w:r>
      <w:r>
        <w:t>时间：指开放日基金接受申购、赎回或其他交易的时间段</w:t>
      </w:r>
      <w:r>
        <w:rPr>
          <w:rFonts w:ascii="Times New Roman" w:eastAsia="Times New Roman" w:hAnsi="Times New Roman" w:cs="Times New Roman"/>
        </w:rPr>
        <w:t xml:space="preserve"> </w:t>
      </w:r>
    </w:p>
    <w:p w14:paraId="6648F0FF" w14:textId="77777777" w:rsidR="00865249" w:rsidRDefault="00AD7DA4">
      <w:pPr>
        <w:numPr>
          <w:ilvl w:val="0"/>
          <w:numId w:val="6"/>
        </w:numPr>
        <w:spacing w:after="6" w:line="369" w:lineRule="auto"/>
        <w:ind w:right="9"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7526378" w14:textId="77777777" w:rsidR="00865249" w:rsidRDefault="00AD7DA4">
      <w:pPr>
        <w:numPr>
          <w:ilvl w:val="0"/>
          <w:numId w:val="6"/>
        </w:numPr>
        <w:spacing w:after="0" w:line="379" w:lineRule="auto"/>
        <w:ind w:right="9"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EBEBD99" w14:textId="77777777" w:rsidR="00865249" w:rsidRDefault="00AD7DA4">
      <w:pPr>
        <w:numPr>
          <w:ilvl w:val="0"/>
          <w:numId w:val="6"/>
        </w:numPr>
        <w:spacing w:after="0" w:line="379" w:lineRule="auto"/>
        <w:ind w:right="9"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67C699B" w14:textId="77777777" w:rsidR="00865249" w:rsidRDefault="00AD7DA4">
      <w:pPr>
        <w:numPr>
          <w:ilvl w:val="0"/>
          <w:numId w:val="6"/>
        </w:numPr>
        <w:ind w:right="9"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6DEC1CAC" w14:textId="77777777" w:rsidR="00865249" w:rsidRDefault="00AD7DA4">
      <w:pPr>
        <w:numPr>
          <w:ilvl w:val="0"/>
          <w:numId w:val="6"/>
        </w:numPr>
        <w:spacing w:after="7" w:line="369" w:lineRule="auto"/>
        <w:ind w:right="9"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1614E9A0" w14:textId="77777777" w:rsidR="00865249" w:rsidRDefault="00AD7DA4">
      <w:pPr>
        <w:numPr>
          <w:ilvl w:val="0"/>
          <w:numId w:val="6"/>
        </w:numPr>
        <w:spacing w:after="0" w:line="379" w:lineRule="auto"/>
        <w:ind w:right="9"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B534B69" w14:textId="77777777" w:rsidR="00865249" w:rsidRDefault="00AD7DA4">
      <w:pPr>
        <w:numPr>
          <w:ilvl w:val="0"/>
          <w:numId w:val="6"/>
        </w:numPr>
        <w:spacing w:after="8" w:line="369" w:lineRule="auto"/>
        <w:ind w:right="9"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0580BC09" w14:textId="77777777" w:rsidR="00865249" w:rsidRDefault="00AD7DA4">
      <w:pPr>
        <w:numPr>
          <w:ilvl w:val="0"/>
          <w:numId w:val="6"/>
        </w:numPr>
        <w:spacing w:after="20" w:line="371" w:lineRule="auto"/>
        <w:ind w:right="9" w:firstLine="480"/>
      </w:pPr>
      <w:r>
        <w:t>巨额赎回：指本基金单个开放日，基金净赎回申请</w:t>
      </w:r>
      <w:r>
        <w:rPr>
          <w:rFonts w:ascii="Times New Roman" w:eastAsia="Times New Roman" w:hAnsi="Times New Roman" w:cs="Times New Roman"/>
        </w:rPr>
        <w:t>(</w:t>
      </w:r>
      <w:r>
        <w:t>赎回申请份额总数加上基金</w:t>
      </w:r>
      <w:r>
        <w:t>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6BA6449" w14:textId="77777777" w:rsidR="00865249" w:rsidRDefault="00AD7DA4">
      <w:pPr>
        <w:numPr>
          <w:ilvl w:val="0"/>
          <w:numId w:val="6"/>
        </w:numPr>
        <w:ind w:right="9" w:firstLine="480"/>
      </w:pPr>
      <w:r>
        <w:t>元：指人民币元</w:t>
      </w:r>
      <w:r>
        <w:rPr>
          <w:rFonts w:ascii="Times New Roman" w:eastAsia="Times New Roman" w:hAnsi="Times New Roman" w:cs="Times New Roman"/>
        </w:rPr>
        <w:t xml:space="preserve"> </w:t>
      </w:r>
    </w:p>
    <w:p w14:paraId="27A61525" w14:textId="77777777" w:rsidR="00865249" w:rsidRDefault="00AD7DA4">
      <w:pPr>
        <w:numPr>
          <w:ilvl w:val="0"/>
          <w:numId w:val="6"/>
        </w:numPr>
        <w:spacing w:after="0" w:line="379" w:lineRule="auto"/>
        <w:ind w:right="9"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985F101" w14:textId="77777777" w:rsidR="00865249" w:rsidRDefault="00AD7DA4">
      <w:pPr>
        <w:numPr>
          <w:ilvl w:val="0"/>
          <w:numId w:val="6"/>
        </w:numPr>
        <w:spacing w:after="2" w:line="379" w:lineRule="auto"/>
        <w:ind w:right="9"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127B6E8F" w14:textId="77777777" w:rsidR="00865249" w:rsidRDefault="00AD7DA4">
      <w:pPr>
        <w:numPr>
          <w:ilvl w:val="0"/>
          <w:numId w:val="6"/>
        </w:numPr>
        <w:ind w:right="9" w:firstLine="480"/>
      </w:pPr>
      <w:r>
        <w:t>基金资产净值：指基金资产总值减去基金负债后的价值</w:t>
      </w:r>
      <w:r>
        <w:rPr>
          <w:rFonts w:ascii="Times New Roman" w:eastAsia="Times New Roman" w:hAnsi="Times New Roman" w:cs="Times New Roman"/>
        </w:rPr>
        <w:t xml:space="preserve"> </w:t>
      </w:r>
    </w:p>
    <w:p w14:paraId="244D2A75" w14:textId="77777777" w:rsidR="00865249" w:rsidRDefault="00AD7DA4">
      <w:pPr>
        <w:numPr>
          <w:ilvl w:val="0"/>
          <w:numId w:val="6"/>
        </w:numPr>
        <w:ind w:right="9" w:firstLine="480"/>
      </w:pPr>
      <w:r>
        <w:t>基金份额净值：指计算日基金资产净值除以计算日基金份额总数</w:t>
      </w:r>
      <w:r>
        <w:rPr>
          <w:rFonts w:ascii="Times New Roman" w:eastAsia="Times New Roman" w:hAnsi="Times New Roman" w:cs="Times New Roman"/>
        </w:rPr>
        <w:t xml:space="preserve"> </w:t>
      </w:r>
    </w:p>
    <w:p w14:paraId="3F62A16C" w14:textId="77777777" w:rsidR="00865249" w:rsidRDefault="00AD7DA4">
      <w:pPr>
        <w:numPr>
          <w:ilvl w:val="0"/>
          <w:numId w:val="6"/>
        </w:numPr>
        <w:spacing w:after="0" w:line="379" w:lineRule="auto"/>
        <w:ind w:right="9"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5D77AAF" w14:textId="77777777" w:rsidR="00865249" w:rsidRDefault="00AD7DA4">
      <w:pPr>
        <w:numPr>
          <w:ilvl w:val="0"/>
          <w:numId w:val="6"/>
        </w:numPr>
        <w:spacing w:after="6" w:line="370" w:lineRule="auto"/>
        <w:ind w:right="9"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w:t>
      </w:r>
      <w:del w:id="25" w:author="FundLex" w:date="2026-10-22T00:12:15Z">
        <w:r>
          <w:delText/>
        </w:r>
      </w:del>
      <w:ins w:id="26" w:author="FundLex" w:date="2026-10-22T00:12:15Z">
        <w:r>
          <w:t>。投资者通过直销机构（含基金管理人及其销售子公司，下同）申购本基金A类、D类基金份额时，不收取认购/申购费用；通过直销机构申购的C类基金份额，不收取销售服务费。对于投资者通过直销机构之外的其他销售机构申购的C类基金份额且持续持有期限超过一年的，不再继续收取销售服务费。</w:t>
        </w:r>
      </w:ins>
      <w:r>
        <w:rPr>
          <w:rFonts w:ascii="Times New Roman" w:eastAsia="Times New Roman" w:hAnsi="Times New Roman" w:cs="Times New Roman"/>
        </w:rPr>
        <w:t xml:space="preserve"> </w:t>
      </w:r>
    </w:p>
    <w:p w14:paraId="768A6C3B" w14:textId="77777777" w:rsidR="00865249" w:rsidRDefault="00AD7DA4">
      <w:pPr>
        <w:numPr>
          <w:ilvl w:val="0"/>
          <w:numId w:val="6"/>
        </w:numPr>
        <w:spacing w:line="371" w:lineRule="auto"/>
        <w:ind w:right="9"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w:t>
      </w:r>
      <w:r>
        <w:t>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766F969" w14:textId="77777777" w:rsidR="00865249" w:rsidRDefault="00AD7DA4">
      <w:pPr>
        <w:numPr>
          <w:ilvl w:val="0"/>
          <w:numId w:val="6"/>
        </w:numPr>
        <w:spacing w:after="11" w:line="366" w:lineRule="auto"/>
        <w:ind w:right="9"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47B133B" w14:textId="77777777" w:rsidR="00865249" w:rsidRDefault="00AD7DA4">
      <w:pPr>
        <w:numPr>
          <w:ilvl w:val="0"/>
          <w:numId w:val="6"/>
        </w:numPr>
        <w:spacing w:after="7" w:line="369" w:lineRule="auto"/>
        <w:ind w:right="9"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009D68FF" w14:textId="77777777" w:rsidR="00865249" w:rsidRDefault="00AD7DA4">
      <w:pPr>
        <w:numPr>
          <w:ilvl w:val="0"/>
          <w:numId w:val="6"/>
        </w:numPr>
        <w:spacing w:after="149"/>
        <w:ind w:right="9" w:firstLine="480"/>
      </w:pPr>
      <w:r>
        <w:t>侧袋机制：指将基金投资组合中的特定资产从原有账户分离至一个专门</w:t>
      </w:r>
    </w:p>
    <w:p w14:paraId="31D1B8B5" w14:textId="77777777" w:rsidR="00865249" w:rsidRDefault="00AD7DA4">
      <w:pPr>
        <w:spacing w:after="15" w:line="362" w:lineRule="auto"/>
        <w:ind w:left="-5" w:right="9"/>
      </w:pPr>
      <w:r>
        <w:t>账户进行处置清算，目的在于有效隔离并化解风险，</w:t>
      </w:r>
      <w:r>
        <w:t>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5A7C8D4" w14:textId="77777777" w:rsidR="00865249" w:rsidRDefault="00AD7DA4">
      <w:pPr>
        <w:numPr>
          <w:ilvl w:val="0"/>
          <w:numId w:val="6"/>
        </w:numPr>
        <w:spacing w:after="10" w:line="366" w:lineRule="auto"/>
        <w:ind w:right="9"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20D04087" w14:textId="77777777" w:rsidR="00865249" w:rsidRDefault="00AD7DA4">
      <w:pPr>
        <w:numPr>
          <w:ilvl w:val="0"/>
          <w:numId w:val="6"/>
        </w:numPr>
        <w:spacing w:after="0" w:line="379" w:lineRule="auto"/>
        <w:ind w:right="9" w:firstLine="480"/>
      </w:pPr>
      <w:r>
        <w:t>不可抗力：指本基金合同当事人不能预见、不能避免且不能克服的客观事件</w:t>
      </w:r>
      <w:r>
        <w:rPr>
          <w:rFonts w:ascii="Times New Roman" w:eastAsia="Times New Roman" w:hAnsi="Times New Roman" w:cs="Times New Roman"/>
        </w:rPr>
        <w:t xml:space="preserve"> </w:t>
      </w:r>
    </w:p>
    <w:p w14:paraId="70482C31" w14:textId="77777777" w:rsidR="00865249" w:rsidRDefault="00AD7DA4">
      <w:pPr>
        <w:numPr>
          <w:ilvl w:val="0"/>
          <w:numId w:val="6"/>
        </w:numPr>
        <w:spacing w:after="0" w:line="379" w:lineRule="auto"/>
        <w:ind w:right="9" w:firstLine="480"/>
      </w:pPr>
      <w:r>
        <w:t>基金产品资料概要：指《广发景和中短债债券型证券投资基金基金产品资料概要》及其更新</w:t>
      </w:r>
      <w:r>
        <w:rPr>
          <w:rFonts w:ascii="Times New Roman" w:eastAsia="Times New Roman" w:hAnsi="Times New Roman" w:cs="Times New Roman"/>
        </w:rPr>
        <w:t xml:space="preserve"> </w:t>
      </w:r>
    </w:p>
    <w:p w14:paraId="1BD45A00" w14:textId="77777777" w:rsidR="00865249" w:rsidRDefault="00AD7DA4">
      <w:pPr>
        <w:spacing w:after="0"/>
        <w:ind w:left="480" w:firstLine="0"/>
      </w:pPr>
      <w:r>
        <w:rPr>
          <w:rFonts w:ascii="Times New Roman" w:eastAsia="Times New Roman" w:hAnsi="Times New Roman" w:cs="Times New Roman"/>
        </w:rPr>
        <w:t xml:space="preserve"> </w:t>
      </w:r>
    </w:p>
    <w:p w14:paraId="3C8D71C4" w14:textId="77777777" w:rsidR="00865249" w:rsidRDefault="00AD7DA4">
      <w:pPr>
        <w:pStyle w:val="1"/>
        <w:ind w:right="244"/>
      </w:pPr>
      <w:bookmarkStart w:id="2" w:name="_Toc6459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95235C9" w14:textId="77777777" w:rsidR="00865249" w:rsidRDefault="00AD7DA4">
      <w:pPr>
        <w:spacing w:after="98"/>
        <w:ind w:left="540" w:firstLine="0"/>
      </w:pPr>
      <w:r>
        <w:rPr>
          <w:rFonts w:ascii="Times New Roman" w:eastAsia="Times New Roman" w:hAnsi="Times New Roman" w:cs="Times New Roman"/>
        </w:rPr>
        <w:t xml:space="preserve"> </w:t>
      </w:r>
    </w:p>
    <w:p w14:paraId="01E621BC" w14:textId="77777777" w:rsidR="00865249" w:rsidRDefault="00AD7DA4">
      <w:pPr>
        <w:numPr>
          <w:ilvl w:val="0"/>
          <w:numId w:val="7"/>
        </w:numPr>
        <w:ind w:right="9" w:hanging="480"/>
      </w:pPr>
      <w:r>
        <w:t>基金名称</w:t>
      </w:r>
      <w:r>
        <w:rPr>
          <w:rFonts w:ascii="Times New Roman" w:eastAsia="Times New Roman" w:hAnsi="Times New Roman" w:cs="Times New Roman"/>
        </w:rPr>
        <w:t xml:space="preserve"> </w:t>
      </w:r>
    </w:p>
    <w:p w14:paraId="74A8E83C" w14:textId="77777777" w:rsidR="00865249" w:rsidRDefault="00AD7DA4">
      <w:pPr>
        <w:spacing w:after="122"/>
        <w:ind w:right="9"/>
      </w:pPr>
      <w:r>
        <w:t>广发景和中短债债券型证券投资基金</w:t>
      </w:r>
      <w:r>
        <w:rPr>
          <w:rFonts w:ascii="Times New Roman" w:eastAsia="Times New Roman" w:hAnsi="Times New Roman" w:cs="Times New Roman"/>
        </w:rPr>
        <w:t xml:space="preserve"> </w:t>
      </w:r>
    </w:p>
    <w:p w14:paraId="0EE235D2" w14:textId="77777777" w:rsidR="00865249" w:rsidRDefault="00AD7DA4">
      <w:pPr>
        <w:spacing w:after="146"/>
        <w:ind w:left="480" w:firstLine="0"/>
      </w:pPr>
      <w:r>
        <w:rPr>
          <w:rFonts w:ascii="Times New Roman" w:eastAsia="Times New Roman" w:hAnsi="Times New Roman" w:cs="Times New Roman"/>
        </w:rPr>
        <w:t xml:space="preserve"> </w:t>
      </w:r>
    </w:p>
    <w:p w14:paraId="1737729D" w14:textId="77777777" w:rsidR="00865249" w:rsidRDefault="00AD7DA4">
      <w:pPr>
        <w:numPr>
          <w:ilvl w:val="0"/>
          <w:numId w:val="7"/>
        </w:numPr>
        <w:ind w:right="9" w:hanging="480"/>
      </w:pPr>
      <w:r>
        <w:t>基金的类别</w:t>
      </w:r>
      <w:r>
        <w:rPr>
          <w:rFonts w:ascii="Times New Roman" w:eastAsia="Times New Roman" w:hAnsi="Times New Roman" w:cs="Times New Roman"/>
        </w:rPr>
        <w:t xml:space="preserve"> </w:t>
      </w:r>
    </w:p>
    <w:p w14:paraId="4534A2CA" w14:textId="77777777" w:rsidR="00865249" w:rsidRDefault="00AD7DA4">
      <w:pPr>
        <w:spacing w:after="124"/>
        <w:ind w:right="9"/>
      </w:pPr>
      <w:r>
        <w:t>债券型证券投资基金</w:t>
      </w:r>
      <w:r>
        <w:rPr>
          <w:rFonts w:ascii="Times New Roman" w:eastAsia="Times New Roman" w:hAnsi="Times New Roman" w:cs="Times New Roman"/>
        </w:rPr>
        <w:t xml:space="preserve"> </w:t>
      </w:r>
    </w:p>
    <w:p w14:paraId="0F55EA3D" w14:textId="77777777" w:rsidR="00865249" w:rsidRDefault="00AD7DA4">
      <w:pPr>
        <w:spacing w:after="144"/>
        <w:ind w:left="199" w:firstLine="0"/>
      </w:pPr>
      <w:r>
        <w:rPr>
          <w:rFonts w:ascii="Times New Roman" w:eastAsia="Times New Roman" w:hAnsi="Times New Roman" w:cs="Times New Roman"/>
        </w:rPr>
        <w:t xml:space="preserve"> </w:t>
      </w:r>
    </w:p>
    <w:p w14:paraId="6E07EB3E" w14:textId="77777777" w:rsidR="00865249" w:rsidRDefault="00AD7DA4">
      <w:pPr>
        <w:numPr>
          <w:ilvl w:val="0"/>
          <w:numId w:val="7"/>
        </w:numPr>
        <w:spacing w:after="0" w:line="379" w:lineRule="auto"/>
        <w:ind w:right="9" w:hanging="480"/>
      </w:pPr>
      <w:r>
        <w:t>基金的运作方式契约型开放式</w:t>
      </w:r>
      <w:r>
        <w:rPr>
          <w:rFonts w:ascii="Times New Roman" w:eastAsia="Times New Roman" w:hAnsi="Times New Roman" w:cs="Times New Roman"/>
        </w:rPr>
        <w:t xml:space="preserve"> </w:t>
      </w:r>
    </w:p>
    <w:p w14:paraId="40D8957F" w14:textId="77777777" w:rsidR="00865249" w:rsidRDefault="00AD7DA4">
      <w:pPr>
        <w:spacing w:after="146"/>
        <w:ind w:left="199" w:firstLine="0"/>
      </w:pPr>
      <w:r>
        <w:rPr>
          <w:rFonts w:ascii="Times New Roman" w:eastAsia="Times New Roman" w:hAnsi="Times New Roman" w:cs="Times New Roman"/>
        </w:rPr>
        <w:t xml:space="preserve"> </w:t>
      </w:r>
    </w:p>
    <w:p w14:paraId="4FEBF93C" w14:textId="77777777" w:rsidR="00865249" w:rsidRDefault="00AD7DA4">
      <w:pPr>
        <w:numPr>
          <w:ilvl w:val="0"/>
          <w:numId w:val="7"/>
        </w:numPr>
        <w:ind w:right="9" w:hanging="480"/>
      </w:pPr>
      <w:r>
        <w:t>基金的投资目标</w:t>
      </w:r>
      <w:r>
        <w:rPr>
          <w:rFonts w:ascii="Times New Roman" w:eastAsia="Times New Roman" w:hAnsi="Times New Roman" w:cs="Times New Roman"/>
        </w:rPr>
        <w:t xml:space="preserve"> </w:t>
      </w:r>
    </w:p>
    <w:p w14:paraId="2AC5534E" w14:textId="77777777" w:rsidR="00865249" w:rsidRDefault="00AD7DA4">
      <w:pPr>
        <w:ind w:right="9"/>
      </w:pPr>
      <w:r>
        <w:t>在严格控制风险和保持资产流动性的基础上，力求获得超越业绩比较基准的</w:t>
      </w:r>
    </w:p>
    <w:p w14:paraId="6F19AF60" w14:textId="77777777" w:rsidR="00865249" w:rsidRDefault="00AD7DA4">
      <w:pPr>
        <w:spacing w:after="122"/>
        <w:ind w:left="-5" w:right="9"/>
      </w:pPr>
      <w:r>
        <w:t>投资回报，追求基金资产的长期稳健增值。</w:t>
      </w:r>
      <w:r>
        <w:rPr>
          <w:rFonts w:ascii="Times New Roman" w:eastAsia="Times New Roman" w:hAnsi="Times New Roman" w:cs="Times New Roman"/>
        </w:rPr>
        <w:t xml:space="preserve"> </w:t>
      </w:r>
    </w:p>
    <w:p w14:paraId="4769E020" w14:textId="77777777" w:rsidR="00865249" w:rsidRDefault="00AD7DA4">
      <w:pPr>
        <w:spacing w:after="146"/>
        <w:ind w:left="199" w:firstLine="0"/>
      </w:pPr>
      <w:r>
        <w:rPr>
          <w:rFonts w:ascii="Times New Roman" w:eastAsia="Times New Roman" w:hAnsi="Times New Roman" w:cs="Times New Roman"/>
        </w:rPr>
        <w:t xml:space="preserve"> </w:t>
      </w:r>
    </w:p>
    <w:p w14:paraId="43C7F4FB" w14:textId="77777777" w:rsidR="00865249" w:rsidRDefault="00AD7DA4">
      <w:pPr>
        <w:numPr>
          <w:ilvl w:val="0"/>
          <w:numId w:val="7"/>
        </w:numPr>
        <w:ind w:right="9" w:hanging="480"/>
      </w:pPr>
      <w:r>
        <w:t>基金的最低募集份额总额</w:t>
      </w:r>
      <w:r>
        <w:rPr>
          <w:rFonts w:ascii="Times New Roman" w:eastAsia="Times New Roman" w:hAnsi="Times New Roman" w:cs="Times New Roman"/>
        </w:rPr>
        <w:t xml:space="preserve"> </w:t>
      </w:r>
    </w:p>
    <w:p w14:paraId="690E145A" w14:textId="77777777" w:rsidR="00865249" w:rsidRDefault="00AD7DA4">
      <w:pPr>
        <w:spacing w:after="131"/>
        <w:ind w:right="9"/>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C2FB25C" w14:textId="77777777" w:rsidR="00865249" w:rsidRDefault="00AD7DA4">
      <w:pPr>
        <w:spacing w:after="144"/>
        <w:ind w:left="480" w:firstLine="0"/>
      </w:pPr>
      <w:r>
        <w:rPr>
          <w:rFonts w:ascii="Times New Roman" w:eastAsia="Times New Roman" w:hAnsi="Times New Roman" w:cs="Times New Roman"/>
        </w:rPr>
        <w:t xml:space="preserve"> </w:t>
      </w:r>
    </w:p>
    <w:p w14:paraId="2CDA6251" w14:textId="77777777" w:rsidR="00865249" w:rsidRDefault="00AD7DA4">
      <w:pPr>
        <w:numPr>
          <w:ilvl w:val="0"/>
          <w:numId w:val="7"/>
        </w:numPr>
        <w:ind w:right="9" w:hanging="480"/>
      </w:pPr>
      <w:r>
        <w:t>基金份额面值和认购费用</w:t>
      </w:r>
      <w:r>
        <w:rPr>
          <w:rFonts w:ascii="Times New Roman" w:eastAsia="Times New Roman" w:hAnsi="Times New Roman" w:cs="Times New Roman"/>
        </w:rPr>
        <w:t xml:space="preserve"> </w:t>
      </w:r>
    </w:p>
    <w:p w14:paraId="50FA90AC" w14:textId="77777777" w:rsidR="00865249" w:rsidRDefault="00AD7DA4">
      <w:pPr>
        <w:ind w:right="9"/>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78CE8C2" w14:textId="77777777" w:rsidR="00865249" w:rsidRDefault="00AD7DA4">
      <w:pPr>
        <w:spacing w:after="125"/>
        <w:ind w:right="9"/>
      </w:pPr>
      <w:r>
        <w:t>本基金具体认购费率按招募说明书的规定执行。</w:t>
      </w:r>
      <w:r>
        <w:rPr>
          <w:rFonts w:ascii="Times New Roman" w:eastAsia="Times New Roman" w:hAnsi="Times New Roman" w:cs="Times New Roman"/>
        </w:rPr>
        <w:t xml:space="preserve"> </w:t>
      </w:r>
    </w:p>
    <w:p w14:paraId="33CA1EE3" w14:textId="77777777" w:rsidR="00865249" w:rsidRDefault="00AD7DA4">
      <w:pPr>
        <w:spacing w:after="144"/>
        <w:ind w:left="480" w:firstLine="0"/>
      </w:pPr>
      <w:r>
        <w:rPr>
          <w:rFonts w:ascii="Times New Roman" w:eastAsia="Times New Roman" w:hAnsi="Times New Roman" w:cs="Times New Roman"/>
        </w:rPr>
        <w:t xml:space="preserve"> </w:t>
      </w:r>
    </w:p>
    <w:p w14:paraId="6C0FBE15" w14:textId="77777777" w:rsidR="00865249" w:rsidRDefault="00AD7DA4">
      <w:pPr>
        <w:numPr>
          <w:ilvl w:val="0"/>
          <w:numId w:val="7"/>
        </w:numPr>
        <w:ind w:right="9" w:hanging="480"/>
      </w:pPr>
      <w:r>
        <w:t>基金存续期限</w:t>
      </w:r>
      <w:r>
        <w:rPr>
          <w:rFonts w:ascii="Times New Roman" w:eastAsia="Times New Roman" w:hAnsi="Times New Roman" w:cs="Times New Roman"/>
        </w:rPr>
        <w:t xml:space="preserve"> </w:t>
      </w:r>
    </w:p>
    <w:p w14:paraId="32FC20BE" w14:textId="77777777" w:rsidR="00865249" w:rsidRDefault="00AD7DA4">
      <w:pPr>
        <w:spacing w:after="121"/>
        <w:ind w:right="9"/>
      </w:pPr>
      <w:r>
        <w:t>不定期</w:t>
      </w:r>
      <w:r>
        <w:rPr>
          <w:rFonts w:ascii="Times New Roman" w:eastAsia="Times New Roman" w:hAnsi="Times New Roman" w:cs="Times New Roman"/>
        </w:rPr>
        <w:t xml:space="preserve"> </w:t>
      </w:r>
    </w:p>
    <w:p w14:paraId="0D80EF45" w14:textId="77777777" w:rsidR="00865249" w:rsidRDefault="00AD7DA4">
      <w:pPr>
        <w:spacing w:after="146"/>
        <w:ind w:left="480" w:firstLine="0"/>
      </w:pPr>
      <w:r>
        <w:rPr>
          <w:rFonts w:ascii="Times New Roman" w:eastAsia="Times New Roman" w:hAnsi="Times New Roman" w:cs="Times New Roman"/>
        </w:rPr>
        <w:t xml:space="preserve"> </w:t>
      </w:r>
    </w:p>
    <w:p w14:paraId="2667E02B" w14:textId="77777777" w:rsidR="00865249" w:rsidRDefault="00AD7DA4">
      <w:pPr>
        <w:numPr>
          <w:ilvl w:val="0"/>
          <w:numId w:val="7"/>
        </w:numPr>
        <w:spacing w:after="228"/>
        <w:ind w:right="9" w:hanging="480"/>
      </w:pPr>
      <w:r>
        <w:t>基金份额的类别</w:t>
      </w:r>
      <w:r>
        <w:rPr>
          <w:rFonts w:ascii="Times New Roman" w:eastAsia="Times New Roman" w:hAnsi="Times New Roman" w:cs="Times New Roman"/>
        </w:rPr>
        <w:t xml:space="preserve"> </w:t>
      </w:r>
    </w:p>
    <w:p w14:paraId="7A0F8AA3" w14:textId="77777777" w:rsidR="00865249" w:rsidRDefault="00AD7DA4">
      <w:pPr>
        <w:spacing w:after="158" w:line="370" w:lineRule="auto"/>
        <w:ind w:left="-15" w:right="229" w:firstLine="470"/>
        <w:jc w:val="both"/>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类基金份额分别设置基金代码。</w:t>
      </w:r>
      <w:del w:id="5" w:author="FundLex" w:date="2026-10-22T00:12:15Z">
        <w:r>
          <w:delText/>
        </w:r>
      </w:del>
      <w:ins w:id="6" w:author="FundLex" w:date="2026-10-22T00:12:15Z">
        <w:r>
          <w:t>投资者通过直销机构（含基金管理人及其销售子公司，下同）申购本基金A类、D类基金份额时，不收取认购/申购费用；通过直销机构申购的C类基金份额，不收取销售服务费。对于投资者通过直销机构之外的其他销售机构申购的C类基金份额且持续持有期限超过一年的，不再继续收取销售服务费。</w:t>
        </w:r>
      </w:ins>
      <w:r>
        <w:t>各类基金份额将分别计算基金份额净值。计算公式为：</w:t>
      </w:r>
      <w:r>
        <w:rPr>
          <w:rFonts w:ascii="Times New Roman" w:eastAsia="Times New Roman" w:hAnsi="Times New Roman" w:cs="Times New Roman"/>
        </w:rPr>
        <w:t xml:space="preserve"> </w:t>
      </w:r>
    </w:p>
    <w:p w14:paraId="4146982F" w14:textId="77777777" w:rsidR="00865249" w:rsidRDefault="00AD7DA4">
      <w:pPr>
        <w:spacing w:after="0" w:line="379" w:lineRule="auto"/>
        <w:ind w:left="-15" w:right="9"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4C491E69" w14:textId="77777777" w:rsidR="00865249" w:rsidRDefault="00AD7DA4">
      <w:pPr>
        <w:spacing w:after="69"/>
        <w:ind w:right="9"/>
      </w:pPr>
      <w:r>
        <w:t>投资者在申购基金份额时可自行选择基金份额类别。</w:t>
      </w:r>
      <w:r>
        <w:rPr>
          <w:rFonts w:ascii="Times New Roman" w:eastAsia="Times New Roman" w:hAnsi="Times New Roman" w:cs="Times New Roman"/>
        </w:rPr>
        <w:t xml:space="preserve"> </w:t>
      </w:r>
    </w:p>
    <w:p w14:paraId="2C208C18" w14:textId="77777777" w:rsidR="00865249" w:rsidRDefault="00AD7DA4">
      <w:pPr>
        <w:spacing w:line="360" w:lineRule="auto"/>
        <w:ind w:left="-15" w:right="9" w:firstLine="480"/>
      </w:pPr>
      <w:r>
        <w:t>有关基金份额类别的具体设置等由</w:t>
      </w:r>
      <w:r>
        <w:t>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w:t>
      </w:r>
      <w:del w:id="7" w:author="FundLex" w:date="2026-10-22T00:12:15Z">
        <w:r>
          <w:delText>调低赎回费率</w:delText>
        </w:r>
      </w:del>
      <w:ins w:id="8" w:author="FundLex" w:date="2026-10-22T00:12:15Z">
        <w:r>
          <w:t>调低销售服务费率</w:t>
        </w:r>
      </w:ins>
      <w:r>
        <w:t>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77AB4869" w14:textId="77777777" w:rsidR="00865249" w:rsidRDefault="00AD7DA4">
      <w:pPr>
        <w:pStyle w:val="1"/>
        <w:ind w:right="244"/>
      </w:pPr>
      <w:bookmarkStart w:id="3" w:name="_Toc6459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105E03B" w14:textId="77777777" w:rsidR="00865249" w:rsidRDefault="00AD7DA4">
      <w:pPr>
        <w:spacing w:after="223"/>
        <w:ind w:left="420" w:firstLine="0"/>
      </w:pPr>
      <w:r>
        <w:rPr>
          <w:rFonts w:ascii="Times New Roman" w:eastAsia="Times New Roman" w:hAnsi="Times New Roman" w:cs="Times New Roman"/>
          <w:sz w:val="21"/>
        </w:rPr>
        <w:t xml:space="preserve"> </w:t>
      </w:r>
    </w:p>
    <w:p w14:paraId="5977E31E" w14:textId="77777777" w:rsidR="00865249" w:rsidRDefault="00AD7DA4">
      <w:pPr>
        <w:ind w:right="9"/>
      </w:pPr>
      <w:r>
        <w:t>一、基金份额的发售时间、发售方式、发售对象</w:t>
      </w:r>
      <w:r>
        <w:rPr>
          <w:rFonts w:ascii="Times New Roman" w:eastAsia="Times New Roman" w:hAnsi="Times New Roman" w:cs="Times New Roman"/>
        </w:rPr>
        <w:t xml:space="preserve"> </w:t>
      </w:r>
    </w:p>
    <w:p w14:paraId="6750CBC4" w14:textId="77777777" w:rsidR="00865249" w:rsidRDefault="00AD7DA4">
      <w:pPr>
        <w:numPr>
          <w:ilvl w:val="0"/>
          <w:numId w:val="8"/>
        </w:numPr>
        <w:ind w:right="9" w:hanging="360"/>
      </w:pPr>
      <w:r>
        <w:t>发售时间</w:t>
      </w:r>
      <w:r>
        <w:rPr>
          <w:rFonts w:ascii="Times New Roman" w:eastAsia="Times New Roman" w:hAnsi="Times New Roman" w:cs="Times New Roman"/>
        </w:rPr>
        <w:t xml:space="preserve"> </w:t>
      </w:r>
    </w:p>
    <w:p w14:paraId="21A609A7" w14:textId="77777777" w:rsidR="00865249" w:rsidRDefault="00AD7DA4">
      <w:pPr>
        <w:spacing w:after="21" w:line="361" w:lineRule="auto"/>
        <w:ind w:left="-15" w:right="9" w:firstLine="480"/>
      </w:pPr>
      <w:r>
        <w:t>自基金份额发售之日起最长不得超过三个月，具体发售时间见基金份额发售公告。</w:t>
      </w:r>
      <w:r>
        <w:rPr>
          <w:rFonts w:ascii="Times New Roman" w:eastAsia="Times New Roman" w:hAnsi="Times New Roman" w:cs="Times New Roman"/>
          <w:sz w:val="21"/>
        </w:rPr>
        <w:t xml:space="preserve"> </w:t>
      </w:r>
    </w:p>
    <w:p w14:paraId="79CD1146" w14:textId="77777777" w:rsidR="00865249" w:rsidRDefault="00AD7DA4">
      <w:pPr>
        <w:numPr>
          <w:ilvl w:val="0"/>
          <w:numId w:val="8"/>
        </w:numPr>
        <w:ind w:right="9" w:hanging="360"/>
      </w:pPr>
      <w:r>
        <w:t>发售方式</w:t>
      </w:r>
      <w:r>
        <w:rPr>
          <w:rFonts w:ascii="Times New Roman" w:eastAsia="Times New Roman" w:hAnsi="Times New Roman" w:cs="Times New Roman"/>
        </w:rPr>
        <w:t xml:space="preserve"> </w:t>
      </w:r>
    </w:p>
    <w:p w14:paraId="4B1CA0D1" w14:textId="77777777" w:rsidR="00865249" w:rsidRDefault="00AD7DA4">
      <w:pPr>
        <w:spacing w:after="10" w:line="366" w:lineRule="auto"/>
        <w:ind w:left="-15" w:right="9"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24524B78" w14:textId="77777777" w:rsidR="00865249" w:rsidRDefault="00AD7DA4">
      <w:pPr>
        <w:spacing w:after="10" w:line="365" w:lineRule="auto"/>
        <w:ind w:left="-15" w:right="9"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425F065" w14:textId="77777777" w:rsidR="00865249" w:rsidRDefault="00AD7DA4">
      <w:pPr>
        <w:spacing w:after="21" w:line="365" w:lineRule="auto"/>
        <w:ind w:left="-15" w:right="9" w:firstLine="480"/>
      </w:pPr>
      <w:r>
        <w:t>基金销售机构认购申请的受理并不代表该申请一定生效，而仅代表销售机构确实接收到认购申请。认购的确认以注册登记机构的确认结果为准。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3E841634" w14:textId="77777777" w:rsidR="00865249" w:rsidRDefault="00AD7DA4">
      <w:pPr>
        <w:numPr>
          <w:ilvl w:val="0"/>
          <w:numId w:val="8"/>
        </w:numPr>
        <w:ind w:right="9" w:hanging="360"/>
      </w:pPr>
      <w:r>
        <w:t>发售对象</w:t>
      </w:r>
      <w:r>
        <w:rPr>
          <w:rFonts w:ascii="Times New Roman" w:eastAsia="Times New Roman" w:hAnsi="Times New Roman" w:cs="Times New Roman"/>
        </w:rPr>
        <w:t xml:space="preserve"> </w:t>
      </w:r>
    </w:p>
    <w:p w14:paraId="6C54959D" w14:textId="77777777" w:rsidR="00865249" w:rsidRDefault="00AD7DA4">
      <w:pPr>
        <w:ind w:right="9"/>
      </w:pPr>
      <w:r>
        <w:t>符合法律法规规定的可投资于证券投资基</w:t>
      </w:r>
      <w:r>
        <w:t>金的个人投资者、机构投资者和合</w:t>
      </w:r>
    </w:p>
    <w:p w14:paraId="03FCA83E" w14:textId="77777777" w:rsidR="00865249" w:rsidRDefault="00AD7DA4">
      <w:pPr>
        <w:ind w:left="-5" w:right="9"/>
      </w:pPr>
      <w:r>
        <w:t>格境外投资者以及法律法规或中国证监会允许购买证券投资基金的其他投资人。</w:t>
      </w:r>
      <w:r>
        <w:rPr>
          <w:rFonts w:ascii="Times New Roman" w:eastAsia="Times New Roman" w:hAnsi="Times New Roman" w:cs="Times New Roman"/>
        </w:rPr>
        <w:t xml:space="preserve"> </w:t>
      </w:r>
    </w:p>
    <w:p w14:paraId="0ECEFDE9" w14:textId="77777777" w:rsidR="00865249" w:rsidRDefault="00AD7DA4">
      <w:pPr>
        <w:ind w:right="9"/>
      </w:pPr>
      <w:r>
        <w:t>二、基金份额的认购</w:t>
      </w:r>
      <w:r>
        <w:rPr>
          <w:rFonts w:ascii="Times New Roman" w:eastAsia="Times New Roman" w:hAnsi="Times New Roman" w:cs="Times New Roman"/>
        </w:rPr>
        <w:t xml:space="preserve"> </w:t>
      </w:r>
    </w:p>
    <w:p w14:paraId="35EF8DA4" w14:textId="77777777" w:rsidR="00865249" w:rsidRDefault="00AD7DA4">
      <w:pPr>
        <w:numPr>
          <w:ilvl w:val="0"/>
          <w:numId w:val="9"/>
        </w:numPr>
        <w:ind w:right="9" w:hanging="360"/>
      </w:pPr>
      <w:r>
        <w:t>认购费用</w:t>
      </w:r>
      <w:r>
        <w:rPr>
          <w:rFonts w:ascii="Times New Roman" w:eastAsia="Times New Roman" w:hAnsi="Times New Roman" w:cs="Times New Roman"/>
        </w:rPr>
        <w:t xml:space="preserve"> </w:t>
      </w:r>
    </w:p>
    <w:p w14:paraId="421996AF" w14:textId="77777777" w:rsidR="00865249" w:rsidRDefault="00AD7DA4">
      <w:pPr>
        <w:spacing w:after="1" w:line="385" w:lineRule="auto"/>
        <w:ind w:left="-15" w:right="9" w:firstLine="480"/>
      </w:pPr>
      <w:r>
        <w:t>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6AB683B3" w14:textId="77777777" w:rsidR="00865249" w:rsidRDefault="00AD7DA4">
      <w:pPr>
        <w:numPr>
          <w:ilvl w:val="0"/>
          <w:numId w:val="9"/>
        </w:numPr>
        <w:ind w:right="9" w:hanging="360"/>
      </w:pPr>
      <w:r>
        <w:t>募集期利息的处理方式</w:t>
      </w:r>
      <w:r>
        <w:rPr>
          <w:rFonts w:ascii="Times New Roman" w:eastAsia="Times New Roman" w:hAnsi="Times New Roman" w:cs="Times New Roman"/>
        </w:rPr>
        <w:t xml:space="preserve"> </w:t>
      </w:r>
    </w:p>
    <w:p w14:paraId="76E758D8" w14:textId="77777777" w:rsidR="00865249" w:rsidRDefault="00AD7DA4">
      <w:pPr>
        <w:spacing w:after="20" w:line="365" w:lineRule="auto"/>
        <w:ind w:left="-15" w:right="9"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448491C" w14:textId="77777777" w:rsidR="00865249" w:rsidRDefault="00AD7DA4">
      <w:pPr>
        <w:numPr>
          <w:ilvl w:val="0"/>
          <w:numId w:val="9"/>
        </w:numPr>
        <w:ind w:right="9" w:hanging="360"/>
      </w:pPr>
      <w:r>
        <w:t>基金认购份额的计算</w:t>
      </w:r>
      <w:r>
        <w:rPr>
          <w:rFonts w:ascii="Times New Roman" w:eastAsia="Times New Roman" w:hAnsi="Times New Roman" w:cs="Times New Roman"/>
        </w:rPr>
        <w:t xml:space="preserve"> </w:t>
      </w:r>
    </w:p>
    <w:p w14:paraId="04298DB8" w14:textId="77777777" w:rsidR="00865249" w:rsidRDefault="00AD7DA4">
      <w:pPr>
        <w:ind w:right="9"/>
      </w:pPr>
      <w:r>
        <w:t>基金认购份额具体的计算方法在招募说明书中列示。</w:t>
      </w:r>
      <w:r>
        <w:rPr>
          <w:rFonts w:ascii="Times New Roman" w:eastAsia="Times New Roman" w:hAnsi="Times New Roman" w:cs="Times New Roman"/>
        </w:rPr>
        <w:t xml:space="preserve"> </w:t>
      </w:r>
    </w:p>
    <w:p w14:paraId="492E7774" w14:textId="77777777" w:rsidR="00865249" w:rsidRDefault="00AD7DA4">
      <w:pPr>
        <w:numPr>
          <w:ilvl w:val="0"/>
          <w:numId w:val="9"/>
        </w:numPr>
        <w:ind w:right="9" w:hanging="360"/>
      </w:pPr>
      <w:r>
        <w:t>认购份额余额的处理方式</w:t>
      </w:r>
      <w:r>
        <w:rPr>
          <w:rFonts w:ascii="Times New Roman" w:eastAsia="Times New Roman" w:hAnsi="Times New Roman" w:cs="Times New Roman"/>
        </w:rPr>
        <w:t xml:space="preserve"> </w:t>
      </w:r>
    </w:p>
    <w:p w14:paraId="16A96C0B" w14:textId="77777777" w:rsidR="00865249" w:rsidRDefault="00AD7DA4">
      <w:pPr>
        <w:spacing w:after="0" w:line="384" w:lineRule="auto"/>
        <w:ind w:left="-15" w:right="9"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CA29FBC" w14:textId="77777777" w:rsidR="00865249" w:rsidRDefault="00AD7DA4">
      <w:pPr>
        <w:ind w:right="9"/>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05D6E2EA" w14:textId="77777777" w:rsidR="00865249" w:rsidRDefault="00AD7DA4">
      <w:pPr>
        <w:numPr>
          <w:ilvl w:val="0"/>
          <w:numId w:val="10"/>
        </w:numPr>
        <w:spacing w:after="0" w:line="379" w:lineRule="auto"/>
        <w:ind w:right="9"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FCBE8FA" w14:textId="77777777" w:rsidR="00865249" w:rsidRDefault="00AD7DA4">
      <w:pPr>
        <w:numPr>
          <w:ilvl w:val="0"/>
          <w:numId w:val="10"/>
        </w:numPr>
        <w:spacing w:after="0" w:line="379" w:lineRule="auto"/>
        <w:ind w:right="9"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6CB57A9C" w14:textId="77777777" w:rsidR="00865249" w:rsidRDefault="00AD7DA4">
      <w:pPr>
        <w:numPr>
          <w:ilvl w:val="0"/>
          <w:numId w:val="10"/>
        </w:numPr>
        <w:spacing w:line="374" w:lineRule="auto"/>
        <w:ind w:right="9" w:firstLine="480"/>
      </w:pPr>
      <w:r>
        <w:t>募集期限届满，如单一投资者申</w:t>
      </w:r>
      <w:r>
        <w:t>请认购基金份额比例达到或者超过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，基金管理人有权全部或部分拒绝该投资者的认购申请，以确保单一投资者其持有基金份额的比例低于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092DB0EE" w14:textId="77777777" w:rsidR="00865249" w:rsidRDefault="00AD7DA4">
      <w:pPr>
        <w:pStyle w:val="1"/>
        <w:ind w:right="241"/>
      </w:pPr>
      <w:bookmarkStart w:id="4" w:name="_Toc6459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8E9507C" w14:textId="77777777" w:rsidR="00865249" w:rsidRDefault="00AD7DA4">
      <w:pPr>
        <w:spacing w:after="177"/>
        <w:ind w:left="540" w:firstLine="0"/>
      </w:pPr>
      <w:r>
        <w:rPr>
          <w:rFonts w:ascii="Times New Roman" w:eastAsia="Times New Roman" w:hAnsi="Times New Roman" w:cs="Times New Roman"/>
        </w:rPr>
        <w:t xml:space="preserve"> </w:t>
      </w:r>
    </w:p>
    <w:p w14:paraId="69C17D76" w14:textId="77777777" w:rsidR="00865249" w:rsidRDefault="00AD7DA4">
      <w:pPr>
        <w:numPr>
          <w:ilvl w:val="0"/>
          <w:numId w:val="11"/>
        </w:numPr>
        <w:ind w:right="9" w:hanging="480"/>
      </w:pPr>
      <w:r>
        <w:t>基金备案的条件</w:t>
      </w:r>
      <w:r>
        <w:rPr>
          <w:rFonts w:ascii="Times New Roman" w:eastAsia="Times New Roman" w:hAnsi="Times New Roman" w:cs="Times New Roman"/>
        </w:rPr>
        <w:t xml:space="preserve"> </w:t>
      </w:r>
    </w:p>
    <w:p w14:paraId="3EF6FE98" w14:textId="77777777" w:rsidR="00865249" w:rsidRDefault="00AD7DA4">
      <w:pPr>
        <w:ind w:right="9"/>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2491E82F" w14:textId="77777777" w:rsidR="00865249" w:rsidRDefault="00AD7DA4">
      <w:pPr>
        <w:spacing w:after="6" w:line="370"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C851A2F" w14:textId="77777777" w:rsidR="00865249" w:rsidRDefault="00AD7DA4">
      <w:pPr>
        <w:spacing w:after="131"/>
        <w:ind w:right="9"/>
      </w:pPr>
      <w:r>
        <w:t>基金募集达到基金备案条件的，自基金管理人办理完毕基金备案手续并取</w:t>
      </w:r>
    </w:p>
    <w:p w14:paraId="694A3F02" w14:textId="77777777" w:rsidR="00865249" w:rsidRDefault="00AD7DA4">
      <w:pPr>
        <w:spacing w:after="23" w:line="362" w:lineRule="auto"/>
        <w:ind w:left="-5" w:right="9"/>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06029EF" w14:textId="77777777" w:rsidR="00865249" w:rsidRDefault="00AD7DA4">
      <w:pPr>
        <w:numPr>
          <w:ilvl w:val="0"/>
          <w:numId w:val="11"/>
        </w:numPr>
        <w:ind w:right="9" w:hanging="480"/>
      </w:pPr>
      <w:r>
        <w:t>基金合同不能生效时募集资金的处理方式</w:t>
      </w:r>
      <w:r>
        <w:rPr>
          <w:rFonts w:ascii="Times New Roman" w:eastAsia="Times New Roman" w:hAnsi="Times New Roman" w:cs="Times New Roman"/>
        </w:rPr>
        <w:t xml:space="preserve"> </w:t>
      </w:r>
    </w:p>
    <w:p w14:paraId="6435997A" w14:textId="77777777" w:rsidR="00865249" w:rsidRDefault="00AD7DA4">
      <w:pPr>
        <w:ind w:right="9"/>
      </w:pPr>
      <w:r>
        <w:t>如果募集期限届满，未满足募集生效条件，基金管理人应当承担下列责任：</w:t>
      </w:r>
      <w:r>
        <w:rPr>
          <w:rFonts w:ascii="Times New Roman" w:eastAsia="Times New Roman" w:hAnsi="Times New Roman" w:cs="Times New Roman"/>
        </w:rPr>
        <w:t xml:space="preserve"> </w:t>
      </w:r>
    </w:p>
    <w:p w14:paraId="774DCD7C" w14:textId="77777777" w:rsidR="00865249" w:rsidRDefault="00AD7DA4">
      <w:pPr>
        <w:numPr>
          <w:ilvl w:val="0"/>
          <w:numId w:val="12"/>
        </w:numPr>
        <w:ind w:right="9" w:firstLine="475"/>
      </w:pPr>
      <w:r>
        <w:t>以其固有财产承担因募集行为而产生的债务和费用；</w:t>
      </w:r>
      <w:r>
        <w:rPr>
          <w:rFonts w:ascii="Times New Roman" w:eastAsia="Times New Roman" w:hAnsi="Times New Roman" w:cs="Times New Roman"/>
        </w:rPr>
        <w:t xml:space="preserve"> </w:t>
      </w:r>
    </w:p>
    <w:p w14:paraId="7ED10B06" w14:textId="77777777" w:rsidR="00865249" w:rsidRDefault="00AD7DA4">
      <w:pPr>
        <w:numPr>
          <w:ilvl w:val="0"/>
          <w:numId w:val="12"/>
        </w:numPr>
        <w:spacing w:after="0" w:line="384" w:lineRule="auto"/>
        <w:ind w:right="9" w:firstLine="475"/>
      </w:pPr>
      <w:r>
        <w:t>在基金募集期</w:t>
      </w:r>
      <w:r>
        <w:t>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4A0E47C" w14:textId="77777777" w:rsidR="00865249" w:rsidRDefault="00AD7DA4">
      <w:pPr>
        <w:numPr>
          <w:ilvl w:val="0"/>
          <w:numId w:val="12"/>
        </w:numPr>
        <w:spacing w:after="6" w:line="370" w:lineRule="auto"/>
        <w:ind w:right="9"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B6A33E7" w14:textId="77777777" w:rsidR="00865249" w:rsidRDefault="00AD7DA4">
      <w:pPr>
        <w:ind w:right="9"/>
      </w:pPr>
      <w:r>
        <w:t>三、基金存续期内的基金份额持有人数量和资产规模</w:t>
      </w:r>
      <w:r>
        <w:rPr>
          <w:rFonts w:ascii="Times New Roman" w:eastAsia="Times New Roman" w:hAnsi="Times New Roman" w:cs="Times New Roman"/>
        </w:rPr>
        <w:t xml:space="preserve"> </w:t>
      </w:r>
    </w:p>
    <w:p w14:paraId="5455EA00" w14:textId="77777777" w:rsidR="00865249" w:rsidRDefault="00AD7DA4">
      <w:pPr>
        <w:spacing w:after="6" w:line="370"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个工作日出现前述情形的，基金管理人应当终止《基金合同》，并按照《基金合同》的</w:t>
      </w:r>
      <w:r>
        <w:t>约定程序进行清算，不需要召开基金份额持有人大会进行表决。</w:t>
      </w:r>
      <w:r>
        <w:rPr>
          <w:rFonts w:ascii="Times New Roman" w:eastAsia="Times New Roman" w:hAnsi="Times New Roman" w:cs="Times New Roman"/>
        </w:rPr>
        <w:t xml:space="preserve"> </w:t>
      </w:r>
    </w:p>
    <w:p w14:paraId="7EFEEDF8" w14:textId="77777777" w:rsidR="00865249" w:rsidRDefault="00AD7DA4">
      <w:pPr>
        <w:ind w:right="9"/>
      </w:pPr>
      <w:r>
        <w:t>法律法规或监管机构另有规定时，从其规定。</w:t>
      </w:r>
      <w:r>
        <w:rPr>
          <w:rFonts w:ascii="Times New Roman" w:eastAsia="Times New Roman" w:hAnsi="Times New Roman" w:cs="Times New Roman"/>
        </w:rPr>
        <w:t xml:space="preserve"> </w:t>
      </w:r>
    </w:p>
    <w:p w14:paraId="14FC397C" w14:textId="77777777" w:rsidR="00865249" w:rsidRDefault="00AD7DA4">
      <w:pPr>
        <w:pStyle w:val="1"/>
        <w:ind w:right="245"/>
      </w:pPr>
      <w:bookmarkStart w:id="5" w:name="_Toc6459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B35FD39" w14:textId="77777777" w:rsidR="00865249" w:rsidRDefault="00AD7DA4">
      <w:pPr>
        <w:spacing w:after="177"/>
        <w:ind w:left="540" w:firstLine="0"/>
      </w:pPr>
      <w:r>
        <w:rPr>
          <w:rFonts w:ascii="Times New Roman" w:eastAsia="Times New Roman" w:hAnsi="Times New Roman" w:cs="Times New Roman"/>
        </w:rPr>
        <w:t xml:space="preserve"> </w:t>
      </w:r>
    </w:p>
    <w:p w14:paraId="51404FDE" w14:textId="77777777" w:rsidR="00865249" w:rsidRDefault="00AD7DA4">
      <w:pPr>
        <w:numPr>
          <w:ilvl w:val="0"/>
          <w:numId w:val="13"/>
        </w:numPr>
        <w:ind w:right="9" w:hanging="480"/>
      </w:pPr>
      <w:r>
        <w:t>申购和赎回场所</w:t>
      </w:r>
      <w:r>
        <w:rPr>
          <w:rFonts w:ascii="Times New Roman" w:eastAsia="Times New Roman" w:hAnsi="Times New Roman" w:cs="Times New Roman"/>
        </w:rPr>
        <w:t xml:space="preserve"> </w:t>
      </w:r>
    </w:p>
    <w:p w14:paraId="2B44E186" w14:textId="77777777" w:rsidR="00865249" w:rsidRDefault="00AD7DA4">
      <w:pPr>
        <w:spacing w:after="19" w:line="360" w:lineRule="auto"/>
        <w:ind w:left="-15" w:right="9"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C8C9E69" w14:textId="77777777" w:rsidR="00865249" w:rsidRDefault="00AD7DA4">
      <w:pPr>
        <w:numPr>
          <w:ilvl w:val="0"/>
          <w:numId w:val="13"/>
        </w:numPr>
        <w:ind w:right="9" w:hanging="480"/>
      </w:pPr>
      <w:r>
        <w:t>申购和赎回的开放日及时间</w:t>
      </w:r>
      <w:r>
        <w:rPr>
          <w:rFonts w:ascii="Times New Roman" w:eastAsia="Times New Roman" w:hAnsi="Times New Roman" w:cs="Times New Roman"/>
        </w:rPr>
        <w:t xml:space="preserve"> </w:t>
      </w:r>
    </w:p>
    <w:p w14:paraId="09A5D5A0" w14:textId="77777777" w:rsidR="00865249" w:rsidRDefault="00AD7DA4">
      <w:pPr>
        <w:numPr>
          <w:ilvl w:val="0"/>
          <w:numId w:val="14"/>
        </w:numPr>
        <w:ind w:right="9" w:hanging="360"/>
      </w:pPr>
      <w:r>
        <w:t>开放日及开放时间</w:t>
      </w:r>
      <w:r>
        <w:rPr>
          <w:rFonts w:ascii="Times New Roman" w:eastAsia="Times New Roman" w:hAnsi="Times New Roman" w:cs="Times New Roman"/>
        </w:rPr>
        <w:t xml:space="preserve"> </w:t>
      </w:r>
    </w:p>
    <w:p w14:paraId="3A01066F" w14:textId="77777777" w:rsidR="00865249" w:rsidRDefault="00AD7DA4">
      <w:pPr>
        <w:spacing w:after="14" w:line="363" w:lineRule="auto"/>
        <w:ind w:left="-15" w:right="9"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5460A9B6" w14:textId="77777777" w:rsidR="00865249" w:rsidRDefault="00AD7DA4">
      <w:pPr>
        <w:spacing w:after="23" w:line="363" w:lineRule="auto"/>
        <w:ind w:left="-15" w:right="9"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B5B9FB5" w14:textId="77777777" w:rsidR="00865249" w:rsidRDefault="00AD7DA4">
      <w:pPr>
        <w:numPr>
          <w:ilvl w:val="0"/>
          <w:numId w:val="14"/>
        </w:numPr>
        <w:ind w:right="9" w:hanging="360"/>
      </w:pPr>
      <w:r>
        <w:t>申购、赎回开始日及业务办理时间</w:t>
      </w:r>
      <w:r>
        <w:rPr>
          <w:rFonts w:ascii="Times New Roman" w:eastAsia="Times New Roman" w:hAnsi="Times New Roman" w:cs="Times New Roman"/>
        </w:rPr>
        <w:t xml:space="preserve"> </w:t>
      </w:r>
    </w:p>
    <w:p w14:paraId="250AAE82" w14:textId="77777777" w:rsidR="00865249" w:rsidRDefault="00AD7DA4">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5D57D35" w14:textId="77777777" w:rsidR="00865249" w:rsidRDefault="00AD7DA4">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A3114C7" w14:textId="77777777" w:rsidR="00865249" w:rsidRDefault="00AD7DA4">
      <w:pPr>
        <w:spacing w:after="10" w:line="365" w:lineRule="auto"/>
        <w:ind w:left="-15" w:right="9"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7F6C474" w14:textId="77777777" w:rsidR="00865249" w:rsidRDefault="00AD7DA4">
      <w:pPr>
        <w:spacing w:after="131"/>
        <w:ind w:right="9"/>
      </w:pPr>
      <w:r>
        <w:t>基金管理人不得在基金合同约定之外的日期或者时间办理基金份额的申购、</w:t>
      </w:r>
    </w:p>
    <w:p w14:paraId="70DB456B" w14:textId="77777777" w:rsidR="00865249" w:rsidRDefault="00AD7DA4">
      <w:pPr>
        <w:spacing w:after="18" w:line="360" w:lineRule="auto"/>
        <w:ind w:left="-5" w:right="9"/>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27030B50" w14:textId="77777777" w:rsidR="00865249" w:rsidRDefault="00AD7DA4">
      <w:pPr>
        <w:ind w:right="9"/>
      </w:pPr>
      <w:r>
        <w:t>三、申购与赎回的原则</w:t>
      </w:r>
      <w:r>
        <w:rPr>
          <w:rFonts w:ascii="Times New Roman" w:eastAsia="Times New Roman" w:hAnsi="Times New Roman" w:cs="Times New Roman"/>
        </w:rPr>
        <w:t xml:space="preserve"> </w:t>
      </w:r>
    </w:p>
    <w:p w14:paraId="3AD5D634" w14:textId="77777777" w:rsidR="00865249" w:rsidRDefault="00AD7DA4">
      <w:pPr>
        <w:spacing w:after="165" w:line="370" w:lineRule="auto"/>
        <w:ind w:left="-15" w:right="229"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38875013" w14:textId="77777777" w:rsidR="00865249" w:rsidRDefault="00AD7DA4">
      <w:pPr>
        <w:numPr>
          <w:ilvl w:val="0"/>
          <w:numId w:val="15"/>
        </w:numPr>
        <w:ind w:right="9" w:firstLine="480"/>
      </w:pPr>
      <w:r>
        <w:t>当日的申购与赎回申请可以在基金管理人规定的时间以内撤销；</w:t>
      </w:r>
      <w:r>
        <w:rPr>
          <w:rFonts w:ascii="Times New Roman" w:eastAsia="Times New Roman" w:hAnsi="Times New Roman" w:cs="Times New Roman"/>
        </w:rPr>
        <w:t xml:space="preserve"> </w:t>
      </w:r>
    </w:p>
    <w:p w14:paraId="3A17B1CF" w14:textId="77777777" w:rsidR="00865249" w:rsidRDefault="00AD7DA4">
      <w:pPr>
        <w:numPr>
          <w:ilvl w:val="0"/>
          <w:numId w:val="15"/>
        </w:numPr>
        <w:spacing w:after="0" w:line="379" w:lineRule="auto"/>
        <w:ind w:right="9"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3A0D21EC" w14:textId="77777777" w:rsidR="00865249" w:rsidRDefault="00AD7DA4">
      <w:pPr>
        <w:spacing w:after="131"/>
        <w:ind w:right="9"/>
      </w:pPr>
      <w:r>
        <w:t>基金管理人可在法律法规允许的情况</w:t>
      </w:r>
      <w:r>
        <w:t>下，对上述原则进行调整。基金管理人</w:t>
      </w:r>
    </w:p>
    <w:p w14:paraId="24DB3EC4" w14:textId="77777777" w:rsidR="00865249" w:rsidRDefault="00AD7DA4">
      <w:pPr>
        <w:ind w:left="-5" w:right="9"/>
      </w:pPr>
      <w:r>
        <w:t>必须在新规则开始实施前依照《信息披露办法》的有关规定在规定媒介上公告。</w:t>
      </w:r>
      <w:r>
        <w:rPr>
          <w:rFonts w:ascii="Times New Roman" w:eastAsia="Times New Roman" w:hAnsi="Times New Roman" w:cs="Times New Roman"/>
          <w:sz w:val="21"/>
        </w:rPr>
        <w:t xml:space="preserve"> </w:t>
      </w:r>
    </w:p>
    <w:p w14:paraId="0A03AB7D" w14:textId="77777777" w:rsidR="00865249" w:rsidRDefault="00AD7DA4">
      <w:pPr>
        <w:ind w:right="9"/>
      </w:pPr>
      <w:r>
        <w:t>四、申购与赎回的程序</w:t>
      </w:r>
      <w:r>
        <w:rPr>
          <w:rFonts w:ascii="Times New Roman" w:eastAsia="Times New Roman" w:hAnsi="Times New Roman" w:cs="Times New Roman"/>
        </w:rPr>
        <w:t xml:space="preserve"> </w:t>
      </w:r>
    </w:p>
    <w:p w14:paraId="49D69C6C" w14:textId="77777777" w:rsidR="00865249" w:rsidRDefault="00AD7DA4">
      <w:pPr>
        <w:numPr>
          <w:ilvl w:val="0"/>
          <w:numId w:val="16"/>
        </w:numPr>
        <w:ind w:right="9" w:hanging="360"/>
      </w:pPr>
      <w:r>
        <w:t>申购和赎回的申请方式</w:t>
      </w:r>
      <w:r>
        <w:rPr>
          <w:rFonts w:ascii="Times New Roman" w:eastAsia="Times New Roman" w:hAnsi="Times New Roman" w:cs="Times New Roman"/>
        </w:rPr>
        <w:t xml:space="preserve"> </w:t>
      </w:r>
    </w:p>
    <w:p w14:paraId="493BB60C" w14:textId="77777777" w:rsidR="00865249" w:rsidRDefault="00AD7DA4">
      <w:pPr>
        <w:spacing w:after="19" w:line="366" w:lineRule="auto"/>
        <w:ind w:left="-15" w:right="9"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2C3C9E5" w14:textId="77777777" w:rsidR="00865249" w:rsidRDefault="00AD7DA4">
      <w:pPr>
        <w:numPr>
          <w:ilvl w:val="0"/>
          <w:numId w:val="16"/>
        </w:numPr>
        <w:ind w:right="9" w:hanging="360"/>
      </w:pPr>
      <w:r>
        <w:t>申购和赎回的款项支付</w:t>
      </w:r>
      <w:r>
        <w:rPr>
          <w:rFonts w:ascii="Times New Roman" w:eastAsia="Times New Roman" w:hAnsi="Times New Roman" w:cs="Times New Roman"/>
        </w:rPr>
        <w:t xml:space="preserve"> </w:t>
      </w:r>
    </w:p>
    <w:p w14:paraId="7C25205E" w14:textId="77777777" w:rsidR="00865249" w:rsidRDefault="00AD7DA4">
      <w:pPr>
        <w:spacing w:after="10" w:line="365" w:lineRule="auto"/>
        <w:ind w:left="-15" w:right="9"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3757AF9C" w14:textId="77777777" w:rsidR="00865249" w:rsidRDefault="00AD7DA4">
      <w:pPr>
        <w:spacing w:after="10" w:line="372" w:lineRule="auto"/>
        <w:ind w:left="-15" w:right="9"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9F8B815" w14:textId="77777777" w:rsidR="00865249" w:rsidRDefault="00AD7DA4">
      <w:pPr>
        <w:numPr>
          <w:ilvl w:val="0"/>
          <w:numId w:val="16"/>
        </w:numPr>
        <w:ind w:right="9" w:hanging="360"/>
      </w:pPr>
      <w:r>
        <w:t>申购和赎回申请的确认</w:t>
      </w:r>
      <w:r>
        <w:rPr>
          <w:rFonts w:ascii="Times New Roman" w:eastAsia="Times New Roman" w:hAnsi="Times New Roman" w:cs="Times New Roman"/>
        </w:rPr>
        <w:t xml:space="preserve"> </w:t>
      </w:r>
    </w:p>
    <w:p w14:paraId="15BAD140" w14:textId="77777777" w:rsidR="00865249" w:rsidRDefault="00AD7DA4">
      <w:pPr>
        <w:spacing w:after="10" w:line="366" w:lineRule="auto"/>
        <w:ind w:left="-15" w:right="9"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t>。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AFA5300" w14:textId="77777777" w:rsidR="00865249" w:rsidRDefault="00AD7DA4">
      <w:pPr>
        <w:spacing w:after="6" w:line="370"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304EFD2B" w14:textId="77777777" w:rsidR="00865249" w:rsidRDefault="00AD7DA4">
      <w:pPr>
        <w:ind w:right="9"/>
      </w:pPr>
      <w:r>
        <w:t>五、申购和赎回的数量限制</w:t>
      </w:r>
      <w:r>
        <w:rPr>
          <w:rFonts w:ascii="Times New Roman" w:eastAsia="Times New Roman" w:hAnsi="Times New Roman" w:cs="Times New Roman"/>
        </w:rPr>
        <w:t xml:space="preserve"> </w:t>
      </w:r>
    </w:p>
    <w:p w14:paraId="6153301D" w14:textId="77777777" w:rsidR="00865249" w:rsidRDefault="00AD7DA4">
      <w:pPr>
        <w:numPr>
          <w:ilvl w:val="0"/>
          <w:numId w:val="17"/>
        </w:numPr>
        <w:spacing w:after="0" w:line="379" w:lineRule="auto"/>
        <w:ind w:right="9"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4F69AC0A" w14:textId="77777777" w:rsidR="00865249" w:rsidRDefault="00AD7DA4">
      <w:pPr>
        <w:numPr>
          <w:ilvl w:val="0"/>
          <w:numId w:val="17"/>
        </w:numPr>
        <w:spacing w:after="0" w:line="379" w:lineRule="auto"/>
        <w:ind w:right="9"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3F9DDDE" w14:textId="77777777" w:rsidR="00865249" w:rsidRDefault="00AD7DA4">
      <w:pPr>
        <w:numPr>
          <w:ilvl w:val="0"/>
          <w:numId w:val="17"/>
        </w:numPr>
        <w:spacing w:after="0" w:line="379" w:lineRule="auto"/>
        <w:ind w:right="9"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3C14625" w14:textId="77777777" w:rsidR="00865249" w:rsidRDefault="00AD7DA4">
      <w:pPr>
        <w:numPr>
          <w:ilvl w:val="0"/>
          <w:numId w:val="17"/>
        </w:numPr>
        <w:spacing w:after="149"/>
        <w:ind w:right="9" w:firstLine="480"/>
      </w:pPr>
      <w:r>
        <w:t>当接受申购申请对存量基金份额持有人利益构成潜在重大不利影响时，</w:t>
      </w:r>
    </w:p>
    <w:p w14:paraId="68ACD1A1" w14:textId="77777777" w:rsidR="00865249" w:rsidRDefault="00AD7DA4">
      <w:pPr>
        <w:spacing w:after="14" w:line="363" w:lineRule="auto"/>
        <w:ind w:left="-5" w:right="9"/>
      </w:pPr>
      <w:r>
        <w:t>基金管理人应当采取设定单一投资者申购金额上限或基金单日净申购比例上限、拒绝大额申购、暂停基金申购等措施，切实保护</w:t>
      </w:r>
      <w:r>
        <w:t>存量基金份额持有人的合法权益，具体规定请参见相关公告。</w:t>
      </w:r>
      <w:r>
        <w:rPr>
          <w:rFonts w:ascii="Times New Roman" w:eastAsia="Times New Roman" w:hAnsi="Times New Roman" w:cs="Times New Roman"/>
        </w:rPr>
        <w:t xml:space="preserve"> </w:t>
      </w:r>
    </w:p>
    <w:p w14:paraId="48F305AC" w14:textId="77777777" w:rsidR="00865249" w:rsidRDefault="00AD7DA4">
      <w:pPr>
        <w:numPr>
          <w:ilvl w:val="0"/>
          <w:numId w:val="17"/>
        </w:numPr>
        <w:spacing w:after="12" w:line="369" w:lineRule="auto"/>
        <w:ind w:right="9"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E2D7ED0" w14:textId="77777777" w:rsidR="00865249" w:rsidRDefault="00AD7DA4">
      <w:pPr>
        <w:ind w:right="9"/>
      </w:pPr>
      <w:r>
        <w:t>六、申购和赎回的价格、费用及其用途</w:t>
      </w:r>
      <w:r>
        <w:rPr>
          <w:rFonts w:ascii="Times New Roman" w:eastAsia="Times New Roman" w:hAnsi="Times New Roman" w:cs="Times New Roman"/>
        </w:rPr>
        <w:t xml:space="preserve"> </w:t>
      </w:r>
    </w:p>
    <w:p w14:paraId="2266B78C" w14:textId="77777777" w:rsidR="00865249" w:rsidRDefault="00AD7DA4">
      <w:pPr>
        <w:numPr>
          <w:ilvl w:val="0"/>
          <w:numId w:val="18"/>
        </w:numPr>
        <w:spacing w:after="6" w:line="370" w:lineRule="auto"/>
        <w:ind w:right="9"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599C425C" w14:textId="77777777" w:rsidR="00865249" w:rsidRDefault="00AD7DA4">
      <w:pPr>
        <w:numPr>
          <w:ilvl w:val="0"/>
          <w:numId w:val="18"/>
        </w:numPr>
        <w:spacing w:after="5" w:line="369" w:lineRule="auto"/>
        <w:ind w:right="9" w:firstLine="480"/>
      </w:pPr>
      <w:r>
        <w:t>申购份额的计算及余额的处理方式：本基金申购份额的计算详见《招募说明书》。</w:t>
      </w:r>
      <w:del w:id="11" w:author="FundLex" w:date="2026-10-22T00:12:15Z">
        <w:r>
          <w:delText>本基金的申购费率由基金管理人决定，并在招募说明书中列示。</w:delText>
        </w:r>
      </w:del>
      <w:ins w:id="12" w:author="FundLex" w:date="2026-10-22T00:12:15Z">
        <w:r>
          <w:t>本基金A类、D类基金份额在申购时收取申购费用，C类基金份额不收取申购费用。通过直销机构申购本基金A类、D类基金份额不收取申购费。通过直销机构以外的其他销售机构申购本基金的申购费率由基金管理人决定，并在招募说明书中列示。</w:t>
        </w:r>
      </w:ins>
      <w:r>
        <w:t>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AAAAEB8" w14:textId="77777777" w:rsidR="00865249" w:rsidRDefault="00AD7DA4">
      <w:pPr>
        <w:numPr>
          <w:ilvl w:val="0"/>
          <w:numId w:val="18"/>
        </w:numPr>
        <w:spacing w:line="365" w:lineRule="auto"/>
        <w:ind w:right="9" w:firstLine="480"/>
      </w:pPr>
      <w:del w:id="13" w:author="FundLex" w:date="2026-10-22T00:12:15Z">
        <w:r>
          <w:delText>赎回金额的计算及处理方式：本基金赎回金额的计算详见《招募说明书》，赎回金额单位为元。本基金的赎回费率由基金管理人决定，并在招募说明书中列示。赎回金额为按实</w:delText>
        </w:r>
        <w:r>
          <w:delText>际确认的有效赎回份额乘以当日该类基金份额净值并扣除相应的费用，赎回金额单位为元。上述计算结果均按四舍五入方法，保留到小数点后</w:delText>
        </w:r>
        <w:r>
          <w:delText xml:space="preserve"> </w:delText>
        </w:r>
        <w:r>
          <w:rPr>
            <w:rFonts w:ascii="Times New Roman" w:eastAsia="Times New Roman" w:hAnsi="Times New Roman" w:cs="Times New Roman"/>
          </w:rPr>
          <w:delText xml:space="preserve">2 </w:delText>
        </w:r>
        <w:r>
          <w:delText>位，由此产生的收益或损失由基金财产承担。</w:delText>
        </w:r>
        <w:r>
          <w:rPr>
            <w:rFonts w:ascii="Times New Roman" w:eastAsia="Times New Roman" w:hAnsi="Times New Roman" w:cs="Times New Roman"/>
          </w:rPr>
          <w:delText xml:space="preserve"> 4</w:delText>
        </w:r>
        <w:r>
          <w:delText>、申购费用由投资人承担，不列入基金财产。</w:delText>
        </w:r>
        <w:r>
          <w:rPr>
            <w:rFonts w:ascii="Times New Roman" w:eastAsia="Times New Roman" w:hAnsi="Times New Roman" w:cs="Times New Roman"/>
          </w:rPr>
          <w:delText xml:space="preserve"> </w:delText>
        </w:r>
      </w:del>
      <w:ins w:id="14" w:author="FundLex" w:date="2026-10-22T00:12:15Z">
        <w:r>
          <w:t xml:space="preserve">赎回金额的计算及处理方式：本基金赎回金额的计算详见《招募说明书》，赎回金额单位为元。本基金的赎回费率由基金管理人决定，并在招募说明书中列示。赎回金额为按实际确认的有效赎回份额乘以当日该类基金份额的基金份额净值并扣除或加上相应的费用，赎回金额单位为元。上述计算结果均按四舍五入方法，保留到小数点后 2 位，由此产生的收益或损失由基金财产承担。 4、通过直销机构申购本基金A类、D类基金份额不收取申购费，通过其他销售机构申购本基金A类、D类基金份额的申购费用由投资人承担，不列入基金财产。本基金C类基金份额不收取申购费用。 </w:t>
        </w:r>
      </w:ins>
    </w:p>
    <w:p w14:paraId="60FDA6E1" w14:textId="77777777" w:rsidR="00865249" w:rsidRDefault="00AD7DA4">
      <w:pPr>
        <w:numPr>
          <w:ilvl w:val="0"/>
          <w:numId w:val="19"/>
        </w:numPr>
        <w:spacing w:after="4" w:line="373" w:lineRule="auto"/>
        <w:ind w:right="9" w:firstLine="480"/>
      </w:pPr>
      <w:del w:id="15" w:author="FundLex" w:date="2026-10-22T00:12:15Z">
        <w:r>
          <w:delText>赎回费用由赎回基金份额的基金份额持有人承担，在基金份额持有人赎回基金份额时收取。赎回费用归入基金财产的比例应根据相关规定执行，并在招募说明书中列示。本基金对持续持有期少于</w:delText>
        </w:r>
        <w:r>
          <w:delText xml:space="preserve"> </w:delText>
        </w:r>
        <w:r>
          <w:rPr>
            <w:rFonts w:ascii="Times New Roman" w:eastAsia="Times New Roman" w:hAnsi="Times New Roman" w:cs="Times New Roman"/>
          </w:rPr>
          <w:delText xml:space="preserve">7 </w:delText>
        </w:r>
        <w:r>
          <w:delText>日的投资者收取不低于</w:delText>
        </w:r>
        <w:r>
          <w:delText xml:space="preserve"> </w:delText>
        </w:r>
        <w:r>
          <w:rPr>
            <w:rFonts w:ascii="Times New Roman" w:eastAsia="Times New Roman" w:hAnsi="Times New Roman" w:cs="Times New Roman"/>
          </w:rPr>
          <w:delText>1.50%</w:delText>
        </w:r>
        <w:r>
          <w:delText>的赎回费，并将上述赎回费全额计入基金财产。</w:delText>
        </w:r>
      </w:del>
      <w:ins w:id="16" w:author="FundLex" w:date="2026-10-22T00:12:15Z">
        <w:r>
          <w:t>赎回费用由赎回基金份额的基金份额持有人承担，在基金份额持有人赎回基金份额时收取。赎回费用全额计入基金财产。</w:t>
        </w:r>
      </w:ins>
      <w:r>
        <w:rPr>
          <w:rFonts w:ascii="Times New Roman" w:eastAsia="Times New Roman" w:hAnsi="Times New Roman" w:cs="Times New Roman"/>
        </w:rPr>
        <w:t xml:space="preserve"> </w:t>
      </w:r>
    </w:p>
    <w:p w14:paraId="7DF7DE00" w14:textId="77777777" w:rsidR="00865249" w:rsidRDefault="00AD7DA4">
      <w:pPr>
        <w:numPr>
          <w:ilvl w:val="0"/>
          <w:numId w:val="19"/>
        </w:numPr>
        <w:spacing w:after="12" w:line="364" w:lineRule="auto"/>
        <w:ind w:right="9"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w:t>
      </w:r>
      <w:r>
        <w:t>收取申购费用，</w:t>
      </w:r>
      <w:r>
        <w:rPr>
          <w:rFonts w:ascii="Times New Roman" w:eastAsia="Times New Roman" w:hAnsi="Times New Roman" w:cs="Times New Roman"/>
        </w:rPr>
        <w:t xml:space="preserve">C </w:t>
      </w:r>
      <w:r>
        <w:t>类基金份额从本类别基金资产中计提销售服务费、不收取申购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290CA528" w14:textId="77777777" w:rsidR="00865249" w:rsidRDefault="00AD7DA4">
      <w:pPr>
        <w:numPr>
          <w:ilvl w:val="0"/>
          <w:numId w:val="19"/>
        </w:numPr>
        <w:ind w:right="9" w:firstLine="480"/>
      </w:pPr>
      <w:r>
        <w:t>基金管理人可以在不违反法律法规规定及基金合同约定的情形下根据市</w:t>
      </w:r>
    </w:p>
    <w:p w14:paraId="6528AC72" w14:textId="77777777" w:rsidR="00865249" w:rsidRDefault="00AD7DA4">
      <w:pPr>
        <w:spacing w:after="15" w:line="363" w:lineRule="auto"/>
        <w:ind w:left="-5" w:right="9"/>
      </w:pPr>
      <w:r>
        <w:t>场情况制定基金促销计划。针对基金投资者定期和不定期地开展基金促销活动。在基金促销活动期</w:t>
      </w:r>
      <w:r>
        <w:t>间，按相关监管部门要求履行必要手续后，</w:t>
      </w:r>
      <w:del w:id="17" w:author="FundLex" w:date="2026-10-22T00:12:15Z">
        <w:r>
          <w:delText>基金管理人可以适当调低基金申购费率和基金赎回费率。</w:delText>
        </w:r>
      </w:del>
      <w:ins w:id="18" w:author="FundLex" w:date="2026-10-22T00:12:15Z">
        <w:r>
          <w:t>基金管理人可以适当调低基金申购费率和销售服务费率。</w:t>
        </w:r>
      </w:ins>
      <w:r>
        <w:rPr>
          <w:rFonts w:ascii="Times New Roman" w:eastAsia="Times New Roman" w:hAnsi="Times New Roman" w:cs="Times New Roman"/>
        </w:rPr>
        <w:t xml:space="preserve"> </w:t>
      </w:r>
    </w:p>
    <w:p w14:paraId="646C851A" w14:textId="77777777" w:rsidR="00865249" w:rsidRDefault="00AD7DA4">
      <w:pPr>
        <w:numPr>
          <w:ilvl w:val="0"/>
          <w:numId w:val="19"/>
        </w:numPr>
        <w:spacing w:after="12" w:line="370" w:lineRule="auto"/>
        <w:ind w:right="9"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23B21AB" w14:textId="77777777" w:rsidR="00865249" w:rsidRDefault="00AD7DA4">
      <w:pPr>
        <w:ind w:right="9"/>
      </w:pPr>
      <w:r>
        <w:t>七、拒绝或暂停申购的情形</w:t>
      </w:r>
      <w:r>
        <w:rPr>
          <w:rFonts w:ascii="Times New Roman" w:eastAsia="Times New Roman" w:hAnsi="Times New Roman" w:cs="Times New Roman"/>
        </w:rPr>
        <w:t xml:space="preserve"> </w:t>
      </w:r>
    </w:p>
    <w:p w14:paraId="21877431" w14:textId="77777777" w:rsidR="00865249" w:rsidRDefault="00AD7DA4">
      <w:pPr>
        <w:ind w:right="9"/>
      </w:pPr>
      <w:r>
        <w:t>发生下列情况时，基金管理人可拒绝或暂停接受投资人的申购申请：</w:t>
      </w:r>
      <w:r>
        <w:rPr>
          <w:rFonts w:ascii="Times New Roman" w:eastAsia="Times New Roman" w:hAnsi="Times New Roman" w:cs="Times New Roman"/>
        </w:rPr>
        <w:t xml:space="preserve"> </w:t>
      </w:r>
    </w:p>
    <w:p w14:paraId="648131D2" w14:textId="77777777" w:rsidR="00865249" w:rsidRDefault="00AD7DA4">
      <w:pPr>
        <w:numPr>
          <w:ilvl w:val="0"/>
          <w:numId w:val="20"/>
        </w:numPr>
        <w:ind w:right="9" w:firstLine="480"/>
      </w:pPr>
      <w:r>
        <w:t>因不可抗力导致基金无法正常运作。</w:t>
      </w:r>
      <w:r>
        <w:rPr>
          <w:rFonts w:ascii="Times New Roman" w:eastAsia="Times New Roman" w:hAnsi="Times New Roman" w:cs="Times New Roman"/>
        </w:rPr>
        <w:t xml:space="preserve"> </w:t>
      </w:r>
    </w:p>
    <w:p w14:paraId="4B614411" w14:textId="77777777" w:rsidR="00865249" w:rsidRDefault="00AD7DA4">
      <w:pPr>
        <w:numPr>
          <w:ilvl w:val="0"/>
          <w:numId w:val="20"/>
        </w:numPr>
        <w:spacing w:after="2" w:line="373" w:lineRule="auto"/>
        <w:ind w:right="9" w:firstLine="480"/>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D7D26E6" w14:textId="77777777" w:rsidR="00865249" w:rsidRDefault="00AD7DA4">
      <w:pPr>
        <w:numPr>
          <w:ilvl w:val="0"/>
          <w:numId w:val="20"/>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54A46E1" w14:textId="77777777" w:rsidR="00865249" w:rsidRDefault="00AD7DA4">
      <w:pPr>
        <w:numPr>
          <w:ilvl w:val="0"/>
          <w:numId w:val="20"/>
        </w:numPr>
        <w:ind w:right="9" w:firstLine="480"/>
      </w:pPr>
      <w:r>
        <w:t>接受某笔或某些申购申请可能会影响或损害现有基金份额持有人利益时。</w:t>
      </w:r>
      <w:r>
        <w:rPr>
          <w:rFonts w:ascii="Times New Roman" w:eastAsia="Times New Roman" w:hAnsi="Times New Roman" w:cs="Times New Roman"/>
        </w:rPr>
        <w:t xml:space="preserve"> </w:t>
      </w:r>
    </w:p>
    <w:p w14:paraId="3D8E135C" w14:textId="77777777" w:rsidR="00865249" w:rsidRDefault="00AD7DA4">
      <w:pPr>
        <w:numPr>
          <w:ilvl w:val="0"/>
          <w:numId w:val="20"/>
        </w:numPr>
        <w:ind w:right="9"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0E898060" w14:textId="77777777" w:rsidR="00865249" w:rsidRDefault="00AD7DA4">
      <w:pPr>
        <w:numPr>
          <w:ilvl w:val="0"/>
          <w:numId w:val="20"/>
        </w:numPr>
        <w:spacing w:after="0" w:line="379" w:lineRule="auto"/>
        <w:ind w:right="9"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4C0E8F15" w14:textId="77777777" w:rsidR="00865249" w:rsidRDefault="00AD7DA4">
      <w:pPr>
        <w:numPr>
          <w:ilvl w:val="0"/>
          <w:numId w:val="20"/>
        </w:numPr>
        <w:spacing w:after="1" w:line="379" w:lineRule="auto"/>
        <w:ind w:right="9"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593F8E9" w14:textId="77777777" w:rsidR="00865249" w:rsidRDefault="00AD7DA4">
      <w:pPr>
        <w:numPr>
          <w:ilvl w:val="0"/>
          <w:numId w:val="20"/>
        </w:numPr>
        <w:ind w:right="9" w:firstLine="480"/>
      </w:pPr>
      <w:r>
        <w:t>法律法规规定或中国证监会认定的其他情形。</w:t>
      </w:r>
      <w:r>
        <w:rPr>
          <w:rFonts w:ascii="Times New Roman" w:eastAsia="Times New Roman" w:hAnsi="Times New Roman" w:cs="Times New Roman"/>
        </w:rPr>
        <w:t xml:space="preserve"> </w:t>
      </w:r>
    </w:p>
    <w:p w14:paraId="78C0EC24" w14:textId="77777777" w:rsidR="00865249" w:rsidRDefault="00AD7DA4">
      <w:pPr>
        <w:spacing w:after="11" w:line="366" w:lineRule="auto"/>
        <w:ind w:left="-15" w:right="9"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C3017B1" w14:textId="77777777" w:rsidR="00865249" w:rsidRDefault="00AD7DA4">
      <w:pPr>
        <w:ind w:right="9"/>
      </w:pPr>
      <w:r>
        <w:t>八、暂停赎回或延缓支付赎回款项的情形</w:t>
      </w:r>
      <w:r>
        <w:rPr>
          <w:rFonts w:ascii="Times New Roman" w:eastAsia="Times New Roman" w:hAnsi="Times New Roman" w:cs="Times New Roman"/>
        </w:rPr>
        <w:t xml:space="preserve"> </w:t>
      </w:r>
    </w:p>
    <w:p w14:paraId="7C09A974" w14:textId="77777777" w:rsidR="00865249" w:rsidRDefault="00AD7DA4">
      <w:pPr>
        <w:spacing w:after="18" w:line="365" w:lineRule="auto"/>
        <w:ind w:left="-15" w:right="9"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19B6C446" w14:textId="77777777" w:rsidR="00865249" w:rsidRDefault="00AD7DA4">
      <w:pPr>
        <w:numPr>
          <w:ilvl w:val="0"/>
          <w:numId w:val="21"/>
        </w:numPr>
        <w:ind w:right="9" w:firstLine="480"/>
      </w:pPr>
      <w:r>
        <w:t>因不可抗力导致基金管理人不能支付赎回款项。</w:t>
      </w:r>
      <w:r>
        <w:rPr>
          <w:rFonts w:ascii="Times New Roman" w:eastAsia="Times New Roman" w:hAnsi="Times New Roman" w:cs="Times New Roman"/>
        </w:rPr>
        <w:t xml:space="preserve"> </w:t>
      </w:r>
    </w:p>
    <w:p w14:paraId="13947219" w14:textId="77777777" w:rsidR="00865249" w:rsidRDefault="00AD7DA4">
      <w:pPr>
        <w:numPr>
          <w:ilvl w:val="0"/>
          <w:numId w:val="21"/>
        </w:numPr>
        <w:spacing w:after="6" w:line="370" w:lineRule="auto"/>
        <w:ind w:right="9" w:firstLine="480"/>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40E9D331" w14:textId="77777777" w:rsidR="00865249" w:rsidRDefault="00AD7DA4">
      <w:pPr>
        <w:numPr>
          <w:ilvl w:val="0"/>
          <w:numId w:val="21"/>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557DBC9" w14:textId="77777777" w:rsidR="00865249" w:rsidRDefault="00AD7DA4">
      <w:pPr>
        <w:numPr>
          <w:ilvl w:val="0"/>
          <w:numId w:val="21"/>
        </w:numPr>
        <w:ind w:right="9" w:firstLine="480"/>
      </w:pPr>
      <w:r>
        <w:t>连续两个或两个以上开放日发生巨额赎回。</w:t>
      </w:r>
      <w:r>
        <w:rPr>
          <w:rFonts w:ascii="Times New Roman" w:eastAsia="Times New Roman" w:hAnsi="Times New Roman" w:cs="Times New Roman"/>
        </w:rPr>
        <w:t xml:space="preserve"> </w:t>
      </w:r>
    </w:p>
    <w:p w14:paraId="769797D1" w14:textId="77777777" w:rsidR="00865249" w:rsidRDefault="00AD7DA4">
      <w:pPr>
        <w:numPr>
          <w:ilvl w:val="0"/>
          <w:numId w:val="21"/>
        </w:numPr>
        <w:ind w:right="9" w:firstLine="480"/>
      </w:pPr>
      <w:r>
        <w:t>接受某笔或某些赎回申请可能会影响或损害现有基金份额持有人利益时。</w:t>
      </w:r>
      <w:r>
        <w:rPr>
          <w:rFonts w:ascii="Times New Roman" w:eastAsia="Times New Roman" w:hAnsi="Times New Roman" w:cs="Times New Roman"/>
        </w:rPr>
        <w:t xml:space="preserve"> </w:t>
      </w:r>
    </w:p>
    <w:p w14:paraId="30A8190C" w14:textId="77777777" w:rsidR="00865249" w:rsidRDefault="00AD7DA4">
      <w:pPr>
        <w:numPr>
          <w:ilvl w:val="0"/>
          <w:numId w:val="21"/>
        </w:numPr>
        <w:ind w:right="9" w:firstLine="480"/>
      </w:pPr>
      <w:r>
        <w:t>法律法规规定或中国证</w:t>
      </w:r>
      <w:r>
        <w:t>监会认定的其他情形。</w:t>
      </w:r>
      <w:r>
        <w:rPr>
          <w:rFonts w:ascii="Times New Roman" w:eastAsia="Times New Roman" w:hAnsi="Times New Roman" w:cs="Times New Roman"/>
        </w:rPr>
        <w:t xml:space="preserve"> </w:t>
      </w:r>
    </w:p>
    <w:p w14:paraId="3BD5BF65" w14:textId="77777777" w:rsidR="00865249" w:rsidRDefault="00AD7DA4">
      <w:pPr>
        <w:spacing w:line="365" w:lineRule="auto"/>
        <w:ind w:left="-15" w:right="9"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121C5DF6" w14:textId="77777777" w:rsidR="00865249" w:rsidRDefault="00AD7DA4">
      <w:pPr>
        <w:ind w:right="9"/>
      </w:pPr>
      <w:r>
        <w:t>九、巨额赎回的情形及处理方式</w:t>
      </w:r>
      <w:r>
        <w:rPr>
          <w:rFonts w:ascii="Times New Roman" w:eastAsia="Times New Roman" w:hAnsi="Times New Roman" w:cs="Times New Roman"/>
        </w:rPr>
        <w:t xml:space="preserve"> </w:t>
      </w:r>
    </w:p>
    <w:p w14:paraId="654D58CB" w14:textId="77777777" w:rsidR="00865249" w:rsidRDefault="00AD7DA4">
      <w:pPr>
        <w:numPr>
          <w:ilvl w:val="0"/>
          <w:numId w:val="22"/>
        </w:numPr>
        <w:ind w:right="9" w:hanging="360"/>
      </w:pPr>
      <w:r>
        <w:t>巨额赎回的认定</w:t>
      </w:r>
      <w:r>
        <w:rPr>
          <w:rFonts w:ascii="Times New Roman" w:eastAsia="Times New Roman" w:hAnsi="Times New Roman" w:cs="Times New Roman"/>
        </w:rPr>
        <w:t xml:space="preserve"> </w:t>
      </w:r>
    </w:p>
    <w:p w14:paraId="635446F3" w14:textId="77777777" w:rsidR="00865249" w:rsidRDefault="00AD7DA4">
      <w:pPr>
        <w:spacing w:after="0" w:line="373" w:lineRule="auto"/>
        <w:ind w:left="-15" w:right="9" w:firstLine="480"/>
      </w:pPr>
      <w:r>
        <w:t>若本基金单个开放日内的基金份额净赎回申请</w:t>
      </w:r>
      <w:r>
        <w:rPr>
          <w:rFonts w:ascii="Times New Roman" w:eastAsia="Times New Roman" w:hAnsi="Times New Roman" w:cs="Times New Roman"/>
        </w:rPr>
        <w:t>(</w:t>
      </w:r>
      <w:r>
        <w:t>赎回申请份</w:t>
      </w:r>
      <w:r>
        <w:t>额总数加上基金转换中转出申请份额总数后扣除申购申请份额总数及基金转换中转入申请份额</w:t>
      </w:r>
    </w:p>
    <w:p w14:paraId="3332C500" w14:textId="77777777" w:rsidR="00865249" w:rsidRDefault="00AD7DA4">
      <w:pPr>
        <w:ind w:left="-5" w:right="9"/>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DBC59FB" w14:textId="77777777" w:rsidR="00865249" w:rsidRDefault="00AD7DA4">
      <w:pPr>
        <w:numPr>
          <w:ilvl w:val="0"/>
          <w:numId w:val="22"/>
        </w:numPr>
        <w:ind w:right="9" w:hanging="360"/>
      </w:pPr>
      <w:r>
        <w:t>巨额赎回的处理方式</w:t>
      </w:r>
      <w:r>
        <w:rPr>
          <w:rFonts w:ascii="Times New Roman" w:eastAsia="Times New Roman" w:hAnsi="Times New Roman" w:cs="Times New Roman"/>
        </w:rPr>
        <w:t xml:space="preserve"> </w:t>
      </w:r>
    </w:p>
    <w:p w14:paraId="7DD4C8DF" w14:textId="77777777" w:rsidR="00865249" w:rsidRDefault="00AD7DA4">
      <w:pPr>
        <w:spacing w:after="11" w:line="365" w:lineRule="auto"/>
        <w:ind w:left="-15" w:right="9"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672B1948" w14:textId="77777777" w:rsidR="00865249" w:rsidRDefault="00AD7DA4">
      <w:pPr>
        <w:numPr>
          <w:ilvl w:val="0"/>
          <w:numId w:val="23"/>
        </w:numPr>
        <w:spacing w:after="0" w:line="379" w:lineRule="auto"/>
        <w:ind w:right="9"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B75CC2C" w14:textId="77777777" w:rsidR="00865249" w:rsidRDefault="00AD7DA4">
      <w:pPr>
        <w:numPr>
          <w:ilvl w:val="0"/>
          <w:numId w:val="23"/>
        </w:numPr>
        <w:spacing w:after="13" w:line="364" w:lineRule="auto"/>
        <w:ind w:right="9"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126BF33" w14:textId="77777777" w:rsidR="00865249" w:rsidRDefault="00AD7DA4">
      <w:pPr>
        <w:spacing w:after="11" w:line="366" w:lineRule="auto"/>
        <w:ind w:left="-15" w:right="9"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7681F43F" w14:textId="77777777" w:rsidR="00865249" w:rsidRDefault="00AD7DA4">
      <w:pPr>
        <w:numPr>
          <w:ilvl w:val="0"/>
          <w:numId w:val="23"/>
        </w:numPr>
        <w:spacing w:line="378" w:lineRule="auto"/>
        <w:ind w:right="9"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284044D" w14:textId="77777777" w:rsidR="00865249" w:rsidRDefault="00AD7DA4">
      <w:pPr>
        <w:ind w:right="9"/>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DA60212" w14:textId="77777777" w:rsidR="00865249" w:rsidRDefault="00AD7DA4">
      <w:pPr>
        <w:spacing w:after="18" w:line="370" w:lineRule="auto"/>
        <w:ind w:left="-15" w:right="9"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74AA4F5E" w14:textId="77777777" w:rsidR="00865249" w:rsidRDefault="00AD7DA4">
      <w:pPr>
        <w:ind w:right="9"/>
      </w:pPr>
      <w:r>
        <w:t>十、暂停申购或赎回的公告和重新开放申购或赎回的公告</w:t>
      </w:r>
      <w:r>
        <w:rPr>
          <w:rFonts w:ascii="Times New Roman" w:eastAsia="Times New Roman" w:hAnsi="Times New Roman" w:cs="Times New Roman"/>
        </w:rPr>
        <w:t xml:space="preserve"> </w:t>
      </w:r>
    </w:p>
    <w:p w14:paraId="44B3B964" w14:textId="77777777" w:rsidR="00865249" w:rsidRDefault="00AD7DA4">
      <w:pPr>
        <w:numPr>
          <w:ilvl w:val="0"/>
          <w:numId w:val="24"/>
        </w:numPr>
        <w:spacing w:after="0" w:line="379" w:lineRule="auto"/>
        <w:ind w:right="9" w:firstLine="480"/>
      </w:pPr>
      <w:r>
        <w:t>发生上述暂停申购或赎回情况的，基金管理人应当</w:t>
      </w:r>
      <w:r>
        <w:t>在规定期限内在规定媒介上刊登暂停公告。</w:t>
      </w:r>
      <w:r>
        <w:rPr>
          <w:rFonts w:ascii="Times New Roman" w:eastAsia="Times New Roman" w:hAnsi="Times New Roman" w:cs="Times New Roman"/>
        </w:rPr>
        <w:t xml:space="preserve"> </w:t>
      </w:r>
    </w:p>
    <w:p w14:paraId="3DDC0F10" w14:textId="77777777" w:rsidR="00865249" w:rsidRDefault="00AD7DA4">
      <w:pPr>
        <w:numPr>
          <w:ilvl w:val="0"/>
          <w:numId w:val="24"/>
        </w:numPr>
        <w:spacing w:after="0" w:line="385" w:lineRule="auto"/>
        <w:ind w:right="9"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3E3ABB92" w14:textId="77777777" w:rsidR="00865249" w:rsidRDefault="00AD7DA4">
      <w:pPr>
        <w:numPr>
          <w:ilvl w:val="0"/>
          <w:numId w:val="24"/>
        </w:numPr>
        <w:spacing w:after="10" w:line="366" w:lineRule="auto"/>
        <w:ind w:right="9" w:firstLine="480"/>
      </w:pPr>
      <w:r>
        <w:t>如果发生暂停的时间超过一天但少于两周，暂停结束基金重新开放申购或赎回时，基金管理人应根据《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6E3A92F3" w14:textId="77777777" w:rsidR="00865249" w:rsidRDefault="00AD7DA4">
      <w:pPr>
        <w:numPr>
          <w:ilvl w:val="0"/>
          <w:numId w:val="24"/>
        </w:numPr>
        <w:spacing w:after="17" w:line="366" w:lineRule="auto"/>
        <w:ind w:right="9" w:firstLine="480"/>
      </w:pPr>
      <w:r>
        <w:t>如果发生暂停的时间超过两周，暂停期间，基金管理人应每两周至少重复刊登暂停公告一次。暂停结束基金重新开放申购或赎回时，基金管理人应根据《信息披露办法》的有关规定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582455FC" w14:textId="77777777" w:rsidR="00865249" w:rsidRDefault="00AD7DA4">
      <w:pPr>
        <w:numPr>
          <w:ilvl w:val="0"/>
          <w:numId w:val="25"/>
        </w:numPr>
        <w:ind w:right="9" w:hanging="720"/>
      </w:pPr>
      <w:r>
        <w:t>基金的转换</w:t>
      </w:r>
      <w:r>
        <w:rPr>
          <w:rFonts w:ascii="Times New Roman" w:eastAsia="Times New Roman" w:hAnsi="Times New Roman" w:cs="Times New Roman"/>
        </w:rPr>
        <w:t xml:space="preserve"> </w:t>
      </w:r>
    </w:p>
    <w:p w14:paraId="050378FF" w14:textId="77777777" w:rsidR="00865249" w:rsidRDefault="00AD7DA4">
      <w:pPr>
        <w:spacing w:after="8" w:line="360" w:lineRule="auto"/>
        <w:ind w:left="-15" w:right="9"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714576F2" w14:textId="77777777" w:rsidR="00865249" w:rsidRDefault="00AD7DA4">
      <w:pPr>
        <w:ind w:left="-5" w:right="9"/>
      </w:pPr>
      <w:r>
        <w:t>关法律法规及本基金合同的规定制</w:t>
      </w:r>
      <w:r>
        <w:t>定并公告，并提前告知基金托管人与相关机构。</w:t>
      </w:r>
      <w:r>
        <w:rPr>
          <w:rFonts w:ascii="Times New Roman" w:eastAsia="Times New Roman" w:hAnsi="Times New Roman" w:cs="Times New Roman"/>
        </w:rPr>
        <w:t xml:space="preserve"> </w:t>
      </w:r>
    </w:p>
    <w:p w14:paraId="10F1177B" w14:textId="77777777" w:rsidR="00865249" w:rsidRDefault="00AD7DA4">
      <w:pPr>
        <w:numPr>
          <w:ilvl w:val="0"/>
          <w:numId w:val="25"/>
        </w:numPr>
        <w:ind w:right="9" w:hanging="720"/>
      </w:pPr>
      <w:r>
        <w:t>基金份额的转让</w:t>
      </w:r>
      <w:r>
        <w:rPr>
          <w:rFonts w:ascii="Times New Roman" w:eastAsia="Times New Roman" w:hAnsi="Times New Roman" w:cs="Times New Roman"/>
        </w:rPr>
        <w:t xml:space="preserve"> </w:t>
      </w:r>
    </w:p>
    <w:p w14:paraId="0C1E7D03" w14:textId="77777777" w:rsidR="00865249" w:rsidRDefault="00AD7DA4">
      <w:pPr>
        <w:spacing w:after="23" w:line="362" w:lineRule="auto"/>
        <w:ind w:left="-15" w:right="9"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8AE9FD4" w14:textId="77777777" w:rsidR="00865249" w:rsidRDefault="00AD7DA4">
      <w:pPr>
        <w:numPr>
          <w:ilvl w:val="0"/>
          <w:numId w:val="25"/>
        </w:numPr>
        <w:spacing w:after="14" w:line="361" w:lineRule="auto"/>
        <w:ind w:right="9" w:hanging="720"/>
      </w:pPr>
      <w:r>
        <w:t>基金的非交易过户基金的非交易过户是指基金登记机构受理继承、捐赠和司法强制执行等情形而产生的非交易过户以及登记机构认可、符合法律法规的其它非交易过户。无论在上述何种情况下，接</w:t>
      </w:r>
      <w:r>
        <w:t>受划转的主体必须是依法可以持有本基金基金份额的投资人。</w:t>
      </w:r>
      <w:r>
        <w:rPr>
          <w:rFonts w:ascii="Times New Roman" w:eastAsia="Times New Roman" w:hAnsi="Times New Roman" w:cs="Times New Roman"/>
        </w:rPr>
        <w:t xml:space="preserve"> </w:t>
      </w:r>
    </w:p>
    <w:p w14:paraId="2E364349" w14:textId="77777777" w:rsidR="00865249" w:rsidRDefault="00AD7DA4">
      <w:pPr>
        <w:spacing w:after="131"/>
        <w:ind w:right="9"/>
      </w:pPr>
      <w:r>
        <w:t>继承是指基金份额持有人死亡，其持有的基金份额由其合法的继承人继承；</w:t>
      </w:r>
    </w:p>
    <w:p w14:paraId="72C014FE" w14:textId="77777777" w:rsidR="00865249" w:rsidRDefault="00AD7DA4">
      <w:pPr>
        <w:spacing w:after="23" w:line="361" w:lineRule="auto"/>
        <w:ind w:left="-5" w:right="9"/>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DF24D6F" w14:textId="77777777" w:rsidR="00865249" w:rsidRDefault="00AD7DA4">
      <w:pPr>
        <w:numPr>
          <w:ilvl w:val="0"/>
          <w:numId w:val="25"/>
        </w:numPr>
        <w:ind w:right="9" w:hanging="720"/>
      </w:pPr>
      <w:r>
        <w:t>基金的转托管</w:t>
      </w:r>
      <w:r>
        <w:rPr>
          <w:rFonts w:ascii="Times New Roman" w:eastAsia="Times New Roman" w:hAnsi="Times New Roman" w:cs="Times New Roman"/>
        </w:rPr>
        <w:t xml:space="preserve"> </w:t>
      </w:r>
    </w:p>
    <w:p w14:paraId="63916A39" w14:textId="77777777" w:rsidR="00865249" w:rsidRDefault="00AD7DA4">
      <w:pPr>
        <w:spacing w:after="18" w:line="365" w:lineRule="auto"/>
        <w:ind w:left="-15" w:right="9" w:firstLine="480"/>
      </w:pPr>
      <w:r>
        <w:t>基金份额持有人可办理已持有基金份额在不同销</w:t>
      </w:r>
      <w:r>
        <w:t>售机构之间的转托管，基金销售机构可以按照规定的标准收取转托管费。</w:t>
      </w:r>
      <w:r>
        <w:rPr>
          <w:rFonts w:ascii="Times New Roman" w:eastAsia="Times New Roman" w:hAnsi="Times New Roman" w:cs="Times New Roman"/>
        </w:rPr>
        <w:t xml:space="preserve"> </w:t>
      </w:r>
    </w:p>
    <w:p w14:paraId="5CA4F0CF" w14:textId="77777777" w:rsidR="00865249" w:rsidRDefault="00AD7DA4">
      <w:pPr>
        <w:numPr>
          <w:ilvl w:val="0"/>
          <w:numId w:val="25"/>
        </w:numPr>
        <w:ind w:right="9" w:hanging="720"/>
      </w:pPr>
      <w:r>
        <w:t>定期定额投资计划</w:t>
      </w:r>
      <w:r>
        <w:rPr>
          <w:rFonts w:ascii="Times New Roman" w:eastAsia="Times New Roman" w:hAnsi="Times New Roman" w:cs="Times New Roman"/>
        </w:rPr>
        <w:t xml:space="preserve"> </w:t>
      </w:r>
    </w:p>
    <w:p w14:paraId="3EB728D0" w14:textId="77777777" w:rsidR="00865249" w:rsidRDefault="00AD7DA4">
      <w:pPr>
        <w:spacing w:after="23" w:line="362" w:lineRule="auto"/>
        <w:ind w:left="-15" w:right="9"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3A597D2" w14:textId="77777777" w:rsidR="00865249" w:rsidRDefault="00AD7DA4">
      <w:pPr>
        <w:numPr>
          <w:ilvl w:val="0"/>
          <w:numId w:val="25"/>
        </w:numPr>
        <w:ind w:right="9" w:hanging="720"/>
      </w:pPr>
      <w:r>
        <w:t>基金的冻结、解冻与质押</w:t>
      </w:r>
      <w:r>
        <w:rPr>
          <w:rFonts w:ascii="Times New Roman" w:eastAsia="Times New Roman" w:hAnsi="Times New Roman" w:cs="Times New Roman"/>
        </w:rPr>
        <w:t xml:space="preserve"> </w:t>
      </w:r>
    </w:p>
    <w:p w14:paraId="52BE081D" w14:textId="77777777" w:rsidR="00865249" w:rsidRDefault="00AD7DA4">
      <w:pPr>
        <w:spacing w:after="131"/>
        <w:ind w:right="9"/>
      </w:pPr>
      <w:r>
        <w:t>基金登记机构只受理国家有权机关依法要求的基金份额的冻结与解冻，以及</w:t>
      </w:r>
    </w:p>
    <w:p w14:paraId="5F4A1C8C" w14:textId="77777777" w:rsidR="00865249" w:rsidRDefault="00AD7DA4">
      <w:pPr>
        <w:spacing w:after="10" w:line="365" w:lineRule="auto"/>
        <w:ind w:left="-5" w:right="9"/>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393602CC" w14:textId="77777777" w:rsidR="00865249" w:rsidRDefault="00AD7DA4">
      <w:pPr>
        <w:spacing w:after="18" w:line="365" w:lineRule="auto"/>
        <w:ind w:left="-15" w:right="9"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68162113" w14:textId="77777777" w:rsidR="00865249" w:rsidRDefault="00AD7DA4">
      <w:pPr>
        <w:numPr>
          <w:ilvl w:val="0"/>
          <w:numId w:val="25"/>
        </w:numPr>
        <w:ind w:right="9" w:hanging="720"/>
      </w:pPr>
      <w:r>
        <w:t>实施侧袋机制期间本基金的申购与赎回</w:t>
      </w:r>
      <w:r>
        <w:rPr>
          <w:rFonts w:ascii="Times New Roman" w:eastAsia="Times New Roman" w:hAnsi="Times New Roman" w:cs="Times New Roman"/>
        </w:rPr>
        <w:t xml:space="preserve"> </w:t>
      </w:r>
    </w:p>
    <w:p w14:paraId="33FFD55B" w14:textId="77777777" w:rsidR="00865249" w:rsidRDefault="00AD7DA4">
      <w:pPr>
        <w:spacing w:after="7" w:line="365" w:lineRule="auto"/>
        <w:ind w:left="-15" w:right="9"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78A8DCC5" w14:textId="77777777" w:rsidR="00865249" w:rsidRDefault="00AD7DA4">
      <w:pPr>
        <w:spacing w:after="0"/>
        <w:ind w:left="480" w:firstLine="0"/>
      </w:pPr>
      <w:r>
        <w:rPr>
          <w:rFonts w:ascii="Times New Roman" w:eastAsia="Times New Roman" w:hAnsi="Times New Roman" w:cs="Times New Roman"/>
        </w:rPr>
        <w:t xml:space="preserve"> </w:t>
      </w:r>
    </w:p>
    <w:p w14:paraId="012A742C" w14:textId="77777777" w:rsidR="00865249" w:rsidRDefault="00AD7DA4">
      <w:pPr>
        <w:pStyle w:val="1"/>
      </w:pPr>
      <w:bookmarkStart w:id="6" w:name="_Toc6459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4B7602C" w14:textId="77777777" w:rsidR="00865249" w:rsidRDefault="00AD7DA4">
      <w:pPr>
        <w:spacing w:after="177"/>
        <w:ind w:left="480" w:firstLine="0"/>
      </w:pPr>
      <w:r>
        <w:rPr>
          <w:rFonts w:ascii="Times New Roman" w:eastAsia="Times New Roman" w:hAnsi="Times New Roman" w:cs="Times New Roman"/>
        </w:rPr>
        <w:t xml:space="preserve"> </w:t>
      </w:r>
    </w:p>
    <w:p w14:paraId="19F16DED" w14:textId="77777777" w:rsidR="00865249" w:rsidRDefault="00AD7DA4">
      <w:pPr>
        <w:ind w:right="9"/>
      </w:pPr>
      <w:r>
        <w:t>一、基金管理人</w:t>
      </w:r>
      <w:r>
        <w:rPr>
          <w:rFonts w:ascii="Times New Roman" w:eastAsia="Times New Roman" w:hAnsi="Times New Roman" w:cs="Times New Roman"/>
        </w:rPr>
        <w:t xml:space="preserve"> </w:t>
      </w:r>
    </w:p>
    <w:p w14:paraId="5E12D84A" w14:textId="77777777" w:rsidR="00865249" w:rsidRDefault="00AD7DA4">
      <w:pPr>
        <w:ind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4007BC2" w14:textId="77777777" w:rsidR="00865249" w:rsidRDefault="00AD7DA4">
      <w:pPr>
        <w:ind w:right="9"/>
      </w:pPr>
      <w:r>
        <w:t>名称：广发基金管理有限公司</w:t>
      </w:r>
      <w:r>
        <w:rPr>
          <w:rFonts w:ascii="Times New Roman" w:eastAsia="Times New Roman" w:hAnsi="Times New Roman" w:cs="Times New Roman"/>
        </w:rPr>
        <w:t xml:space="preserve"> </w:t>
      </w:r>
    </w:p>
    <w:p w14:paraId="71987207" w14:textId="77777777" w:rsidR="00865249" w:rsidRDefault="00AD7DA4">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005B6B5C" w14:textId="77777777" w:rsidR="00865249" w:rsidRDefault="00AD7DA4">
      <w:pPr>
        <w:ind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E3262CA" w14:textId="77777777" w:rsidR="00865249" w:rsidRDefault="00AD7DA4">
      <w:pPr>
        <w:ind w:right="9"/>
      </w:pPr>
      <w:r>
        <w:t>批准设立机关及批准设立文号：中国证券监督管理委员会证监基金字</w:t>
      </w:r>
    </w:p>
    <w:p w14:paraId="7E04CC54" w14:textId="77777777" w:rsidR="00865249" w:rsidRDefault="00AD7DA4">
      <w:pPr>
        <w:pStyle w:val="2"/>
        <w:ind w:left="-5"/>
      </w:pPr>
      <w:r>
        <w:t xml:space="preserve">[2003]91 </w:t>
      </w:r>
      <w:r>
        <w:rPr>
          <w:rFonts w:ascii="宋体" w:eastAsia="宋体" w:hAnsi="宋体" w:cs="宋体"/>
        </w:rPr>
        <w:t>号</w:t>
      </w:r>
      <w:r>
        <w:t xml:space="preserve"> </w:t>
      </w:r>
    </w:p>
    <w:p w14:paraId="191F9ECA" w14:textId="77777777" w:rsidR="00865249" w:rsidRDefault="00AD7DA4">
      <w:pPr>
        <w:ind w:right="9"/>
      </w:pPr>
      <w:r>
        <w:t>组织形式：有限责任公司</w:t>
      </w:r>
      <w:r>
        <w:rPr>
          <w:rFonts w:ascii="Times New Roman" w:eastAsia="Times New Roman" w:hAnsi="Times New Roman" w:cs="Times New Roman"/>
        </w:rPr>
        <w:t xml:space="preserve"> </w:t>
      </w:r>
    </w:p>
    <w:p w14:paraId="6D1B70FD" w14:textId="77777777" w:rsidR="00865249" w:rsidRDefault="00AD7DA4">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0CA904C" w14:textId="77777777" w:rsidR="00865249" w:rsidRDefault="00AD7DA4">
      <w:pPr>
        <w:pStyle w:val="2"/>
        <w:ind w:left="490"/>
      </w:pPr>
      <w:r>
        <w:rPr>
          <w:rFonts w:ascii="宋体" w:eastAsia="宋体" w:hAnsi="宋体" w:cs="宋体"/>
        </w:rPr>
        <w:t>联系电话：</w:t>
      </w:r>
      <w:r>
        <w:t xml:space="preserve">020-83936666 </w:t>
      </w:r>
    </w:p>
    <w:p w14:paraId="060E8D27" w14:textId="77777777" w:rsidR="00865249" w:rsidRDefault="00AD7DA4">
      <w:pPr>
        <w:ind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749C6F7" w14:textId="77777777" w:rsidR="00865249" w:rsidRDefault="00AD7DA4">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462DB9A" w14:textId="77777777" w:rsidR="00865249" w:rsidRDefault="00AD7DA4">
      <w:pPr>
        <w:numPr>
          <w:ilvl w:val="0"/>
          <w:numId w:val="26"/>
        </w:numPr>
        <w:ind w:right="9" w:firstLine="480"/>
      </w:pPr>
      <w:r>
        <w:t>依法募集资金；</w:t>
      </w:r>
      <w:r>
        <w:rPr>
          <w:rFonts w:ascii="Times New Roman" w:eastAsia="Times New Roman" w:hAnsi="Times New Roman" w:cs="Times New Roman"/>
        </w:rPr>
        <w:t xml:space="preserve"> </w:t>
      </w:r>
    </w:p>
    <w:p w14:paraId="3F8F961C" w14:textId="77777777" w:rsidR="00865249" w:rsidRDefault="00AD7DA4">
      <w:pPr>
        <w:numPr>
          <w:ilvl w:val="0"/>
          <w:numId w:val="26"/>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027E90FC" w14:textId="77777777" w:rsidR="00865249" w:rsidRDefault="00AD7DA4">
      <w:pPr>
        <w:numPr>
          <w:ilvl w:val="0"/>
          <w:numId w:val="26"/>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C8CBABC" w14:textId="77777777" w:rsidR="00865249" w:rsidRDefault="00AD7DA4">
      <w:pPr>
        <w:numPr>
          <w:ilvl w:val="0"/>
          <w:numId w:val="26"/>
        </w:numPr>
        <w:ind w:right="9" w:firstLine="480"/>
      </w:pPr>
      <w:r>
        <w:t>销售基金份额；</w:t>
      </w:r>
      <w:r>
        <w:rPr>
          <w:rFonts w:ascii="Times New Roman" w:eastAsia="Times New Roman" w:hAnsi="Times New Roman" w:cs="Times New Roman"/>
        </w:rPr>
        <w:t xml:space="preserve"> </w:t>
      </w:r>
    </w:p>
    <w:p w14:paraId="4DE49810" w14:textId="77777777" w:rsidR="00865249" w:rsidRDefault="00AD7DA4">
      <w:pPr>
        <w:numPr>
          <w:ilvl w:val="0"/>
          <w:numId w:val="26"/>
        </w:numPr>
        <w:ind w:right="9" w:firstLine="480"/>
      </w:pPr>
      <w:r>
        <w:t>按照规定召集基金份额持有人大会；</w:t>
      </w:r>
      <w:r>
        <w:rPr>
          <w:rFonts w:ascii="Times New Roman" w:eastAsia="Times New Roman" w:hAnsi="Times New Roman" w:cs="Times New Roman"/>
        </w:rPr>
        <w:t xml:space="preserve"> </w:t>
      </w:r>
    </w:p>
    <w:p w14:paraId="55AA7F85" w14:textId="77777777" w:rsidR="00865249" w:rsidRDefault="00AD7DA4">
      <w:pPr>
        <w:numPr>
          <w:ilvl w:val="0"/>
          <w:numId w:val="26"/>
        </w:numPr>
        <w:spacing w:after="13" w:line="370"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8EAE5C4" w14:textId="77777777" w:rsidR="00865249" w:rsidRDefault="00AD7DA4">
      <w:pPr>
        <w:numPr>
          <w:ilvl w:val="0"/>
          <w:numId w:val="26"/>
        </w:numPr>
        <w:spacing w:after="197"/>
        <w:ind w:right="9" w:firstLine="480"/>
      </w:pPr>
      <w:r>
        <w:t>在基金托管人更换时，提名新的基</w:t>
      </w:r>
      <w:r>
        <w:t>金托管人；</w:t>
      </w:r>
      <w:r>
        <w:rPr>
          <w:rFonts w:ascii="Times New Roman" w:eastAsia="Times New Roman" w:hAnsi="Times New Roman" w:cs="Times New Roman"/>
        </w:rPr>
        <w:t xml:space="preserve"> </w:t>
      </w:r>
    </w:p>
    <w:p w14:paraId="367D3884" w14:textId="77777777" w:rsidR="00865249" w:rsidRDefault="00AD7DA4">
      <w:pPr>
        <w:numPr>
          <w:ilvl w:val="0"/>
          <w:numId w:val="26"/>
        </w:numPr>
        <w:ind w:right="9" w:firstLine="480"/>
      </w:pPr>
      <w:r>
        <w:t>选择、更换基金销售机构，对基金销售机构的相关行为进行监督和处</w:t>
      </w:r>
    </w:p>
    <w:p w14:paraId="7CEDEF26" w14:textId="77777777" w:rsidR="00865249" w:rsidRDefault="00AD7DA4">
      <w:pPr>
        <w:spacing w:after="117"/>
        <w:ind w:left="-5" w:right="9"/>
      </w:pPr>
      <w:r>
        <w:t>理；</w:t>
      </w:r>
      <w:r>
        <w:rPr>
          <w:rFonts w:ascii="Times New Roman" w:eastAsia="Times New Roman" w:hAnsi="Times New Roman" w:cs="Times New Roman"/>
        </w:rPr>
        <w:t xml:space="preserve">  </w:t>
      </w:r>
    </w:p>
    <w:p w14:paraId="4EFC84C8" w14:textId="77777777" w:rsidR="00865249" w:rsidRDefault="00AD7DA4">
      <w:pPr>
        <w:numPr>
          <w:ilvl w:val="0"/>
          <w:numId w:val="26"/>
        </w:numPr>
        <w:spacing w:after="0" w:line="359"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87ECFC9" w14:textId="77777777" w:rsidR="00865249" w:rsidRDefault="00AD7DA4">
      <w:pPr>
        <w:numPr>
          <w:ilvl w:val="0"/>
          <w:numId w:val="26"/>
        </w:numPr>
        <w:spacing w:after="127"/>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3F637C6" w14:textId="77777777" w:rsidR="00865249" w:rsidRDefault="00AD7DA4">
      <w:pPr>
        <w:numPr>
          <w:ilvl w:val="0"/>
          <w:numId w:val="26"/>
        </w:numPr>
        <w:spacing w:after="0" w:line="361"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57C67408" w14:textId="77777777" w:rsidR="00865249" w:rsidRDefault="00AD7DA4">
      <w:pPr>
        <w:numPr>
          <w:ilvl w:val="0"/>
          <w:numId w:val="26"/>
        </w:numPr>
        <w:spacing w:after="11" w:line="357"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35E2D39" w14:textId="77777777" w:rsidR="00865249" w:rsidRDefault="00AD7DA4">
      <w:pPr>
        <w:numPr>
          <w:ilvl w:val="0"/>
          <w:numId w:val="26"/>
        </w:numPr>
        <w:spacing w:after="121"/>
        <w:ind w:right="9" w:firstLine="480"/>
      </w:pPr>
      <w:r>
        <w:t>在法律法规允许的前提下，为基金的利益依法为基金进行融资；</w:t>
      </w:r>
      <w:r>
        <w:rPr>
          <w:rFonts w:ascii="Times New Roman" w:eastAsia="Times New Roman" w:hAnsi="Times New Roman" w:cs="Times New Roman"/>
        </w:rPr>
        <w:t xml:space="preserve">  </w:t>
      </w:r>
    </w:p>
    <w:p w14:paraId="7EF9C722" w14:textId="77777777" w:rsidR="00865249" w:rsidRDefault="00AD7DA4">
      <w:pPr>
        <w:numPr>
          <w:ilvl w:val="0"/>
          <w:numId w:val="26"/>
        </w:numPr>
        <w:spacing w:after="0" w:line="357"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F59650D" w14:textId="77777777" w:rsidR="00865249" w:rsidRDefault="00AD7DA4">
      <w:pPr>
        <w:numPr>
          <w:ilvl w:val="0"/>
          <w:numId w:val="26"/>
        </w:numPr>
        <w:spacing w:after="0" w:line="357"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3868DBF" w14:textId="77777777" w:rsidR="00865249" w:rsidRDefault="00AD7DA4">
      <w:pPr>
        <w:numPr>
          <w:ilvl w:val="0"/>
          <w:numId w:val="26"/>
        </w:numPr>
        <w:spacing w:after="0" w:line="359" w:lineRule="auto"/>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BF8B30D" w14:textId="77777777" w:rsidR="00865249" w:rsidRDefault="00AD7DA4">
      <w:pPr>
        <w:numPr>
          <w:ilvl w:val="0"/>
          <w:numId w:val="26"/>
        </w:numPr>
        <w:spacing w:after="120"/>
        <w:ind w:right="9" w:firstLine="480"/>
      </w:pPr>
      <w:r>
        <w:t>法律法规及中国证监会规定的和《基金合同》约定的其他权利。</w:t>
      </w:r>
      <w:r>
        <w:rPr>
          <w:rFonts w:ascii="Times New Roman" w:eastAsia="Times New Roman" w:hAnsi="Times New Roman" w:cs="Times New Roman"/>
        </w:rPr>
        <w:t xml:space="preserve"> </w:t>
      </w:r>
    </w:p>
    <w:p w14:paraId="1EF9CB52" w14:textId="77777777" w:rsidR="00865249" w:rsidRDefault="00AD7DA4">
      <w:pPr>
        <w:spacing w:after="0" w:line="359" w:lineRule="auto"/>
        <w:ind w:left="-15" w:right="9" w:firstLine="480"/>
      </w:pPr>
      <w:r>
        <w:rPr>
          <w:rFonts w:ascii="Times New Roman" w:eastAsia="Times New Roman" w:hAnsi="Times New Roman" w:cs="Times New Roman"/>
        </w:rPr>
        <w:t>2</w:t>
      </w:r>
      <w:r>
        <w:t>、根据《基金法</w:t>
      </w:r>
      <w:r>
        <w:t>》、《运作办法》及其他有关规定，基金管理人的义务包括但不限于：</w:t>
      </w:r>
      <w:r>
        <w:rPr>
          <w:rFonts w:ascii="Times New Roman" w:eastAsia="Times New Roman" w:hAnsi="Times New Roman" w:cs="Times New Roman"/>
        </w:rPr>
        <w:t xml:space="preserve"> </w:t>
      </w:r>
    </w:p>
    <w:p w14:paraId="6FF9DB35" w14:textId="77777777" w:rsidR="00865249" w:rsidRDefault="00AD7DA4">
      <w:pPr>
        <w:numPr>
          <w:ilvl w:val="0"/>
          <w:numId w:val="27"/>
        </w:numPr>
        <w:spacing w:after="129"/>
        <w:ind w:right="9" w:firstLine="480"/>
      </w:pPr>
      <w:r>
        <w:t>依法募集资金，办理基金份额的发售和登记事宜；</w:t>
      </w:r>
      <w:r>
        <w:rPr>
          <w:rFonts w:ascii="Times New Roman" w:eastAsia="Times New Roman" w:hAnsi="Times New Roman" w:cs="Times New Roman"/>
        </w:rPr>
        <w:t xml:space="preserve"> </w:t>
      </w:r>
    </w:p>
    <w:p w14:paraId="5F5B78F6" w14:textId="77777777" w:rsidR="00865249" w:rsidRDefault="00AD7DA4">
      <w:pPr>
        <w:numPr>
          <w:ilvl w:val="0"/>
          <w:numId w:val="27"/>
        </w:numPr>
        <w:spacing w:after="122"/>
        <w:ind w:right="9" w:firstLine="480"/>
      </w:pPr>
      <w:r>
        <w:t>办理基金备案手续；</w:t>
      </w:r>
      <w:r>
        <w:rPr>
          <w:rFonts w:ascii="Times New Roman" w:eastAsia="Times New Roman" w:hAnsi="Times New Roman" w:cs="Times New Roman"/>
        </w:rPr>
        <w:t xml:space="preserve"> </w:t>
      </w:r>
    </w:p>
    <w:p w14:paraId="533C672F" w14:textId="77777777" w:rsidR="00865249" w:rsidRDefault="00AD7DA4">
      <w:pPr>
        <w:numPr>
          <w:ilvl w:val="0"/>
          <w:numId w:val="27"/>
        </w:numPr>
        <w:spacing w:after="0" w:line="357"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4F4F4C8A" w14:textId="77777777" w:rsidR="00865249" w:rsidRDefault="00AD7DA4">
      <w:pPr>
        <w:numPr>
          <w:ilvl w:val="0"/>
          <w:numId w:val="27"/>
        </w:numPr>
        <w:spacing w:after="0" w:line="35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0383B80" w14:textId="77777777" w:rsidR="00865249" w:rsidRDefault="00AD7DA4">
      <w:pPr>
        <w:numPr>
          <w:ilvl w:val="0"/>
          <w:numId w:val="27"/>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784F7084" w14:textId="77777777" w:rsidR="00865249" w:rsidRDefault="00AD7DA4">
      <w:pPr>
        <w:spacing w:after="72"/>
        <w:ind w:left="-5" w:right="9"/>
      </w:pPr>
      <w:r>
        <w:t>管理，分别记账，进行证券投资；</w:t>
      </w:r>
      <w:r>
        <w:rPr>
          <w:rFonts w:ascii="Times New Roman" w:eastAsia="Times New Roman" w:hAnsi="Times New Roman" w:cs="Times New Roman"/>
        </w:rPr>
        <w:t xml:space="preserve"> </w:t>
      </w:r>
    </w:p>
    <w:p w14:paraId="1A9C820C" w14:textId="77777777" w:rsidR="00865249" w:rsidRDefault="00AD7DA4">
      <w:pPr>
        <w:numPr>
          <w:ilvl w:val="0"/>
          <w:numId w:val="27"/>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135D736" w14:textId="77777777" w:rsidR="00865249" w:rsidRDefault="00AD7DA4">
      <w:pPr>
        <w:numPr>
          <w:ilvl w:val="0"/>
          <w:numId w:val="27"/>
        </w:numPr>
        <w:ind w:right="9" w:firstLine="480"/>
      </w:pPr>
      <w:r>
        <w:t>依法接受基金托管人的监督；</w:t>
      </w:r>
      <w:r>
        <w:rPr>
          <w:rFonts w:ascii="Times New Roman" w:eastAsia="Times New Roman" w:hAnsi="Times New Roman" w:cs="Times New Roman"/>
        </w:rPr>
        <w:t xml:space="preserve"> </w:t>
      </w:r>
    </w:p>
    <w:p w14:paraId="098DE5B9" w14:textId="77777777" w:rsidR="00865249" w:rsidRDefault="00AD7DA4">
      <w:pPr>
        <w:numPr>
          <w:ilvl w:val="0"/>
          <w:numId w:val="27"/>
        </w:numPr>
        <w:spacing w:after="18" w:line="366"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3B2990A" w14:textId="77777777" w:rsidR="00865249" w:rsidRDefault="00AD7DA4">
      <w:pPr>
        <w:numPr>
          <w:ilvl w:val="0"/>
          <w:numId w:val="27"/>
        </w:numPr>
        <w:ind w:right="9" w:firstLine="480"/>
      </w:pPr>
      <w:r>
        <w:t>进行基金会计核算并编制基金</w:t>
      </w:r>
      <w:r>
        <w:t>财务会计报告；</w:t>
      </w:r>
      <w:r>
        <w:rPr>
          <w:rFonts w:ascii="Times New Roman" w:eastAsia="Times New Roman" w:hAnsi="Times New Roman" w:cs="Times New Roman"/>
        </w:rPr>
        <w:t xml:space="preserve"> </w:t>
      </w:r>
    </w:p>
    <w:p w14:paraId="15A5E7C5" w14:textId="77777777" w:rsidR="00865249" w:rsidRDefault="00AD7DA4">
      <w:pPr>
        <w:numPr>
          <w:ilvl w:val="0"/>
          <w:numId w:val="27"/>
        </w:numPr>
        <w:ind w:right="9" w:firstLine="480"/>
      </w:pPr>
      <w:r>
        <w:t>编制季度、中期报告和年度报告；</w:t>
      </w:r>
      <w:r>
        <w:rPr>
          <w:rFonts w:ascii="Times New Roman" w:eastAsia="Times New Roman" w:hAnsi="Times New Roman" w:cs="Times New Roman"/>
        </w:rPr>
        <w:t xml:space="preserve"> </w:t>
      </w:r>
    </w:p>
    <w:p w14:paraId="18B92535" w14:textId="77777777" w:rsidR="00865249" w:rsidRDefault="00AD7DA4">
      <w:pPr>
        <w:numPr>
          <w:ilvl w:val="0"/>
          <w:numId w:val="27"/>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11D519AB" w14:textId="77777777" w:rsidR="00865249" w:rsidRDefault="00AD7DA4">
      <w:pPr>
        <w:numPr>
          <w:ilvl w:val="0"/>
          <w:numId w:val="27"/>
        </w:numPr>
        <w:spacing w:after="6" w:line="370"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74661D1" w14:textId="77777777" w:rsidR="00865249" w:rsidRDefault="00AD7DA4">
      <w:pPr>
        <w:numPr>
          <w:ilvl w:val="0"/>
          <w:numId w:val="27"/>
        </w:numPr>
        <w:spacing w:after="2"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22362F6" w14:textId="77777777" w:rsidR="00865249" w:rsidRDefault="00AD7DA4">
      <w:pPr>
        <w:numPr>
          <w:ilvl w:val="0"/>
          <w:numId w:val="27"/>
        </w:numPr>
        <w:ind w:right="9" w:firstLine="480"/>
      </w:pPr>
      <w:r>
        <w:t>按规定受理申购与赎回申请，及时、足额支付赎回款项；</w:t>
      </w:r>
      <w:r>
        <w:rPr>
          <w:rFonts w:ascii="Times New Roman" w:eastAsia="Times New Roman" w:hAnsi="Times New Roman" w:cs="Times New Roman"/>
        </w:rPr>
        <w:t xml:space="preserve"> </w:t>
      </w:r>
    </w:p>
    <w:p w14:paraId="429832DC" w14:textId="77777777" w:rsidR="00865249" w:rsidRDefault="00AD7DA4">
      <w:pPr>
        <w:numPr>
          <w:ilvl w:val="0"/>
          <w:numId w:val="27"/>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3E4044D" w14:textId="77777777" w:rsidR="00865249" w:rsidRDefault="00AD7DA4">
      <w:pPr>
        <w:numPr>
          <w:ilvl w:val="0"/>
          <w:numId w:val="27"/>
        </w:numPr>
        <w:spacing w:after="0" w:line="379" w:lineRule="auto"/>
        <w:ind w:right="9"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3D85EAC5" w14:textId="77777777" w:rsidR="00865249" w:rsidRDefault="00AD7DA4">
      <w:pPr>
        <w:numPr>
          <w:ilvl w:val="0"/>
          <w:numId w:val="27"/>
        </w:numPr>
        <w:spacing w:after="6"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58C5784" w14:textId="77777777" w:rsidR="00865249" w:rsidRDefault="00AD7DA4">
      <w:pPr>
        <w:numPr>
          <w:ilvl w:val="0"/>
          <w:numId w:val="27"/>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04063587" w14:textId="77777777" w:rsidR="00865249" w:rsidRDefault="00AD7DA4">
      <w:pPr>
        <w:numPr>
          <w:ilvl w:val="0"/>
          <w:numId w:val="27"/>
        </w:numPr>
        <w:spacing w:after="0" w:line="379" w:lineRule="auto"/>
        <w:ind w:right="9" w:firstLine="480"/>
      </w:pPr>
      <w:r>
        <w:t>面临解散</w:t>
      </w:r>
      <w:r>
        <w:t>、依法被撤销或者被依法宣告破产时，及时报告中国证监会并通知基金托管人；</w:t>
      </w:r>
      <w:r>
        <w:rPr>
          <w:rFonts w:ascii="Times New Roman" w:eastAsia="Times New Roman" w:hAnsi="Times New Roman" w:cs="Times New Roman"/>
        </w:rPr>
        <w:t xml:space="preserve"> </w:t>
      </w:r>
    </w:p>
    <w:p w14:paraId="7D4035F6" w14:textId="77777777" w:rsidR="00865249" w:rsidRDefault="00AD7DA4">
      <w:pPr>
        <w:numPr>
          <w:ilvl w:val="0"/>
          <w:numId w:val="27"/>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36307DE" w14:textId="77777777" w:rsidR="00865249" w:rsidRDefault="00AD7DA4">
      <w:pPr>
        <w:numPr>
          <w:ilvl w:val="0"/>
          <w:numId w:val="27"/>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9319FE6" w14:textId="77777777" w:rsidR="00865249" w:rsidRDefault="00AD7DA4">
      <w:pPr>
        <w:numPr>
          <w:ilvl w:val="0"/>
          <w:numId w:val="27"/>
        </w:numPr>
        <w:spacing w:after="149"/>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FD002A2" w14:textId="77777777" w:rsidR="00865249" w:rsidRDefault="00AD7DA4">
      <w:pPr>
        <w:numPr>
          <w:ilvl w:val="0"/>
          <w:numId w:val="27"/>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A01F704" w14:textId="77777777" w:rsidR="00865249" w:rsidRDefault="00AD7DA4">
      <w:pPr>
        <w:numPr>
          <w:ilvl w:val="0"/>
          <w:numId w:val="27"/>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86E1929" w14:textId="77777777" w:rsidR="00865249" w:rsidRDefault="00AD7DA4">
      <w:pPr>
        <w:numPr>
          <w:ilvl w:val="0"/>
          <w:numId w:val="27"/>
        </w:numPr>
        <w:ind w:right="9" w:firstLine="480"/>
      </w:pPr>
      <w:r>
        <w:t>执行生效的基金份额持有人大会的决议；</w:t>
      </w:r>
      <w:r>
        <w:rPr>
          <w:rFonts w:ascii="Times New Roman" w:eastAsia="Times New Roman" w:hAnsi="Times New Roman" w:cs="Times New Roman"/>
        </w:rPr>
        <w:t xml:space="preserve"> </w:t>
      </w:r>
    </w:p>
    <w:p w14:paraId="12C82964" w14:textId="77777777" w:rsidR="00865249" w:rsidRDefault="00AD7DA4">
      <w:pPr>
        <w:numPr>
          <w:ilvl w:val="0"/>
          <w:numId w:val="27"/>
        </w:numPr>
        <w:ind w:right="9" w:firstLine="480"/>
      </w:pPr>
      <w:r>
        <w:t>建立并保存基金份额持有人名册；</w:t>
      </w:r>
      <w:r>
        <w:rPr>
          <w:rFonts w:ascii="Times New Roman" w:eastAsia="Times New Roman" w:hAnsi="Times New Roman" w:cs="Times New Roman"/>
        </w:rPr>
        <w:t xml:space="preserve"> </w:t>
      </w:r>
    </w:p>
    <w:p w14:paraId="23E89F98" w14:textId="77777777" w:rsidR="00865249" w:rsidRDefault="00AD7DA4">
      <w:pPr>
        <w:numPr>
          <w:ilvl w:val="0"/>
          <w:numId w:val="27"/>
        </w:numPr>
        <w:ind w:right="9" w:firstLine="480"/>
      </w:pPr>
      <w:r>
        <w:t>法律法规及中国证监会规定的和《基金合同》约定的其他义务。</w:t>
      </w:r>
      <w:r>
        <w:rPr>
          <w:rFonts w:ascii="Times New Roman" w:eastAsia="Times New Roman" w:hAnsi="Times New Roman" w:cs="Times New Roman"/>
        </w:rPr>
        <w:t xml:space="preserve"> </w:t>
      </w:r>
    </w:p>
    <w:p w14:paraId="2E3F61E3" w14:textId="77777777" w:rsidR="00865249" w:rsidRDefault="00AD7DA4">
      <w:pPr>
        <w:ind w:right="9"/>
      </w:pPr>
      <w:r>
        <w:t>二、基金托管人</w:t>
      </w:r>
      <w:r>
        <w:rPr>
          <w:rFonts w:ascii="Times New Roman" w:eastAsia="Times New Roman" w:hAnsi="Times New Roman" w:cs="Times New Roman"/>
        </w:rPr>
        <w:t xml:space="preserve"> </w:t>
      </w:r>
    </w:p>
    <w:p w14:paraId="509B08DF" w14:textId="77777777" w:rsidR="00865249" w:rsidRDefault="00AD7DA4">
      <w:pPr>
        <w:numPr>
          <w:ilvl w:val="0"/>
          <w:numId w:val="28"/>
        </w:numPr>
        <w:ind w:right="9" w:hanging="780"/>
      </w:pPr>
      <w:r>
        <w:t>基金托管人简况</w:t>
      </w:r>
      <w:r>
        <w:rPr>
          <w:rFonts w:ascii="Times New Roman" w:eastAsia="Times New Roman" w:hAnsi="Times New Roman" w:cs="Times New Roman"/>
        </w:rPr>
        <w:t xml:space="preserve"> </w:t>
      </w:r>
    </w:p>
    <w:p w14:paraId="66B030D2" w14:textId="77777777" w:rsidR="00865249" w:rsidRDefault="00AD7DA4">
      <w:pPr>
        <w:ind w:right="9"/>
      </w:pPr>
      <w:r>
        <w:t>名称：中国银行股份有限公司</w:t>
      </w:r>
      <w:r>
        <w:rPr>
          <w:rFonts w:ascii="Times New Roman" w:eastAsia="Times New Roman" w:hAnsi="Times New Roman" w:cs="Times New Roman"/>
        </w:rPr>
        <w:t xml:space="preserve"> </w:t>
      </w:r>
    </w:p>
    <w:p w14:paraId="104DD204" w14:textId="77777777" w:rsidR="00865249" w:rsidRDefault="00AD7DA4">
      <w:pPr>
        <w:spacing w:after="0" w:line="379" w:lineRule="auto"/>
        <w:ind w:right="1767"/>
      </w:pPr>
      <w:r>
        <w:t>住所：北京市西城区复兴门内大街</w:t>
      </w:r>
      <w:r>
        <w:t>1</w:t>
      </w:r>
      <w:r>
        <w:t>号法定代表人：葛海蛟</w:t>
      </w:r>
      <w:r>
        <w:rPr>
          <w:rFonts w:ascii="Times New Roman" w:eastAsia="Times New Roman" w:hAnsi="Times New Roman" w:cs="Times New Roman"/>
        </w:rPr>
        <w:t xml:space="preserve"> </w:t>
      </w:r>
    </w:p>
    <w:p w14:paraId="147EA23F" w14:textId="77777777" w:rsidR="00865249" w:rsidRDefault="00AD7DA4">
      <w:pPr>
        <w:ind w:right="9"/>
      </w:pPr>
      <w:r>
        <w:t>成立时间：</w:t>
      </w:r>
      <w:r>
        <w:t>1983</w:t>
      </w:r>
      <w:r>
        <w:t>年</w:t>
      </w:r>
      <w:r>
        <w:t>10</w:t>
      </w:r>
      <w:r>
        <w:t>月</w:t>
      </w:r>
      <w:r>
        <w:t>31</w:t>
      </w:r>
      <w:r>
        <w:t>日</w:t>
      </w:r>
      <w:r>
        <w:rPr>
          <w:rFonts w:ascii="Times New Roman" w:eastAsia="Times New Roman" w:hAnsi="Times New Roman" w:cs="Times New Roman"/>
        </w:rPr>
        <w:t xml:space="preserve"> </w:t>
      </w:r>
    </w:p>
    <w:p w14:paraId="5923069A" w14:textId="77777777" w:rsidR="00865249" w:rsidRDefault="00AD7DA4">
      <w:pPr>
        <w:spacing w:after="9" w:line="372" w:lineRule="auto"/>
        <w:ind w:right="239"/>
      </w:pPr>
      <w:r>
        <w:t>批准设立机关和批准设立文号：国务院批转中国人民银行《关于改革中国银行体制的请示报告》（国发</w:t>
      </w:r>
      <w:r>
        <w:t>[1979]72</w:t>
      </w:r>
      <w:r>
        <w:t>号）组织形式：股份有限公司</w:t>
      </w:r>
      <w:r>
        <w:rPr>
          <w:rFonts w:ascii="Times New Roman" w:eastAsia="Times New Roman" w:hAnsi="Times New Roman" w:cs="Times New Roman"/>
        </w:rPr>
        <w:t xml:space="preserve"> </w:t>
      </w:r>
    </w:p>
    <w:p w14:paraId="2FC1393C" w14:textId="77777777" w:rsidR="00865249" w:rsidRDefault="00AD7DA4">
      <w:pPr>
        <w:spacing w:after="0" w:line="379" w:lineRule="auto"/>
        <w:ind w:right="9"/>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22BD6CDE" w14:textId="77777777" w:rsidR="00865249" w:rsidRDefault="00AD7DA4">
      <w:pPr>
        <w:ind w:right="9"/>
      </w:pPr>
      <w:r>
        <w:t>基金托管资格批文及文号：中国证监会证监基字【</w:t>
      </w:r>
      <w:r>
        <w:t>1998</w:t>
      </w:r>
      <w:r>
        <w:t>】</w:t>
      </w:r>
      <w:r>
        <w:t>24</w:t>
      </w:r>
      <w:r>
        <w:t>号</w:t>
      </w:r>
      <w:r>
        <w:rPr>
          <w:rFonts w:ascii="Times New Roman" w:eastAsia="Times New Roman" w:hAnsi="Times New Roman" w:cs="Times New Roman"/>
        </w:rPr>
        <w:t xml:space="preserve"> </w:t>
      </w:r>
    </w:p>
    <w:p w14:paraId="580651B8" w14:textId="77777777" w:rsidR="00865249" w:rsidRDefault="00AD7DA4">
      <w:pPr>
        <w:numPr>
          <w:ilvl w:val="0"/>
          <w:numId w:val="28"/>
        </w:numPr>
        <w:ind w:right="9" w:hanging="780"/>
      </w:pPr>
      <w:r>
        <w:t>基金托管人的权利与义务</w:t>
      </w:r>
      <w:r>
        <w:rPr>
          <w:rFonts w:ascii="Times New Roman" w:eastAsia="Times New Roman" w:hAnsi="Times New Roman" w:cs="Times New Roman"/>
        </w:rPr>
        <w:t xml:space="preserve"> </w:t>
      </w:r>
    </w:p>
    <w:p w14:paraId="0579EE38" w14:textId="77777777" w:rsidR="00865249" w:rsidRDefault="00AD7DA4">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1B47CD0" w14:textId="77777777" w:rsidR="00865249" w:rsidRDefault="00AD7DA4">
      <w:pPr>
        <w:numPr>
          <w:ilvl w:val="0"/>
          <w:numId w:val="29"/>
        </w:numPr>
        <w:spacing w:after="0" w:line="380" w:lineRule="auto"/>
        <w:ind w:right="9" w:firstLine="480"/>
      </w:pPr>
      <w:r>
        <w:t>自《基金合同》生效之日起</w:t>
      </w:r>
      <w:r>
        <w:t>，依法律法规和《基金合同》的规定安全保管基金财产；</w:t>
      </w:r>
      <w:r>
        <w:rPr>
          <w:rFonts w:ascii="Times New Roman" w:eastAsia="Times New Roman" w:hAnsi="Times New Roman" w:cs="Times New Roman"/>
        </w:rPr>
        <w:t xml:space="preserve"> </w:t>
      </w:r>
    </w:p>
    <w:p w14:paraId="74250051" w14:textId="77777777" w:rsidR="00865249" w:rsidRDefault="00AD7DA4">
      <w:pPr>
        <w:numPr>
          <w:ilvl w:val="0"/>
          <w:numId w:val="29"/>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A8A0B93" w14:textId="77777777" w:rsidR="00865249" w:rsidRDefault="00AD7DA4">
      <w:pPr>
        <w:numPr>
          <w:ilvl w:val="0"/>
          <w:numId w:val="29"/>
        </w:numPr>
        <w:spacing w:after="11" w:line="366"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CEAF2D3" w14:textId="77777777" w:rsidR="00865249" w:rsidRDefault="00AD7DA4">
      <w:pPr>
        <w:numPr>
          <w:ilvl w:val="0"/>
          <w:numId w:val="29"/>
        </w:numPr>
        <w:spacing w:after="0"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4C725C1F" w14:textId="77777777" w:rsidR="00865249" w:rsidRDefault="00AD7DA4">
      <w:pPr>
        <w:numPr>
          <w:ilvl w:val="0"/>
          <w:numId w:val="29"/>
        </w:numPr>
        <w:ind w:right="9" w:firstLine="480"/>
      </w:pPr>
      <w:r>
        <w:t>提议召开或召集基金份额持有人大会；</w:t>
      </w:r>
      <w:r>
        <w:rPr>
          <w:rFonts w:ascii="Times New Roman" w:eastAsia="Times New Roman" w:hAnsi="Times New Roman" w:cs="Times New Roman"/>
        </w:rPr>
        <w:t xml:space="preserve"> </w:t>
      </w:r>
    </w:p>
    <w:p w14:paraId="5A44F870" w14:textId="77777777" w:rsidR="00865249" w:rsidRDefault="00AD7DA4">
      <w:pPr>
        <w:numPr>
          <w:ilvl w:val="0"/>
          <w:numId w:val="29"/>
        </w:numPr>
        <w:ind w:right="9" w:firstLine="480"/>
      </w:pPr>
      <w:r>
        <w:t>在基金管理人更换时，提名新的基金管理人；</w:t>
      </w:r>
      <w:r>
        <w:rPr>
          <w:rFonts w:ascii="Times New Roman" w:eastAsia="Times New Roman" w:hAnsi="Times New Roman" w:cs="Times New Roman"/>
        </w:rPr>
        <w:t xml:space="preserve"> </w:t>
      </w:r>
    </w:p>
    <w:p w14:paraId="22FBBF19" w14:textId="77777777" w:rsidR="00865249" w:rsidRDefault="00AD7DA4">
      <w:pPr>
        <w:numPr>
          <w:ilvl w:val="0"/>
          <w:numId w:val="29"/>
        </w:numPr>
        <w:ind w:right="9" w:firstLine="480"/>
      </w:pPr>
      <w:r>
        <w:t>法律法规及中国证监会规定的和《基金合同》约定的其他权利。</w:t>
      </w:r>
      <w:r>
        <w:rPr>
          <w:rFonts w:ascii="Times New Roman" w:eastAsia="Times New Roman" w:hAnsi="Times New Roman" w:cs="Times New Roman"/>
        </w:rPr>
        <w:t xml:space="preserve"> </w:t>
      </w:r>
    </w:p>
    <w:p w14:paraId="2EDEF6D4"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AAFE733" w14:textId="77777777" w:rsidR="00865249" w:rsidRDefault="00AD7DA4">
      <w:pPr>
        <w:numPr>
          <w:ilvl w:val="0"/>
          <w:numId w:val="30"/>
        </w:numPr>
        <w:ind w:right="9" w:firstLine="480"/>
      </w:pPr>
      <w:r>
        <w:t>以诚实信用、勤勉尽责的原则持有并安全保管基金财产；</w:t>
      </w:r>
      <w:r>
        <w:rPr>
          <w:rFonts w:ascii="Times New Roman" w:eastAsia="Times New Roman" w:hAnsi="Times New Roman" w:cs="Times New Roman"/>
        </w:rPr>
        <w:t xml:space="preserve"> </w:t>
      </w:r>
    </w:p>
    <w:p w14:paraId="0945749C" w14:textId="77777777" w:rsidR="00865249" w:rsidRDefault="00AD7DA4">
      <w:pPr>
        <w:numPr>
          <w:ilvl w:val="0"/>
          <w:numId w:val="30"/>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897396C" w14:textId="77777777" w:rsidR="00865249" w:rsidRDefault="00AD7DA4">
      <w:pPr>
        <w:numPr>
          <w:ilvl w:val="0"/>
          <w:numId w:val="30"/>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w:t>
      </w:r>
      <w:r>
        <w:t>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C82B947" w14:textId="77777777" w:rsidR="00865249" w:rsidRDefault="00AD7DA4">
      <w:pPr>
        <w:numPr>
          <w:ilvl w:val="0"/>
          <w:numId w:val="30"/>
        </w:numPr>
        <w:spacing w:after="0" w:line="380"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E0AB8D9" w14:textId="77777777" w:rsidR="00865249" w:rsidRDefault="00AD7DA4">
      <w:pPr>
        <w:numPr>
          <w:ilvl w:val="0"/>
          <w:numId w:val="30"/>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2C6257F1" w14:textId="77777777" w:rsidR="00865249" w:rsidRDefault="00AD7DA4">
      <w:pPr>
        <w:numPr>
          <w:ilvl w:val="0"/>
          <w:numId w:val="30"/>
        </w:numPr>
        <w:spacing w:after="0" w:line="379" w:lineRule="auto"/>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3D47CCF" w14:textId="77777777" w:rsidR="00865249" w:rsidRDefault="00AD7DA4">
      <w:pPr>
        <w:numPr>
          <w:ilvl w:val="0"/>
          <w:numId w:val="30"/>
        </w:numPr>
        <w:spacing w:after="6" w:line="369" w:lineRule="auto"/>
        <w:ind w:right="9" w:firstLine="480"/>
      </w:pPr>
      <w:r>
        <w:t>保守基金商业秘密，除《基金法》、《基金合同》及其他有关规定另有规定外，在基金信息公开披露前予以保密，不得向他人泄露，因审计、法律等外部专业顾问提供的情况除外；</w:t>
      </w:r>
      <w:r>
        <w:rPr>
          <w:rFonts w:ascii="Times New Roman" w:eastAsia="Times New Roman" w:hAnsi="Times New Roman" w:cs="Times New Roman"/>
        </w:rPr>
        <w:t xml:space="preserve"> </w:t>
      </w:r>
    </w:p>
    <w:p w14:paraId="19C4FD40" w14:textId="77777777" w:rsidR="00865249" w:rsidRDefault="00AD7DA4">
      <w:pPr>
        <w:numPr>
          <w:ilvl w:val="0"/>
          <w:numId w:val="30"/>
        </w:numPr>
        <w:spacing w:after="0" w:line="380" w:lineRule="auto"/>
        <w:ind w:right="9"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53430E1" w14:textId="77777777" w:rsidR="00865249" w:rsidRDefault="00AD7DA4">
      <w:pPr>
        <w:numPr>
          <w:ilvl w:val="0"/>
          <w:numId w:val="30"/>
        </w:numPr>
        <w:ind w:right="9" w:firstLine="480"/>
      </w:pPr>
      <w:r>
        <w:t>办理与基金托管业务活动有关的信息披露事项；</w:t>
      </w:r>
      <w:r>
        <w:rPr>
          <w:rFonts w:ascii="Times New Roman" w:eastAsia="Times New Roman" w:hAnsi="Times New Roman" w:cs="Times New Roman"/>
        </w:rPr>
        <w:t xml:space="preserve"> </w:t>
      </w:r>
    </w:p>
    <w:p w14:paraId="2E43FD28" w14:textId="77777777" w:rsidR="00865249" w:rsidRDefault="00AD7DA4">
      <w:pPr>
        <w:numPr>
          <w:ilvl w:val="0"/>
          <w:numId w:val="30"/>
        </w:numPr>
        <w:spacing w:after="11" w:line="373" w:lineRule="auto"/>
        <w:ind w:right="9"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153C412" w14:textId="77777777" w:rsidR="00865249" w:rsidRDefault="00AD7DA4">
      <w:pPr>
        <w:numPr>
          <w:ilvl w:val="0"/>
          <w:numId w:val="30"/>
        </w:numPr>
        <w:spacing w:after="2" w:line="379" w:lineRule="auto"/>
        <w:ind w:right="9" w:firstLine="480"/>
      </w:pPr>
      <w:r>
        <w:t>保存</w:t>
      </w:r>
      <w:r>
        <w:t>基金托管业务活动的记录、账册、报表和其他相关资料，保存期限不低于法律法规规定的最低期限；</w:t>
      </w:r>
      <w:r>
        <w:rPr>
          <w:rFonts w:ascii="Times New Roman" w:eastAsia="Times New Roman" w:hAnsi="Times New Roman" w:cs="Times New Roman"/>
        </w:rPr>
        <w:t xml:space="preserve"> </w:t>
      </w:r>
    </w:p>
    <w:p w14:paraId="0595A688" w14:textId="77777777" w:rsidR="00865249" w:rsidRDefault="00AD7DA4">
      <w:pPr>
        <w:numPr>
          <w:ilvl w:val="0"/>
          <w:numId w:val="30"/>
        </w:numPr>
        <w:ind w:right="9" w:firstLine="480"/>
      </w:pPr>
      <w:r>
        <w:t>从基金管理人或其委托的登记机构处接收基金份额持有人名册；</w:t>
      </w:r>
      <w:r>
        <w:rPr>
          <w:rFonts w:ascii="Times New Roman" w:eastAsia="Times New Roman" w:hAnsi="Times New Roman" w:cs="Times New Roman"/>
        </w:rPr>
        <w:t xml:space="preserve"> </w:t>
      </w:r>
    </w:p>
    <w:p w14:paraId="59226787" w14:textId="77777777" w:rsidR="00865249" w:rsidRDefault="00AD7DA4">
      <w:pPr>
        <w:numPr>
          <w:ilvl w:val="0"/>
          <w:numId w:val="30"/>
        </w:numPr>
        <w:ind w:right="9" w:firstLine="480"/>
      </w:pPr>
      <w:r>
        <w:t>按规定制作相关账册并与基金管理人核对；</w:t>
      </w:r>
      <w:r>
        <w:rPr>
          <w:rFonts w:ascii="Times New Roman" w:eastAsia="Times New Roman" w:hAnsi="Times New Roman" w:cs="Times New Roman"/>
        </w:rPr>
        <w:t xml:space="preserve"> </w:t>
      </w:r>
    </w:p>
    <w:p w14:paraId="17EA8D41" w14:textId="77777777" w:rsidR="00865249" w:rsidRDefault="00AD7DA4">
      <w:pPr>
        <w:numPr>
          <w:ilvl w:val="0"/>
          <w:numId w:val="30"/>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C39BDB9" w14:textId="77777777" w:rsidR="00865249" w:rsidRDefault="00AD7DA4">
      <w:pPr>
        <w:numPr>
          <w:ilvl w:val="0"/>
          <w:numId w:val="30"/>
        </w:numPr>
        <w:spacing w:after="1"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E302424" w14:textId="77777777" w:rsidR="00865249" w:rsidRDefault="00AD7DA4">
      <w:pPr>
        <w:numPr>
          <w:ilvl w:val="0"/>
          <w:numId w:val="30"/>
        </w:numPr>
        <w:ind w:right="9" w:firstLine="480"/>
      </w:pPr>
      <w:r>
        <w:t>按照法律法规和《基金合同》的规定监督基金管理人的投资运作；</w:t>
      </w:r>
      <w:r>
        <w:rPr>
          <w:rFonts w:ascii="Times New Roman" w:eastAsia="Times New Roman" w:hAnsi="Times New Roman" w:cs="Times New Roman"/>
        </w:rPr>
        <w:t xml:space="preserve"> </w:t>
      </w:r>
    </w:p>
    <w:p w14:paraId="47E77349" w14:textId="77777777" w:rsidR="00865249" w:rsidRDefault="00AD7DA4">
      <w:pPr>
        <w:numPr>
          <w:ilvl w:val="0"/>
          <w:numId w:val="30"/>
        </w:numPr>
        <w:spacing w:after="0" w:line="379" w:lineRule="auto"/>
        <w:ind w:right="9" w:firstLine="480"/>
      </w:pPr>
      <w:r>
        <w:t>参加基金财产清算小组，参与基金财产的保管、清理、估价</w:t>
      </w:r>
      <w:r>
        <w:t>、变现和分配；</w:t>
      </w:r>
      <w:r>
        <w:rPr>
          <w:rFonts w:ascii="Times New Roman" w:eastAsia="Times New Roman" w:hAnsi="Times New Roman" w:cs="Times New Roman"/>
        </w:rPr>
        <w:t xml:space="preserve"> </w:t>
      </w:r>
    </w:p>
    <w:p w14:paraId="153E9B41" w14:textId="77777777" w:rsidR="00865249" w:rsidRDefault="00AD7DA4">
      <w:pPr>
        <w:numPr>
          <w:ilvl w:val="0"/>
          <w:numId w:val="30"/>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DD6B706" w14:textId="77777777" w:rsidR="00865249" w:rsidRDefault="00AD7DA4">
      <w:pPr>
        <w:numPr>
          <w:ilvl w:val="0"/>
          <w:numId w:val="30"/>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13833AD" w14:textId="77777777" w:rsidR="00865249" w:rsidRDefault="00AD7DA4">
      <w:pPr>
        <w:numPr>
          <w:ilvl w:val="0"/>
          <w:numId w:val="30"/>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4234D29" w14:textId="77777777" w:rsidR="00865249" w:rsidRDefault="00AD7DA4">
      <w:pPr>
        <w:numPr>
          <w:ilvl w:val="0"/>
          <w:numId w:val="30"/>
        </w:numPr>
        <w:ind w:right="9" w:firstLine="480"/>
      </w:pPr>
      <w:r>
        <w:t>执行生效的基金份额持有人大会的决议；</w:t>
      </w:r>
      <w:r>
        <w:rPr>
          <w:rFonts w:ascii="Times New Roman" w:eastAsia="Times New Roman" w:hAnsi="Times New Roman" w:cs="Times New Roman"/>
        </w:rPr>
        <w:t xml:space="preserve"> </w:t>
      </w:r>
    </w:p>
    <w:p w14:paraId="09540B85" w14:textId="77777777" w:rsidR="00865249" w:rsidRDefault="00AD7DA4">
      <w:pPr>
        <w:numPr>
          <w:ilvl w:val="0"/>
          <w:numId w:val="30"/>
        </w:numPr>
        <w:ind w:right="9" w:firstLine="480"/>
      </w:pPr>
      <w:r>
        <w:t>法律法规及中国证监会规定的和《基金合同》约定的其他义务。</w:t>
      </w:r>
      <w:r>
        <w:rPr>
          <w:rFonts w:ascii="Times New Roman" w:eastAsia="Times New Roman" w:hAnsi="Times New Roman" w:cs="Times New Roman"/>
        </w:rPr>
        <w:t xml:space="preserve"> </w:t>
      </w:r>
    </w:p>
    <w:p w14:paraId="784A96E6" w14:textId="77777777" w:rsidR="00865249" w:rsidRDefault="00AD7DA4">
      <w:pPr>
        <w:ind w:right="9"/>
      </w:pPr>
      <w:r>
        <w:t>三、基金份额持有人</w:t>
      </w:r>
      <w:r>
        <w:rPr>
          <w:rFonts w:ascii="Times New Roman" w:eastAsia="Times New Roman" w:hAnsi="Times New Roman" w:cs="Times New Roman"/>
        </w:rPr>
        <w:t xml:space="preserve"> </w:t>
      </w:r>
    </w:p>
    <w:p w14:paraId="608BEE7D" w14:textId="77777777" w:rsidR="00865249" w:rsidRDefault="00AD7DA4">
      <w:pPr>
        <w:spacing w:after="131"/>
        <w:ind w:right="9"/>
      </w:pPr>
      <w:r>
        <w:t>基金投资者持有本基金基金份额的行为即视为对《基金合同》的承认和接受，</w:t>
      </w:r>
    </w:p>
    <w:p w14:paraId="734911D7" w14:textId="77777777" w:rsidR="00865249" w:rsidRDefault="00AD7DA4">
      <w:pPr>
        <w:spacing w:after="21" w:line="363" w:lineRule="auto"/>
        <w:ind w:left="-5" w:right="9"/>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53E5C8A" w14:textId="77777777" w:rsidR="00865249" w:rsidRDefault="00AD7DA4">
      <w:pPr>
        <w:ind w:right="9"/>
      </w:pPr>
      <w:r>
        <w:t>同一类别每份基金份额具有同等的合法权益。</w:t>
      </w:r>
      <w:r>
        <w:rPr>
          <w:rFonts w:ascii="Times New Roman" w:eastAsia="Times New Roman" w:hAnsi="Times New Roman" w:cs="Times New Roman"/>
        </w:rPr>
        <w:t xml:space="preserve"> </w:t>
      </w:r>
    </w:p>
    <w:p w14:paraId="547108A7" w14:textId="77777777" w:rsidR="00865249" w:rsidRDefault="00AD7DA4">
      <w:pPr>
        <w:ind w:right="9"/>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F65C570" w14:textId="77777777" w:rsidR="00865249" w:rsidRDefault="00AD7DA4">
      <w:pPr>
        <w:numPr>
          <w:ilvl w:val="0"/>
          <w:numId w:val="31"/>
        </w:numPr>
        <w:ind w:right="9" w:hanging="600"/>
      </w:pPr>
      <w:r>
        <w:t>分享基金财产收益；</w:t>
      </w:r>
      <w:r>
        <w:rPr>
          <w:rFonts w:ascii="Times New Roman" w:eastAsia="Times New Roman" w:hAnsi="Times New Roman" w:cs="Times New Roman"/>
        </w:rPr>
        <w:t xml:space="preserve"> </w:t>
      </w:r>
    </w:p>
    <w:p w14:paraId="4E541A33" w14:textId="77777777" w:rsidR="00865249" w:rsidRDefault="00AD7DA4">
      <w:pPr>
        <w:numPr>
          <w:ilvl w:val="0"/>
          <w:numId w:val="31"/>
        </w:numPr>
        <w:spacing w:after="0" w:line="380" w:lineRule="auto"/>
        <w:ind w:right="9"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0B7DFF6E" w14:textId="77777777" w:rsidR="00865249" w:rsidRDefault="00AD7DA4">
      <w:pPr>
        <w:numPr>
          <w:ilvl w:val="0"/>
          <w:numId w:val="32"/>
        </w:numPr>
        <w:ind w:right="9" w:firstLine="480"/>
      </w:pPr>
      <w:r>
        <w:t>按照规定要</w:t>
      </w:r>
      <w:r>
        <w:t>求召开基金份额持有人大会；</w:t>
      </w:r>
      <w:r>
        <w:rPr>
          <w:rFonts w:ascii="Times New Roman" w:eastAsia="Times New Roman" w:hAnsi="Times New Roman" w:cs="Times New Roman"/>
        </w:rPr>
        <w:t xml:space="preserve"> </w:t>
      </w:r>
    </w:p>
    <w:p w14:paraId="7BBCDDD3" w14:textId="77777777" w:rsidR="00865249" w:rsidRDefault="00AD7DA4">
      <w:pPr>
        <w:numPr>
          <w:ilvl w:val="0"/>
          <w:numId w:val="32"/>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796D0B4" w14:textId="77777777" w:rsidR="00865249" w:rsidRDefault="00AD7DA4">
      <w:pPr>
        <w:numPr>
          <w:ilvl w:val="0"/>
          <w:numId w:val="32"/>
        </w:numPr>
        <w:ind w:right="9" w:firstLine="480"/>
      </w:pPr>
      <w:r>
        <w:t>查阅或者复制公开披露的基金信息资料；</w:t>
      </w:r>
      <w:r>
        <w:rPr>
          <w:rFonts w:ascii="Times New Roman" w:eastAsia="Times New Roman" w:hAnsi="Times New Roman" w:cs="Times New Roman"/>
        </w:rPr>
        <w:t xml:space="preserve"> </w:t>
      </w:r>
    </w:p>
    <w:p w14:paraId="0FD15658" w14:textId="77777777" w:rsidR="00865249" w:rsidRDefault="00AD7DA4">
      <w:pPr>
        <w:numPr>
          <w:ilvl w:val="0"/>
          <w:numId w:val="32"/>
        </w:numPr>
        <w:ind w:right="9" w:firstLine="480"/>
      </w:pPr>
      <w:r>
        <w:t>监督基金管理人的投资运作；</w:t>
      </w:r>
      <w:r>
        <w:rPr>
          <w:rFonts w:ascii="Times New Roman" w:eastAsia="Times New Roman" w:hAnsi="Times New Roman" w:cs="Times New Roman"/>
        </w:rPr>
        <w:t xml:space="preserve"> </w:t>
      </w:r>
    </w:p>
    <w:p w14:paraId="6CEA3659" w14:textId="77777777" w:rsidR="00865249" w:rsidRDefault="00AD7DA4">
      <w:pPr>
        <w:numPr>
          <w:ilvl w:val="0"/>
          <w:numId w:val="32"/>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033E000" w14:textId="77777777" w:rsidR="00865249" w:rsidRDefault="00AD7DA4">
      <w:pPr>
        <w:numPr>
          <w:ilvl w:val="0"/>
          <w:numId w:val="32"/>
        </w:numPr>
        <w:ind w:right="9" w:firstLine="480"/>
      </w:pPr>
      <w:r>
        <w:t>法律法规及中国证监会规定的和《基金合同》约定的其他权利。</w:t>
      </w:r>
      <w:r>
        <w:rPr>
          <w:rFonts w:ascii="Times New Roman" w:eastAsia="Times New Roman" w:hAnsi="Times New Roman" w:cs="Times New Roman"/>
        </w:rPr>
        <w:t xml:space="preserve"> </w:t>
      </w:r>
    </w:p>
    <w:p w14:paraId="112560F4"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2053B58" w14:textId="77777777" w:rsidR="00865249" w:rsidRDefault="00AD7DA4">
      <w:pPr>
        <w:numPr>
          <w:ilvl w:val="0"/>
          <w:numId w:val="33"/>
        </w:numPr>
        <w:ind w:right="9" w:firstLine="480"/>
      </w:pPr>
      <w:r>
        <w:t>认真阅读并遵守《基金合同》、《招募说明书》；</w:t>
      </w:r>
      <w:r>
        <w:rPr>
          <w:rFonts w:ascii="Times New Roman" w:eastAsia="Times New Roman" w:hAnsi="Times New Roman" w:cs="Times New Roman"/>
        </w:rPr>
        <w:t xml:space="preserve"> </w:t>
      </w:r>
    </w:p>
    <w:p w14:paraId="7DC27C7A" w14:textId="77777777" w:rsidR="00865249" w:rsidRDefault="00AD7DA4">
      <w:pPr>
        <w:numPr>
          <w:ilvl w:val="0"/>
          <w:numId w:val="33"/>
        </w:numPr>
        <w:spacing w:after="1" w:line="379" w:lineRule="auto"/>
        <w:ind w:right="9"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92E4889" w14:textId="77777777" w:rsidR="00865249" w:rsidRDefault="00AD7DA4">
      <w:pPr>
        <w:numPr>
          <w:ilvl w:val="0"/>
          <w:numId w:val="33"/>
        </w:numPr>
        <w:ind w:right="9" w:firstLine="480"/>
      </w:pPr>
      <w:r>
        <w:t>关注基金信息披露，及时行使权利和履行义务；</w:t>
      </w:r>
      <w:r>
        <w:rPr>
          <w:rFonts w:ascii="Times New Roman" w:eastAsia="Times New Roman" w:hAnsi="Times New Roman" w:cs="Times New Roman"/>
        </w:rPr>
        <w:t xml:space="preserve"> </w:t>
      </w:r>
    </w:p>
    <w:p w14:paraId="6FA17F1E" w14:textId="77777777" w:rsidR="00865249" w:rsidRDefault="00AD7DA4">
      <w:pPr>
        <w:numPr>
          <w:ilvl w:val="0"/>
          <w:numId w:val="33"/>
        </w:numPr>
        <w:ind w:right="9" w:firstLine="480"/>
      </w:pPr>
      <w:r>
        <w:t>缴纳基金认购、申购款项及法律法规和《基金合同》所规定的费用；</w:t>
      </w:r>
      <w:r>
        <w:rPr>
          <w:rFonts w:ascii="Times New Roman" w:eastAsia="Times New Roman" w:hAnsi="Times New Roman" w:cs="Times New Roman"/>
        </w:rPr>
        <w:t xml:space="preserve"> </w:t>
      </w:r>
    </w:p>
    <w:p w14:paraId="21968974" w14:textId="77777777" w:rsidR="00865249" w:rsidRDefault="00AD7DA4">
      <w:pPr>
        <w:numPr>
          <w:ilvl w:val="0"/>
          <w:numId w:val="33"/>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2723DBD1" w14:textId="77777777" w:rsidR="00865249" w:rsidRDefault="00AD7DA4">
      <w:pPr>
        <w:numPr>
          <w:ilvl w:val="0"/>
          <w:numId w:val="33"/>
        </w:numPr>
        <w:ind w:right="9" w:firstLine="480"/>
      </w:pPr>
      <w:r>
        <w:t>不从事任何有损基金及其他《基金合同》当事人合法权益的活动；</w:t>
      </w:r>
      <w:r>
        <w:rPr>
          <w:rFonts w:ascii="Times New Roman" w:eastAsia="Times New Roman" w:hAnsi="Times New Roman" w:cs="Times New Roman"/>
        </w:rPr>
        <w:t xml:space="preserve"> </w:t>
      </w:r>
    </w:p>
    <w:p w14:paraId="25B4AF01" w14:textId="77777777" w:rsidR="00865249" w:rsidRDefault="00AD7DA4">
      <w:pPr>
        <w:numPr>
          <w:ilvl w:val="0"/>
          <w:numId w:val="33"/>
        </w:numPr>
        <w:ind w:right="9" w:firstLine="480"/>
      </w:pPr>
      <w:r>
        <w:t>执行生效的基金份额持有人大会的决议；</w:t>
      </w:r>
      <w:r>
        <w:rPr>
          <w:rFonts w:ascii="Times New Roman" w:eastAsia="Times New Roman" w:hAnsi="Times New Roman" w:cs="Times New Roman"/>
        </w:rPr>
        <w:t xml:space="preserve"> </w:t>
      </w:r>
    </w:p>
    <w:p w14:paraId="1FAA772E" w14:textId="77777777" w:rsidR="00865249" w:rsidRDefault="00AD7DA4">
      <w:pPr>
        <w:numPr>
          <w:ilvl w:val="0"/>
          <w:numId w:val="33"/>
        </w:numPr>
        <w:ind w:right="9" w:firstLine="480"/>
      </w:pPr>
      <w:r>
        <w:t>返还在基金交易过程中因任何原因获得的不当得利；</w:t>
      </w:r>
      <w:r>
        <w:rPr>
          <w:rFonts w:ascii="Times New Roman" w:eastAsia="Times New Roman" w:hAnsi="Times New Roman" w:cs="Times New Roman"/>
        </w:rPr>
        <w:t xml:space="preserve"> </w:t>
      </w:r>
    </w:p>
    <w:p w14:paraId="69AAF3EE" w14:textId="77777777" w:rsidR="00865249" w:rsidRDefault="00AD7DA4">
      <w:pPr>
        <w:numPr>
          <w:ilvl w:val="0"/>
          <w:numId w:val="33"/>
        </w:numPr>
        <w:ind w:right="9" w:firstLine="480"/>
      </w:pPr>
      <w:r>
        <w:t>法律法规及中国证监会规定的和《基金合同》约定的其他义务。</w:t>
      </w:r>
      <w:r>
        <w:rPr>
          <w:rFonts w:ascii="Times New Roman" w:eastAsia="Times New Roman" w:hAnsi="Times New Roman" w:cs="Times New Roman"/>
        </w:rPr>
        <w:t xml:space="preserve"> </w:t>
      </w:r>
    </w:p>
    <w:p w14:paraId="5E5CD198" w14:textId="77777777" w:rsidR="00865249" w:rsidRDefault="00AD7DA4">
      <w:pPr>
        <w:pStyle w:val="1"/>
      </w:pPr>
      <w:bookmarkStart w:id="7" w:name="_Toc64599"/>
      <w:r>
        <w:t>第八部分</w:t>
      </w:r>
      <w:r>
        <w:rPr>
          <w:rFonts w:ascii="Times New Roman" w:eastAsia="Times New Roman" w:hAnsi="Times New Roman" w:cs="Times New Roman"/>
          <w:b/>
        </w:rPr>
        <w:t xml:space="preserve">  </w:t>
      </w:r>
      <w:r>
        <w:t>基金</w:t>
      </w:r>
      <w:r>
        <w:t>份额持有人大会</w:t>
      </w:r>
      <w:r>
        <w:rPr>
          <w:rFonts w:ascii="Times New Roman" w:eastAsia="Times New Roman" w:hAnsi="Times New Roman" w:cs="Times New Roman"/>
          <w:b/>
        </w:rPr>
        <w:t xml:space="preserve"> </w:t>
      </w:r>
      <w:bookmarkEnd w:id="7"/>
    </w:p>
    <w:p w14:paraId="29E18FC8" w14:textId="77777777" w:rsidR="00865249" w:rsidRDefault="00AD7DA4">
      <w:pPr>
        <w:spacing w:after="170"/>
        <w:ind w:left="418" w:firstLine="0"/>
      </w:pPr>
      <w:r>
        <w:rPr>
          <w:rFonts w:ascii="Times New Roman" w:eastAsia="Times New Roman" w:hAnsi="Times New Roman" w:cs="Times New Roman"/>
        </w:rPr>
        <w:t xml:space="preserve"> </w:t>
      </w:r>
    </w:p>
    <w:p w14:paraId="4D55C425" w14:textId="77777777" w:rsidR="00865249" w:rsidRDefault="00AD7DA4">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E52AD22" w14:textId="77777777" w:rsidR="00865249" w:rsidRDefault="00AD7DA4">
      <w:pPr>
        <w:ind w:right="9"/>
      </w:pPr>
      <w:r>
        <w:t>本基金的基金份额持有人大会不设立日常机构。</w:t>
      </w:r>
      <w:r>
        <w:rPr>
          <w:rFonts w:ascii="Times New Roman" w:eastAsia="Times New Roman" w:hAnsi="Times New Roman" w:cs="Times New Roman"/>
        </w:rPr>
        <w:t xml:space="preserve"> </w:t>
      </w:r>
    </w:p>
    <w:p w14:paraId="74C8EE8E" w14:textId="77777777" w:rsidR="00865249" w:rsidRDefault="00AD7DA4">
      <w:pPr>
        <w:ind w:right="9"/>
      </w:pPr>
      <w:r>
        <w:t>一、召开事由</w:t>
      </w:r>
      <w:r>
        <w:rPr>
          <w:rFonts w:ascii="Times New Roman" w:eastAsia="Times New Roman" w:hAnsi="Times New Roman" w:cs="Times New Roman"/>
        </w:rPr>
        <w:t xml:space="preserve"> </w:t>
      </w:r>
    </w:p>
    <w:p w14:paraId="5B74AB81" w14:textId="77777777" w:rsidR="00865249" w:rsidRDefault="00AD7DA4">
      <w:pPr>
        <w:spacing w:after="49" w:line="380"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5E45FB0" w14:textId="77777777" w:rsidR="00865249" w:rsidRDefault="00AD7DA4">
      <w:pPr>
        <w:numPr>
          <w:ilvl w:val="0"/>
          <w:numId w:val="34"/>
        </w:numPr>
        <w:spacing w:after="128"/>
        <w:ind w:right="1488" w:hanging="600"/>
      </w:pPr>
      <w:r>
        <w:t>终止《基金合同》；</w:t>
      </w:r>
      <w:r>
        <w:rPr>
          <w:rFonts w:ascii="Times New Roman" w:eastAsia="Times New Roman" w:hAnsi="Times New Roman" w:cs="Times New Roman"/>
        </w:rPr>
        <w:t xml:space="preserve"> </w:t>
      </w:r>
    </w:p>
    <w:p w14:paraId="4537A506" w14:textId="77777777" w:rsidR="00865249" w:rsidRDefault="00AD7DA4">
      <w:pPr>
        <w:numPr>
          <w:ilvl w:val="0"/>
          <w:numId w:val="34"/>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2C2B8F7" w14:textId="77777777" w:rsidR="00865249" w:rsidRDefault="00AD7DA4">
      <w:pPr>
        <w:numPr>
          <w:ilvl w:val="0"/>
          <w:numId w:val="35"/>
        </w:numPr>
        <w:spacing w:after="120"/>
        <w:ind w:right="9" w:firstLine="480"/>
      </w:pPr>
      <w:r>
        <w:t>转换基金运作方式；</w:t>
      </w:r>
      <w:r>
        <w:rPr>
          <w:rFonts w:ascii="Times New Roman" w:eastAsia="Times New Roman" w:hAnsi="Times New Roman" w:cs="Times New Roman"/>
        </w:rPr>
        <w:t xml:space="preserve"> </w:t>
      </w:r>
    </w:p>
    <w:p w14:paraId="033E90C9" w14:textId="77777777" w:rsidR="00865249" w:rsidRDefault="00AD7DA4">
      <w:pPr>
        <w:numPr>
          <w:ilvl w:val="0"/>
          <w:numId w:val="35"/>
        </w:numPr>
        <w:spacing w:after="0" w:line="359" w:lineRule="auto"/>
        <w:ind w:right="9"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12451337" w14:textId="77777777" w:rsidR="00865249" w:rsidRDefault="00AD7DA4">
      <w:pPr>
        <w:numPr>
          <w:ilvl w:val="0"/>
          <w:numId w:val="35"/>
        </w:numPr>
        <w:spacing w:after="128"/>
        <w:ind w:right="9" w:firstLine="480"/>
      </w:pPr>
      <w:r>
        <w:t>变更基金类别；</w:t>
      </w:r>
      <w:r>
        <w:rPr>
          <w:rFonts w:ascii="Times New Roman" w:eastAsia="Times New Roman" w:hAnsi="Times New Roman" w:cs="Times New Roman"/>
        </w:rPr>
        <w:t xml:space="preserve"> </w:t>
      </w:r>
    </w:p>
    <w:p w14:paraId="7EFEE530" w14:textId="77777777" w:rsidR="00865249" w:rsidRDefault="00AD7DA4">
      <w:pPr>
        <w:numPr>
          <w:ilvl w:val="0"/>
          <w:numId w:val="35"/>
        </w:numPr>
        <w:spacing w:after="123"/>
        <w:ind w:right="9" w:firstLine="480"/>
      </w:pPr>
      <w:r>
        <w:t>本基金与其他基金的合并；</w:t>
      </w:r>
      <w:r>
        <w:rPr>
          <w:rFonts w:ascii="Times New Roman" w:eastAsia="Times New Roman" w:hAnsi="Times New Roman" w:cs="Times New Roman"/>
        </w:rPr>
        <w:t xml:space="preserve"> </w:t>
      </w:r>
    </w:p>
    <w:p w14:paraId="13AB4E35" w14:textId="77777777" w:rsidR="00865249" w:rsidRDefault="00AD7DA4">
      <w:pPr>
        <w:numPr>
          <w:ilvl w:val="0"/>
          <w:numId w:val="35"/>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2DE3FA95" w14:textId="77777777" w:rsidR="00865249" w:rsidRDefault="00AD7DA4">
      <w:pPr>
        <w:numPr>
          <w:ilvl w:val="0"/>
          <w:numId w:val="35"/>
        </w:numPr>
        <w:spacing w:after="131"/>
        <w:ind w:right="9" w:firstLine="480"/>
      </w:pPr>
      <w:r>
        <w:t>变更基金份额持有人大会程序；</w:t>
      </w:r>
      <w:r>
        <w:rPr>
          <w:rFonts w:ascii="Times New Roman" w:eastAsia="Times New Roman" w:hAnsi="Times New Roman" w:cs="Times New Roman"/>
        </w:rPr>
        <w:t xml:space="preserve"> </w:t>
      </w:r>
    </w:p>
    <w:p w14:paraId="1E10E9DE" w14:textId="77777777" w:rsidR="00865249" w:rsidRDefault="00AD7DA4">
      <w:pPr>
        <w:numPr>
          <w:ilvl w:val="0"/>
          <w:numId w:val="35"/>
        </w:numPr>
        <w:spacing w:after="125"/>
        <w:ind w:right="9" w:firstLine="480"/>
      </w:pPr>
      <w:r>
        <w:t>基金管理人或基金托管人要求召开基金份额持有人大会；</w:t>
      </w:r>
      <w:r>
        <w:rPr>
          <w:rFonts w:ascii="Times New Roman" w:eastAsia="Times New Roman" w:hAnsi="Times New Roman" w:cs="Times New Roman"/>
        </w:rPr>
        <w:t xml:space="preserve"> </w:t>
      </w:r>
    </w:p>
    <w:p w14:paraId="09E8A4EC" w14:textId="77777777" w:rsidR="00865249" w:rsidRDefault="00AD7DA4">
      <w:pPr>
        <w:numPr>
          <w:ilvl w:val="0"/>
          <w:numId w:val="35"/>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D0B98D9" w14:textId="77777777" w:rsidR="00865249" w:rsidRDefault="00AD7DA4">
      <w:pPr>
        <w:numPr>
          <w:ilvl w:val="0"/>
          <w:numId w:val="35"/>
        </w:numPr>
        <w:spacing w:after="121"/>
        <w:ind w:right="9" w:firstLine="480"/>
      </w:pPr>
      <w:r>
        <w:t>对基金合同当事人权利和义务产生重大影响的其他事项；</w:t>
      </w:r>
      <w:r>
        <w:rPr>
          <w:rFonts w:ascii="Times New Roman" w:eastAsia="Times New Roman" w:hAnsi="Times New Roman" w:cs="Times New Roman"/>
        </w:rPr>
        <w:t xml:space="preserve"> </w:t>
      </w:r>
    </w:p>
    <w:p w14:paraId="00F38FA2" w14:textId="77777777" w:rsidR="00865249" w:rsidRDefault="00AD7DA4">
      <w:pPr>
        <w:numPr>
          <w:ilvl w:val="0"/>
          <w:numId w:val="35"/>
        </w:numPr>
        <w:spacing w:after="129"/>
        <w:ind w:right="9" w:firstLine="480"/>
      </w:pPr>
      <w:r>
        <w:t>法律法规、《基金合同》或中国证监会规定的其他应当召开基金份额</w:t>
      </w:r>
    </w:p>
    <w:p w14:paraId="1AD9E251" w14:textId="77777777" w:rsidR="00865249" w:rsidRDefault="00AD7DA4">
      <w:pPr>
        <w:spacing w:after="72"/>
        <w:ind w:left="-5" w:right="9"/>
      </w:pPr>
      <w:r>
        <w:t>持有人大会的事项。</w:t>
      </w:r>
      <w:r>
        <w:rPr>
          <w:rFonts w:ascii="Times New Roman" w:eastAsia="Times New Roman" w:hAnsi="Times New Roman" w:cs="Times New Roman"/>
        </w:rPr>
        <w:t xml:space="preserve"> </w:t>
      </w:r>
    </w:p>
    <w:p w14:paraId="33CBF433" w14:textId="77777777" w:rsidR="00865249" w:rsidRDefault="00AD7DA4">
      <w:pPr>
        <w:ind w:right="9"/>
      </w:pPr>
      <w:r>
        <w:rPr>
          <w:rFonts w:ascii="Times New Roman" w:eastAsia="Times New Roman" w:hAnsi="Times New Roman" w:cs="Times New Roman"/>
        </w:rPr>
        <w:t>2</w:t>
      </w:r>
      <w:r>
        <w:t>、在不违反有关法律法规和《基金合同》约定，并对基金份额持有人利益</w:t>
      </w:r>
    </w:p>
    <w:p w14:paraId="32642567" w14:textId="77777777" w:rsidR="00865249" w:rsidRDefault="00AD7DA4">
      <w:pPr>
        <w:spacing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6FBAC95" w14:textId="77777777" w:rsidR="00865249" w:rsidRDefault="00AD7DA4">
      <w:pPr>
        <w:numPr>
          <w:ilvl w:val="0"/>
          <w:numId w:val="36"/>
        </w:numPr>
        <w:ind w:right="9" w:firstLine="480"/>
      </w:pPr>
      <w:r>
        <w:t>法律法规要求增加的基金费用的收取；</w:t>
      </w:r>
      <w:r>
        <w:rPr>
          <w:rFonts w:ascii="Times New Roman" w:eastAsia="Times New Roman" w:hAnsi="Times New Roman" w:cs="Times New Roman"/>
        </w:rPr>
        <w:t xml:space="preserve"> </w:t>
      </w:r>
    </w:p>
    <w:p w14:paraId="4018AF40" w14:textId="77777777" w:rsidR="00865249" w:rsidRDefault="00AD7DA4">
      <w:pPr>
        <w:numPr>
          <w:ilvl w:val="0"/>
          <w:numId w:val="36"/>
        </w:numPr>
        <w:ind w:right="9" w:firstLine="480"/>
      </w:pPr>
      <w:r>
        <w:t>在法律法规和《基金合同》规定的范围内调整本基金的申购费率、调</w:t>
      </w:r>
    </w:p>
    <w:p w14:paraId="0E08079D" w14:textId="77777777" w:rsidR="00865249" w:rsidRDefault="00AD7DA4">
      <w:pPr>
        <w:ind w:left="-5" w:right="9"/>
      </w:pPr>
      <w:r>
        <w:t>低赎回费率或变更收费方式，调低基金的销售服务费率或调整基金份额类别设置；</w:t>
      </w:r>
      <w:r>
        <w:rPr>
          <w:rFonts w:ascii="Times New Roman" w:eastAsia="Times New Roman" w:hAnsi="Times New Roman" w:cs="Times New Roman"/>
        </w:rPr>
        <w:t xml:space="preserve"> </w:t>
      </w:r>
    </w:p>
    <w:p w14:paraId="6518D1F2" w14:textId="77777777" w:rsidR="00865249" w:rsidRDefault="00AD7DA4">
      <w:pPr>
        <w:numPr>
          <w:ilvl w:val="0"/>
          <w:numId w:val="36"/>
        </w:numPr>
        <w:ind w:right="9" w:firstLine="480"/>
      </w:pPr>
      <w:r>
        <w:t>因相应的法律法规发生变动而应当对《基金合同》进行修改；</w:t>
      </w:r>
      <w:r>
        <w:rPr>
          <w:rFonts w:ascii="Times New Roman" w:eastAsia="Times New Roman" w:hAnsi="Times New Roman" w:cs="Times New Roman"/>
        </w:rPr>
        <w:t xml:space="preserve"> </w:t>
      </w:r>
    </w:p>
    <w:p w14:paraId="043B2ECC" w14:textId="77777777" w:rsidR="00865249" w:rsidRDefault="00AD7DA4">
      <w:pPr>
        <w:numPr>
          <w:ilvl w:val="0"/>
          <w:numId w:val="36"/>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D7F0194" w14:textId="77777777" w:rsidR="00865249" w:rsidRDefault="00AD7DA4">
      <w:pPr>
        <w:numPr>
          <w:ilvl w:val="0"/>
          <w:numId w:val="36"/>
        </w:numPr>
        <w:ind w:right="9" w:firstLine="480"/>
      </w:pPr>
      <w:r>
        <w:t>《基金合同》明确约定无需召开基金份额持有人大会的情况；</w:t>
      </w:r>
      <w:r>
        <w:rPr>
          <w:rFonts w:ascii="Times New Roman" w:eastAsia="Times New Roman" w:hAnsi="Times New Roman" w:cs="Times New Roman"/>
        </w:rPr>
        <w:t xml:space="preserve"> </w:t>
      </w:r>
    </w:p>
    <w:p w14:paraId="3C6C70D2" w14:textId="77777777" w:rsidR="00865249" w:rsidRDefault="00AD7DA4">
      <w:pPr>
        <w:numPr>
          <w:ilvl w:val="0"/>
          <w:numId w:val="36"/>
        </w:numPr>
        <w:spacing w:after="13" w:line="370"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730EB0D" w14:textId="77777777" w:rsidR="00865249" w:rsidRDefault="00AD7DA4">
      <w:pPr>
        <w:numPr>
          <w:ilvl w:val="0"/>
          <w:numId w:val="36"/>
        </w:numPr>
        <w:ind w:right="9" w:firstLine="480"/>
      </w:pPr>
      <w:r>
        <w:t>基金推出新业务或服务；</w:t>
      </w:r>
      <w:r>
        <w:rPr>
          <w:rFonts w:ascii="Times New Roman" w:eastAsia="Times New Roman" w:hAnsi="Times New Roman" w:cs="Times New Roman"/>
        </w:rPr>
        <w:t xml:space="preserve"> </w:t>
      </w:r>
    </w:p>
    <w:p w14:paraId="1AB6257F" w14:textId="77777777" w:rsidR="00865249" w:rsidRDefault="00AD7DA4">
      <w:pPr>
        <w:numPr>
          <w:ilvl w:val="0"/>
          <w:numId w:val="36"/>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58C92F75" w14:textId="77777777" w:rsidR="00865249" w:rsidRDefault="00AD7DA4">
      <w:pPr>
        <w:ind w:right="9"/>
      </w:pPr>
      <w:r>
        <w:t>二、会议召集人及召集方式</w:t>
      </w:r>
      <w:r>
        <w:rPr>
          <w:rFonts w:ascii="Times New Roman" w:eastAsia="Times New Roman" w:hAnsi="Times New Roman" w:cs="Times New Roman"/>
        </w:rPr>
        <w:t xml:space="preserve"> </w:t>
      </w:r>
    </w:p>
    <w:p w14:paraId="392E8FCB" w14:textId="77777777" w:rsidR="00865249" w:rsidRDefault="00AD7DA4">
      <w:pPr>
        <w:numPr>
          <w:ilvl w:val="0"/>
          <w:numId w:val="37"/>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A4F34FD" w14:textId="77777777" w:rsidR="00865249" w:rsidRDefault="00AD7DA4">
      <w:pPr>
        <w:numPr>
          <w:ilvl w:val="0"/>
          <w:numId w:val="37"/>
        </w:numPr>
        <w:ind w:right="119" w:firstLine="470"/>
      </w:pPr>
      <w:r>
        <w:t>基金管理人未按规定召集或不能召集时，由基金托管人召集。</w:t>
      </w:r>
      <w:r>
        <w:rPr>
          <w:rFonts w:ascii="Times New Roman" w:eastAsia="Times New Roman" w:hAnsi="Times New Roman" w:cs="Times New Roman"/>
        </w:rPr>
        <w:t xml:space="preserve"> </w:t>
      </w:r>
    </w:p>
    <w:p w14:paraId="5BB0AA5F" w14:textId="77777777" w:rsidR="00865249" w:rsidRDefault="00AD7DA4">
      <w:pPr>
        <w:numPr>
          <w:ilvl w:val="0"/>
          <w:numId w:val="37"/>
        </w:numPr>
        <w:spacing w:after="6" w:line="370" w:lineRule="auto"/>
        <w:ind w:right="119" w:firstLine="470"/>
      </w:pPr>
      <w:r>
        <w:t>基金托管人认为有必要召开基金份额持有人大会的，应当向基金管理人提出书面提议。基金管理人应当自收到书面</w:t>
      </w:r>
      <w:r>
        <w:t>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384DDE6" w14:textId="77777777" w:rsidR="00865249" w:rsidRDefault="00AD7DA4">
      <w:pPr>
        <w:numPr>
          <w:ilvl w:val="0"/>
          <w:numId w:val="37"/>
        </w:numPr>
        <w:spacing w:after="6"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w:t>
      </w:r>
      <w:r>
        <w:t>管人。基金管理人决定召集的，应当自出具书面决定之日起</w:t>
      </w:r>
      <w:r>
        <w:rPr>
          <w:rFonts w:ascii="Times New Roman" w:eastAsia="Times New Roman" w:hAnsi="Times New Roman" w:cs="Times New Roman"/>
        </w:rPr>
        <w:t xml:space="preserve"> </w:t>
      </w:r>
    </w:p>
    <w:p w14:paraId="3B417CCC" w14:textId="77777777" w:rsidR="00865249" w:rsidRDefault="00AD7DA4">
      <w:pPr>
        <w:spacing w:after="9" w:line="377" w:lineRule="auto"/>
        <w:ind w:left="-5" w:right="9"/>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A5D7972" w14:textId="77777777" w:rsidR="00865249" w:rsidRDefault="00AD7DA4">
      <w:pPr>
        <w:numPr>
          <w:ilvl w:val="0"/>
          <w:numId w:val="43"/>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w:t>
      </w:r>
      <w:r>
        <w:t>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F08F45D" w14:textId="77777777" w:rsidR="00865249" w:rsidRDefault="00AD7DA4">
      <w:pPr>
        <w:numPr>
          <w:ilvl w:val="0"/>
          <w:numId w:val="43"/>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593677B" w14:textId="77777777" w:rsidR="00865249" w:rsidRDefault="00AD7DA4">
      <w:pPr>
        <w:numPr>
          <w:ilvl w:val="0"/>
          <w:numId w:val="38"/>
        </w:numPr>
        <w:ind w:right="9" w:firstLine="480"/>
      </w:pPr>
      <w:r>
        <w:t>召开基金份额持有人大会的通知时间、通知内容、通知方式</w:t>
      </w:r>
      <w:r>
        <w:rPr>
          <w:rFonts w:ascii="Times New Roman" w:eastAsia="Times New Roman" w:hAnsi="Times New Roman" w:cs="Times New Roman"/>
        </w:rPr>
        <w:t xml:space="preserve"> </w:t>
      </w:r>
    </w:p>
    <w:p w14:paraId="22F5AF67" w14:textId="77777777" w:rsidR="00865249" w:rsidRDefault="00AD7DA4">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656D477" w14:textId="77777777" w:rsidR="00865249" w:rsidRDefault="00AD7DA4">
      <w:pPr>
        <w:numPr>
          <w:ilvl w:val="0"/>
          <w:numId w:val="41"/>
        </w:numPr>
        <w:ind w:right="9" w:firstLine="480"/>
      </w:pPr>
      <w:r>
        <w:t>会议召开的时间、地点和会议形式；</w:t>
      </w:r>
      <w:r>
        <w:rPr>
          <w:rFonts w:ascii="Times New Roman" w:eastAsia="Times New Roman" w:hAnsi="Times New Roman" w:cs="Times New Roman"/>
        </w:rPr>
        <w:t xml:space="preserve"> </w:t>
      </w:r>
    </w:p>
    <w:p w14:paraId="0C21AF1A" w14:textId="77777777" w:rsidR="00865249" w:rsidRDefault="00AD7DA4">
      <w:pPr>
        <w:numPr>
          <w:ilvl w:val="0"/>
          <w:numId w:val="41"/>
        </w:numPr>
        <w:ind w:right="9" w:firstLine="480"/>
      </w:pPr>
      <w:r>
        <w:t>会议拟审议的事项、议事程序和表决方式；</w:t>
      </w:r>
      <w:r>
        <w:rPr>
          <w:rFonts w:ascii="Times New Roman" w:eastAsia="Times New Roman" w:hAnsi="Times New Roman" w:cs="Times New Roman"/>
        </w:rPr>
        <w:t xml:space="preserve"> </w:t>
      </w:r>
    </w:p>
    <w:p w14:paraId="03473212" w14:textId="77777777" w:rsidR="00865249" w:rsidRDefault="00AD7DA4">
      <w:pPr>
        <w:numPr>
          <w:ilvl w:val="0"/>
          <w:numId w:val="41"/>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5D5883CD" w14:textId="77777777" w:rsidR="00865249" w:rsidRDefault="00AD7DA4">
      <w:pPr>
        <w:numPr>
          <w:ilvl w:val="0"/>
          <w:numId w:val="41"/>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7C53036" w14:textId="77777777" w:rsidR="00865249" w:rsidRDefault="00AD7DA4">
      <w:pPr>
        <w:numPr>
          <w:ilvl w:val="0"/>
          <w:numId w:val="41"/>
        </w:numPr>
        <w:ind w:right="9" w:firstLine="480"/>
      </w:pPr>
      <w:r>
        <w:t>会务常设联系人姓名及联系电话；</w:t>
      </w:r>
      <w:r>
        <w:rPr>
          <w:rFonts w:ascii="Times New Roman" w:eastAsia="Times New Roman" w:hAnsi="Times New Roman" w:cs="Times New Roman"/>
        </w:rPr>
        <w:t xml:space="preserve"> </w:t>
      </w:r>
    </w:p>
    <w:p w14:paraId="52D73ED7" w14:textId="77777777" w:rsidR="00865249" w:rsidRDefault="00AD7DA4">
      <w:pPr>
        <w:numPr>
          <w:ilvl w:val="0"/>
          <w:numId w:val="41"/>
        </w:numPr>
        <w:ind w:right="9" w:firstLine="480"/>
      </w:pPr>
      <w:r>
        <w:t>出席会议者必须准备的文件和必须履行的手续；</w:t>
      </w:r>
      <w:r>
        <w:rPr>
          <w:rFonts w:ascii="Times New Roman" w:eastAsia="Times New Roman" w:hAnsi="Times New Roman" w:cs="Times New Roman"/>
        </w:rPr>
        <w:t xml:space="preserve"> </w:t>
      </w:r>
    </w:p>
    <w:p w14:paraId="269292ED" w14:textId="77777777" w:rsidR="00865249" w:rsidRDefault="00AD7DA4">
      <w:pPr>
        <w:numPr>
          <w:ilvl w:val="0"/>
          <w:numId w:val="41"/>
        </w:numPr>
        <w:ind w:right="9" w:firstLine="480"/>
      </w:pPr>
      <w:r>
        <w:t>召集人需要通知的其他事项。</w:t>
      </w:r>
      <w:r>
        <w:rPr>
          <w:rFonts w:ascii="Times New Roman" w:eastAsia="Times New Roman" w:hAnsi="Times New Roman" w:cs="Times New Roman"/>
        </w:rPr>
        <w:t xml:space="preserve"> </w:t>
      </w:r>
    </w:p>
    <w:p w14:paraId="601B5940" w14:textId="77777777" w:rsidR="00865249" w:rsidRDefault="00AD7DA4">
      <w:pPr>
        <w:numPr>
          <w:ilvl w:val="0"/>
          <w:numId w:val="42"/>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43BCD36" w14:textId="77777777" w:rsidR="00865249" w:rsidRDefault="00AD7DA4">
      <w:pPr>
        <w:numPr>
          <w:ilvl w:val="0"/>
          <w:numId w:val="42"/>
        </w:numPr>
        <w:spacing w:line="363"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553C45BE" w14:textId="77777777" w:rsidR="00865249" w:rsidRDefault="00AD7DA4">
      <w:pPr>
        <w:numPr>
          <w:ilvl w:val="0"/>
          <w:numId w:val="38"/>
        </w:numPr>
        <w:ind w:right="9" w:firstLine="480"/>
      </w:pPr>
      <w:r>
        <w:t>基金份额持有人出席会议的方式</w:t>
      </w:r>
      <w:r>
        <w:rPr>
          <w:rFonts w:ascii="Times New Roman" w:eastAsia="Times New Roman" w:hAnsi="Times New Roman" w:cs="Times New Roman"/>
        </w:rPr>
        <w:t xml:space="preserve"> </w:t>
      </w:r>
    </w:p>
    <w:p w14:paraId="044C5B8D" w14:textId="77777777" w:rsidR="00865249" w:rsidRDefault="00AD7DA4">
      <w:pPr>
        <w:spacing w:after="11" w:line="365" w:lineRule="auto"/>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060D551" w14:textId="77777777" w:rsidR="00865249" w:rsidRDefault="00AD7DA4">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DE43488" w14:textId="77777777" w:rsidR="00865249" w:rsidRDefault="00AD7DA4">
      <w:pPr>
        <w:numPr>
          <w:ilvl w:val="0"/>
          <w:numId w:val="47"/>
        </w:numPr>
        <w:spacing w:after="6"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6C01069" w14:textId="77777777" w:rsidR="00865249" w:rsidRDefault="00AD7DA4">
      <w:pPr>
        <w:numPr>
          <w:ilvl w:val="0"/>
          <w:numId w:val="47"/>
        </w:numPr>
        <w:spacing w:after="0" w:line="382" w:lineRule="auto"/>
        <w:ind w:right="119"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21426D8E" w14:textId="77777777" w:rsidR="00865249" w:rsidRDefault="00AD7DA4">
      <w:pPr>
        <w:spacing w:after="10" w:line="366" w:lineRule="auto"/>
        <w:ind w:left="-15" w:right="9" w:firstLine="48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0C719929" w14:textId="77777777" w:rsidR="00865249" w:rsidRDefault="00AD7DA4">
      <w:pPr>
        <w:spacing w:after="6"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w:t>
      </w:r>
      <w:r>
        <w:t>开会应以书面方式进行表决。</w:t>
      </w:r>
      <w:r>
        <w:rPr>
          <w:rFonts w:ascii="Times New Roman" w:eastAsia="Times New Roman" w:hAnsi="Times New Roman" w:cs="Times New Roman"/>
        </w:rPr>
        <w:t xml:space="preserve"> </w:t>
      </w:r>
    </w:p>
    <w:p w14:paraId="7D0D72B0" w14:textId="77777777" w:rsidR="00865249" w:rsidRDefault="00AD7DA4">
      <w:pPr>
        <w:ind w:right="9"/>
      </w:pPr>
      <w:r>
        <w:t>在同时符合以下条件时，通讯开会的方式视为有效：</w:t>
      </w:r>
      <w:r>
        <w:rPr>
          <w:rFonts w:ascii="Times New Roman" w:eastAsia="Times New Roman" w:hAnsi="Times New Roman" w:cs="Times New Roman"/>
        </w:rPr>
        <w:t xml:space="preserve"> </w:t>
      </w:r>
    </w:p>
    <w:p w14:paraId="07F5BE01" w14:textId="77777777" w:rsidR="00865249" w:rsidRDefault="00AD7DA4">
      <w:pPr>
        <w:numPr>
          <w:ilvl w:val="0"/>
          <w:numId w:val="49"/>
        </w:numPr>
        <w:spacing w:after="0" w:line="384" w:lineRule="auto"/>
        <w:ind w:right="9" w:firstLine="480"/>
      </w:pPr>
      <w:r>
        <w:t>会议召集人按《基金合同》约定公布会议通知后，在</w:t>
      </w:r>
      <w:r>
        <w:rPr>
          <w:rFonts w:ascii="Times New Roman" w:eastAsia="Times New Roman" w:hAnsi="Times New Roman" w:cs="Times New Roman"/>
        </w:rPr>
        <w:t xml:space="preserve"> 2 </w:t>
      </w:r>
      <w:r>
        <w:t>个工作日内连续公布相关提示性公告；</w:t>
      </w:r>
      <w:r>
        <w:rPr>
          <w:rFonts w:ascii="Times New Roman" w:eastAsia="Times New Roman" w:hAnsi="Times New Roman" w:cs="Times New Roman"/>
        </w:rPr>
        <w:t xml:space="preserve"> </w:t>
      </w:r>
    </w:p>
    <w:p w14:paraId="7986EDC6" w14:textId="77777777" w:rsidR="00865249" w:rsidRDefault="00AD7DA4">
      <w:pPr>
        <w:numPr>
          <w:ilvl w:val="0"/>
          <w:numId w:val="49"/>
        </w:numPr>
        <w:spacing w:line="364"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85CB4B9" w14:textId="77777777" w:rsidR="00865249" w:rsidRDefault="00AD7DA4">
      <w:pPr>
        <w:numPr>
          <w:ilvl w:val="0"/>
          <w:numId w:val="49"/>
        </w:numPr>
        <w:spacing w:after="0" w:line="382" w:lineRule="auto"/>
        <w:ind w:right="9" w:firstLine="480"/>
      </w:pPr>
      <w:r>
        <w:t>本人直接出具书</w:t>
      </w:r>
      <w:r>
        <w:t>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278DF759" w14:textId="77777777" w:rsidR="00865249" w:rsidRDefault="00AD7DA4">
      <w:pPr>
        <w:spacing w:after="10" w:line="366" w:lineRule="auto"/>
        <w:ind w:left="-15" w:right="9" w:firstLine="54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0C56D884" w14:textId="77777777" w:rsidR="00865249" w:rsidRDefault="00AD7DA4">
      <w:pPr>
        <w:numPr>
          <w:ilvl w:val="0"/>
          <w:numId w:val="49"/>
        </w:numPr>
        <w:spacing w:after="0" w:line="367"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7ABD08DB" w14:textId="77777777" w:rsidR="00865249" w:rsidRDefault="00AD7DA4">
      <w:pPr>
        <w:ind w:left="-5" w:right="9"/>
      </w:pPr>
      <w:r>
        <w:t>合法律法规、《基金合同》和会议通知的规定，并与基金登记注册机构记录相符；</w:t>
      </w:r>
      <w:r>
        <w:rPr>
          <w:rFonts w:ascii="Times New Roman" w:eastAsia="Times New Roman" w:hAnsi="Times New Roman" w:cs="Times New Roman"/>
        </w:rPr>
        <w:t xml:space="preserve"> </w:t>
      </w:r>
    </w:p>
    <w:p w14:paraId="4109AFA5" w14:textId="77777777" w:rsidR="00865249" w:rsidRDefault="00AD7DA4">
      <w:pPr>
        <w:numPr>
          <w:ilvl w:val="0"/>
          <w:numId w:val="49"/>
        </w:numPr>
        <w:ind w:right="9" w:firstLine="480"/>
      </w:pPr>
      <w:r>
        <w:t>会议通知公布前报中国证监会备案。</w:t>
      </w:r>
      <w:r>
        <w:rPr>
          <w:rFonts w:ascii="Times New Roman" w:eastAsia="Times New Roman" w:hAnsi="Times New Roman" w:cs="Times New Roman"/>
        </w:rPr>
        <w:t xml:space="preserve"> </w:t>
      </w:r>
    </w:p>
    <w:p w14:paraId="2BA430F9" w14:textId="77777777" w:rsidR="00865249" w:rsidRDefault="00AD7DA4">
      <w:pPr>
        <w:numPr>
          <w:ilvl w:val="0"/>
          <w:numId w:val="48"/>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4F786BD" w14:textId="77777777" w:rsidR="00865249" w:rsidRDefault="00AD7DA4">
      <w:pPr>
        <w:numPr>
          <w:ilvl w:val="0"/>
          <w:numId w:val="48"/>
        </w:numPr>
        <w:spacing w:after="0" w:line="380" w:lineRule="auto"/>
        <w:ind w:right="9" w:firstLine="480"/>
      </w:pPr>
      <w:r>
        <w:t>基金份额持有</w:t>
      </w:r>
      <w:r>
        <w:t>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36F8E909" w14:textId="77777777" w:rsidR="00865249" w:rsidRDefault="00AD7DA4">
      <w:pPr>
        <w:numPr>
          <w:ilvl w:val="0"/>
          <w:numId w:val="38"/>
        </w:numPr>
        <w:ind w:right="9" w:firstLine="480"/>
      </w:pPr>
      <w:r>
        <w:t>议事内容与程序</w:t>
      </w:r>
      <w:r>
        <w:rPr>
          <w:rFonts w:ascii="Times New Roman" w:eastAsia="Times New Roman" w:hAnsi="Times New Roman" w:cs="Times New Roman"/>
        </w:rPr>
        <w:t xml:space="preserve"> </w:t>
      </w:r>
    </w:p>
    <w:p w14:paraId="0610D916" w14:textId="77777777" w:rsidR="00865249" w:rsidRDefault="00AD7DA4">
      <w:pPr>
        <w:numPr>
          <w:ilvl w:val="0"/>
          <w:numId w:val="45"/>
        </w:numPr>
        <w:ind w:right="9" w:hanging="360"/>
      </w:pPr>
      <w:r>
        <w:t>议事内容及提案权</w:t>
      </w:r>
      <w:r>
        <w:rPr>
          <w:rFonts w:ascii="Times New Roman" w:eastAsia="Times New Roman" w:hAnsi="Times New Roman" w:cs="Times New Roman"/>
        </w:rPr>
        <w:t xml:space="preserve"> </w:t>
      </w:r>
    </w:p>
    <w:p w14:paraId="4F64DA29" w14:textId="77777777" w:rsidR="00865249" w:rsidRDefault="00AD7DA4">
      <w:pPr>
        <w:spacing w:after="15"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B12476F" w14:textId="77777777" w:rsidR="00865249" w:rsidRDefault="00AD7DA4">
      <w:pPr>
        <w:spacing w:after="17" w:line="366"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74B66C9" w14:textId="77777777" w:rsidR="00865249" w:rsidRDefault="00AD7DA4">
      <w:pPr>
        <w:ind w:right="9"/>
      </w:pPr>
      <w:r>
        <w:t>基金份额持有人大会不得对未事先公告的议事内容进行表决。</w:t>
      </w:r>
      <w:r>
        <w:rPr>
          <w:rFonts w:ascii="Times New Roman" w:eastAsia="Times New Roman" w:hAnsi="Times New Roman" w:cs="Times New Roman"/>
        </w:rPr>
        <w:t xml:space="preserve"> </w:t>
      </w:r>
    </w:p>
    <w:p w14:paraId="62B2F16D" w14:textId="77777777" w:rsidR="00865249" w:rsidRDefault="00AD7DA4">
      <w:pPr>
        <w:numPr>
          <w:ilvl w:val="0"/>
          <w:numId w:val="45"/>
        </w:numPr>
        <w:ind w:right="9" w:hanging="360"/>
      </w:pPr>
      <w:r>
        <w:t>议事程序</w:t>
      </w:r>
      <w:r>
        <w:rPr>
          <w:rFonts w:ascii="Times New Roman" w:eastAsia="Times New Roman" w:hAnsi="Times New Roman" w:cs="Times New Roman"/>
        </w:rPr>
        <w:t xml:space="preserve"> </w:t>
      </w:r>
    </w:p>
    <w:p w14:paraId="05E4DC96" w14:textId="77777777" w:rsidR="00865249" w:rsidRDefault="00AD7DA4">
      <w:pPr>
        <w:numPr>
          <w:ilvl w:val="0"/>
          <w:numId w:val="44"/>
        </w:numPr>
        <w:spacing w:after="131"/>
        <w:ind w:right="9" w:hanging="600"/>
      </w:pPr>
      <w:r>
        <w:t>现场开会</w:t>
      </w:r>
      <w:r>
        <w:t>在现场开会的方式下，首先由大会主持人按照下列第七条规定程序确定和公</w:t>
      </w:r>
    </w:p>
    <w:p w14:paraId="37EF0EE1" w14:textId="77777777" w:rsidR="00865249" w:rsidRDefault="00AD7DA4">
      <w:pPr>
        <w:spacing w:after="12" w:line="364"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691AA3E7" w14:textId="77777777" w:rsidR="00865249" w:rsidRDefault="00AD7DA4">
      <w:pPr>
        <w:spacing w:after="24" w:line="363" w:lineRule="auto"/>
        <w:ind w:left="-15" w:right="9"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E0ED0C6" w14:textId="77777777" w:rsidR="00865249" w:rsidRDefault="00AD7DA4">
      <w:pPr>
        <w:numPr>
          <w:ilvl w:val="0"/>
          <w:numId w:val="44"/>
        </w:numPr>
        <w:ind w:right="9" w:hanging="600"/>
      </w:pPr>
      <w:r>
        <w:t>通讯开会</w:t>
      </w:r>
      <w:r>
        <w:rPr>
          <w:rFonts w:ascii="Times New Roman" w:eastAsia="Times New Roman" w:hAnsi="Times New Roman" w:cs="Times New Roman"/>
        </w:rPr>
        <w:t xml:space="preserve"> </w:t>
      </w:r>
    </w:p>
    <w:p w14:paraId="596C1F6F" w14:textId="77777777" w:rsidR="00865249" w:rsidRDefault="00AD7DA4">
      <w:pPr>
        <w:spacing w:after="6"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5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3FEC78F" w14:textId="77777777" w:rsidR="00865249" w:rsidRDefault="00AD7DA4">
      <w:pPr>
        <w:numPr>
          <w:ilvl w:val="0"/>
          <w:numId w:val="38"/>
        </w:numPr>
        <w:ind w:right="9" w:firstLine="480"/>
      </w:pPr>
      <w:r>
        <w:t>表决</w:t>
      </w:r>
      <w:r>
        <w:rPr>
          <w:rFonts w:ascii="Times New Roman" w:eastAsia="Times New Roman" w:hAnsi="Times New Roman" w:cs="Times New Roman"/>
        </w:rPr>
        <w:t xml:space="preserve"> </w:t>
      </w:r>
    </w:p>
    <w:p w14:paraId="003A7173" w14:textId="77777777" w:rsidR="00865249" w:rsidRDefault="00AD7DA4">
      <w:pPr>
        <w:ind w:right="9"/>
      </w:pPr>
      <w:r>
        <w:t>基金份额持有人所持每份基金份额有一票表决权。</w:t>
      </w:r>
      <w:r>
        <w:rPr>
          <w:rFonts w:ascii="Times New Roman" w:eastAsia="Times New Roman" w:hAnsi="Times New Roman" w:cs="Times New Roman"/>
        </w:rPr>
        <w:t xml:space="preserve"> </w:t>
      </w:r>
    </w:p>
    <w:p w14:paraId="5D1EFA9A" w14:textId="77777777" w:rsidR="00865249" w:rsidRDefault="00AD7DA4">
      <w:pPr>
        <w:ind w:right="9"/>
      </w:pPr>
      <w:r>
        <w:t>基金份额持有人大会决议分为一般决议和特别决议：</w:t>
      </w:r>
      <w:r>
        <w:rPr>
          <w:rFonts w:ascii="Times New Roman" w:eastAsia="Times New Roman" w:hAnsi="Times New Roman" w:cs="Times New Roman"/>
        </w:rPr>
        <w:t xml:space="preserve"> </w:t>
      </w:r>
    </w:p>
    <w:p w14:paraId="0880DE23" w14:textId="77777777" w:rsidR="00865249" w:rsidRDefault="00AD7DA4">
      <w:pPr>
        <w:numPr>
          <w:ilvl w:val="0"/>
          <w:numId w:val="46"/>
        </w:numPr>
        <w:spacing w:after="0" w:line="380" w:lineRule="auto"/>
        <w:ind w:right="9"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2D68DB3" w14:textId="77777777" w:rsidR="00865249" w:rsidRDefault="00AD7DA4">
      <w:pPr>
        <w:numPr>
          <w:ilvl w:val="0"/>
          <w:numId w:val="46"/>
        </w:numPr>
        <w:spacing w:after="9" w:line="373" w:lineRule="auto"/>
        <w:ind w:right="9" w:firstLine="480"/>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C06F395" w14:textId="77777777" w:rsidR="00865249" w:rsidRDefault="00AD7DA4">
      <w:pPr>
        <w:ind w:right="9"/>
      </w:pPr>
      <w:r>
        <w:t>基金份额持有人大会采取记名方式进行投票表决。</w:t>
      </w:r>
      <w:r>
        <w:rPr>
          <w:rFonts w:ascii="Times New Roman" w:eastAsia="Times New Roman" w:hAnsi="Times New Roman" w:cs="Times New Roman"/>
        </w:rPr>
        <w:t xml:space="preserve"> </w:t>
      </w:r>
    </w:p>
    <w:p w14:paraId="01BB4FA8" w14:textId="77777777" w:rsidR="00865249" w:rsidRDefault="00AD7DA4">
      <w:pPr>
        <w:spacing w:after="9" w:line="360"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9EBA02C" w14:textId="77777777" w:rsidR="00865249" w:rsidRDefault="00AD7DA4">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F6C7E0C" w14:textId="77777777" w:rsidR="00865249" w:rsidRDefault="00AD7DA4">
      <w:pPr>
        <w:numPr>
          <w:ilvl w:val="0"/>
          <w:numId w:val="38"/>
        </w:numPr>
        <w:ind w:right="9" w:firstLine="480"/>
      </w:pPr>
      <w:r>
        <w:t>计票</w:t>
      </w:r>
      <w:r>
        <w:rPr>
          <w:rFonts w:ascii="Times New Roman" w:eastAsia="Times New Roman" w:hAnsi="Times New Roman" w:cs="Times New Roman"/>
        </w:rPr>
        <w:t xml:space="preserve"> </w:t>
      </w:r>
    </w:p>
    <w:p w14:paraId="702C5675" w14:textId="77777777" w:rsidR="00865249" w:rsidRDefault="00AD7DA4">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FFDBBBA" w14:textId="77777777" w:rsidR="00865249" w:rsidRDefault="00AD7DA4">
      <w:pPr>
        <w:numPr>
          <w:ilvl w:val="0"/>
          <w:numId w:val="39"/>
        </w:numPr>
        <w:spacing w:after="14" w:line="363" w:lineRule="auto"/>
        <w:ind w:right="9"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417C27B" w14:textId="77777777" w:rsidR="00865249" w:rsidRDefault="00AD7DA4">
      <w:pPr>
        <w:numPr>
          <w:ilvl w:val="0"/>
          <w:numId w:val="39"/>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E8CE8E3" w14:textId="77777777" w:rsidR="00865249" w:rsidRDefault="00AD7DA4">
      <w:pPr>
        <w:numPr>
          <w:ilvl w:val="0"/>
          <w:numId w:val="39"/>
        </w:numPr>
        <w:spacing w:after="6" w:line="370" w:lineRule="auto"/>
        <w:ind w:right="9"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ECF1E37" w14:textId="77777777" w:rsidR="00865249" w:rsidRDefault="00AD7DA4">
      <w:pPr>
        <w:numPr>
          <w:ilvl w:val="0"/>
          <w:numId w:val="39"/>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AC6DDFA" w14:textId="77777777" w:rsidR="00865249" w:rsidRDefault="00AD7DA4">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A3E89EC" w14:textId="77777777" w:rsidR="00865249" w:rsidRDefault="00AD7DA4">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C3E1539" w14:textId="77777777" w:rsidR="00865249" w:rsidRDefault="00AD7DA4">
      <w:pPr>
        <w:numPr>
          <w:ilvl w:val="0"/>
          <w:numId w:val="38"/>
        </w:numPr>
        <w:ind w:right="9" w:firstLine="480"/>
      </w:pPr>
      <w:r>
        <w:t>生效与公告</w:t>
      </w:r>
      <w:r>
        <w:rPr>
          <w:rFonts w:ascii="Times New Roman" w:eastAsia="Times New Roman" w:hAnsi="Times New Roman" w:cs="Times New Roman"/>
        </w:rPr>
        <w:t xml:space="preserve"> </w:t>
      </w:r>
    </w:p>
    <w:p w14:paraId="04C11A88" w14:textId="77777777" w:rsidR="00865249" w:rsidRDefault="00AD7DA4">
      <w:pPr>
        <w:spacing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F237951" w14:textId="77777777" w:rsidR="00865249" w:rsidRDefault="00AD7DA4">
      <w:pPr>
        <w:ind w:right="9"/>
      </w:pPr>
      <w:r>
        <w:t>基金份额持有人大会的决议自表决通过之日起生效。</w:t>
      </w:r>
      <w:r>
        <w:rPr>
          <w:rFonts w:ascii="Times New Roman" w:eastAsia="Times New Roman" w:hAnsi="Times New Roman" w:cs="Times New Roman"/>
        </w:rPr>
        <w:t xml:space="preserve"> </w:t>
      </w:r>
    </w:p>
    <w:p w14:paraId="0EF2152F" w14:textId="77777777" w:rsidR="00865249" w:rsidRDefault="00AD7DA4">
      <w:pPr>
        <w:spacing w:after="131"/>
        <w:ind w:right="9"/>
      </w:pPr>
      <w:r>
        <w:t>基金份额持有人大会决议自生效之日起按照《信息披露办法》的规定在规定</w:t>
      </w:r>
    </w:p>
    <w:p w14:paraId="7823702E" w14:textId="77777777" w:rsidR="00865249" w:rsidRDefault="00AD7DA4">
      <w:pPr>
        <w:spacing w:after="10" w:line="365" w:lineRule="auto"/>
        <w:ind w:left="-5" w:right="9"/>
      </w:pPr>
      <w:r>
        <w:t>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2939930" w14:textId="77777777" w:rsidR="00865249" w:rsidRDefault="00AD7DA4">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3687F4E" w14:textId="77777777" w:rsidR="00865249" w:rsidRDefault="00AD7DA4">
      <w:pPr>
        <w:numPr>
          <w:ilvl w:val="0"/>
          <w:numId w:val="38"/>
        </w:numPr>
        <w:ind w:right="9" w:firstLine="480"/>
      </w:pPr>
      <w:r>
        <w:t>实施侧袋机制期间基金份额持有人大会的特殊约定</w:t>
      </w:r>
      <w:r>
        <w:rPr>
          <w:rFonts w:ascii="Times New Roman" w:eastAsia="Times New Roman" w:hAnsi="Times New Roman" w:cs="Times New Roman"/>
        </w:rPr>
        <w:t xml:space="preserve"> </w:t>
      </w:r>
    </w:p>
    <w:p w14:paraId="0AE8CE60" w14:textId="77777777" w:rsidR="00865249" w:rsidRDefault="00AD7DA4">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041E6CF" w14:textId="77777777" w:rsidR="00865249" w:rsidRDefault="00AD7DA4">
      <w:pPr>
        <w:numPr>
          <w:ilvl w:val="0"/>
          <w:numId w:val="40"/>
        </w:numPr>
        <w:spacing w:after="0" w:line="388" w:lineRule="auto"/>
        <w:ind w:right="9"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4053F1" w14:textId="77777777" w:rsidR="00865249" w:rsidRDefault="00AD7DA4">
      <w:pPr>
        <w:numPr>
          <w:ilvl w:val="0"/>
          <w:numId w:val="40"/>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DE0F5A2" w14:textId="77777777" w:rsidR="00865249" w:rsidRDefault="00AD7DA4">
      <w:pPr>
        <w:numPr>
          <w:ilvl w:val="0"/>
          <w:numId w:val="40"/>
        </w:numPr>
        <w:spacing w:after="6" w:line="370"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A3BFA5B" w14:textId="77777777" w:rsidR="00865249" w:rsidRDefault="00AD7DA4">
      <w:pPr>
        <w:numPr>
          <w:ilvl w:val="0"/>
          <w:numId w:val="40"/>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A0038DF" w14:textId="77777777" w:rsidR="00865249" w:rsidRDefault="00AD7DA4">
      <w:pPr>
        <w:numPr>
          <w:ilvl w:val="0"/>
          <w:numId w:val="40"/>
        </w:numPr>
        <w:spacing w:after="6" w:line="370"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5928540" w14:textId="77777777" w:rsidR="00865249" w:rsidRDefault="00AD7DA4">
      <w:pPr>
        <w:numPr>
          <w:ilvl w:val="0"/>
          <w:numId w:val="40"/>
        </w:numPr>
        <w:spacing w:after="0" w:line="379" w:lineRule="auto"/>
        <w:ind w:right="9"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10EB19B" w14:textId="77777777" w:rsidR="00865249" w:rsidRDefault="00AD7DA4">
      <w:pPr>
        <w:ind w:right="9"/>
      </w:pPr>
      <w:r>
        <w:t>同一主侧袋账户内的每份基金份额具有平等的表决权。</w:t>
      </w:r>
      <w:r>
        <w:rPr>
          <w:rFonts w:ascii="Times New Roman" w:eastAsia="Times New Roman" w:hAnsi="Times New Roman" w:cs="Times New Roman"/>
        </w:rPr>
        <w:t xml:space="preserve"> </w:t>
      </w:r>
    </w:p>
    <w:p w14:paraId="3BC05A7B" w14:textId="77777777" w:rsidR="00865249" w:rsidRDefault="00AD7DA4">
      <w:pPr>
        <w:numPr>
          <w:ilvl w:val="0"/>
          <w:numId w:val="38"/>
        </w:numPr>
        <w:spacing w:line="360" w:lineRule="auto"/>
        <w:ind w:right="9"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r>
        <w:br w:type="page"/>
      </w:r>
    </w:p>
    <w:p w14:paraId="5D5BEBFC" w14:textId="77777777" w:rsidR="00865249" w:rsidRDefault="00AD7DA4">
      <w:pPr>
        <w:pStyle w:val="1"/>
        <w:spacing w:after="113"/>
        <w:ind w:left="533" w:right="0"/>
        <w:jc w:val="left"/>
      </w:pPr>
      <w:bookmarkStart w:id="8" w:name="_Toc64600"/>
      <w:r>
        <w:t>第九部分</w:t>
      </w:r>
      <w:r>
        <w:rPr>
          <w:rFonts w:ascii="Times New Roman" w:eastAsia="Times New Roman" w:hAnsi="Times New Roman" w:cs="Times New Roman"/>
          <w:b/>
        </w:rPr>
        <w:t xml:space="preserve">  </w:t>
      </w:r>
      <w:r>
        <w:t>基金管理人</w:t>
      </w:r>
      <w:r>
        <w:t>、基金托管人的更换条件和程序</w:t>
      </w:r>
      <w:r>
        <w:rPr>
          <w:sz w:val="24"/>
        </w:rPr>
        <w:t xml:space="preserve"> </w:t>
      </w:r>
      <w:bookmarkEnd w:id="8"/>
    </w:p>
    <w:p w14:paraId="2A791171" w14:textId="77777777" w:rsidR="00865249" w:rsidRDefault="00AD7DA4">
      <w:pPr>
        <w:spacing w:after="182"/>
        <w:ind w:left="0" w:firstLine="0"/>
      </w:pPr>
      <w:r>
        <w:rPr>
          <w:rFonts w:ascii="Times New Roman" w:eastAsia="Times New Roman" w:hAnsi="Times New Roman" w:cs="Times New Roman"/>
        </w:rPr>
        <w:t xml:space="preserve"> </w:t>
      </w:r>
    </w:p>
    <w:p w14:paraId="019EEF4D" w14:textId="77777777" w:rsidR="00865249" w:rsidRDefault="00AD7DA4">
      <w:pPr>
        <w:ind w:right="9"/>
      </w:pPr>
      <w:r>
        <w:t>一、基金管理人和基金托管人职责终止的情形</w:t>
      </w:r>
      <w:r>
        <w:rPr>
          <w:rFonts w:ascii="Times New Roman" w:eastAsia="Times New Roman" w:hAnsi="Times New Roman" w:cs="Times New Roman"/>
        </w:rPr>
        <w:t xml:space="preserve"> </w:t>
      </w:r>
    </w:p>
    <w:p w14:paraId="494F08E1" w14:textId="77777777" w:rsidR="00865249" w:rsidRDefault="00AD7DA4">
      <w:pPr>
        <w:ind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8148A82" w14:textId="77777777" w:rsidR="00865249" w:rsidRDefault="00AD7DA4">
      <w:pPr>
        <w:ind w:right="9"/>
      </w:pPr>
      <w:r>
        <w:t>有下列情形之一的，基金管理人职责终止：</w:t>
      </w:r>
      <w:r>
        <w:rPr>
          <w:rFonts w:ascii="Times New Roman" w:eastAsia="Times New Roman" w:hAnsi="Times New Roman" w:cs="Times New Roman"/>
        </w:rPr>
        <w:t xml:space="preserve"> </w:t>
      </w:r>
    </w:p>
    <w:p w14:paraId="4712A2AC" w14:textId="77777777" w:rsidR="00865249" w:rsidRDefault="00AD7DA4">
      <w:pPr>
        <w:numPr>
          <w:ilvl w:val="0"/>
          <w:numId w:val="50"/>
        </w:numPr>
        <w:ind w:right="9" w:hanging="360"/>
      </w:pPr>
      <w:r>
        <w:t>被依法取消基金管理资格；</w:t>
      </w:r>
      <w:r>
        <w:rPr>
          <w:rFonts w:ascii="Times New Roman" w:eastAsia="Times New Roman" w:hAnsi="Times New Roman" w:cs="Times New Roman"/>
        </w:rPr>
        <w:t xml:space="preserve"> </w:t>
      </w:r>
    </w:p>
    <w:p w14:paraId="30F78DA8" w14:textId="77777777" w:rsidR="00865249" w:rsidRDefault="00AD7DA4">
      <w:pPr>
        <w:numPr>
          <w:ilvl w:val="0"/>
          <w:numId w:val="50"/>
        </w:numPr>
        <w:ind w:right="9" w:hanging="360"/>
      </w:pPr>
      <w:r>
        <w:t>被基金份额持有人大会解任；</w:t>
      </w:r>
      <w:r>
        <w:rPr>
          <w:rFonts w:ascii="Times New Roman" w:eastAsia="Times New Roman" w:hAnsi="Times New Roman" w:cs="Times New Roman"/>
        </w:rPr>
        <w:t xml:space="preserve"> </w:t>
      </w:r>
    </w:p>
    <w:p w14:paraId="24023276" w14:textId="77777777" w:rsidR="00865249" w:rsidRDefault="00AD7DA4">
      <w:pPr>
        <w:numPr>
          <w:ilvl w:val="0"/>
          <w:numId w:val="50"/>
        </w:numPr>
        <w:ind w:right="9" w:hanging="360"/>
      </w:pPr>
      <w:r>
        <w:t>依法解散、被依法撤销或被依法宣告破产；</w:t>
      </w:r>
      <w:r>
        <w:rPr>
          <w:rFonts w:ascii="Times New Roman" w:eastAsia="Times New Roman" w:hAnsi="Times New Roman" w:cs="Times New Roman"/>
        </w:rPr>
        <w:t xml:space="preserve"> </w:t>
      </w:r>
    </w:p>
    <w:p w14:paraId="035696D6" w14:textId="77777777" w:rsidR="00865249" w:rsidRDefault="00AD7DA4">
      <w:pPr>
        <w:numPr>
          <w:ilvl w:val="0"/>
          <w:numId w:val="50"/>
        </w:numPr>
        <w:ind w:right="9" w:hanging="360"/>
      </w:pPr>
      <w:r>
        <w:t>法律法规及中国证监会规定的和《基金合同》约定的其他情形。</w:t>
      </w:r>
      <w:r>
        <w:rPr>
          <w:rFonts w:ascii="Times New Roman" w:eastAsia="Times New Roman" w:hAnsi="Times New Roman" w:cs="Times New Roman"/>
        </w:rPr>
        <w:t xml:space="preserve"> </w:t>
      </w:r>
    </w:p>
    <w:p w14:paraId="2BE54B89" w14:textId="77777777" w:rsidR="00865249" w:rsidRDefault="00AD7DA4">
      <w:pPr>
        <w:ind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68F9EAA" w14:textId="77777777" w:rsidR="00865249" w:rsidRDefault="00AD7DA4">
      <w:pPr>
        <w:ind w:right="9"/>
      </w:pPr>
      <w:r>
        <w:t>有下列情形之一的，基金托管人职责终止：</w:t>
      </w:r>
      <w:r>
        <w:rPr>
          <w:rFonts w:ascii="Times New Roman" w:eastAsia="Times New Roman" w:hAnsi="Times New Roman" w:cs="Times New Roman"/>
        </w:rPr>
        <w:t xml:space="preserve"> </w:t>
      </w:r>
    </w:p>
    <w:p w14:paraId="1EC695B5" w14:textId="77777777" w:rsidR="00865249" w:rsidRDefault="00AD7DA4">
      <w:pPr>
        <w:numPr>
          <w:ilvl w:val="0"/>
          <w:numId w:val="51"/>
        </w:numPr>
        <w:ind w:right="9" w:hanging="360"/>
      </w:pPr>
      <w:r>
        <w:t>被依法取消基金托管资格；</w:t>
      </w:r>
      <w:r>
        <w:rPr>
          <w:rFonts w:ascii="Times New Roman" w:eastAsia="Times New Roman" w:hAnsi="Times New Roman" w:cs="Times New Roman"/>
        </w:rPr>
        <w:t xml:space="preserve"> </w:t>
      </w:r>
    </w:p>
    <w:p w14:paraId="436A1233" w14:textId="77777777" w:rsidR="00865249" w:rsidRDefault="00AD7DA4">
      <w:pPr>
        <w:numPr>
          <w:ilvl w:val="0"/>
          <w:numId w:val="51"/>
        </w:numPr>
        <w:ind w:right="9" w:hanging="360"/>
      </w:pPr>
      <w:r>
        <w:t>被基金份额持有人大会解任；</w:t>
      </w:r>
      <w:r>
        <w:rPr>
          <w:rFonts w:ascii="Times New Roman" w:eastAsia="Times New Roman" w:hAnsi="Times New Roman" w:cs="Times New Roman"/>
        </w:rPr>
        <w:t xml:space="preserve"> </w:t>
      </w:r>
    </w:p>
    <w:p w14:paraId="57491960" w14:textId="77777777" w:rsidR="00865249" w:rsidRDefault="00AD7DA4">
      <w:pPr>
        <w:numPr>
          <w:ilvl w:val="0"/>
          <w:numId w:val="51"/>
        </w:numPr>
        <w:ind w:right="9" w:hanging="360"/>
      </w:pPr>
      <w:r>
        <w:t>依法解散、被依法撤销或被依法宣告破产；</w:t>
      </w:r>
      <w:r>
        <w:rPr>
          <w:rFonts w:ascii="Times New Roman" w:eastAsia="Times New Roman" w:hAnsi="Times New Roman" w:cs="Times New Roman"/>
        </w:rPr>
        <w:t xml:space="preserve"> </w:t>
      </w:r>
    </w:p>
    <w:p w14:paraId="2A5F5277" w14:textId="77777777" w:rsidR="00865249" w:rsidRDefault="00AD7DA4">
      <w:pPr>
        <w:numPr>
          <w:ilvl w:val="0"/>
          <w:numId w:val="51"/>
        </w:numPr>
        <w:ind w:right="9" w:hanging="360"/>
      </w:pPr>
      <w:r>
        <w:t>法律法规及中国证监会规定的和《基金合同》约定的其他情形。</w:t>
      </w:r>
      <w:r>
        <w:rPr>
          <w:rFonts w:ascii="Times New Roman" w:eastAsia="Times New Roman" w:hAnsi="Times New Roman" w:cs="Times New Roman"/>
        </w:rPr>
        <w:t xml:space="preserve"> </w:t>
      </w:r>
    </w:p>
    <w:p w14:paraId="25EB69DC" w14:textId="77777777" w:rsidR="00865249" w:rsidRDefault="00AD7DA4">
      <w:pPr>
        <w:ind w:right="9"/>
      </w:pPr>
      <w:r>
        <w:t>二、基金管理人和基金托管人的更换程序</w:t>
      </w:r>
      <w:r>
        <w:rPr>
          <w:rFonts w:ascii="Times New Roman" w:eastAsia="Times New Roman" w:hAnsi="Times New Roman" w:cs="Times New Roman"/>
        </w:rPr>
        <w:t xml:space="preserve"> </w:t>
      </w:r>
    </w:p>
    <w:p w14:paraId="5348F377" w14:textId="77777777" w:rsidR="00865249" w:rsidRDefault="00AD7DA4">
      <w:pPr>
        <w:ind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0B0EE34" w14:textId="77777777" w:rsidR="00865249" w:rsidRDefault="00AD7DA4">
      <w:pPr>
        <w:numPr>
          <w:ilvl w:val="0"/>
          <w:numId w:val="52"/>
        </w:numPr>
        <w:ind w:right="9"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EAF0FCB" w14:textId="77777777" w:rsidR="00865249" w:rsidRDefault="00AD7DA4">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CFD9C7C" w14:textId="77777777" w:rsidR="00865249" w:rsidRDefault="00AD7DA4">
      <w:pPr>
        <w:numPr>
          <w:ilvl w:val="0"/>
          <w:numId w:val="52"/>
        </w:numPr>
        <w:spacing w:after="0" w:line="378" w:lineRule="auto"/>
        <w:ind w:right="9"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586934A9" w14:textId="77777777" w:rsidR="00865249" w:rsidRDefault="00AD7DA4">
      <w:pPr>
        <w:ind w:left="-5" w:right="9"/>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57161BB9" w14:textId="77777777" w:rsidR="00865249" w:rsidRDefault="00AD7DA4">
      <w:pPr>
        <w:numPr>
          <w:ilvl w:val="0"/>
          <w:numId w:val="52"/>
        </w:numPr>
        <w:spacing w:after="0" w:line="379" w:lineRule="auto"/>
        <w:ind w:right="9" w:firstLine="480"/>
      </w:pPr>
      <w:r>
        <w:t>临时基金管理人：新任基金管理人产生之前，由中国证监会</w:t>
      </w:r>
      <w:r>
        <w:t>指定临时基金管理人；</w:t>
      </w:r>
      <w:r>
        <w:rPr>
          <w:rFonts w:ascii="Times New Roman" w:eastAsia="Times New Roman" w:hAnsi="Times New Roman" w:cs="Times New Roman"/>
        </w:rPr>
        <w:t xml:space="preserve"> </w:t>
      </w:r>
    </w:p>
    <w:p w14:paraId="06326A5E" w14:textId="77777777" w:rsidR="00865249" w:rsidRDefault="00AD7DA4">
      <w:pPr>
        <w:numPr>
          <w:ilvl w:val="0"/>
          <w:numId w:val="52"/>
        </w:numPr>
        <w:spacing w:after="0" w:line="380" w:lineRule="auto"/>
        <w:ind w:right="9"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72749AD" w14:textId="77777777" w:rsidR="00865249" w:rsidRDefault="00AD7DA4">
      <w:pPr>
        <w:numPr>
          <w:ilvl w:val="0"/>
          <w:numId w:val="52"/>
        </w:numPr>
        <w:spacing w:after="0" w:line="380" w:lineRule="auto"/>
        <w:ind w:right="9"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9424E29" w14:textId="77777777" w:rsidR="00865249" w:rsidRDefault="00AD7DA4">
      <w:pPr>
        <w:numPr>
          <w:ilvl w:val="0"/>
          <w:numId w:val="52"/>
        </w:numPr>
        <w:spacing w:after="14" w:line="363" w:lineRule="auto"/>
        <w:ind w:right="9"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FBD4C58" w14:textId="77777777" w:rsidR="00865249" w:rsidRDefault="00AD7DA4">
      <w:pPr>
        <w:numPr>
          <w:ilvl w:val="0"/>
          <w:numId w:val="52"/>
        </w:numPr>
        <w:spacing w:after="5" w:line="370" w:lineRule="auto"/>
        <w:ind w:right="9"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C269074" w14:textId="77777777" w:rsidR="00865249" w:rsidRDefault="00AD7DA4">
      <w:pPr>
        <w:numPr>
          <w:ilvl w:val="0"/>
          <w:numId w:val="52"/>
        </w:numPr>
        <w:spacing w:after="0" w:line="379" w:lineRule="auto"/>
        <w:ind w:right="9"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E808CBB" w14:textId="77777777" w:rsidR="00865249" w:rsidRDefault="00AD7DA4">
      <w:pPr>
        <w:ind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4A3AC91" w14:textId="77777777" w:rsidR="00865249" w:rsidRDefault="00AD7DA4">
      <w:pPr>
        <w:numPr>
          <w:ilvl w:val="0"/>
          <w:numId w:val="53"/>
        </w:numPr>
        <w:spacing w:after="149"/>
        <w:ind w:right="9"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61FE6DA" w14:textId="77777777" w:rsidR="00865249" w:rsidRDefault="00AD7DA4">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0E83187" w14:textId="77777777" w:rsidR="00865249" w:rsidRDefault="00AD7DA4">
      <w:pPr>
        <w:numPr>
          <w:ilvl w:val="0"/>
          <w:numId w:val="53"/>
        </w:numPr>
        <w:spacing w:after="0" w:line="373" w:lineRule="auto"/>
        <w:ind w:right="9" w:firstLine="480"/>
      </w:pPr>
      <w:r>
        <w:t>决议：基金份额持有人大会在基金托管人职责终止后六个月内对被提名的基金托管人形成决议，</w:t>
      </w:r>
      <w:r>
        <w:t>该决议需经参加大会的基金份额持有人所持表决权的</w:t>
      </w:r>
    </w:p>
    <w:p w14:paraId="16C0FD4F" w14:textId="77777777" w:rsidR="00865249" w:rsidRDefault="00AD7DA4">
      <w:pPr>
        <w:ind w:left="-5" w:right="9"/>
      </w:pPr>
      <w:r>
        <w:rPr>
          <w:rFonts w:ascii="Times New Roman" w:eastAsia="Times New Roman" w:hAnsi="Times New Roman" w:cs="Times New Roman"/>
        </w:rPr>
        <w:t xml:space="preserve">2/3 </w:t>
      </w:r>
      <w:r>
        <w:t>以上（含</w:t>
      </w:r>
      <w:r>
        <w:rPr>
          <w:rFonts w:ascii="Times New Roman" w:eastAsia="Times New Roman" w:hAnsi="Times New Roman" w:cs="Times New Roman"/>
        </w:rPr>
        <w:t xml:space="preserve"> 2/3</w:t>
      </w:r>
      <w:r>
        <w:t>）表决通过；</w:t>
      </w:r>
      <w:r>
        <w:rPr>
          <w:rFonts w:ascii="Times New Roman" w:eastAsia="Times New Roman" w:hAnsi="Times New Roman" w:cs="Times New Roman"/>
        </w:rPr>
        <w:t xml:space="preserve"> </w:t>
      </w:r>
    </w:p>
    <w:p w14:paraId="04C27D85" w14:textId="77777777" w:rsidR="00865249" w:rsidRDefault="00AD7DA4">
      <w:pPr>
        <w:numPr>
          <w:ilvl w:val="0"/>
          <w:numId w:val="53"/>
        </w:numPr>
        <w:spacing w:after="0" w:line="379" w:lineRule="auto"/>
        <w:ind w:right="9"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456052C" w14:textId="77777777" w:rsidR="00865249" w:rsidRDefault="00AD7DA4">
      <w:pPr>
        <w:numPr>
          <w:ilvl w:val="0"/>
          <w:numId w:val="53"/>
        </w:numPr>
        <w:spacing w:after="0" w:line="380" w:lineRule="auto"/>
        <w:ind w:right="9"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311491E" w14:textId="77777777" w:rsidR="00865249" w:rsidRDefault="00AD7DA4">
      <w:pPr>
        <w:numPr>
          <w:ilvl w:val="0"/>
          <w:numId w:val="53"/>
        </w:numPr>
        <w:spacing w:after="0" w:line="380" w:lineRule="auto"/>
        <w:ind w:right="9"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92EDF76" w14:textId="77777777" w:rsidR="00865249" w:rsidRDefault="00AD7DA4">
      <w:pPr>
        <w:numPr>
          <w:ilvl w:val="0"/>
          <w:numId w:val="53"/>
        </w:numPr>
        <w:spacing w:after="6" w:line="370" w:lineRule="auto"/>
        <w:ind w:right="9"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63F8A5D" w14:textId="77777777" w:rsidR="00865249" w:rsidRDefault="00AD7DA4">
      <w:pPr>
        <w:numPr>
          <w:ilvl w:val="0"/>
          <w:numId w:val="53"/>
        </w:numPr>
        <w:spacing w:after="12" w:line="370" w:lineRule="auto"/>
        <w:ind w:right="9" w:firstLine="480"/>
      </w:pPr>
      <w:r>
        <w:t>审计：基金托管人职责终止的，应当按照法律法规规定聘请会计师事务所对基金财产进行审计，并将审计结果予以公告，同时报中国证监会备案。审计费由基金财产承担。</w:t>
      </w:r>
      <w:r>
        <w:rPr>
          <w:rFonts w:ascii="Times New Roman" w:eastAsia="Times New Roman" w:hAnsi="Times New Roman" w:cs="Times New Roman"/>
        </w:rPr>
        <w:t xml:space="preserve"> </w:t>
      </w:r>
    </w:p>
    <w:p w14:paraId="4EABB2C1" w14:textId="77777777" w:rsidR="00865249" w:rsidRDefault="00AD7DA4">
      <w:pPr>
        <w:ind w:right="9"/>
      </w:pPr>
      <w:r>
        <w:t>（三）基金管理人与基金托管人同时更换的条件和程序。</w:t>
      </w:r>
      <w:r>
        <w:rPr>
          <w:rFonts w:ascii="Times New Roman" w:eastAsia="Times New Roman" w:hAnsi="Times New Roman" w:cs="Times New Roman"/>
        </w:rPr>
        <w:t xml:space="preserve"> </w:t>
      </w:r>
    </w:p>
    <w:p w14:paraId="2BF56CF5" w14:textId="77777777" w:rsidR="00865249" w:rsidRDefault="00AD7DA4">
      <w:pPr>
        <w:numPr>
          <w:ilvl w:val="0"/>
          <w:numId w:val="54"/>
        </w:numPr>
        <w:spacing w:after="162" w:line="370" w:lineRule="auto"/>
        <w:ind w:right="9"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161BA7D" w14:textId="77777777" w:rsidR="00865249" w:rsidRDefault="00AD7DA4">
      <w:pPr>
        <w:numPr>
          <w:ilvl w:val="0"/>
          <w:numId w:val="54"/>
        </w:numPr>
        <w:ind w:right="9" w:firstLine="475"/>
      </w:pPr>
      <w:r>
        <w:t>基金管理人和基金托管人的更换分别按上述程序进行；</w:t>
      </w:r>
      <w:r>
        <w:rPr>
          <w:rFonts w:ascii="Times New Roman" w:eastAsia="Times New Roman" w:hAnsi="Times New Roman" w:cs="Times New Roman"/>
        </w:rPr>
        <w:t xml:space="preserve"> </w:t>
      </w:r>
    </w:p>
    <w:p w14:paraId="1D3C0BD4" w14:textId="77777777" w:rsidR="00865249" w:rsidRDefault="00AD7DA4">
      <w:pPr>
        <w:numPr>
          <w:ilvl w:val="0"/>
          <w:numId w:val="54"/>
        </w:numPr>
        <w:spacing w:after="0" w:line="380" w:lineRule="auto"/>
        <w:ind w:right="9"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39E8342" w14:textId="77777777" w:rsidR="00865249" w:rsidRDefault="00AD7DA4">
      <w:pPr>
        <w:spacing w:after="13" w:line="362" w:lineRule="auto"/>
        <w:ind w:left="-15" w:right="9"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w:t>
      </w:r>
      <w:r>
        <w:t>并提前公告后，可直接对相应内容进行修改和调整，无需召开基金份额持有人大会审议。</w:t>
      </w:r>
      <w:r>
        <w:rPr>
          <w:rFonts w:ascii="Times New Roman" w:eastAsia="Times New Roman" w:hAnsi="Times New Roman" w:cs="Times New Roman"/>
        </w:rPr>
        <w:t xml:space="preserve"> </w:t>
      </w:r>
    </w:p>
    <w:p w14:paraId="131E45A5" w14:textId="77777777" w:rsidR="00865249" w:rsidRDefault="00AD7DA4">
      <w:pPr>
        <w:spacing w:after="0"/>
        <w:ind w:left="480" w:firstLine="0"/>
      </w:pPr>
      <w:r>
        <w:rPr>
          <w:rFonts w:ascii="Times New Roman" w:eastAsia="Times New Roman" w:hAnsi="Times New Roman" w:cs="Times New Roman"/>
        </w:rPr>
        <w:t xml:space="preserve"> </w:t>
      </w:r>
      <w:r>
        <w:br w:type="page"/>
      </w:r>
    </w:p>
    <w:p w14:paraId="0B6291CA" w14:textId="77777777" w:rsidR="00865249" w:rsidRDefault="00AD7DA4">
      <w:pPr>
        <w:pStyle w:val="1"/>
        <w:ind w:right="241"/>
      </w:pPr>
      <w:bookmarkStart w:id="9" w:name="_Toc6460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F7FAF1C" w14:textId="77777777" w:rsidR="00865249" w:rsidRDefault="00AD7DA4">
      <w:pPr>
        <w:spacing w:after="175"/>
        <w:ind w:left="0" w:firstLine="0"/>
      </w:pPr>
      <w:r>
        <w:rPr>
          <w:rFonts w:ascii="Times New Roman" w:eastAsia="Times New Roman" w:hAnsi="Times New Roman" w:cs="Times New Roman"/>
        </w:rPr>
        <w:t xml:space="preserve"> </w:t>
      </w:r>
    </w:p>
    <w:p w14:paraId="406DBA9F" w14:textId="77777777" w:rsidR="00865249" w:rsidRDefault="00AD7DA4">
      <w:pPr>
        <w:spacing w:after="10" w:line="365" w:lineRule="auto"/>
        <w:ind w:left="-15" w:right="9"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C9D4811" w14:textId="77777777" w:rsidR="00865249" w:rsidRDefault="00AD7DA4">
      <w:pPr>
        <w:spacing w:line="363" w:lineRule="auto"/>
        <w:ind w:left="-15" w:right="9"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8E29A01" w14:textId="77777777" w:rsidR="00865249" w:rsidRDefault="00AD7DA4">
      <w:pPr>
        <w:pStyle w:val="1"/>
        <w:ind w:right="242"/>
      </w:pPr>
      <w:bookmarkStart w:id="10" w:name="_Toc6460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83AEC6F" w14:textId="77777777" w:rsidR="00865249" w:rsidRDefault="00AD7DA4">
      <w:pPr>
        <w:spacing w:after="182"/>
        <w:ind w:left="0" w:firstLine="0"/>
      </w:pPr>
      <w:r>
        <w:rPr>
          <w:rFonts w:ascii="Times New Roman" w:eastAsia="Times New Roman" w:hAnsi="Times New Roman" w:cs="Times New Roman"/>
        </w:rPr>
        <w:t xml:space="preserve"> </w:t>
      </w:r>
    </w:p>
    <w:p w14:paraId="478D3085" w14:textId="77777777" w:rsidR="00865249" w:rsidRDefault="00AD7DA4">
      <w:pPr>
        <w:numPr>
          <w:ilvl w:val="0"/>
          <w:numId w:val="55"/>
        </w:numPr>
        <w:ind w:right="9" w:hanging="480"/>
      </w:pPr>
      <w:r>
        <w:t>基金的份额登记业务</w:t>
      </w:r>
      <w:r>
        <w:rPr>
          <w:rFonts w:ascii="Times New Roman" w:eastAsia="Times New Roman" w:hAnsi="Times New Roman" w:cs="Times New Roman"/>
        </w:rPr>
        <w:t xml:space="preserve"> </w:t>
      </w:r>
    </w:p>
    <w:p w14:paraId="0E8B4220" w14:textId="77777777" w:rsidR="00865249" w:rsidRDefault="00AD7DA4">
      <w:pPr>
        <w:spacing w:after="22" w:line="363" w:lineRule="auto"/>
        <w:ind w:left="-15" w:right="9" w:firstLine="480"/>
      </w:pPr>
      <w:r>
        <w:t>本基金的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F747702" w14:textId="77777777" w:rsidR="00865249" w:rsidRDefault="00AD7DA4">
      <w:pPr>
        <w:numPr>
          <w:ilvl w:val="0"/>
          <w:numId w:val="55"/>
        </w:numPr>
        <w:ind w:right="9" w:hanging="480"/>
      </w:pPr>
      <w:r>
        <w:t>基金登记业务办理机构</w:t>
      </w:r>
      <w:r>
        <w:rPr>
          <w:rFonts w:ascii="Times New Roman" w:eastAsia="Times New Roman" w:hAnsi="Times New Roman" w:cs="Times New Roman"/>
        </w:rPr>
        <w:t xml:space="preserve"> </w:t>
      </w:r>
    </w:p>
    <w:p w14:paraId="02062FBE" w14:textId="77777777" w:rsidR="00865249" w:rsidRDefault="00AD7DA4">
      <w:pPr>
        <w:spacing w:after="23" w:line="361" w:lineRule="auto"/>
        <w:ind w:left="-15" w:right="9"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w:t>
      </w:r>
      <w:r>
        <w:t>务，保护基金份额持有人的合法权益。</w:t>
      </w:r>
      <w:r>
        <w:rPr>
          <w:rFonts w:ascii="Times New Roman" w:eastAsia="Times New Roman" w:hAnsi="Times New Roman" w:cs="Times New Roman"/>
        </w:rPr>
        <w:t xml:space="preserve"> </w:t>
      </w:r>
    </w:p>
    <w:p w14:paraId="42623F59" w14:textId="77777777" w:rsidR="00865249" w:rsidRDefault="00AD7DA4">
      <w:pPr>
        <w:numPr>
          <w:ilvl w:val="0"/>
          <w:numId w:val="55"/>
        </w:numPr>
        <w:ind w:right="9" w:hanging="480"/>
      </w:pPr>
      <w:r>
        <w:t>基金登记机构的权利</w:t>
      </w:r>
      <w:r>
        <w:rPr>
          <w:rFonts w:ascii="Times New Roman" w:eastAsia="Times New Roman" w:hAnsi="Times New Roman" w:cs="Times New Roman"/>
        </w:rPr>
        <w:t xml:space="preserve"> </w:t>
      </w:r>
    </w:p>
    <w:p w14:paraId="4E25236F" w14:textId="77777777" w:rsidR="00865249" w:rsidRDefault="00AD7DA4">
      <w:pPr>
        <w:ind w:right="9"/>
      </w:pPr>
      <w:r>
        <w:t>基金登记机构享有以下权利：</w:t>
      </w:r>
      <w:r>
        <w:rPr>
          <w:rFonts w:ascii="Times New Roman" w:eastAsia="Times New Roman" w:hAnsi="Times New Roman" w:cs="Times New Roman"/>
        </w:rPr>
        <w:t xml:space="preserve"> </w:t>
      </w:r>
    </w:p>
    <w:p w14:paraId="01CD2B99" w14:textId="77777777" w:rsidR="00865249" w:rsidRDefault="00AD7DA4">
      <w:pPr>
        <w:numPr>
          <w:ilvl w:val="0"/>
          <w:numId w:val="56"/>
        </w:numPr>
        <w:ind w:right="9" w:firstLine="480"/>
      </w:pPr>
      <w:r>
        <w:t>取得登记费；</w:t>
      </w:r>
      <w:r>
        <w:rPr>
          <w:rFonts w:ascii="Times New Roman" w:eastAsia="Times New Roman" w:hAnsi="Times New Roman" w:cs="Times New Roman"/>
        </w:rPr>
        <w:t xml:space="preserve"> </w:t>
      </w:r>
    </w:p>
    <w:p w14:paraId="370E50FE" w14:textId="77777777" w:rsidR="00865249" w:rsidRDefault="00AD7DA4">
      <w:pPr>
        <w:numPr>
          <w:ilvl w:val="0"/>
          <w:numId w:val="56"/>
        </w:numPr>
        <w:ind w:right="9" w:firstLine="480"/>
      </w:pPr>
      <w:r>
        <w:t>建立和管理投资者基金账户；</w:t>
      </w:r>
      <w:r>
        <w:rPr>
          <w:rFonts w:ascii="Times New Roman" w:eastAsia="Times New Roman" w:hAnsi="Times New Roman" w:cs="Times New Roman"/>
        </w:rPr>
        <w:t xml:space="preserve"> </w:t>
      </w:r>
    </w:p>
    <w:p w14:paraId="3B45F3E5" w14:textId="77777777" w:rsidR="00865249" w:rsidRDefault="00AD7DA4">
      <w:pPr>
        <w:numPr>
          <w:ilvl w:val="0"/>
          <w:numId w:val="56"/>
        </w:numPr>
        <w:ind w:right="9" w:firstLine="480"/>
      </w:pPr>
      <w:r>
        <w:t>保管基金份额持有人开户资料、交易资料、基金份额持有人名册等；</w:t>
      </w:r>
      <w:r>
        <w:rPr>
          <w:rFonts w:ascii="Times New Roman" w:eastAsia="Times New Roman" w:hAnsi="Times New Roman" w:cs="Times New Roman"/>
        </w:rPr>
        <w:t xml:space="preserve"> </w:t>
      </w:r>
    </w:p>
    <w:p w14:paraId="05AA7DF3" w14:textId="77777777" w:rsidR="00865249" w:rsidRDefault="00AD7DA4">
      <w:pPr>
        <w:numPr>
          <w:ilvl w:val="0"/>
          <w:numId w:val="56"/>
        </w:numPr>
        <w:spacing w:after="1" w:line="379" w:lineRule="auto"/>
        <w:ind w:right="9"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8AE7A03" w14:textId="77777777" w:rsidR="00865249" w:rsidRDefault="00AD7DA4">
      <w:pPr>
        <w:numPr>
          <w:ilvl w:val="0"/>
          <w:numId w:val="56"/>
        </w:numPr>
        <w:ind w:right="9" w:firstLine="480"/>
      </w:pPr>
      <w:r>
        <w:t>法律法规及中国证监会规定的和《基金合同》约定的其他权利。</w:t>
      </w:r>
      <w:r>
        <w:rPr>
          <w:rFonts w:ascii="Times New Roman" w:eastAsia="Times New Roman" w:hAnsi="Times New Roman" w:cs="Times New Roman"/>
        </w:rPr>
        <w:t xml:space="preserve"> </w:t>
      </w:r>
    </w:p>
    <w:p w14:paraId="588BC1C5" w14:textId="77777777" w:rsidR="00865249" w:rsidRDefault="00AD7DA4">
      <w:pPr>
        <w:ind w:right="9"/>
      </w:pPr>
      <w:r>
        <w:t>四、基金登记机构的义务</w:t>
      </w:r>
      <w:r>
        <w:rPr>
          <w:rFonts w:ascii="Times New Roman" w:eastAsia="Times New Roman" w:hAnsi="Times New Roman" w:cs="Times New Roman"/>
        </w:rPr>
        <w:t xml:space="preserve"> </w:t>
      </w:r>
    </w:p>
    <w:p w14:paraId="04958600" w14:textId="77777777" w:rsidR="00865249" w:rsidRDefault="00AD7DA4">
      <w:pPr>
        <w:ind w:right="9"/>
      </w:pPr>
      <w:r>
        <w:t>基金登记机构承担以下义务：</w:t>
      </w:r>
      <w:r>
        <w:rPr>
          <w:rFonts w:ascii="Times New Roman" w:eastAsia="Times New Roman" w:hAnsi="Times New Roman" w:cs="Times New Roman"/>
        </w:rPr>
        <w:t xml:space="preserve"> </w:t>
      </w:r>
    </w:p>
    <w:p w14:paraId="774262E5" w14:textId="77777777" w:rsidR="00865249" w:rsidRDefault="00AD7DA4">
      <w:pPr>
        <w:numPr>
          <w:ilvl w:val="0"/>
          <w:numId w:val="57"/>
        </w:numPr>
        <w:ind w:right="9" w:firstLine="480"/>
      </w:pPr>
      <w:r>
        <w:t>配备足够的专业人员办理本基金份额的登记业务；</w:t>
      </w:r>
      <w:r>
        <w:rPr>
          <w:rFonts w:ascii="Times New Roman" w:eastAsia="Times New Roman" w:hAnsi="Times New Roman" w:cs="Times New Roman"/>
        </w:rPr>
        <w:t xml:space="preserve"> </w:t>
      </w:r>
    </w:p>
    <w:p w14:paraId="48D8F489" w14:textId="77777777" w:rsidR="00865249" w:rsidRDefault="00AD7DA4">
      <w:pPr>
        <w:numPr>
          <w:ilvl w:val="0"/>
          <w:numId w:val="57"/>
        </w:numPr>
        <w:spacing w:after="0" w:line="379" w:lineRule="auto"/>
        <w:ind w:right="9" w:firstLine="480"/>
      </w:pPr>
      <w:r>
        <w:t>严格按照法律法规和《基金合同》规定的条件办理本基金份额的登记业务；</w:t>
      </w:r>
      <w:r>
        <w:rPr>
          <w:rFonts w:ascii="Times New Roman" w:eastAsia="Times New Roman" w:hAnsi="Times New Roman" w:cs="Times New Roman"/>
        </w:rPr>
        <w:t xml:space="preserve"> </w:t>
      </w:r>
    </w:p>
    <w:p w14:paraId="462A03A9" w14:textId="77777777" w:rsidR="00865249" w:rsidRDefault="00AD7DA4">
      <w:pPr>
        <w:numPr>
          <w:ilvl w:val="0"/>
          <w:numId w:val="57"/>
        </w:numPr>
        <w:spacing w:after="6" w:line="370" w:lineRule="auto"/>
        <w:ind w:right="9"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4DB46B5" w14:textId="77777777" w:rsidR="00865249" w:rsidRDefault="00AD7DA4">
      <w:pPr>
        <w:numPr>
          <w:ilvl w:val="0"/>
          <w:numId w:val="57"/>
        </w:numPr>
        <w:spacing w:after="11" w:line="366" w:lineRule="auto"/>
        <w:ind w:right="9"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B345F33" w14:textId="77777777" w:rsidR="00865249" w:rsidRDefault="00AD7DA4">
      <w:pPr>
        <w:numPr>
          <w:ilvl w:val="0"/>
          <w:numId w:val="57"/>
        </w:numPr>
        <w:spacing w:after="0" w:line="379" w:lineRule="auto"/>
        <w:ind w:right="9"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3351261" w14:textId="77777777" w:rsidR="00865249" w:rsidRDefault="00AD7DA4">
      <w:pPr>
        <w:numPr>
          <w:ilvl w:val="0"/>
          <w:numId w:val="57"/>
        </w:numPr>
        <w:spacing w:after="0" w:line="379" w:lineRule="auto"/>
        <w:ind w:right="9"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460EC79D" w14:textId="77777777" w:rsidR="00865249" w:rsidRDefault="00AD7DA4">
      <w:pPr>
        <w:numPr>
          <w:ilvl w:val="0"/>
          <w:numId w:val="57"/>
        </w:numPr>
        <w:spacing w:after="0"/>
        <w:ind w:right="9" w:firstLine="480"/>
      </w:pPr>
      <w:r>
        <w:t>法律法规及中国证监会规定的和《基金合同》约定的其他义务。</w:t>
      </w:r>
      <w:r>
        <w:rPr>
          <w:rFonts w:ascii="Times New Roman" w:eastAsia="Times New Roman" w:hAnsi="Times New Roman" w:cs="Times New Roman"/>
        </w:rPr>
        <w:t xml:space="preserve"> </w:t>
      </w:r>
      <w:r>
        <w:br w:type="page"/>
      </w:r>
    </w:p>
    <w:p w14:paraId="400CAA9A" w14:textId="77777777" w:rsidR="00865249" w:rsidRDefault="00AD7DA4">
      <w:pPr>
        <w:pStyle w:val="1"/>
        <w:spacing w:after="113"/>
        <w:ind w:left="2507" w:right="0"/>
        <w:jc w:val="left"/>
      </w:pPr>
      <w:bookmarkStart w:id="11" w:name="_Toc6460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0F9A43F" w14:textId="77777777" w:rsidR="00865249" w:rsidRDefault="00AD7DA4">
      <w:pPr>
        <w:spacing w:after="177"/>
        <w:ind w:left="480" w:firstLine="0"/>
      </w:pPr>
      <w:r>
        <w:rPr>
          <w:rFonts w:ascii="Times New Roman" w:eastAsia="Times New Roman" w:hAnsi="Times New Roman" w:cs="Times New Roman"/>
        </w:rPr>
        <w:t xml:space="preserve"> </w:t>
      </w:r>
    </w:p>
    <w:p w14:paraId="441ED79C" w14:textId="77777777" w:rsidR="00865249" w:rsidRDefault="00AD7DA4">
      <w:pPr>
        <w:numPr>
          <w:ilvl w:val="0"/>
          <w:numId w:val="58"/>
        </w:numPr>
        <w:ind w:right="9" w:hanging="480"/>
      </w:pPr>
      <w:r>
        <w:t>投资目标</w:t>
      </w:r>
      <w:r>
        <w:rPr>
          <w:rFonts w:ascii="Times New Roman" w:eastAsia="Times New Roman" w:hAnsi="Times New Roman" w:cs="Times New Roman"/>
        </w:rPr>
        <w:t xml:space="preserve"> </w:t>
      </w:r>
    </w:p>
    <w:p w14:paraId="6E424387" w14:textId="77777777" w:rsidR="00865249" w:rsidRDefault="00AD7DA4">
      <w:pPr>
        <w:spacing w:after="177"/>
        <w:ind w:left="-5" w:right="9"/>
      </w:pPr>
      <w:r>
        <w:rPr>
          <w:rFonts w:ascii="Times New Roman" w:eastAsia="Times New Roman" w:hAnsi="Times New Roman" w:cs="Times New Roman"/>
        </w:rPr>
        <w:t xml:space="preserve">    </w:t>
      </w:r>
      <w:r>
        <w:t>在严格控制风险和保持资产流动性的基础上，力求获得超越业绩比较基准的</w:t>
      </w:r>
    </w:p>
    <w:p w14:paraId="7F25734C" w14:textId="77777777" w:rsidR="00865249" w:rsidRDefault="00AD7DA4">
      <w:pPr>
        <w:ind w:left="-5" w:right="9"/>
      </w:pPr>
      <w:r>
        <w:t>投资回报，追求基金资产的长期稳健增值。</w:t>
      </w:r>
      <w:r>
        <w:rPr>
          <w:rFonts w:ascii="Times New Roman" w:eastAsia="Times New Roman" w:hAnsi="Times New Roman" w:cs="Times New Roman"/>
        </w:rPr>
        <w:t xml:space="preserve">                                             </w:t>
      </w:r>
    </w:p>
    <w:p w14:paraId="5AC5221E" w14:textId="77777777" w:rsidR="00865249" w:rsidRDefault="00AD7DA4">
      <w:pPr>
        <w:numPr>
          <w:ilvl w:val="0"/>
          <w:numId w:val="58"/>
        </w:numPr>
        <w:ind w:right="9" w:hanging="480"/>
      </w:pPr>
      <w:r>
        <w:t>投资范围</w:t>
      </w:r>
      <w:r>
        <w:rPr>
          <w:rFonts w:ascii="Times New Roman" w:eastAsia="Times New Roman" w:hAnsi="Times New Roman" w:cs="Times New Roman"/>
        </w:rPr>
        <w:t xml:space="preserve"> </w:t>
      </w:r>
    </w:p>
    <w:p w14:paraId="57BACE4F" w14:textId="77777777" w:rsidR="00865249" w:rsidRDefault="00AD7DA4">
      <w:pPr>
        <w:spacing w:after="131"/>
        <w:ind w:right="9"/>
      </w:pPr>
      <w:r>
        <w:t>本基金的投资范围为具有良好流动性的金融工具，包括国债、地方政府债、</w:t>
      </w:r>
    </w:p>
    <w:p w14:paraId="34899EBE" w14:textId="77777777" w:rsidR="00865249" w:rsidRDefault="00AD7DA4">
      <w:pPr>
        <w:spacing w:after="15" w:line="362" w:lineRule="auto"/>
        <w:ind w:left="-5" w:right="9"/>
      </w:pPr>
      <w:r>
        <w:t>金融债、企业债、公司债、央行票据、中期票据、短期融资券（包括超短期融资券）、中小企业私募债、资产支持证券、次级债、可分离交易可转债的纯债部分、债券回购、同业存单、银行存款、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1E9BA409" w14:textId="77777777" w:rsidR="00865249" w:rsidRDefault="00AD7DA4">
      <w:pPr>
        <w:spacing w:after="10" w:line="365" w:lineRule="auto"/>
        <w:ind w:left="-15" w:right="9" w:firstLine="480"/>
      </w:pPr>
      <w:r>
        <w:t>本基金不投资于股票、权证等权益类资产，也不投资于可转换债券（可分离交易可转债的纯债部分除外）、可交换债券。</w:t>
      </w:r>
      <w:r>
        <w:rPr>
          <w:rFonts w:ascii="Times New Roman" w:eastAsia="Times New Roman" w:hAnsi="Times New Roman" w:cs="Times New Roman"/>
        </w:rPr>
        <w:t xml:space="preserve"> </w:t>
      </w:r>
    </w:p>
    <w:p w14:paraId="53F0ABE9" w14:textId="77777777" w:rsidR="00865249" w:rsidRDefault="00AD7DA4">
      <w:pPr>
        <w:spacing w:after="6" w:line="370" w:lineRule="auto"/>
        <w:ind w:left="-15" w:right="229" w:firstLine="470"/>
        <w:jc w:val="both"/>
      </w:pPr>
      <w:r>
        <w:t>如法律法规或监管机构以后允许基金投资其他品种，基金管理人在履行适当</w:t>
      </w:r>
      <w:r>
        <w:t>程序后，可以将其纳入投资范围，其投资比例遵循届时有效的法律法规和相关规定。</w:t>
      </w:r>
      <w:r>
        <w:rPr>
          <w:rFonts w:ascii="Times New Roman" w:eastAsia="Times New Roman" w:hAnsi="Times New Roman" w:cs="Times New Roman"/>
          <w:sz w:val="21"/>
        </w:rPr>
        <w:t xml:space="preserve"> </w:t>
      </w:r>
    </w:p>
    <w:p w14:paraId="52FFDDCA" w14:textId="77777777" w:rsidR="00865249" w:rsidRDefault="00AD7DA4">
      <w:pPr>
        <w:spacing w:after="0" w:line="369" w:lineRule="auto"/>
        <w:ind w:left="-15" w:right="9" w:firstLine="480"/>
      </w:pPr>
      <w:r>
        <w:t>基金的投资组合比例为：本基金对债券资产的投资比例不低于基金资产的</w:t>
      </w:r>
      <w:r>
        <w:t xml:space="preserve"> 80%</w:t>
      </w:r>
      <w:r>
        <w:t>，其中投资于中短债的比例不低于非现金基金资产的</w:t>
      </w:r>
      <w:r>
        <w:t xml:space="preserve"> 80%</w:t>
      </w:r>
      <w:r>
        <w:t>；每个交易日日终在扣除国债期货合约需缴纳的交易保证金后，本基金持有现金或者到期日在一年以内的政府债券投资比例不低于基金资产净值的</w:t>
      </w:r>
      <w:r>
        <w:t xml:space="preserve"> 5%</w:t>
      </w:r>
      <w:r>
        <w:t>，其中，现金不包括结算备付金、存出保证金、应收申购款等。</w:t>
      </w:r>
      <w:r>
        <w:t xml:space="preserve"> </w:t>
      </w:r>
    </w:p>
    <w:p w14:paraId="3CEC678C" w14:textId="77777777" w:rsidR="00865249" w:rsidRDefault="00AD7DA4">
      <w:pPr>
        <w:spacing w:after="131"/>
        <w:ind w:right="9"/>
      </w:pPr>
      <w:r>
        <w:t>本基金所指的中短债是指剩余期限不超过三年的债券资产，主要包括国债、</w:t>
      </w:r>
    </w:p>
    <w:p w14:paraId="544D458B" w14:textId="77777777" w:rsidR="00865249" w:rsidRDefault="00AD7DA4">
      <w:pPr>
        <w:spacing w:after="1" w:line="360" w:lineRule="auto"/>
        <w:ind w:left="-5" w:right="9"/>
      </w:pPr>
      <w:r>
        <w:t>地方政府债、金融债、企业债、公司债、央行票据、</w:t>
      </w:r>
      <w:r>
        <w:t>中期票据、短期融资券（包括超短期融资券）、中小企业私募债、次级债、可分离交易可转债的纯债部分等金融工具。</w:t>
      </w:r>
      <w:r>
        <w:t xml:space="preserve"> </w:t>
      </w:r>
    </w:p>
    <w:p w14:paraId="3371BD9D" w14:textId="77777777" w:rsidR="00865249" w:rsidRDefault="00AD7DA4">
      <w:pPr>
        <w:spacing w:after="18" w:line="365" w:lineRule="auto"/>
        <w:ind w:left="-15" w:right="9" w:firstLine="480"/>
      </w:pPr>
      <w:r>
        <w:t>如法律法规或监管机构变更投资品种的投资比例限制，基金管理人在履行适当程序后，可以调整上述投资品种的投资比例。</w:t>
      </w:r>
      <w:r>
        <w:rPr>
          <w:rFonts w:ascii="Times New Roman" w:eastAsia="Times New Roman" w:hAnsi="Times New Roman" w:cs="Times New Roman"/>
        </w:rPr>
        <w:t xml:space="preserve"> </w:t>
      </w:r>
    </w:p>
    <w:p w14:paraId="2D83FAE4" w14:textId="77777777" w:rsidR="00865249" w:rsidRDefault="00AD7DA4">
      <w:pPr>
        <w:ind w:right="9"/>
      </w:pPr>
      <w:r>
        <w:t>三、投资策略</w:t>
      </w:r>
      <w:r>
        <w:rPr>
          <w:rFonts w:ascii="Times New Roman" w:eastAsia="Times New Roman" w:hAnsi="Times New Roman" w:cs="Times New Roman"/>
        </w:rPr>
        <w:t xml:space="preserve"> </w:t>
      </w:r>
    </w:p>
    <w:p w14:paraId="3B3CC1EA" w14:textId="77777777" w:rsidR="00865249" w:rsidRDefault="00AD7DA4">
      <w:pPr>
        <w:spacing w:after="17" w:line="366" w:lineRule="auto"/>
        <w:ind w:right="9"/>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24E7F39E" w14:textId="77777777" w:rsidR="00865249" w:rsidRDefault="00AD7DA4">
      <w:pPr>
        <w:ind w:right="9"/>
      </w:pPr>
      <w:r>
        <w:t>（一）利率预期策略与久期管理</w:t>
      </w:r>
      <w:r>
        <w:rPr>
          <w:rFonts w:ascii="Times New Roman" w:eastAsia="Times New Roman" w:hAnsi="Times New Roman" w:cs="Times New Roman"/>
        </w:rPr>
        <w:t xml:space="preserve"> </w:t>
      </w:r>
    </w:p>
    <w:p w14:paraId="7179C46B" w14:textId="77777777" w:rsidR="00865249" w:rsidRDefault="00AD7DA4">
      <w:pPr>
        <w:spacing w:after="10" w:line="365" w:lineRule="auto"/>
        <w:ind w:left="-15" w:right="9"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67713CC6" w14:textId="77777777" w:rsidR="00865249" w:rsidRDefault="00AD7DA4">
      <w:pPr>
        <w:spacing w:after="131"/>
        <w:ind w:right="9"/>
      </w:pPr>
      <w:r>
        <w:t>当预期市场利率水平将上升时，降低组合的久期；预期市场利率将下降时，</w:t>
      </w:r>
    </w:p>
    <w:p w14:paraId="7E35542A" w14:textId="77777777" w:rsidR="00865249" w:rsidRDefault="00AD7DA4">
      <w:pPr>
        <w:spacing w:after="10" w:line="365" w:lineRule="auto"/>
        <w:ind w:left="-5" w:right="9"/>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5EEAC019" w14:textId="77777777" w:rsidR="00865249" w:rsidRDefault="00AD7DA4">
      <w:pPr>
        <w:spacing w:after="6" w:line="370" w:lineRule="auto"/>
        <w:ind w:left="-15" w:right="229" w:firstLine="470"/>
        <w:jc w:val="both"/>
      </w:pPr>
      <w:r>
        <w:t>本基金根据对收益率曲线形状变动的预期建立或改变组合期限结构。先预测收益率曲线变动的方向，然后根据收益率曲线形状变动的情景分析，构建组合的期限结构。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6ED86E33" w14:textId="77777777" w:rsidR="00865249" w:rsidRDefault="00AD7DA4">
      <w:pPr>
        <w:spacing w:after="23" w:line="361" w:lineRule="auto"/>
        <w:ind w:left="-15" w:right="9"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w:t>
      </w:r>
      <w:r>
        <w:t>收益率的下滑来获得资本利得收益。</w:t>
      </w:r>
      <w:r>
        <w:rPr>
          <w:rFonts w:ascii="Times New Roman" w:eastAsia="Times New Roman" w:hAnsi="Times New Roman" w:cs="Times New Roman"/>
        </w:rPr>
        <w:t xml:space="preserve"> </w:t>
      </w:r>
    </w:p>
    <w:p w14:paraId="000882AF" w14:textId="77777777" w:rsidR="00865249" w:rsidRDefault="00AD7DA4">
      <w:pPr>
        <w:numPr>
          <w:ilvl w:val="0"/>
          <w:numId w:val="59"/>
        </w:numPr>
        <w:ind w:right="9" w:hanging="720"/>
      </w:pPr>
      <w:r>
        <w:t>类属配置策略</w:t>
      </w:r>
      <w:r>
        <w:rPr>
          <w:rFonts w:ascii="Times New Roman" w:eastAsia="Times New Roman" w:hAnsi="Times New Roman" w:cs="Times New Roman"/>
        </w:rPr>
        <w:t xml:space="preserve"> </w:t>
      </w:r>
    </w:p>
    <w:p w14:paraId="618A1344" w14:textId="77777777" w:rsidR="00865249" w:rsidRDefault="00AD7DA4">
      <w:pPr>
        <w:spacing w:after="24" w:line="361" w:lineRule="auto"/>
        <w:ind w:left="-15" w:right="9" w:firstLine="480"/>
      </w:pPr>
      <w:r>
        <w:t>类属配置主要包括资产类别选择、各类资产的适当组合以及对资产组合的管理。本基金将在利率预期分析及其久期配置范围确定的基础上，通过情景分析和历史预测相结合的方法，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0912118B" w14:textId="77777777" w:rsidR="00865249" w:rsidRDefault="00AD7DA4">
      <w:pPr>
        <w:numPr>
          <w:ilvl w:val="0"/>
          <w:numId w:val="59"/>
        </w:numPr>
        <w:ind w:right="9" w:hanging="720"/>
      </w:pPr>
      <w:r>
        <w:t>信用债券投资策略</w:t>
      </w:r>
      <w:r>
        <w:rPr>
          <w:rFonts w:ascii="Times New Roman" w:eastAsia="Times New Roman" w:hAnsi="Times New Roman" w:cs="Times New Roman"/>
        </w:rPr>
        <w:t xml:space="preserve"> </w:t>
      </w:r>
    </w:p>
    <w:p w14:paraId="1537A996" w14:textId="77777777" w:rsidR="00865249" w:rsidRDefault="00AD7DA4">
      <w:pPr>
        <w:spacing w:after="25" w:line="360" w:lineRule="auto"/>
        <w:ind w:left="-15" w:right="9" w:firstLine="480"/>
      </w:pPr>
      <w:r>
        <w:t>信用债市场整体的信用利差水平和信用债发行主体自身信用状况的变化都会对信用债个券的利差水平产生重要影响，因此，一方面，本基金</w:t>
      </w:r>
      <w:r>
        <w:t>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137199CA" w14:textId="77777777" w:rsidR="00865249" w:rsidRDefault="00AD7DA4">
      <w:pPr>
        <w:numPr>
          <w:ilvl w:val="0"/>
          <w:numId w:val="60"/>
        </w:numPr>
        <w:ind w:right="9" w:hanging="360"/>
      </w:pPr>
      <w:r>
        <w:t>信用利差曲线配置</w:t>
      </w:r>
      <w:r>
        <w:rPr>
          <w:rFonts w:ascii="Times New Roman" w:eastAsia="Times New Roman" w:hAnsi="Times New Roman" w:cs="Times New Roman"/>
        </w:rPr>
        <w:t xml:space="preserve"> </w:t>
      </w:r>
    </w:p>
    <w:p w14:paraId="08259A00" w14:textId="77777777" w:rsidR="00865249" w:rsidRDefault="00AD7DA4">
      <w:pPr>
        <w:spacing w:after="26" w:line="361" w:lineRule="auto"/>
        <w:ind w:left="-15" w:right="9" w:firstLine="480"/>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2591ADA5" w14:textId="77777777" w:rsidR="00865249" w:rsidRDefault="00AD7DA4">
      <w:pPr>
        <w:numPr>
          <w:ilvl w:val="0"/>
          <w:numId w:val="60"/>
        </w:numPr>
        <w:ind w:right="9" w:hanging="360"/>
      </w:pPr>
      <w:r>
        <w:t>信用债供求分析策略</w:t>
      </w:r>
      <w:r>
        <w:rPr>
          <w:rFonts w:ascii="Times New Roman" w:eastAsia="Times New Roman" w:hAnsi="Times New Roman" w:cs="Times New Roman"/>
        </w:rPr>
        <w:t xml:space="preserve"> </w:t>
      </w:r>
    </w:p>
    <w:p w14:paraId="60BF5CE5" w14:textId="77777777" w:rsidR="00865249" w:rsidRDefault="00AD7DA4">
      <w:pPr>
        <w:spacing w:after="131"/>
        <w:ind w:right="9"/>
      </w:pPr>
      <w:r>
        <w:t>目前，我国的信用债市场尚未</w:t>
      </w:r>
      <w:r>
        <w:t>完全统一，主要体现为大部分信用债不能在主</w:t>
      </w:r>
    </w:p>
    <w:p w14:paraId="285BA1BF" w14:textId="77777777" w:rsidR="00865249" w:rsidRDefault="00AD7DA4">
      <w:pPr>
        <w:spacing w:after="26" w:line="361" w:lineRule="auto"/>
        <w:ind w:left="-5" w:right="9"/>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5E58ED15" w14:textId="77777777" w:rsidR="00865249" w:rsidRDefault="00AD7DA4">
      <w:pPr>
        <w:numPr>
          <w:ilvl w:val="0"/>
          <w:numId w:val="60"/>
        </w:numPr>
        <w:ind w:right="9" w:hanging="360"/>
      </w:pPr>
      <w:r>
        <w:t>信用债券精选</w:t>
      </w:r>
      <w:r>
        <w:rPr>
          <w:rFonts w:ascii="Times New Roman" w:eastAsia="Times New Roman" w:hAnsi="Times New Roman" w:cs="Times New Roman"/>
        </w:rPr>
        <w:t xml:space="preserve"> </w:t>
      </w:r>
    </w:p>
    <w:p w14:paraId="148C3086" w14:textId="77777777" w:rsidR="00865249" w:rsidRDefault="00AD7DA4">
      <w:pPr>
        <w:spacing w:after="24" w:line="360" w:lineRule="auto"/>
        <w:ind w:left="-15" w:right="9" w:firstLine="480"/>
      </w:pPr>
      <w:r>
        <w:t>本基金将借</w:t>
      </w:r>
      <w:r>
        <w:t>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612E3BC0" w14:textId="77777777" w:rsidR="00865249" w:rsidRDefault="00AD7DA4">
      <w:pPr>
        <w:numPr>
          <w:ilvl w:val="0"/>
          <w:numId w:val="60"/>
        </w:numPr>
        <w:ind w:right="9" w:hanging="360"/>
      </w:pPr>
      <w:r>
        <w:t>信用债调整</w:t>
      </w:r>
      <w:r>
        <w:rPr>
          <w:rFonts w:ascii="Times New Roman" w:eastAsia="Times New Roman" w:hAnsi="Times New Roman" w:cs="Times New Roman"/>
        </w:rPr>
        <w:t xml:space="preserve"> </w:t>
      </w:r>
    </w:p>
    <w:p w14:paraId="45B721FF" w14:textId="77777777" w:rsidR="00865249" w:rsidRDefault="00AD7DA4">
      <w:pPr>
        <w:spacing w:after="23" w:line="362" w:lineRule="auto"/>
        <w:ind w:left="-15" w:right="9" w:firstLine="480"/>
      </w:pPr>
      <w:r>
        <w:t>信用债发</w:t>
      </w:r>
      <w:r>
        <w:t>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1DA00709" w14:textId="77777777" w:rsidR="00865249" w:rsidRDefault="00AD7DA4">
      <w:pPr>
        <w:numPr>
          <w:ilvl w:val="0"/>
          <w:numId w:val="61"/>
        </w:numPr>
        <w:ind w:right="9" w:hanging="720"/>
      </w:pPr>
      <w:r>
        <w:t>息差策略</w:t>
      </w:r>
      <w:r>
        <w:rPr>
          <w:rFonts w:ascii="Times New Roman" w:eastAsia="Times New Roman" w:hAnsi="Times New Roman" w:cs="Times New Roman"/>
        </w:rPr>
        <w:t xml:space="preserve"> </w:t>
      </w:r>
    </w:p>
    <w:p w14:paraId="1F3A9E1E" w14:textId="77777777" w:rsidR="00865249" w:rsidRDefault="00AD7DA4">
      <w:pPr>
        <w:spacing w:after="25" w:line="364" w:lineRule="auto"/>
        <w:ind w:left="-15" w:right="9" w:firstLine="480"/>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26D0A111" w14:textId="77777777" w:rsidR="00865249" w:rsidRDefault="00AD7DA4">
      <w:pPr>
        <w:numPr>
          <w:ilvl w:val="0"/>
          <w:numId w:val="61"/>
        </w:numPr>
        <w:ind w:right="9" w:hanging="720"/>
      </w:pPr>
      <w:r>
        <w:t>中小企业私募债券投资策略</w:t>
      </w:r>
      <w:r>
        <w:rPr>
          <w:rFonts w:ascii="Times New Roman" w:eastAsia="Times New Roman" w:hAnsi="Times New Roman" w:cs="Times New Roman"/>
        </w:rPr>
        <w:t xml:space="preserve"> </w:t>
      </w:r>
    </w:p>
    <w:p w14:paraId="2CBFDD8C" w14:textId="77777777" w:rsidR="00865249" w:rsidRDefault="00AD7DA4">
      <w:pPr>
        <w:spacing w:after="23" w:line="362" w:lineRule="auto"/>
        <w:ind w:left="-15" w:right="9" w:firstLine="480"/>
      </w:pPr>
      <w:r>
        <w:t>本基金对中小企业私募债的投</w:t>
      </w:r>
      <w:r>
        <w:t>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57A30B91" w14:textId="77777777" w:rsidR="00865249" w:rsidRDefault="00AD7DA4">
      <w:pPr>
        <w:numPr>
          <w:ilvl w:val="0"/>
          <w:numId w:val="61"/>
        </w:numPr>
        <w:ind w:right="9" w:hanging="720"/>
      </w:pPr>
      <w:r>
        <w:t>资产支持证券投资策略</w:t>
      </w:r>
      <w:r>
        <w:rPr>
          <w:rFonts w:ascii="Times New Roman" w:eastAsia="Times New Roman" w:hAnsi="Times New Roman" w:cs="Times New Roman"/>
        </w:rPr>
        <w:t xml:space="preserve"> </w:t>
      </w:r>
    </w:p>
    <w:p w14:paraId="24FF8CFF" w14:textId="77777777" w:rsidR="00865249" w:rsidRDefault="00AD7DA4">
      <w:pPr>
        <w:spacing w:after="22" w:line="362" w:lineRule="auto"/>
        <w:ind w:left="-15" w:right="9" w:firstLine="480"/>
      </w:pPr>
      <w:r>
        <w:t>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7AD0EBE0" w14:textId="77777777" w:rsidR="00865249" w:rsidRDefault="00AD7DA4">
      <w:pPr>
        <w:numPr>
          <w:ilvl w:val="0"/>
          <w:numId w:val="61"/>
        </w:numPr>
        <w:ind w:right="9" w:hanging="720"/>
      </w:pPr>
      <w:r>
        <w:t>国债期货投资策略</w:t>
      </w:r>
      <w:r>
        <w:rPr>
          <w:rFonts w:ascii="Times New Roman" w:eastAsia="Times New Roman" w:hAnsi="Times New Roman" w:cs="Times New Roman"/>
        </w:rPr>
        <w:t xml:space="preserve"> </w:t>
      </w:r>
    </w:p>
    <w:p w14:paraId="3BF5D707" w14:textId="77777777" w:rsidR="00865249" w:rsidRDefault="00AD7DA4">
      <w:pPr>
        <w:spacing w:line="360" w:lineRule="auto"/>
        <w:ind w:left="-15" w:right="9" w:firstLine="480"/>
      </w:pPr>
      <w:r>
        <w:t>国债期货作为利率衍生品的一种，有助于管理债券组合的久期、流动性和风险水平。管理人将以风险管理为原则，按照相关法律法规的规定，结合对宏观经济形势和政策趋势的判断、对债券市场进行定性和定量分析。本基金将构建量化分析体系，对国债期货和现货基差、国债期货的流动性、波动水平、</w:t>
      </w:r>
      <w:r>
        <w:t>套期保值的有效性等指标进行跟踪监控，在严控风险的基础上，力求实现基金资产的长期稳健增值。国债期货相关投资遵循法律法规及中国证监会的规定。</w:t>
      </w:r>
      <w:r>
        <w:rPr>
          <w:rFonts w:ascii="Times New Roman" w:eastAsia="Times New Roman" w:hAnsi="Times New Roman" w:cs="Times New Roman"/>
          <w:sz w:val="21"/>
        </w:rPr>
        <w:t xml:space="preserve"> </w:t>
      </w:r>
    </w:p>
    <w:p w14:paraId="6146FBB0" w14:textId="77777777" w:rsidR="00865249" w:rsidRDefault="00AD7DA4">
      <w:pPr>
        <w:ind w:right="9"/>
      </w:pPr>
      <w:r>
        <w:t>四、投资限制</w:t>
      </w:r>
      <w:r>
        <w:rPr>
          <w:rFonts w:ascii="Times New Roman" w:eastAsia="Times New Roman" w:hAnsi="Times New Roman" w:cs="Times New Roman"/>
        </w:rPr>
        <w:t xml:space="preserve"> </w:t>
      </w:r>
    </w:p>
    <w:p w14:paraId="7B326819" w14:textId="77777777" w:rsidR="00865249" w:rsidRDefault="00AD7DA4">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7D08D21" w14:textId="77777777" w:rsidR="00865249" w:rsidRDefault="00AD7DA4">
      <w:pPr>
        <w:ind w:right="9"/>
      </w:pPr>
      <w:r>
        <w:t>基金的投资组合应遵循以下限制：</w:t>
      </w:r>
      <w:r>
        <w:rPr>
          <w:rFonts w:ascii="Times New Roman" w:eastAsia="Times New Roman" w:hAnsi="Times New Roman" w:cs="Times New Roman"/>
        </w:rPr>
        <w:t xml:space="preserve"> </w:t>
      </w:r>
    </w:p>
    <w:p w14:paraId="76C3032D" w14:textId="77777777" w:rsidR="00865249" w:rsidRDefault="00AD7DA4">
      <w:pPr>
        <w:numPr>
          <w:ilvl w:val="0"/>
          <w:numId w:val="62"/>
        </w:numPr>
        <w:spacing w:after="0" w:line="386" w:lineRule="auto"/>
        <w:ind w:right="9" w:firstLine="480"/>
      </w:pPr>
      <w:r>
        <w:t>本基金投资于债券资产比例不低于基金资产的</w:t>
      </w:r>
      <w:r>
        <w:t xml:space="preserve"> </w:t>
      </w:r>
      <w:r>
        <w:rPr>
          <w:rFonts w:ascii="Times New Roman" w:eastAsia="Times New Roman" w:hAnsi="Times New Roman" w:cs="Times New Roman"/>
        </w:rPr>
        <w:t>80%</w:t>
      </w:r>
      <w:r>
        <w:t>，其中投资于中短债的比例不低于非现金基金资产的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25DCD89" w14:textId="77777777" w:rsidR="00865249" w:rsidRDefault="00AD7DA4">
      <w:pPr>
        <w:numPr>
          <w:ilvl w:val="0"/>
          <w:numId w:val="62"/>
        </w:numPr>
        <w:spacing w:after="3" w:line="379" w:lineRule="auto"/>
        <w:ind w:right="9" w:firstLine="480"/>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53A2C1BB" w14:textId="77777777" w:rsidR="00865249" w:rsidRDefault="00AD7DA4">
      <w:pPr>
        <w:numPr>
          <w:ilvl w:val="0"/>
          <w:numId w:val="62"/>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EF0F48" w14:textId="77777777" w:rsidR="00865249" w:rsidRDefault="00AD7DA4">
      <w:pPr>
        <w:numPr>
          <w:ilvl w:val="0"/>
          <w:numId w:val="62"/>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2A09A8" w14:textId="77777777" w:rsidR="00865249" w:rsidRDefault="00AD7DA4">
      <w:pPr>
        <w:numPr>
          <w:ilvl w:val="0"/>
          <w:numId w:val="62"/>
        </w:numPr>
        <w:spacing w:after="0"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6AC15D54" w14:textId="77777777" w:rsidR="00865249" w:rsidRDefault="00AD7DA4">
      <w:pPr>
        <w:numPr>
          <w:ilvl w:val="0"/>
          <w:numId w:val="62"/>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263D8E" w14:textId="77777777" w:rsidR="00865249" w:rsidRDefault="00AD7DA4">
      <w:pPr>
        <w:numPr>
          <w:ilvl w:val="0"/>
          <w:numId w:val="62"/>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114227D" w14:textId="77777777" w:rsidR="00865249" w:rsidRDefault="00AD7DA4">
      <w:pPr>
        <w:numPr>
          <w:ilvl w:val="0"/>
          <w:numId w:val="62"/>
        </w:numPr>
        <w:spacing w:after="0" w:line="379"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C7BEE33" w14:textId="77777777" w:rsidR="00865249" w:rsidRDefault="00AD7DA4">
      <w:pPr>
        <w:numPr>
          <w:ilvl w:val="0"/>
          <w:numId w:val="62"/>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6DFDBB" w14:textId="77777777" w:rsidR="00865249" w:rsidRDefault="00AD7DA4">
      <w:pPr>
        <w:numPr>
          <w:ilvl w:val="0"/>
          <w:numId w:val="62"/>
        </w:numPr>
        <w:spacing w:after="1" w:line="381" w:lineRule="auto"/>
        <w:ind w:right="9" w:firstLine="480"/>
      </w:pPr>
      <w:r>
        <w:t>本基金管理人管理的全部基金投资于同一原始权益人的各类资产支</w:t>
      </w:r>
      <w:r>
        <w:t>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ABDBA8" w14:textId="77777777" w:rsidR="00865249" w:rsidRDefault="00AD7DA4">
      <w:pPr>
        <w:numPr>
          <w:ilvl w:val="0"/>
          <w:numId w:val="62"/>
        </w:numPr>
        <w:spacing w:after="10" w:line="372"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B168503" w14:textId="77777777" w:rsidR="00865249" w:rsidRDefault="00AD7DA4">
      <w:pPr>
        <w:numPr>
          <w:ilvl w:val="0"/>
          <w:numId w:val="62"/>
        </w:numPr>
        <w:spacing w:after="179"/>
        <w:ind w:right="9" w:firstLine="480"/>
      </w:pPr>
      <w:r>
        <w:t>本基金持有单只中小企业私募债券，其市值不得超过基金资产净值的</w:t>
      </w:r>
    </w:p>
    <w:p w14:paraId="39F99AC8" w14:textId="77777777" w:rsidR="00865249" w:rsidRDefault="00AD7DA4">
      <w:pPr>
        <w:pStyle w:val="2"/>
        <w:ind w:left="-5"/>
      </w:pPr>
      <w:r>
        <w:t>10%</w:t>
      </w:r>
      <w:r>
        <w:rPr>
          <w:rFonts w:ascii="宋体" w:eastAsia="宋体" w:hAnsi="宋体" w:cs="宋体"/>
        </w:rPr>
        <w:t>；</w:t>
      </w:r>
      <w:r>
        <w:t xml:space="preserve"> </w:t>
      </w:r>
    </w:p>
    <w:p w14:paraId="37B3CA91" w14:textId="77777777" w:rsidR="00865249" w:rsidRDefault="00AD7DA4">
      <w:pPr>
        <w:numPr>
          <w:ilvl w:val="0"/>
          <w:numId w:val="63"/>
        </w:numPr>
        <w:ind w:right="9" w:firstLine="470"/>
      </w:pPr>
      <w:r>
        <w:t>本基金参与国债期货交易，还须遵守以下限制：</w:t>
      </w:r>
      <w:r>
        <w:rPr>
          <w:rFonts w:ascii="Times New Roman" w:eastAsia="Times New Roman" w:hAnsi="Times New Roman" w:cs="Times New Roman"/>
        </w:rPr>
        <w:t xml:space="preserve"> </w:t>
      </w:r>
    </w:p>
    <w:p w14:paraId="076EE356" w14:textId="77777777" w:rsidR="00865249" w:rsidRDefault="00AD7DA4">
      <w:pPr>
        <w:spacing w:after="23" w:line="369" w:lineRule="auto"/>
        <w:ind w:left="-15" w:right="9"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w:t>
      </w:r>
      <w:r>
        <w:t>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41418BC" w14:textId="77777777" w:rsidR="00865249" w:rsidRDefault="00AD7DA4">
      <w:pPr>
        <w:numPr>
          <w:ilvl w:val="0"/>
          <w:numId w:val="63"/>
        </w:numPr>
        <w:ind w:right="9" w:firstLine="470"/>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205AA81" w14:textId="77777777" w:rsidR="00865249" w:rsidRDefault="00AD7DA4">
      <w:pPr>
        <w:numPr>
          <w:ilvl w:val="0"/>
          <w:numId w:val="63"/>
        </w:numPr>
        <w:spacing w:after="6" w:line="370" w:lineRule="auto"/>
        <w:ind w:right="9"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E6AF845" w14:textId="77777777" w:rsidR="00865249" w:rsidRDefault="00AD7DA4">
      <w:pPr>
        <w:numPr>
          <w:ilvl w:val="0"/>
          <w:numId w:val="63"/>
        </w:numPr>
        <w:ind w:right="9" w:firstLine="470"/>
      </w:pPr>
      <w:r>
        <w:t>法律法规及中国证监会规定的其他投资限制。</w:t>
      </w:r>
      <w:r>
        <w:rPr>
          <w:rFonts w:ascii="Times New Roman" w:eastAsia="Times New Roman" w:hAnsi="Times New Roman" w:cs="Times New Roman"/>
        </w:rPr>
        <w:t xml:space="preserve"> </w:t>
      </w:r>
    </w:p>
    <w:p w14:paraId="28C34E01" w14:textId="77777777" w:rsidR="00865249" w:rsidRDefault="00AD7DA4">
      <w:pPr>
        <w:spacing w:after="2" w:line="372"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15</w:t>
      </w:r>
      <w:r>
        <w:t>）条外，因证券、期货市场波动、证券发行人合并、基金规模变动等基金管理人之外的因素致使基金投资比例不符合上述规定投资比例的，基金管理人应当在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个交易日内进行调整。法律法规或监管部门另有规定时，从其规定。</w:t>
      </w:r>
      <w:r>
        <w:rPr>
          <w:rFonts w:ascii="Times New Roman" w:eastAsia="Times New Roman" w:hAnsi="Times New Roman" w:cs="Times New Roman"/>
        </w:rPr>
        <w:t xml:space="preserve"> </w:t>
      </w:r>
    </w:p>
    <w:p w14:paraId="67943528" w14:textId="77777777" w:rsidR="00865249" w:rsidRDefault="00AD7DA4">
      <w:pPr>
        <w:spacing w:after="6"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BC83399" w14:textId="77777777" w:rsidR="00865249" w:rsidRDefault="00AD7DA4">
      <w:pPr>
        <w:spacing w:after="26" w:line="362" w:lineRule="auto"/>
        <w:ind w:left="-15" w:right="9" w:firstLine="480"/>
      </w:pPr>
      <w:r>
        <w:t>如果法律法规或监管部门对上述投资比例限制进行变更的，以变更后的规定为准。法律法规或监管部门取消上述限制，如适用于本基金，基金管理人在履行适当程序后，则本基金投资不再受相关限制，但须提前公告，不需要经基金份额持有人大会审议。</w:t>
      </w:r>
      <w:r>
        <w:rPr>
          <w:rFonts w:ascii="Times New Roman" w:eastAsia="Times New Roman" w:hAnsi="Times New Roman" w:cs="Times New Roman"/>
        </w:rPr>
        <w:t xml:space="preserve"> </w:t>
      </w:r>
    </w:p>
    <w:p w14:paraId="0A7035EC" w14:textId="77777777" w:rsidR="00865249" w:rsidRDefault="00AD7DA4">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DD16133" w14:textId="77777777" w:rsidR="00865249" w:rsidRDefault="00AD7DA4">
      <w:pPr>
        <w:ind w:right="9"/>
      </w:pPr>
      <w:r>
        <w:t>为维护基金份额持有人的合法权益，基金财产不得用于下列投资或者活动：</w:t>
      </w:r>
      <w:r>
        <w:rPr>
          <w:rFonts w:ascii="Times New Roman" w:eastAsia="Times New Roman" w:hAnsi="Times New Roman" w:cs="Times New Roman"/>
        </w:rPr>
        <w:t xml:space="preserve"> </w:t>
      </w:r>
    </w:p>
    <w:p w14:paraId="348A996D" w14:textId="77777777" w:rsidR="00865249" w:rsidRDefault="00AD7DA4">
      <w:pPr>
        <w:numPr>
          <w:ilvl w:val="0"/>
          <w:numId w:val="64"/>
        </w:numPr>
        <w:ind w:right="9" w:hanging="600"/>
      </w:pPr>
      <w:r>
        <w:t>承销证券；</w:t>
      </w:r>
      <w:r>
        <w:rPr>
          <w:rFonts w:ascii="Times New Roman" w:eastAsia="Times New Roman" w:hAnsi="Times New Roman" w:cs="Times New Roman"/>
        </w:rPr>
        <w:t xml:space="preserve"> </w:t>
      </w:r>
    </w:p>
    <w:p w14:paraId="442CB168" w14:textId="77777777" w:rsidR="00865249" w:rsidRDefault="00AD7DA4">
      <w:pPr>
        <w:numPr>
          <w:ilvl w:val="0"/>
          <w:numId w:val="64"/>
        </w:numPr>
        <w:ind w:right="9" w:hanging="600"/>
      </w:pPr>
      <w:r>
        <w:t>违反规定向他人贷款或者提供担保；</w:t>
      </w:r>
      <w:r>
        <w:rPr>
          <w:rFonts w:ascii="Times New Roman" w:eastAsia="Times New Roman" w:hAnsi="Times New Roman" w:cs="Times New Roman"/>
        </w:rPr>
        <w:t xml:space="preserve"> </w:t>
      </w:r>
    </w:p>
    <w:p w14:paraId="019EAF36" w14:textId="77777777" w:rsidR="00865249" w:rsidRDefault="00AD7DA4">
      <w:pPr>
        <w:numPr>
          <w:ilvl w:val="0"/>
          <w:numId w:val="64"/>
        </w:numPr>
        <w:ind w:right="9" w:hanging="600"/>
      </w:pPr>
      <w:r>
        <w:t>从事承担无限责任的投资；</w:t>
      </w:r>
      <w:r>
        <w:rPr>
          <w:rFonts w:ascii="Times New Roman" w:eastAsia="Times New Roman" w:hAnsi="Times New Roman" w:cs="Times New Roman"/>
        </w:rPr>
        <w:t xml:space="preserve"> </w:t>
      </w:r>
    </w:p>
    <w:p w14:paraId="3FB46895" w14:textId="77777777" w:rsidR="00865249" w:rsidRDefault="00AD7DA4">
      <w:pPr>
        <w:numPr>
          <w:ilvl w:val="0"/>
          <w:numId w:val="64"/>
        </w:numPr>
        <w:ind w:right="9" w:hanging="600"/>
      </w:pPr>
      <w:r>
        <w:t>买卖其</w:t>
      </w:r>
      <w:r>
        <w:t>他基金份额，但是国务院证券监督管理机构另有规定的除外；（</w:t>
      </w: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071CFE4A" w14:textId="77777777" w:rsidR="00865249" w:rsidRDefault="00AD7DA4">
      <w:pPr>
        <w:spacing w:after="0" w:line="380" w:lineRule="auto"/>
        <w:ind w:right="9"/>
      </w:pPr>
      <w:r>
        <w:t>（</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7E5419DF" w14:textId="77777777" w:rsidR="00865249" w:rsidRDefault="00AD7DA4">
      <w:pPr>
        <w:spacing w:after="10" w:line="365" w:lineRule="auto"/>
        <w:ind w:left="-15" w:right="9"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7B717AAB" w14:textId="77777777" w:rsidR="00865249" w:rsidRDefault="00AD7DA4">
      <w:pPr>
        <w:spacing w:after="17" w:line="361" w:lineRule="auto"/>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B7BD94C" w14:textId="77777777" w:rsidR="00865249" w:rsidRDefault="00AD7DA4">
      <w:pPr>
        <w:spacing w:after="14" w:line="366" w:lineRule="auto"/>
        <w:ind w:left="-15" w:right="241" w:firstLine="480"/>
      </w:pPr>
      <w:r>
        <w:rPr>
          <w:rFonts w:ascii="Times New Roman" w:eastAsia="Times New Roman" w:hAnsi="Times New Roman" w:cs="Times New Roman"/>
        </w:rPr>
        <w:t>3</w:t>
      </w:r>
      <w:r>
        <w:t>、法律法规或监</w:t>
      </w:r>
      <w:r>
        <w:t>管部门取消上述组合限制、禁止行为规定或从事关联交易的条件和要求，基金管理人在履行适当程序后，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五、业绩比较基准</w:t>
      </w:r>
      <w:r>
        <w:rPr>
          <w:rFonts w:ascii="Times New Roman" w:eastAsia="Times New Roman" w:hAnsi="Times New Roman" w:cs="Times New Roman"/>
        </w:rPr>
        <w:t xml:space="preserve"> </w:t>
      </w:r>
    </w:p>
    <w:p w14:paraId="694C1717" w14:textId="77777777" w:rsidR="00865249" w:rsidRDefault="00AD7DA4">
      <w:pPr>
        <w:spacing w:after="0" w:line="389" w:lineRule="auto"/>
        <w:ind w:left="-15" w:right="9" w:firstLine="480"/>
      </w:pPr>
      <w:r>
        <w:t>本基金业绩比较基准：中债新综合财富（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80%+</w:t>
      </w:r>
      <w:r>
        <w:t>一年期定期存款利率</w:t>
      </w:r>
      <w:r>
        <w:rPr>
          <w:rFonts w:ascii="Times New Roman" w:eastAsia="Times New Roman" w:hAnsi="Times New Roman" w:cs="Times New Roman"/>
        </w:rPr>
        <w:t>(</w:t>
      </w:r>
      <w:r>
        <w:t>税后</w:t>
      </w:r>
      <w:r>
        <w:rPr>
          <w:rFonts w:ascii="Times New Roman" w:eastAsia="Times New Roman" w:hAnsi="Times New Roman" w:cs="Times New Roman"/>
        </w:rPr>
        <w:t xml:space="preserve">) </w:t>
      </w:r>
      <w:r>
        <w:t>×</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71ECF6F" w14:textId="77777777" w:rsidR="00865249" w:rsidRDefault="00AD7DA4">
      <w:pPr>
        <w:spacing w:after="10" w:line="365" w:lineRule="auto"/>
        <w:ind w:left="-15" w:right="9" w:firstLine="480"/>
      </w:pPr>
      <w:r>
        <w:t>其中，一年期定期存款利率是指中国</w:t>
      </w:r>
      <w:r>
        <w:t>人民银行公布的金融机构一年期人民币存款基准利率。</w:t>
      </w:r>
      <w:r>
        <w:rPr>
          <w:rFonts w:ascii="Times New Roman" w:eastAsia="Times New Roman" w:hAnsi="Times New Roman" w:cs="Times New Roman"/>
        </w:rPr>
        <w:t xml:space="preserve"> </w:t>
      </w:r>
    </w:p>
    <w:p w14:paraId="64089563" w14:textId="77777777" w:rsidR="00865249" w:rsidRDefault="00AD7DA4">
      <w:pPr>
        <w:ind w:right="9"/>
      </w:pPr>
      <w:r>
        <w:t>本基金为债券型证券投资基金，主要投资中短债，因此选取中债新综合财富</w:t>
      </w:r>
    </w:p>
    <w:p w14:paraId="3857DC6B" w14:textId="77777777" w:rsidR="00865249" w:rsidRDefault="00AD7DA4">
      <w:pPr>
        <w:spacing w:after="6" w:line="370" w:lineRule="auto"/>
        <w:ind w:left="-15" w:right="229" w:firstLine="0"/>
        <w:jc w:val="both"/>
      </w:pPr>
      <w:r>
        <w:t>（</w:t>
      </w:r>
      <w:r>
        <w:rPr>
          <w:rFonts w:ascii="Times New Roman" w:eastAsia="Times New Roman" w:hAnsi="Times New Roman" w:cs="Times New Roman"/>
        </w:rPr>
        <w:t xml:space="preserve">1-3 </w:t>
      </w:r>
      <w:r>
        <w:t>年）指数收益率作为本基金债券投资部分的业绩基准。中债新综合财富（</w:t>
      </w:r>
      <w:r>
        <w:rPr>
          <w:rFonts w:ascii="Times New Roman" w:eastAsia="Times New Roman" w:hAnsi="Times New Roman" w:cs="Times New Roman"/>
        </w:rPr>
        <w:t xml:space="preserve">13 </w:t>
      </w:r>
      <w:r>
        <w:t>年）指数由中央国债登记结算有限责任公司编制，该指数旨在综合反映中短期债券价格和投资回报情况，能够较好地反映本基金的投资策略。由于本基金投资于债券资产的比例不低于基金资产的</w:t>
      </w:r>
      <w:r>
        <w:t xml:space="preserve"> </w:t>
      </w:r>
      <w:r>
        <w:rPr>
          <w:rFonts w:ascii="Times New Roman" w:eastAsia="Times New Roman" w:hAnsi="Times New Roman" w:cs="Times New Roman"/>
        </w:rPr>
        <w:t>80%</w:t>
      </w:r>
      <w:r>
        <w:t>，扣除国债期货交易保证金后持有现金或者到期日在一年以内的政府债券不低于基金资产净值的</w:t>
      </w:r>
      <w:r>
        <w:t xml:space="preserve"> </w:t>
      </w:r>
      <w:r>
        <w:rPr>
          <w:rFonts w:ascii="Times New Roman" w:eastAsia="Times New Roman" w:hAnsi="Times New Roman" w:cs="Times New Roman"/>
        </w:rPr>
        <w:t>5%</w:t>
      </w:r>
      <w:r>
        <w:t>，采用</w:t>
      </w:r>
      <w:r>
        <w:t xml:space="preserve"> </w:t>
      </w:r>
      <w:r>
        <w:rPr>
          <w:rFonts w:ascii="Times New Roman" w:eastAsia="Times New Roman" w:hAnsi="Times New Roman" w:cs="Times New Roman"/>
        </w:rPr>
        <w:t>80%</w:t>
      </w:r>
      <w:r>
        <w:t>作为业绩比较基准中债券投资所代</w:t>
      </w:r>
      <w:r>
        <w:t>表的权重，</w:t>
      </w:r>
      <w:r>
        <w:rPr>
          <w:rFonts w:ascii="Times New Roman" w:eastAsia="Times New Roman" w:hAnsi="Times New Roman" w:cs="Times New Roman"/>
        </w:rPr>
        <w:t>20%</w:t>
      </w:r>
      <w:r>
        <w:t>乘以一年定期存款利率（税后）作为剩余资产所对应的权重可以较好的反映本基金的风险收益特征。</w:t>
      </w:r>
      <w:r>
        <w:rPr>
          <w:rFonts w:ascii="Times New Roman" w:eastAsia="Times New Roman" w:hAnsi="Times New Roman" w:cs="Times New Roman"/>
        </w:rPr>
        <w:t xml:space="preserve"> </w:t>
      </w:r>
    </w:p>
    <w:p w14:paraId="1DAFCC77" w14:textId="77777777" w:rsidR="00865249" w:rsidRDefault="00AD7DA4">
      <w:pPr>
        <w:spacing w:after="6" w:line="370" w:lineRule="auto"/>
        <w:ind w:left="-15" w:right="229" w:firstLine="470"/>
        <w:jc w:val="both"/>
      </w:pPr>
      <w:r>
        <w:t>未来，如果人民银行调整或停止发布基准利率，或者中央国债登记结算有限责任公司停止计算编制中债新综合财富</w:t>
      </w:r>
      <w:r>
        <w:rPr>
          <w:rFonts w:ascii="Times New Roman" w:eastAsia="Times New Roman" w:hAnsi="Times New Roman" w:cs="Times New Roman"/>
        </w:rPr>
        <w:t xml:space="preserve">(1-3 </w:t>
      </w:r>
      <w:r>
        <w:t>年</w:t>
      </w:r>
      <w:r>
        <w:rPr>
          <w:rFonts w:ascii="Times New Roman" w:eastAsia="Times New Roman" w:hAnsi="Times New Roman" w:cs="Times New Roman"/>
        </w:rPr>
        <w:t>)</w:t>
      </w:r>
      <w:r>
        <w:t>指数或更改指数名称，经与基金托管人协商一致，本基金可以在报中国证监会备案后变更业绩比较基准并及时公告。</w:t>
      </w:r>
      <w:r>
        <w:rPr>
          <w:rFonts w:ascii="Times New Roman" w:eastAsia="Times New Roman" w:hAnsi="Times New Roman" w:cs="Times New Roman"/>
        </w:rPr>
        <w:t xml:space="preserve"> </w:t>
      </w:r>
    </w:p>
    <w:p w14:paraId="7C43B1AA" w14:textId="77777777" w:rsidR="00865249" w:rsidRDefault="00AD7DA4">
      <w:pPr>
        <w:spacing w:after="23" w:line="362" w:lineRule="auto"/>
        <w:ind w:left="-15" w:right="9" w:firstLine="480"/>
      </w:pPr>
      <w:r>
        <w:t>如果今后法律法规发生变化，或者有更权威的、更能为市场普遍接受的业绩比较基准推出，基金管理人可以根据具体情况，依据维护基金份额持有人合法权益的原则，经与基金托管人协商一致且在报中国证监会</w:t>
      </w:r>
      <w:r>
        <w:t>备案后变更业绩比较基准并及时公告，而无需召开基金份额持有人大会。</w:t>
      </w:r>
      <w:r>
        <w:rPr>
          <w:rFonts w:ascii="Times New Roman" w:eastAsia="Times New Roman" w:hAnsi="Times New Roman" w:cs="Times New Roman"/>
        </w:rPr>
        <w:t xml:space="preserve"> </w:t>
      </w:r>
    </w:p>
    <w:p w14:paraId="4C03CF0D" w14:textId="77777777" w:rsidR="00865249" w:rsidRDefault="00AD7DA4">
      <w:pPr>
        <w:numPr>
          <w:ilvl w:val="0"/>
          <w:numId w:val="65"/>
        </w:numPr>
        <w:ind w:right="9" w:hanging="480"/>
      </w:pPr>
      <w:r>
        <w:t>风险收益特征</w:t>
      </w:r>
      <w:r>
        <w:rPr>
          <w:rFonts w:ascii="Times New Roman" w:eastAsia="Times New Roman" w:hAnsi="Times New Roman" w:cs="Times New Roman"/>
        </w:rPr>
        <w:t xml:space="preserve"> </w:t>
      </w:r>
    </w:p>
    <w:p w14:paraId="492B0F26" w14:textId="77777777" w:rsidR="00865249" w:rsidRDefault="00AD7DA4">
      <w:pPr>
        <w:spacing w:after="18" w:line="365" w:lineRule="auto"/>
        <w:ind w:left="-15" w:right="9" w:firstLine="480"/>
      </w:pPr>
      <w:r>
        <w:t>本基金为债券型基金，其风险和预期收益低于股票型基金、混合型基金，高于货币市场基金。</w:t>
      </w:r>
      <w:r>
        <w:rPr>
          <w:rFonts w:ascii="Times New Roman" w:eastAsia="Times New Roman" w:hAnsi="Times New Roman" w:cs="Times New Roman"/>
        </w:rPr>
        <w:t xml:space="preserve"> </w:t>
      </w:r>
    </w:p>
    <w:p w14:paraId="13F0EE16" w14:textId="77777777" w:rsidR="00865249" w:rsidRDefault="00AD7DA4">
      <w:pPr>
        <w:numPr>
          <w:ilvl w:val="0"/>
          <w:numId w:val="65"/>
        </w:numPr>
        <w:ind w:right="9" w:hanging="480"/>
      </w:pPr>
      <w:r>
        <w:t>侧袋机制的实施和投资运作安排</w:t>
      </w:r>
      <w:r>
        <w:rPr>
          <w:rFonts w:ascii="Times New Roman" w:eastAsia="Times New Roman" w:hAnsi="Times New Roman" w:cs="Times New Roman"/>
        </w:rPr>
        <w:t xml:space="preserve"> </w:t>
      </w:r>
    </w:p>
    <w:p w14:paraId="1CEA8E32" w14:textId="77777777" w:rsidR="00865249" w:rsidRDefault="00AD7DA4">
      <w:pPr>
        <w:spacing w:after="14" w:line="363" w:lineRule="auto"/>
        <w:ind w:left="-15" w:right="9"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6D5DE396" w14:textId="77777777" w:rsidR="00865249" w:rsidRDefault="00AD7DA4">
      <w:pPr>
        <w:spacing w:after="10" w:line="365" w:lineRule="auto"/>
        <w:ind w:left="-15" w:right="9"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45F0E003" w14:textId="77777777" w:rsidR="00865249" w:rsidRDefault="00AD7DA4">
      <w:pPr>
        <w:spacing w:after="55" w:line="365" w:lineRule="auto"/>
        <w:ind w:left="-15" w:right="9"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44CEA9EF" w14:textId="77777777" w:rsidR="00865249" w:rsidRDefault="00AD7DA4">
      <w:pPr>
        <w:spacing w:after="168"/>
        <w:ind w:left="0" w:firstLine="0"/>
      </w:pP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4759FD4E" w14:textId="77777777" w:rsidR="00865249" w:rsidRDefault="00AD7DA4">
      <w:pPr>
        <w:spacing w:after="91"/>
        <w:ind w:left="480" w:firstLine="0"/>
      </w:pPr>
      <w:r>
        <w:rPr>
          <w:rFonts w:ascii="Times New Roman" w:eastAsia="Times New Roman" w:hAnsi="Times New Roman" w:cs="Times New Roman"/>
        </w:rPr>
        <w:t xml:space="preserve"> </w:t>
      </w:r>
    </w:p>
    <w:p w14:paraId="62577E1D" w14:textId="77777777" w:rsidR="00865249" w:rsidRDefault="00AD7DA4">
      <w:pPr>
        <w:spacing w:after="0"/>
        <w:ind w:left="0" w:firstLine="0"/>
      </w:pPr>
      <w:r>
        <w:rPr>
          <w:rFonts w:ascii="Times New Roman" w:eastAsia="Times New Roman" w:hAnsi="Times New Roman" w:cs="Times New Roman"/>
        </w:rPr>
        <w:t xml:space="preserve"> </w:t>
      </w:r>
    </w:p>
    <w:p w14:paraId="518E0423" w14:textId="77777777" w:rsidR="00865249" w:rsidRDefault="00AD7DA4">
      <w:pPr>
        <w:pStyle w:val="1"/>
        <w:ind w:right="244"/>
      </w:pPr>
      <w:bookmarkStart w:id="12" w:name="_Toc6460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041983E" w14:textId="77777777" w:rsidR="00865249" w:rsidRDefault="00AD7DA4">
      <w:pPr>
        <w:spacing w:after="177"/>
        <w:ind w:left="480" w:firstLine="0"/>
      </w:pPr>
      <w:r>
        <w:rPr>
          <w:rFonts w:ascii="Times New Roman" w:eastAsia="Times New Roman" w:hAnsi="Times New Roman" w:cs="Times New Roman"/>
        </w:rPr>
        <w:t xml:space="preserve"> </w:t>
      </w:r>
    </w:p>
    <w:p w14:paraId="7F7A6114" w14:textId="77777777" w:rsidR="00865249" w:rsidRDefault="00AD7DA4">
      <w:pPr>
        <w:numPr>
          <w:ilvl w:val="0"/>
          <w:numId w:val="66"/>
        </w:numPr>
        <w:ind w:right="9" w:hanging="480"/>
      </w:pPr>
      <w:r>
        <w:t>基金资产总值</w:t>
      </w:r>
      <w:r>
        <w:rPr>
          <w:rFonts w:ascii="Times New Roman" w:eastAsia="Times New Roman" w:hAnsi="Times New Roman" w:cs="Times New Roman"/>
        </w:rPr>
        <w:t xml:space="preserve"> </w:t>
      </w:r>
    </w:p>
    <w:p w14:paraId="14EB4550" w14:textId="77777777" w:rsidR="00865249" w:rsidRDefault="00AD7DA4">
      <w:pPr>
        <w:spacing w:after="18" w:line="365" w:lineRule="auto"/>
        <w:ind w:left="-15" w:right="9"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0CECA15" w14:textId="77777777" w:rsidR="00865249" w:rsidRDefault="00AD7DA4">
      <w:pPr>
        <w:numPr>
          <w:ilvl w:val="0"/>
          <w:numId w:val="66"/>
        </w:numPr>
        <w:ind w:right="9" w:hanging="480"/>
      </w:pPr>
      <w:r>
        <w:t>基金资产净值</w:t>
      </w:r>
      <w:r>
        <w:rPr>
          <w:rFonts w:ascii="Times New Roman" w:eastAsia="Times New Roman" w:hAnsi="Times New Roman" w:cs="Times New Roman"/>
        </w:rPr>
        <w:t xml:space="preserve"> </w:t>
      </w:r>
    </w:p>
    <w:p w14:paraId="382B4E10" w14:textId="77777777" w:rsidR="00865249" w:rsidRDefault="00AD7DA4">
      <w:pPr>
        <w:ind w:right="9"/>
      </w:pPr>
      <w:r>
        <w:t>基金资产净值是指基金资产总值减去基金负债后的价值。</w:t>
      </w:r>
      <w:r>
        <w:rPr>
          <w:rFonts w:ascii="Times New Roman" w:eastAsia="Times New Roman" w:hAnsi="Times New Roman" w:cs="Times New Roman"/>
        </w:rPr>
        <w:t xml:space="preserve"> </w:t>
      </w:r>
    </w:p>
    <w:p w14:paraId="705E8BC2" w14:textId="77777777" w:rsidR="00865249" w:rsidRDefault="00AD7DA4">
      <w:pPr>
        <w:numPr>
          <w:ilvl w:val="0"/>
          <w:numId w:val="66"/>
        </w:numPr>
        <w:ind w:right="9" w:hanging="480"/>
      </w:pPr>
      <w:r>
        <w:t>基金财产的账户</w:t>
      </w:r>
      <w:r>
        <w:rPr>
          <w:rFonts w:ascii="Times New Roman" w:eastAsia="Times New Roman" w:hAnsi="Times New Roman" w:cs="Times New Roman"/>
        </w:rPr>
        <w:t xml:space="preserve"> </w:t>
      </w:r>
    </w:p>
    <w:p w14:paraId="76248A68" w14:textId="77777777" w:rsidR="00865249" w:rsidRDefault="00AD7DA4">
      <w:pPr>
        <w:spacing w:after="0" w:line="360" w:lineRule="auto"/>
        <w:ind w:left="-15" w:right="9" w:firstLine="480"/>
      </w:pPr>
      <w:r>
        <w:t>基金托管人根据相关法律法规、规范性文件为本基金开立资金账户、证券账户以及投资所需的其他专用账户。开立的基金专用账户与基金管理人、基金托管</w:t>
      </w:r>
    </w:p>
    <w:p w14:paraId="72DEBE93" w14:textId="77777777" w:rsidR="00865249" w:rsidRDefault="00AD7DA4">
      <w:pPr>
        <w:ind w:left="-5" w:right="9"/>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64204E9" w14:textId="77777777" w:rsidR="00865249" w:rsidRDefault="00AD7DA4">
      <w:pPr>
        <w:numPr>
          <w:ilvl w:val="0"/>
          <w:numId w:val="66"/>
        </w:numPr>
        <w:ind w:right="9" w:hanging="480"/>
      </w:pPr>
      <w:r>
        <w:t>基金财产的保管和处分</w:t>
      </w:r>
      <w:r>
        <w:rPr>
          <w:rFonts w:ascii="Times New Roman" w:eastAsia="Times New Roman" w:hAnsi="Times New Roman" w:cs="Times New Roman"/>
        </w:rPr>
        <w:t xml:space="preserve"> </w:t>
      </w:r>
    </w:p>
    <w:p w14:paraId="0DC35410" w14:textId="77777777" w:rsidR="00865249" w:rsidRDefault="00AD7DA4">
      <w:pPr>
        <w:spacing w:after="15" w:line="361" w:lineRule="auto"/>
        <w:ind w:left="-15" w:right="9"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197C8F21" w14:textId="77777777" w:rsidR="00865249" w:rsidRDefault="00AD7DA4">
      <w:pPr>
        <w:spacing w:line="362" w:lineRule="auto"/>
        <w:ind w:left="-15" w:right="9"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5A8BA9FF" w14:textId="77777777" w:rsidR="00865249" w:rsidRDefault="00AD7DA4">
      <w:pPr>
        <w:pStyle w:val="1"/>
        <w:ind w:right="244"/>
      </w:pPr>
      <w:bookmarkStart w:id="13" w:name="_Toc64605"/>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B0580A4" w14:textId="77777777" w:rsidR="00865249" w:rsidRDefault="00AD7DA4">
      <w:pPr>
        <w:spacing w:after="177"/>
        <w:ind w:left="480" w:firstLine="0"/>
      </w:pPr>
      <w:r>
        <w:rPr>
          <w:rFonts w:ascii="Times New Roman" w:eastAsia="Times New Roman" w:hAnsi="Times New Roman" w:cs="Times New Roman"/>
        </w:rPr>
        <w:t xml:space="preserve"> </w:t>
      </w:r>
    </w:p>
    <w:p w14:paraId="5D24E7B9" w14:textId="77777777" w:rsidR="00865249" w:rsidRDefault="00AD7DA4">
      <w:pPr>
        <w:numPr>
          <w:ilvl w:val="0"/>
          <w:numId w:val="67"/>
        </w:numPr>
        <w:ind w:right="9" w:hanging="480"/>
      </w:pPr>
      <w:r>
        <w:t>估值日</w:t>
      </w:r>
      <w:r>
        <w:rPr>
          <w:rFonts w:ascii="Times New Roman" w:eastAsia="Times New Roman" w:hAnsi="Times New Roman" w:cs="Times New Roman"/>
        </w:rPr>
        <w:t xml:space="preserve"> </w:t>
      </w:r>
    </w:p>
    <w:p w14:paraId="6BDA7D5F" w14:textId="77777777" w:rsidR="00865249" w:rsidRDefault="00AD7DA4">
      <w:pPr>
        <w:spacing w:after="18" w:line="365" w:lineRule="auto"/>
        <w:ind w:left="-15" w:right="9"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8088532" w14:textId="77777777" w:rsidR="00865249" w:rsidRDefault="00AD7DA4">
      <w:pPr>
        <w:numPr>
          <w:ilvl w:val="0"/>
          <w:numId w:val="67"/>
        </w:numPr>
        <w:ind w:right="9" w:hanging="480"/>
      </w:pPr>
      <w:r>
        <w:t>估值对象</w:t>
      </w:r>
      <w:r>
        <w:rPr>
          <w:rFonts w:ascii="Times New Roman" w:eastAsia="Times New Roman" w:hAnsi="Times New Roman" w:cs="Times New Roman"/>
        </w:rPr>
        <w:t xml:space="preserve"> </w:t>
      </w:r>
    </w:p>
    <w:p w14:paraId="39EAA75B" w14:textId="77777777" w:rsidR="00865249" w:rsidRDefault="00AD7DA4">
      <w:pPr>
        <w:spacing w:after="18" w:line="365" w:lineRule="auto"/>
        <w:ind w:left="-15" w:right="9" w:firstLine="480"/>
      </w:pPr>
      <w:r>
        <w:t>基金所拥有的债券、</w:t>
      </w:r>
      <w:r>
        <w:t>国债期货合约和银行存款本息、应收款项、其它投资等资产及负债。</w:t>
      </w:r>
      <w:r>
        <w:rPr>
          <w:rFonts w:ascii="Times New Roman" w:eastAsia="Times New Roman" w:hAnsi="Times New Roman" w:cs="Times New Roman"/>
        </w:rPr>
        <w:t xml:space="preserve"> </w:t>
      </w:r>
    </w:p>
    <w:p w14:paraId="7A231FE1" w14:textId="77777777" w:rsidR="00865249" w:rsidRDefault="00AD7DA4">
      <w:pPr>
        <w:numPr>
          <w:ilvl w:val="0"/>
          <w:numId w:val="67"/>
        </w:numPr>
        <w:ind w:right="9" w:hanging="480"/>
      </w:pPr>
      <w:r>
        <w:t>估值方法</w:t>
      </w:r>
      <w:r>
        <w:rPr>
          <w:rFonts w:ascii="Times New Roman" w:eastAsia="Times New Roman" w:hAnsi="Times New Roman" w:cs="Times New Roman"/>
        </w:rPr>
        <w:t xml:space="preserve"> </w:t>
      </w:r>
    </w:p>
    <w:p w14:paraId="308AE211" w14:textId="77777777" w:rsidR="00865249" w:rsidRDefault="00AD7DA4">
      <w:pPr>
        <w:ind w:right="9"/>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5B0F6C3B" w14:textId="77777777" w:rsidR="00865249" w:rsidRDefault="00AD7DA4">
      <w:pPr>
        <w:numPr>
          <w:ilvl w:val="0"/>
          <w:numId w:val="68"/>
        </w:numPr>
        <w:spacing w:after="10" w:line="366" w:lineRule="auto"/>
        <w:ind w:right="9" w:firstLine="480"/>
      </w:pPr>
      <w:r>
        <w:t>对在交易所市场上市交易或挂牌转让的不含权固定收益品种（另有规定的除外），选取第三方估值机构提供的相应品种当日的估值净价。对在交易所市场上市交易或挂牌转让的含权固定收益品种（另有规定的除外），选取第三方估值机构提供的相应品种当日的唯一估值净价或推荐估值净价。</w:t>
      </w:r>
      <w:r>
        <w:rPr>
          <w:rFonts w:ascii="Times New Roman" w:eastAsia="Times New Roman" w:hAnsi="Times New Roman" w:cs="Times New Roman"/>
        </w:rPr>
        <w:t xml:space="preserve"> </w:t>
      </w:r>
    </w:p>
    <w:p w14:paraId="79B80D44" w14:textId="77777777" w:rsidR="00865249" w:rsidRDefault="00AD7DA4">
      <w:pPr>
        <w:numPr>
          <w:ilvl w:val="0"/>
          <w:numId w:val="68"/>
        </w:numPr>
        <w:spacing w:after="12" w:line="365" w:lineRule="auto"/>
        <w:ind w:right="9" w:firstLine="480"/>
      </w:pPr>
      <w:r>
        <w:t>对在交易所市场上市交易的可转换债券，按估值日报价（收盘价）减去可转换债券收盘价中所含债券应收利息（税后）后得到的净价进行估值；估值日无报价的且最近交易日后未发生影响公允价值计量的重大事件的，以最近交易日的报价（收盘价）估值；如有充分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4E1D0E2" w14:textId="77777777" w:rsidR="00865249" w:rsidRDefault="00AD7DA4">
      <w:pPr>
        <w:numPr>
          <w:ilvl w:val="0"/>
          <w:numId w:val="68"/>
        </w:numPr>
        <w:spacing w:after="0" w:line="379" w:lineRule="auto"/>
        <w:ind w:right="9"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0617263A" w14:textId="77777777" w:rsidR="00865249" w:rsidRDefault="00AD7DA4">
      <w:pPr>
        <w:numPr>
          <w:ilvl w:val="0"/>
          <w:numId w:val="68"/>
        </w:numPr>
        <w:spacing w:after="1" w:line="379" w:lineRule="auto"/>
        <w:ind w:right="9" w:firstLine="480"/>
      </w:pPr>
      <w:r>
        <w:t>对不存在活跃市场的投资品种，采用在当前情况下适用并且有足够可利用数据和其他信息支</w:t>
      </w:r>
      <w:r>
        <w:t>持的估值技术确定公允价值。</w:t>
      </w:r>
      <w:r>
        <w:rPr>
          <w:rFonts w:ascii="Times New Roman" w:eastAsia="Times New Roman" w:hAnsi="Times New Roman" w:cs="Times New Roman"/>
        </w:rPr>
        <w:t xml:space="preserve"> </w:t>
      </w:r>
    </w:p>
    <w:p w14:paraId="4122346B" w14:textId="77777777" w:rsidR="00865249" w:rsidRDefault="00AD7DA4">
      <w:pPr>
        <w:ind w:right="9"/>
      </w:pPr>
      <w:r>
        <w:rPr>
          <w:rFonts w:ascii="Times New Roman" w:eastAsia="Times New Roman" w:hAnsi="Times New Roman" w:cs="Times New Roman"/>
        </w:rPr>
        <w:t>2</w:t>
      </w:r>
      <w:r>
        <w:t>、全国银行间市场交易的品种的估值</w:t>
      </w:r>
      <w:r>
        <w:rPr>
          <w:rFonts w:ascii="Times New Roman" w:eastAsia="Times New Roman" w:hAnsi="Times New Roman" w:cs="Times New Roman"/>
        </w:rPr>
        <w:t xml:space="preserve"> </w:t>
      </w:r>
    </w:p>
    <w:p w14:paraId="5841D34C" w14:textId="77777777" w:rsidR="00865249" w:rsidRDefault="00AD7DA4">
      <w:pPr>
        <w:spacing w:after="5" w:line="365" w:lineRule="auto"/>
        <w:ind w:left="-15" w:right="9" w:firstLine="480"/>
      </w:pPr>
      <w:r>
        <w:t>（</w:t>
      </w:r>
      <w:r>
        <w:rPr>
          <w:rFonts w:ascii="Times New Roman" w:eastAsia="Times New Roman" w:hAnsi="Times New Roman" w:cs="Times New Roman"/>
        </w:rPr>
        <w:t>1</w:t>
      </w: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对于含投资人回售权的固定收益品种，回售登记期截止日（含当日）后未行使回售权的按照长待偿期所对应的价格进行估值。（</w:t>
      </w:r>
      <w:r>
        <w:rPr>
          <w:rFonts w:ascii="Times New Roman" w:eastAsia="Times New Roman" w:hAnsi="Times New Roman" w:cs="Times New Roman"/>
        </w:rPr>
        <w:t>2</w:t>
      </w:r>
      <w:r>
        <w:t>）对银行间市场未上市，且第三方估值机构未提供估值价格的债券，在发行利率与二级市场利率不存在明显差异，未上市期间市场利率没有发生大的变</w:t>
      </w:r>
      <w:r>
        <w:t>动的情况下，按成本估值。</w:t>
      </w:r>
      <w:r>
        <w:rPr>
          <w:rFonts w:ascii="Times New Roman" w:eastAsia="Times New Roman" w:hAnsi="Times New Roman" w:cs="Times New Roman"/>
        </w:rPr>
        <w:t xml:space="preserve">  </w:t>
      </w:r>
    </w:p>
    <w:p w14:paraId="7053F00F" w14:textId="77777777" w:rsidR="00865249" w:rsidRDefault="00AD7DA4">
      <w:pPr>
        <w:spacing w:after="0" w:line="379" w:lineRule="auto"/>
        <w:ind w:left="-15" w:right="9" w:firstLine="480"/>
      </w:pPr>
      <w:r>
        <w:t>（</w:t>
      </w:r>
      <w:r>
        <w:rPr>
          <w:rFonts w:ascii="Times New Roman" w:eastAsia="Times New Roman" w:hAnsi="Times New Roman" w:cs="Times New Roman"/>
        </w:rPr>
        <w:t>3</w:t>
      </w:r>
      <w:r>
        <w:t>）同业存单，按估值日第三方估值机构提供的估值净价估值；选定的第三方估值机构未提供估值价格的，按成本估值。</w:t>
      </w:r>
      <w:r>
        <w:rPr>
          <w:rFonts w:ascii="Times New Roman" w:eastAsia="Times New Roman" w:hAnsi="Times New Roman" w:cs="Times New Roman"/>
        </w:rPr>
        <w:t xml:space="preserve"> </w:t>
      </w:r>
    </w:p>
    <w:p w14:paraId="5F2D6D67" w14:textId="77777777" w:rsidR="00865249" w:rsidRDefault="00AD7DA4">
      <w:pPr>
        <w:numPr>
          <w:ilvl w:val="0"/>
          <w:numId w:val="69"/>
        </w:numPr>
        <w:spacing w:after="0" w:line="379" w:lineRule="auto"/>
        <w:ind w:right="9" w:firstLine="480"/>
      </w:pPr>
      <w:r>
        <w:t>资产支持证券和私募债券（包括中小企业私募债），采用估值技术确定公允价值，在估值技术难以可靠计量公允价值的情况下，按成本估值。</w:t>
      </w:r>
      <w:r>
        <w:rPr>
          <w:rFonts w:ascii="Times New Roman" w:eastAsia="Times New Roman" w:hAnsi="Times New Roman" w:cs="Times New Roman"/>
        </w:rPr>
        <w:t xml:space="preserve"> </w:t>
      </w:r>
    </w:p>
    <w:p w14:paraId="6CCAEF4B" w14:textId="77777777" w:rsidR="00865249" w:rsidRDefault="00AD7DA4">
      <w:pPr>
        <w:numPr>
          <w:ilvl w:val="0"/>
          <w:numId w:val="69"/>
        </w:numPr>
        <w:spacing w:after="0" w:line="382" w:lineRule="auto"/>
        <w:ind w:right="9" w:firstLine="480"/>
      </w:pPr>
      <w:r>
        <w:t>同一证券同时在两个或两个以上市场交易的，按证券所处的市场分别估值。</w:t>
      </w:r>
      <w:r>
        <w:rPr>
          <w:rFonts w:ascii="Times New Roman" w:eastAsia="Times New Roman" w:hAnsi="Times New Roman" w:cs="Times New Roman"/>
        </w:rPr>
        <w:t xml:space="preserve">  </w:t>
      </w:r>
    </w:p>
    <w:p w14:paraId="404AF925" w14:textId="77777777" w:rsidR="00865249" w:rsidRDefault="00AD7DA4">
      <w:pPr>
        <w:numPr>
          <w:ilvl w:val="0"/>
          <w:numId w:val="69"/>
        </w:numPr>
        <w:spacing w:after="2" w:line="379" w:lineRule="auto"/>
        <w:ind w:right="9"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744E5AC" w14:textId="77777777" w:rsidR="00865249" w:rsidRDefault="00AD7DA4">
      <w:pPr>
        <w:numPr>
          <w:ilvl w:val="0"/>
          <w:numId w:val="69"/>
        </w:numPr>
        <w:ind w:right="9" w:firstLine="480"/>
      </w:pPr>
      <w:r>
        <w:t>存款的估值方法</w:t>
      </w:r>
      <w:r>
        <w:rPr>
          <w:rFonts w:ascii="Times New Roman" w:eastAsia="Times New Roman" w:hAnsi="Times New Roman" w:cs="Times New Roman"/>
        </w:rPr>
        <w:t xml:space="preserve"> </w:t>
      </w:r>
    </w:p>
    <w:p w14:paraId="492BBA2C" w14:textId="77777777" w:rsidR="00865249" w:rsidRDefault="00AD7DA4">
      <w:pPr>
        <w:spacing w:after="10" w:line="365" w:lineRule="auto"/>
        <w:ind w:left="-15" w:right="9" w:firstLine="480"/>
      </w:pPr>
      <w:r>
        <w:t>持有的银行定期存款或通知存款以本金列示，按协议或合同利率逐日确认利息收入。</w:t>
      </w:r>
      <w:r>
        <w:rPr>
          <w:rFonts w:ascii="Times New Roman" w:eastAsia="Times New Roman" w:hAnsi="Times New Roman" w:cs="Times New Roman"/>
        </w:rPr>
        <w:t xml:space="preserve"> </w:t>
      </w:r>
    </w:p>
    <w:p w14:paraId="2D91F6CA" w14:textId="77777777" w:rsidR="00865249" w:rsidRDefault="00AD7DA4">
      <w:pPr>
        <w:numPr>
          <w:ilvl w:val="0"/>
          <w:numId w:val="69"/>
        </w:numPr>
        <w:spacing w:after="0" w:line="379" w:lineRule="auto"/>
        <w:ind w:right="9"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3B55DD3" w14:textId="77777777" w:rsidR="00865249" w:rsidRDefault="00AD7DA4">
      <w:pPr>
        <w:numPr>
          <w:ilvl w:val="0"/>
          <w:numId w:val="69"/>
        </w:numPr>
        <w:spacing w:after="0" w:line="380" w:lineRule="auto"/>
        <w:ind w:right="9"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FDD5B90" w14:textId="77777777" w:rsidR="00865249" w:rsidRDefault="00AD7DA4">
      <w:pPr>
        <w:numPr>
          <w:ilvl w:val="0"/>
          <w:numId w:val="69"/>
        </w:numPr>
        <w:spacing w:after="0" w:line="379" w:lineRule="auto"/>
        <w:ind w:right="9" w:firstLine="480"/>
      </w:pPr>
      <w:r>
        <w:t>相关法律法规以及监管部门有强制规定的，从其规定。如有新增事</w:t>
      </w:r>
      <w:r>
        <w:t>项，按国家最新规定估值。</w:t>
      </w:r>
      <w:r>
        <w:rPr>
          <w:rFonts w:ascii="Times New Roman" w:eastAsia="Times New Roman" w:hAnsi="Times New Roman" w:cs="Times New Roman"/>
        </w:rPr>
        <w:t xml:space="preserve"> </w:t>
      </w:r>
    </w:p>
    <w:p w14:paraId="1A0EA371" w14:textId="77777777" w:rsidR="00865249" w:rsidRDefault="00AD7DA4">
      <w:pPr>
        <w:spacing w:after="14" w:line="363" w:lineRule="auto"/>
        <w:ind w:left="-15" w:right="9"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EA0F0E8" w14:textId="77777777" w:rsidR="00865249" w:rsidRDefault="00AD7DA4">
      <w:pPr>
        <w:spacing w:after="22" w:line="362" w:lineRule="auto"/>
        <w:ind w:left="-15" w:right="9"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3F46B95E" w14:textId="77777777" w:rsidR="00865249" w:rsidRDefault="00AD7DA4">
      <w:pPr>
        <w:ind w:right="9"/>
      </w:pPr>
      <w:r>
        <w:t>四、估值程序</w:t>
      </w:r>
      <w:r>
        <w:rPr>
          <w:rFonts w:ascii="Times New Roman" w:eastAsia="Times New Roman" w:hAnsi="Times New Roman" w:cs="Times New Roman"/>
        </w:rPr>
        <w:t xml:space="preserve"> </w:t>
      </w:r>
    </w:p>
    <w:p w14:paraId="174210C2" w14:textId="77777777" w:rsidR="00865249" w:rsidRDefault="00AD7DA4">
      <w:pPr>
        <w:numPr>
          <w:ilvl w:val="0"/>
          <w:numId w:val="70"/>
        </w:numPr>
        <w:spacing w:after="0" w:line="381" w:lineRule="auto"/>
        <w:ind w:right="4" w:hanging="360"/>
      </w:pPr>
      <w:r>
        <w:t>各类基金份额的基金份额净值是按照每个估值日闭市后，各类基金份额的基金资产净值除以当日该类基金份额的余额数量计算，精确到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位四舍五入，由此产生的收益或损失由基金财产承担。国家另有规定的，从其规定。</w:t>
      </w:r>
      <w:r>
        <w:rPr>
          <w:rFonts w:ascii="Times New Roman" w:eastAsia="Times New Roman" w:hAnsi="Times New Roman" w:cs="Times New Roman"/>
        </w:rPr>
        <w:t xml:space="preserve"> </w:t>
      </w:r>
    </w:p>
    <w:p w14:paraId="5C89B280" w14:textId="77777777" w:rsidR="00865249" w:rsidRDefault="00AD7DA4">
      <w:pPr>
        <w:spacing w:after="10" w:line="365" w:lineRule="auto"/>
        <w:ind w:left="-15" w:right="9"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2991B20A" w14:textId="77777777" w:rsidR="00865249" w:rsidRDefault="00AD7DA4">
      <w:pPr>
        <w:numPr>
          <w:ilvl w:val="0"/>
          <w:numId w:val="70"/>
        </w:numPr>
        <w:ind w:right="4" w:hanging="360"/>
      </w:pPr>
      <w:r>
        <w:t>基金管理人应每个估值日对基金资产估值。但基金管理人根据法律法规</w:t>
      </w:r>
    </w:p>
    <w:p w14:paraId="556805CB" w14:textId="77777777" w:rsidR="00865249" w:rsidRDefault="00AD7DA4">
      <w:pPr>
        <w:spacing w:after="7" w:line="368" w:lineRule="auto"/>
        <w:ind w:left="-5" w:right="9"/>
      </w:pPr>
      <w:r>
        <w:t>或本基金合同的规定暂停估值时除外。基金管理人每个估值日对基金资产估值后，将各类基金份额的基金份额净值结果发送基金托管人，经基金托管人复核无误后</w:t>
      </w:r>
      <w:r>
        <w:t>，由基金管理人对外公布。五、估值错误的处理</w:t>
      </w:r>
      <w:r>
        <w:rPr>
          <w:rFonts w:ascii="Times New Roman" w:eastAsia="Times New Roman" w:hAnsi="Times New Roman" w:cs="Times New Roman"/>
        </w:rPr>
        <w:t xml:space="preserve"> </w:t>
      </w:r>
    </w:p>
    <w:p w14:paraId="12B3269F" w14:textId="77777777" w:rsidR="00865249" w:rsidRDefault="00AD7DA4">
      <w:pPr>
        <w:spacing w:after="9" w:line="372" w:lineRule="auto"/>
        <w:ind w:left="-15" w:right="9"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u w:val="single" w:color="000000"/>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u w:val="single" w:color="000000"/>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7DDD6E7C" w14:textId="77777777" w:rsidR="00865249" w:rsidRDefault="00AD7DA4">
      <w:pPr>
        <w:ind w:right="9"/>
      </w:pPr>
      <w:r>
        <w:t>本基金合同的当事人应按照以下约定处理：</w:t>
      </w:r>
      <w:r>
        <w:rPr>
          <w:rFonts w:ascii="Times New Roman" w:eastAsia="Times New Roman" w:hAnsi="Times New Roman" w:cs="Times New Roman"/>
        </w:rPr>
        <w:t xml:space="preserve"> </w:t>
      </w:r>
    </w:p>
    <w:p w14:paraId="32E48B40" w14:textId="77777777" w:rsidR="00865249" w:rsidRDefault="00AD7DA4">
      <w:pPr>
        <w:numPr>
          <w:ilvl w:val="0"/>
          <w:numId w:val="71"/>
        </w:numPr>
        <w:ind w:right="9" w:hanging="360"/>
      </w:pPr>
      <w:r>
        <w:t>估值错误类型</w:t>
      </w:r>
      <w:r>
        <w:rPr>
          <w:rFonts w:ascii="Times New Roman" w:eastAsia="Times New Roman" w:hAnsi="Times New Roman" w:cs="Times New Roman"/>
        </w:rPr>
        <w:t xml:space="preserve"> </w:t>
      </w:r>
    </w:p>
    <w:p w14:paraId="04BEE800" w14:textId="77777777" w:rsidR="00865249" w:rsidRDefault="00AD7DA4">
      <w:pPr>
        <w:spacing w:after="131"/>
        <w:ind w:right="9"/>
      </w:pPr>
      <w:r>
        <w:t>本基金运作过程中，如果由于基金管理人或基金托管人、或登记机构、或销</w:t>
      </w:r>
    </w:p>
    <w:p w14:paraId="2AD701FF" w14:textId="77777777" w:rsidR="00865249" w:rsidRDefault="00AD7DA4">
      <w:pPr>
        <w:spacing w:after="3" w:line="371" w:lineRule="auto"/>
        <w:ind w:left="-5" w:right="9"/>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15745DBE" w14:textId="77777777" w:rsidR="00865249" w:rsidRDefault="00AD7DA4">
      <w:pPr>
        <w:spacing w:after="20" w:line="365" w:lineRule="auto"/>
        <w:ind w:left="-15" w:right="9"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C3D0E27" w14:textId="77777777" w:rsidR="00865249" w:rsidRDefault="00AD7DA4">
      <w:pPr>
        <w:numPr>
          <w:ilvl w:val="0"/>
          <w:numId w:val="71"/>
        </w:numPr>
        <w:ind w:right="9" w:hanging="360"/>
      </w:pPr>
      <w:r>
        <w:t>估值错误处理原则</w:t>
      </w:r>
      <w:r>
        <w:rPr>
          <w:rFonts w:ascii="Times New Roman" w:eastAsia="Times New Roman" w:hAnsi="Times New Roman" w:cs="Times New Roman"/>
        </w:rPr>
        <w:t xml:space="preserve"> </w:t>
      </w:r>
    </w:p>
    <w:p w14:paraId="3D54B6A0" w14:textId="77777777" w:rsidR="00865249" w:rsidRDefault="00AD7DA4">
      <w:pPr>
        <w:ind w:right="9"/>
      </w:pPr>
      <w:r>
        <w:t>（</w:t>
      </w:r>
      <w:r>
        <w:rPr>
          <w:rFonts w:ascii="Times New Roman" w:eastAsia="Times New Roman" w:hAnsi="Times New Roman" w:cs="Times New Roman"/>
        </w:rPr>
        <w:t>1</w:t>
      </w:r>
      <w:r>
        <w:t>）估值错误已发生，但尚未给当事人造成损失时，估值错误责任方应及</w:t>
      </w:r>
    </w:p>
    <w:p w14:paraId="75EEE466" w14:textId="77777777" w:rsidR="00865249" w:rsidRDefault="00AD7DA4">
      <w:pPr>
        <w:spacing w:after="0" w:line="361" w:lineRule="auto"/>
        <w:ind w:left="-5" w:right="9"/>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2</w:t>
      </w: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8BD19CF" w14:textId="77777777" w:rsidR="00865249" w:rsidRDefault="00AD7DA4">
      <w:pPr>
        <w:numPr>
          <w:ilvl w:val="0"/>
          <w:numId w:val="72"/>
        </w:numPr>
        <w:spacing w:after="19" w:line="365" w:lineRule="auto"/>
        <w:ind w:right="9" w:firstLine="480"/>
      </w:pPr>
      <w:r>
        <w:t>因估值错误而获得不当得利的</w:t>
      </w:r>
      <w:r>
        <w:t>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99404AC" w14:textId="77777777" w:rsidR="00865249" w:rsidRDefault="00AD7DA4">
      <w:pPr>
        <w:numPr>
          <w:ilvl w:val="0"/>
          <w:numId w:val="72"/>
        </w:numPr>
        <w:ind w:right="9" w:firstLine="480"/>
      </w:pPr>
      <w:r>
        <w:t>估值错误调整采用尽量恢复至假设未发生估值错误的正确情形的方式。</w:t>
      </w:r>
      <w:r>
        <w:rPr>
          <w:rFonts w:ascii="Times New Roman" w:eastAsia="Times New Roman" w:hAnsi="Times New Roman" w:cs="Times New Roman"/>
        </w:rPr>
        <w:t xml:space="preserve"> </w:t>
      </w:r>
    </w:p>
    <w:p w14:paraId="7E841897" w14:textId="77777777" w:rsidR="00865249" w:rsidRDefault="00AD7DA4">
      <w:pPr>
        <w:ind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CB05E74" w14:textId="77777777" w:rsidR="00865249" w:rsidRDefault="00AD7DA4">
      <w:pPr>
        <w:ind w:right="9"/>
      </w:pPr>
      <w:r>
        <w:t>估值错误被发现后，有关的当事人应当及时进行处理，处理的程序如下：</w:t>
      </w:r>
      <w:r>
        <w:rPr>
          <w:rFonts w:ascii="Times New Roman" w:eastAsia="Times New Roman" w:hAnsi="Times New Roman" w:cs="Times New Roman"/>
        </w:rPr>
        <w:t xml:space="preserve"> </w:t>
      </w:r>
    </w:p>
    <w:p w14:paraId="05245CE3" w14:textId="77777777" w:rsidR="00865249" w:rsidRDefault="00AD7DA4">
      <w:pPr>
        <w:numPr>
          <w:ilvl w:val="0"/>
          <w:numId w:val="73"/>
        </w:numPr>
        <w:spacing w:after="0" w:line="379" w:lineRule="auto"/>
        <w:ind w:right="9"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F0C34A6" w14:textId="77777777" w:rsidR="00865249" w:rsidRDefault="00AD7DA4">
      <w:pPr>
        <w:numPr>
          <w:ilvl w:val="0"/>
          <w:numId w:val="73"/>
        </w:numPr>
        <w:spacing w:after="0" w:line="379" w:lineRule="auto"/>
        <w:ind w:right="9"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24CA961" w14:textId="77777777" w:rsidR="00865249" w:rsidRDefault="00AD7DA4">
      <w:pPr>
        <w:numPr>
          <w:ilvl w:val="0"/>
          <w:numId w:val="73"/>
        </w:numPr>
        <w:spacing w:after="0" w:line="379" w:lineRule="auto"/>
        <w:ind w:right="9"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20AEFB8" w14:textId="77777777" w:rsidR="00865249" w:rsidRDefault="00AD7DA4">
      <w:pPr>
        <w:numPr>
          <w:ilvl w:val="0"/>
          <w:numId w:val="73"/>
        </w:numPr>
        <w:spacing w:after="1" w:line="379" w:lineRule="auto"/>
        <w:ind w:right="9"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89B1485" w14:textId="77777777" w:rsidR="00865249" w:rsidRDefault="00AD7DA4">
      <w:pPr>
        <w:ind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06F38BD" w14:textId="77777777" w:rsidR="00865249" w:rsidRDefault="00AD7DA4">
      <w:pPr>
        <w:numPr>
          <w:ilvl w:val="0"/>
          <w:numId w:val="74"/>
        </w:numPr>
        <w:spacing w:after="0" w:line="379" w:lineRule="auto"/>
        <w:ind w:right="9" w:firstLine="475"/>
      </w:pPr>
      <w:r>
        <w:t>任</w:t>
      </w:r>
      <w:r>
        <w:t>一类基金份额净值计算出现错误时，基金管理人应当立即予以纠正，通报基金托管人，并采取合理的措施防止损失进一步扩大。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5E09654" w14:textId="77777777" w:rsidR="00865249" w:rsidRDefault="00AD7DA4">
      <w:pPr>
        <w:numPr>
          <w:ilvl w:val="0"/>
          <w:numId w:val="74"/>
        </w:numPr>
        <w:spacing w:after="6" w:line="370" w:lineRule="auto"/>
        <w:ind w:right="9" w:firstLine="475"/>
      </w:pPr>
      <w:r>
        <w:t>任一类基金份额净值的错误偏差达到该类基金份额净值的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3F41578" w14:textId="77777777" w:rsidR="00865249" w:rsidRDefault="00AD7DA4">
      <w:pPr>
        <w:numPr>
          <w:ilvl w:val="0"/>
          <w:numId w:val="74"/>
        </w:numPr>
        <w:ind w:right="9" w:firstLine="475"/>
      </w:pPr>
      <w:r>
        <w:t>前述内容如法律法规或监管机关另有规定的，从其规定处理。</w:t>
      </w:r>
      <w:r>
        <w:rPr>
          <w:rFonts w:ascii="Times New Roman" w:eastAsia="Times New Roman" w:hAnsi="Times New Roman" w:cs="Times New Roman"/>
        </w:rPr>
        <w:t xml:space="preserve"> </w:t>
      </w:r>
    </w:p>
    <w:p w14:paraId="05E8674D" w14:textId="77777777" w:rsidR="00865249" w:rsidRDefault="00AD7DA4">
      <w:pPr>
        <w:ind w:right="9"/>
      </w:pPr>
      <w:r>
        <w:t>六、暂停估值的情形</w:t>
      </w:r>
      <w:r>
        <w:rPr>
          <w:rFonts w:ascii="Times New Roman" w:eastAsia="Times New Roman" w:hAnsi="Times New Roman" w:cs="Times New Roman"/>
        </w:rPr>
        <w:t xml:space="preserve"> </w:t>
      </w:r>
    </w:p>
    <w:p w14:paraId="3FCFAC1F" w14:textId="77777777" w:rsidR="00865249" w:rsidRDefault="00AD7DA4">
      <w:pPr>
        <w:numPr>
          <w:ilvl w:val="0"/>
          <w:numId w:val="75"/>
        </w:numPr>
        <w:ind w:right="9" w:hanging="360"/>
      </w:pPr>
      <w:r>
        <w:t>基金投资所涉及的证券、期货交易市场遇法定节假日或因其他原因暂停营业时；</w:t>
      </w:r>
      <w:r>
        <w:rPr>
          <w:rFonts w:ascii="Times New Roman" w:eastAsia="Times New Roman" w:hAnsi="Times New Roman" w:cs="Times New Roman"/>
        </w:rPr>
        <w:t xml:space="preserve"> </w:t>
      </w:r>
    </w:p>
    <w:p w14:paraId="1D0AEF1D" w14:textId="77777777" w:rsidR="00865249" w:rsidRDefault="00AD7DA4">
      <w:pPr>
        <w:numPr>
          <w:ilvl w:val="0"/>
          <w:numId w:val="75"/>
        </w:numPr>
        <w:ind w:right="9" w:hanging="360"/>
      </w:pPr>
      <w:r>
        <w:t>因不可抗力致使基金管理人、基金托管人无法准确评估基金资产价值时；</w:t>
      </w:r>
      <w:r>
        <w:rPr>
          <w:rFonts w:ascii="Times New Roman" w:eastAsia="Times New Roman" w:hAnsi="Times New Roman" w:cs="Times New Roman"/>
        </w:rPr>
        <w:t xml:space="preserve"> </w:t>
      </w:r>
    </w:p>
    <w:p w14:paraId="4783FACF" w14:textId="77777777" w:rsidR="00865249" w:rsidRDefault="00AD7DA4">
      <w:pPr>
        <w:numPr>
          <w:ilvl w:val="0"/>
          <w:numId w:val="75"/>
        </w:numPr>
        <w:spacing w:after="0" w:line="383" w:lineRule="auto"/>
        <w:ind w:right="9" w:hanging="36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D39B7C9" w14:textId="77777777" w:rsidR="00865249" w:rsidRDefault="00AD7DA4">
      <w:pPr>
        <w:numPr>
          <w:ilvl w:val="0"/>
          <w:numId w:val="75"/>
        </w:numPr>
        <w:ind w:right="9" w:hanging="360"/>
      </w:pPr>
      <w:r>
        <w:t>中国证监会和基金合同认定的其它情形。</w:t>
      </w:r>
      <w:r>
        <w:rPr>
          <w:rFonts w:ascii="Times New Roman" w:eastAsia="Times New Roman" w:hAnsi="Times New Roman" w:cs="Times New Roman"/>
        </w:rPr>
        <w:t xml:space="preserve"> </w:t>
      </w:r>
    </w:p>
    <w:p w14:paraId="1A4C52AB" w14:textId="77777777" w:rsidR="00865249" w:rsidRDefault="00AD7DA4">
      <w:pPr>
        <w:numPr>
          <w:ilvl w:val="0"/>
          <w:numId w:val="76"/>
        </w:numPr>
        <w:ind w:right="9" w:hanging="480"/>
      </w:pPr>
      <w:r>
        <w:t>基金净值的确认</w:t>
      </w:r>
      <w:r>
        <w:rPr>
          <w:rFonts w:ascii="Times New Roman" w:eastAsia="Times New Roman" w:hAnsi="Times New Roman" w:cs="Times New Roman"/>
        </w:rPr>
        <w:t xml:space="preserve"> </w:t>
      </w:r>
    </w:p>
    <w:p w14:paraId="7D0C29E2" w14:textId="77777777" w:rsidR="00865249" w:rsidRDefault="00AD7DA4">
      <w:pPr>
        <w:spacing w:after="23" w:line="362" w:lineRule="auto"/>
        <w:ind w:left="-15" w:right="9" w:firstLine="480"/>
      </w:pPr>
      <w:r>
        <w:t>用于基金信息披露的基金净值信息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56AFB30B" w14:textId="77777777" w:rsidR="00865249" w:rsidRDefault="00AD7DA4">
      <w:pPr>
        <w:numPr>
          <w:ilvl w:val="0"/>
          <w:numId w:val="76"/>
        </w:numPr>
        <w:ind w:right="9" w:hanging="480"/>
      </w:pPr>
      <w:r>
        <w:t>特殊情况的处理</w:t>
      </w:r>
      <w:r>
        <w:rPr>
          <w:rFonts w:ascii="Times New Roman" w:eastAsia="Times New Roman" w:hAnsi="Times New Roman" w:cs="Times New Roman"/>
        </w:rPr>
        <w:t xml:space="preserve"> </w:t>
      </w:r>
    </w:p>
    <w:p w14:paraId="2D749539" w14:textId="77777777" w:rsidR="00865249" w:rsidRDefault="00AD7DA4">
      <w:pPr>
        <w:numPr>
          <w:ilvl w:val="0"/>
          <w:numId w:val="77"/>
        </w:numPr>
        <w:spacing w:after="0" w:line="384" w:lineRule="auto"/>
        <w:ind w:right="9" w:firstLine="480"/>
      </w:pPr>
      <w:r>
        <w:t>基金管理人或基金托管人按估值方法的第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6C8D7895" w14:textId="77777777" w:rsidR="00865249" w:rsidRDefault="00AD7DA4">
      <w:pPr>
        <w:numPr>
          <w:ilvl w:val="0"/>
          <w:numId w:val="77"/>
        </w:numPr>
        <w:spacing w:after="20" w:line="364" w:lineRule="auto"/>
        <w:ind w:right="9" w:firstLine="480"/>
      </w:pPr>
      <w:r>
        <w:t>由于证券交易所、期货交易所、登记结算公司、第三方估值机构发送的数据错误，或由于国家会计政策变更、市场规则变更等不可抗力原因，基金管理人和基金托管人虽然已经采取必要、适当、合理的措施进行检查，但是未能发现该错误的，由此造成的基金资产估值错误，基金管理人和基金托管人可以免除赔偿责任。但基金管理人和基金托管人应当积极采取必要的措施消除或减轻由此造成的影响。</w:t>
      </w:r>
      <w:r>
        <w:rPr>
          <w:rFonts w:ascii="Times New Roman" w:eastAsia="Times New Roman" w:hAnsi="Times New Roman" w:cs="Times New Roman"/>
        </w:rPr>
        <w:t xml:space="preserve"> </w:t>
      </w:r>
    </w:p>
    <w:p w14:paraId="0A57D3E8" w14:textId="77777777" w:rsidR="00865249" w:rsidRDefault="00AD7DA4">
      <w:pPr>
        <w:ind w:right="9"/>
      </w:pPr>
      <w:r>
        <w:t>九、实施侧袋机制期间的基金资产估值</w:t>
      </w:r>
      <w:r>
        <w:rPr>
          <w:rFonts w:ascii="Times New Roman" w:eastAsia="Times New Roman" w:hAnsi="Times New Roman" w:cs="Times New Roman"/>
        </w:rPr>
        <w:t xml:space="preserve"> </w:t>
      </w:r>
    </w:p>
    <w:p w14:paraId="666934C9" w14:textId="77777777" w:rsidR="00865249" w:rsidRDefault="00AD7DA4">
      <w:pPr>
        <w:spacing w:after="8" w:line="365" w:lineRule="auto"/>
        <w:ind w:left="-15" w:right="9"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6D1AE420" w14:textId="77777777" w:rsidR="00865249" w:rsidRDefault="00AD7DA4">
      <w:pPr>
        <w:spacing w:after="0"/>
        <w:ind w:left="480" w:firstLine="0"/>
      </w:pPr>
      <w:r>
        <w:rPr>
          <w:rFonts w:ascii="Times New Roman" w:eastAsia="Times New Roman" w:hAnsi="Times New Roman" w:cs="Times New Roman"/>
        </w:rPr>
        <w:t xml:space="preserve"> </w:t>
      </w:r>
    </w:p>
    <w:p w14:paraId="3BAE890D" w14:textId="77777777" w:rsidR="00865249" w:rsidRDefault="00AD7DA4">
      <w:pPr>
        <w:pStyle w:val="1"/>
        <w:ind w:right="242"/>
      </w:pPr>
      <w:bookmarkStart w:id="14" w:name="_Toc6460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1CC8114" w14:textId="77777777" w:rsidR="00865249" w:rsidRDefault="00AD7DA4">
      <w:pPr>
        <w:spacing w:after="177"/>
        <w:ind w:left="480" w:firstLine="0"/>
      </w:pPr>
      <w:r>
        <w:rPr>
          <w:rFonts w:ascii="Times New Roman" w:eastAsia="Times New Roman" w:hAnsi="Times New Roman" w:cs="Times New Roman"/>
        </w:rPr>
        <w:t xml:space="preserve"> </w:t>
      </w:r>
    </w:p>
    <w:p w14:paraId="0D80AF70" w14:textId="77777777" w:rsidR="00865249" w:rsidRDefault="00AD7DA4">
      <w:pPr>
        <w:ind w:right="9"/>
      </w:pPr>
      <w:r>
        <w:t>一、基金费用的种类</w:t>
      </w:r>
      <w:r>
        <w:rPr>
          <w:rFonts w:ascii="Times New Roman" w:eastAsia="Times New Roman" w:hAnsi="Times New Roman" w:cs="Times New Roman"/>
        </w:rPr>
        <w:t xml:space="preserve"> </w:t>
      </w:r>
    </w:p>
    <w:p w14:paraId="1CD726FE" w14:textId="77777777" w:rsidR="00865249" w:rsidRDefault="00AD7DA4">
      <w:pPr>
        <w:numPr>
          <w:ilvl w:val="0"/>
          <w:numId w:val="78"/>
        </w:numPr>
        <w:ind w:right="9" w:hanging="360"/>
      </w:pPr>
      <w:r>
        <w:t>基金管理人的管理费；</w:t>
      </w:r>
      <w:r>
        <w:rPr>
          <w:rFonts w:ascii="Times New Roman" w:eastAsia="Times New Roman" w:hAnsi="Times New Roman" w:cs="Times New Roman"/>
        </w:rPr>
        <w:t xml:space="preserve"> </w:t>
      </w:r>
    </w:p>
    <w:p w14:paraId="04FFA6CF" w14:textId="77777777" w:rsidR="00865249" w:rsidRDefault="00AD7DA4">
      <w:pPr>
        <w:numPr>
          <w:ilvl w:val="0"/>
          <w:numId w:val="78"/>
        </w:numPr>
        <w:ind w:right="9" w:hanging="360"/>
      </w:pPr>
      <w:r>
        <w:t>基金托管人的托管费；</w:t>
      </w:r>
      <w:r>
        <w:rPr>
          <w:rFonts w:ascii="Times New Roman" w:eastAsia="Times New Roman" w:hAnsi="Times New Roman" w:cs="Times New Roman"/>
        </w:rPr>
        <w:t xml:space="preserve"> </w:t>
      </w:r>
    </w:p>
    <w:p w14:paraId="5EAF0014" w14:textId="77777777" w:rsidR="00865249" w:rsidRDefault="00AD7DA4">
      <w:pPr>
        <w:numPr>
          <w:ilvl w:val="0"/>
          <w:numId w:val="78"/>
        </w:numPr>
        <w:ind w:right="9"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AA2F7E6" w14:textId="77777777" w:rsidR="00865249" w:rsidRDefault="00AD7DA4">
      <w:pPr>
        <w:numPr>
          <w:ilvl w:val="0"/>
          <w:numId w:val="78"/>
        </w:numPr>
        <w:ind w:right="9" w:hanging="360"/>
      </w:pPr>
      <w:r>
        <w:t>《基金合同》生效后与基金相关的信息披露费用；</w:t>
      </w:r>
      <w:r>
        <w:rPr>
          <w:rFonts w:ascii="Times New Roman" w:eastAsia="Times New Roman" w:hAnsi="Times New Roman" w:cs="Times New Roman"/>
        </w:rPr>
        <w:t xml:space="preserve"> </w:t>
      </w:r>
    </w:p>
    <w:p w14:paraId="590D1D54" w14:textId="77777777" w:rsidR="00865249" w:rsidRDefault="00AD7DA4">
      <w:pPr>
        <w:numPr>
          <w:ilvl w:val="0"/>
          <w:numId w:val="78"/>
        </w:numPr>
        <w:ind w:right="9" w:hanging="360"/>
      </w:pPr>
      <w:r>
        <w:t>《基金合同》生效后与基金相关的会计师费、律师费和诉讼费；</w:t>
      </w:r>
      <w:r>
        <w:rPr>
          <w:rFonts w:ascii="Times New Roman" w:eastAsia="Times New Roman" w:hAnsi="Times New Roman" w:cs="Times New Roman"/>
        </w:rPr>
        <w:t xml:space="preserve"> </w:t>
      </w:r>
    </w:p>
    <w:p w14:paraId="672AF335" w14:textId="77777777" w:rsidR="00865249" w:rsidRDefault="00AD7DA4">
      <w:pPr>
        <w:numPr>
          <w:ilvl w:val="0"/>
          <w:numId w:val="78"/>
        </w:numPr>
        <w:ind w:right="9" w:hanging="360"/>
      </w:pPr>
      <w:r>
        <w:t>基金份额持有人大会费用；</w:t>
      </w:r>
      <w:r>
        <w:rPr>
          <w:rFonts w:ascii="Times New Roman" w:eastAsia="Times New Roman" w:hAnsi="Times New Roman" w:cs="Times New Roman"/>
        </w:rPr>
        <w:t xml:space="preserve"> </w:t>
      </w:r>
    </w:p>
    <w:p w14:paraId="75C13455" w14:textId="77777777" w:rsidR="00865249" w:rsidRDefault="00AD7DA4">
      <w:pPr>
        <w:numPr>
          <w:ilvl w:val="0"/>
          <w:numId w:val="78"/>
        </w:numPr>
        <w:spacing w:after="0" w:line="380" w:lineRule="auto"/>
        <w:ind w:right="9"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1001994B" w14:textId="77777777" w:rsidR="00865249" w:rsidRDefault="00AD7DA4">
      <w:pPr>
        <w:numPr>
          <w:ilvl w:val="0"/>
          <w:numId w:val="79"/>
        </w:numPr>
        <w:ind w:right="9" w:firstLine="480"/>
      </w:pPr>
      <w:r>
        <w:t>证券账户开户费用和银行账户维护费；</w:t>
      </w:r>
      <w:r>
        <w:rPr>
          <w:rFonts w:ascii="Times New Roman" w:eastAsia="Times New Roman" w:hAnsi="Times New Roman" w:cs="Times New Roman"/>
        </w:rPr>
        <w:t xml:space="preserve"> </w:t>
      </w:r>
    </w:p>
    <w:p w14:paraId="286281D4" w14:textId="77777777" w:rsidR="00865249" w:rsidRDefault="00AD7DA4">
      <w:pPr>
        <w:numPr>
          <w:ilvl w:val="0"/>
          <w:numId w:val="79"/>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661B629A" w14:textId="77777777" w:rsidR="00865249" w:rsidRDefault="00AD7DA4">
      <w:pPr>
        <w:ind w:right="9"/>
      </w:pPr>
      <w:r>
        <w:t>本基金终止清算时所发生的费用，按照实际支出额从基金财产总值中扣除。</w:t>
      </w:r>
      <w:r>
        <w:rPr>
          <w:rFonts w:ascii="Times New Roman" w:eastAsia="Times New Roman" w:hAnsi="Times New Roman" w:cs="Times New Roman"/>
        </w:rPr>
        <w:t xml:space="preserve"> </w:t>
      </w:r>
    </w:p>
    <w:p w14:paraId="43A29DD0" w14:textId="77777777" w:rsidR="00865249" w:rsidRDefault="00AD7DA4">
      <w:pPr>
        <w:ind w:right="9"/>
      </w:pPr>
      <w:r>
        <w:t>二、基金费用计提方法、计提标准和支付方式</w:t>
      </w:r>
      <w:r>
        <w:rPr>
          <w:rFonts w:ascii="Times New Roman" w:eastAsia="Times New Roman" w:hAnsi="Times New Roman" w:cs="Times New Roman"/>
        </w:rPr>
        <w:t xml:space="preserve"> </w:t>
      </w:r>
    </w:p>
    <w:p w14:paraId="508D15AB" w14:textId="77777777" w:rsidR="00865249" w:rsidRDefault="00AD7DA4">
      <w:pPr>
        <w:ind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F852A8B" w14:textId="77777777" w:rsidR="00865249" w:rsidRDefault="00AD7DA4">
      <w:pPr>
        <w:spacing w:after="14" w:line="383" w:lineRule="auto"/>
        <w:ind w:left="-15" w:right="9" w:firstLine="480"/>
      </w:pPr>
      <w:r>
        <w:t>本基金的管理费按前一日基金资产净值的</w:t>
      </w:r>
      <w:r>
        <w:t xml:space="preserve"> </w:t>
      </w:r>
      <w:r>
        <w:rPr>
          <w:rFonts w:ascii="Times New Roman" w:eastAsia="Times New Roman" w:hAnsi="Times New Roman" w:cs="Times New Roman"/>
        </w:rPr>
        <w:t>0.25%</w:t>
      </w:r>
      <w:r>
        <w:t>年费率计提。管理费的计算方法如下：</w:t>
      </w:r>
      <w:r>
        <w:rPr>
          <w:rFonts w:ascii="Times New Roman" w:eastAsia="Times New Roman" w:hAnsi="Times New Roman" w:cs="Times New Roman"/>
        </w:rPr>
        <w:t xml:space="preserve"> </w:t>
      </w:r>
    </w:p>
    <w:p w14:paraId="42BE0624" w14:textId="77777777" w:rsidR="00865249" w:rsidRDefault="00AD7DA4">
      <w:pPr>
        <w:pStyle w:val="2"/>
        <w:ind w:left="490"/>
      </w:pPr>
      <w:r>
        <w:t>H</w:t>
      </w:r>
      <w:r>
        <w:rPr>
          <w:rFonts w:ascii="宋体" w:eastAsia="宋体" w:hAnsi="宋体" w:cs="宋体"/>
        </w:rPr>
        <w:t>＝</w:t>
      </w:r>
      <w:r>
        <w:t>E×0.25%÷</w:t>
      </w:r>
      <w:r>
        <w:rPr>
          <w:rFonts w:ascii="宋体" w:eastAsia="宋体" w:hAnsi="宋体" w:cs="宋体"/>
        </w:rPr>
        <w:t>当年天数</w:t>
      </w:r>
      <w:r>
        <w:t xml:space="preserve"> </w:t>
      </w:r>
    </w:p>
    <w:p w14:paraId="0EFE5F49" w14:textId="77777777" w:rsidR="00865249" w:rsidRDefault="00AD7DA4">
      <w:pPr>
        <w:ind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F9A1C94" w14:textId="77777777" w:rsidR="00865249" w:rsidRDefault="00AD7DA4">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6474848" w14:textId="77777777" w:rsidR="00865249" w:rsidRDefault="00AD7DA4">
      <w:pPr>
        <w:spacing w:after="24" w:line="363" w:lineRule="auto"/>
        <w:ind w:left="-15" w:right="9" w:firstLine="480"/>
      </w:pPr>
      <w:r>
        <w:t>基金管理费每日计提，逐日累计至每个月月末，按月支付。经基金管理人与基金托管人核对一致后，由基金托管人在次月初五个工作日内从基金财产中一次性支付给基金管理人。</w:t>
      </w:r>
      <w:r>
        <w:rPr>
          <w:rFonts w:ascii="Times New Roman" w:eastAsia="Times New Roman" w:hAnsi="Times New Roman" w:cs="Times New Roman"/>
        </w:rPr>
        <w:t xml:space="preserve"> </w:t>
      </w:r>
    </w:p>
    <w:p w14:paraId="57ACEF49" w14:textId="77777777" w:rsidR="00865249" w:rsidRDefault="00AD7DA4">
      <w:pPr>
        <w:ind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064AA66" w14:textId="77777777" w:rsidR="00865249" w:rsidRDefault="00AD7DA4">
      <w:pPr>
        <w:spacing w:after="14" w:line="383" w:lineRule="auto"/>
        <w:ind w:left="-15" w:right="9"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50E9CD97" w14:textId="77777777" w:rsidR="00865249" w:rsidRDefault="00AD7DA4">
      <w:pPr>
        <w:pStyle w:val="2"/>
        <w:ind w:left="490"/>
      </w:pPr>
      <w:r>
        <w:t>H</w:t>
      </w:r>
      <w:r>
        <w:rPr>
          <w:rFonts w:ascii="宋体" w:eastAsia="宋体" w:hAnsi="宋体" w:cs="宋体"/>
        </w:rPr>
        <w:t>＝</w:t>
      </w:r>
      <w:r>
        <w:t>E×0.05%÷</w:t>
      </w:r>
      <w:r>
        <w:rPr>
          <w:rFonts w:ascii="宋体" w:eastAsia="宋体" w:hAnsi="宋体" w:cs="宋体"/>
        </w:rPr>
        <w:t>当年天数</w:t>
      </w:r>
      <w:r>
        <w:t xml:space="preserve"> </w:t>
      </w:r>
    </w:p>
    <w:p w14:paraId="3480FF16" w14:textId="77777777" w:rsidR="00865249" w:rsidRDefault="00AD7DA4">
      <w:pPr>
        <w:ind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3C6B1AD" w14:textId="77777777" w:rsidR="00865249" w:rsidRDefault="00AD7DA4">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89B2D04" w14:textId="77777777" w:rsidR="00865249" w:rsidRDefault="00AD7DA4">
      <w:pPr>
        <w:spacing w:after="24" w:line="363" w:lineRule="auto"/>
        <w:ind w:left="-15" w:right="9" w:firstLine="480"/>
      </w:pPr>
      <w:r>
        <w:t>基金托管费每日计提，逐日累计至每个月月末，按月支付。经基金管理人与基金托管人核对一致后，由基金托管人在次月初五个工作日内从基金财产中一次性支付给</w:t>
      </w:r>
      <w:r>
        <w:t>基金托管人。</w:t>
      </w:r>
      <w:r>
        <w:rPr>
          <w:rFonts w:ascii="Times New Roman" w:eastAsia="Times New Roman" w:hAnsi="Times New Roman" w:cs="Times New Roman"/>
        </w:rPr>
        <w:t xml:space="preserve"> </w:t>
      </w:r>
    </w:p>
    <w:p w14:paraId="441AACE6" w14:textId="77777777" w:rsidR="00865249" w:rsidRDefault="00AD7DA4">
      <w:pPr>
        <w:ind w:right="9"/>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4E67C11B" w14:textId="77777777" w:rsidR="00865249" w:rsidRDefault="00AD7DA4">
      <w:pPr>
        <w:spacing w:after="0" w:line="389" w:lineRule="auto"/>
        <w:ind w:left="-15" w:right="9"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0.05%</w:t>
      </w:r>
      <w:r>
        <w:t>。</w:t>
      </w:r>
      <w:r>
        <w:rPr>
          <w:rFonts w:ascii="Times New Roman" w:eastAsia="Times New Roman" w:hAnsi="Times New Roman" w:cs="Times New Roman"/>
        </w:rPr>
        <w:t xml:space="preserve"> </w:t>
      </w:r>
    </w:p>
    <w:p w14:paraId="7D680292" w14:textId="77777777" w:rsidR="00865249" w:rsidRDefault="00AD7DA4">
      <w:pPr>
        <w:spacing w:after="0" w:line="386" w:lineRule="auto"/>
        <w:ind w:left="-15" w:right="242"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类基金份额基金资产净值的</w:t>
      </w:r>
      <w:r>
        <w:t xml:space="preserve"> </w:t>
      </w:r>
      <w:r>
        <w:rPr>
          <w:rFonts w:ascii="Times New Roman" w:eastAsia="Times New Roman" w:hAnsi="Times New Roman" w:cs="Times New Roman"/>
        </w:rPr>
        <w:t xml:space="preserve">0.05% </w:t>
      </w:r>
      <w:r>
        <w:t>年费率计提。计算方法如下：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rPr>
          <w:rFonts w:ascii="Times New Roman" w:eastAsia="Times New Roman" w:hAnsi="Times New Roman" w:cs="Times New Roman"/>
        </w:rPr>
        <w:t>0.05%</w:t>
      </w:r>
      <w:r>
        <w:t>÷</w:t>
      </w:r>
      <w:r>
        <w:t>当年天数</w:t>
      </w:r>
      <w:r>
        <w:rPr>
          <w:rFonts w:ascii="Times New Roman" w:eastAsia="Times New Roman" w:hAnsi="Times New Roman" w:cs="Times New Roman"/>
        </w:rPr>
        <w:t xml:space="preserve"> </w:t>
      </w:r>
    </w:p>
    <w:p w14:paraId="1A378C1C" w14:textId="77777777" w:rsidR="00865249" w:rsidRDefault="00AD7DA4">
      <w:pPr>
        <w:ind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006C564" w14:textId="77777777" w:rsidR="00865249" w:rsidRDefault="00AD7DA4">
      <w:pPr>
        <w:ind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ECF8882" w14:textId="77777777" w:rsidR="00865249" w:rsidRDefault="00AD7DA4">
      <w:pPr>
        <w:spacing w:after="8" w:line="368" w:lineRule="auto"/>
        <w:ind w:left="-15" w:right="9" w:firstLine="480"/>
      </w:pPr>
      <w:del w:id="19" w:author="FundLex" w:date="2026-10-22T00:12:15Z">
        <w:r>
          <w:rPr>
            <w:rFonts w:ascii="Times New Roman" w:eastAsia="Times New Roman" w:hAnsi="Times New Roman" w:cs="Times New Roman"/>
          </w:rPr>
          <w:delText xml:space="preserve">C </w:delText>
        </w:r>
        <w:r>
          <w:delText>类基金份额的销售服务费每日计提，逐日累计至每个月月末，按月支付。经基金管理人与基金托管人核对一致后，由基金托管人在次月初五个工作日内从</w:delText>
        </w:r>
        <w:r>
          <w:delText>基金财产中一次性支付，由注册登记机构代收，注册登记机构收到后按相关合同规定支付给基金销售机构等。</w:delText>
        </w:r>
      </w:del>
      <w:ins w:id="20" w:author="FundLex" w:date="2026-10-22T00:12:15Z">
        <w:r>
          <w:rPr>
            <w:rFonts w:ascii="Times New Roman" w:eastAsia="Times New Roman" w:hAnsi="Times New Roman" w:cs="Times New Roman"/>
          </w:rPr>
          <w:t/>
        </w:r>
      </w:ins>
      <w:r>
        <w:rPr>
          <w:rFonts w:ascii="Times New Roman" w:eastAsia="Times New Roman" w:hAnsi="Times New Roman" w:cs="Times New Roman"/>
        </w:rPr>
        <w:t xml:space="preserve"> </w:t>
      </w:r>
    </w:p>
    <w:p w14:paraId="7AB4D4BD" w14:textId="77777777" w:rsidR="00865249" w:rsidRDefault="00AD7DA4">
      <w:pPr>
        <w:spacing w:after="12" w:line="365" w:lineRule="auto"/>
        <w:ind w:left="-15" w:right="9" w:firstLine="480"/>
      </w:pPr>
      <w:del w:id="21" w:author="FundLex" w:date="2026-10-22T00:12:15Z">
        <w:r>
          <w:delText>销售服务费主要用于支付销售机构佣金、以及基金管理人的基金行销广告费、促销活动费、持有人服务费等。销售服务费不包括基金募集期间的上述费用。</w:delText>
        </w:r>
      </w:del>
      <w:ins w:id="22" w:author="FundLex" w:date="2026-10-22T00:12:15Z">
        <w:r>
          <w:t/>
        </w:r>
      </w:ins>
      <w:r>
        <w:rPr>
          <w:rFonts w:ascii="Times New Roman" w:eastAsia="Times New Roman" w:hAnsi="Times New Roman" w:cs="Times New Roman"/>
        </w:rPr>
        <w:t xml:space="preserve"> </w:t>
      </w:r>
    </w:p>
    <w:p w14:paraId="06525E0F" w14:textId="77777777" w:rsidR="00865249" w:rsidRDefault="00AD7DA4">
      <w:pPr>
        <w:spacing w:after="0" w:line="384" w:lineRule="auto"/>
        <w:ind w:left="-15" w:right="9"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0EF219E" w14:textId="77777777" w:rsidR="00865249" w:rsidRDefault="00AD7DA4">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10E97EC5" w14:textId="77777777" w:rsidR="00865249" w:rsidRDefault="00AD7DA4">
      <w:pPr>
        <w:numPr>
          <w:ilvl w:val="0"/>
          <w:numId w:val="80"/>
        </w:numPr>
        <w:spacing w:after="1" w:line="379" w:lineRule="auto"/>
        <w:ind w:right="9"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8B11345" w14:textId="77777777" w:rsidR="00865249" w:rsidRDefault="00AD7DA4">
      <w:pPr>
        <w:numPr>
          <w:ilvl w:val="0"/>
          <w:numId w:val="80"/>
        </w:numPr>
        <w:ind w:right="9" w:firstLine="480"/>
      </w:pPr>
      <w:r>
        <w:t>基金管理人和基金托管人处理与基金运作无关的事项发生的费用；</w:t>
      </w:r>
      <w:r>
        <w:rPr>
          <w:rFonts w:ascii="Times New Roman" w:eastAsia="Times New Roman" w:hAnsi="Times New Roman" w:cs="Times New Roman"/>
        </w:rPr>
        <w:t xml:space="preserve"> </w:t>
      </w:r>
    </w:p>
    <w:p w14:paraId="6C3D37BF" w14:textId="77777777" w:rsidR="00865249" w:rsidRDefault="00AD7DA4">
      <w:pPr>
        <w:numPr>
          <w:ilvl w:val="0"/>
          <w:numId w:val="80"/>
        </w:numPr>
        <w:ind w:right="9" w:firstLine="480"/>
      </w:pPr>
      <w:r>
        <w:t>《基金合同》生效前的相关费用；</w:t>
      </w:r>
      <w:r>
        <w:rPr>
          <w:rFonts w:ascii="Times New Roman" w:eastAsia="Times New Roman" w:hAnsi="Times New Roman" w:cs="Times New Roman"/>
        </w:rPr>
        <w:t xml:space="preserve"> </w:t>
      </w:r>
    </w:p>
    <w:p w14:paraId="039099FE" w14:textId="77777777" w:rsidR="00865249" w:rsidRDefault="00AD7DA4">
      <w:pPr>
        <w:numPr>
          <w:ilvl w:val="0"/>
          <w:numId w:val="80"/>
        </w:numPr>
        <w:spacing w:line="379" w:lineRule="auto"/>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5D7065A3" w14:textId="77777777" w:rsidR="00865249" w:rsidRDefault="00AD7DA4">
      <w:pPr>
        <w:numPr>
          <w:ilvl w:val="0"/>
          <w:numId w:val="81"/>
        </w:numPr>
        <w:ind w:right="9" w:hanging="480"/>
      </w:pPr>
      <w:r>
        <w:t>费用调整</w:t>
      </w:r>
      <w:r>
        <w:rPr>
          <w:rFonts w:ascii="Times New Roman" w:eastAsia="Times New Roman" w:hAnsi="Times New Roman" w:cs="Times New Roman"/>
        </w:rPr>
        <w:t xml:space="preserve">  </w:t>
      </w:r>
    </w:p>
    <w:p w14:paraId="3BF7F92E" w14:textId="77777777" w:rsidR="00865249" w:rsidRDefault="00AD7DA4">
      <w:pPr>
        <w:spacing w:after="131"/>
        <w:ind w:right="9"/>
      </w:pPr>
      <w:r>
        <w:t>基金管理人和基金托管人协商一致并履行适当程序后，可根据基金发展情况，</w:t>
      </w:r>
    </w:p>
    <w:p w14:paraId="331F20D2" w14:textId="77777777" w:rsidR="00865249" w:rsidRDefault="00AD7DA4">
      <w:pPr>
        <w:spacing w:after="18" w:line="365" w:lineRule="auto"/>
        <w:ind w:left="-5" w:right="9"/>
      </w:pPr>
      <w:r>
        <w:t>调整基金管理费率、基金托管费、销售服务费率等相关费率，基金管理人必须依照《信息披露办法》的有关规定在规定媒介公告。</w:t>
      </w:r>
      <w:r>
        <w:rPr>
          <w:rFonts w:ascii="Times New Roman" w:eastAsia="Times New Roman" w:hAnsi="Times New Roman" w:cs="Times New Roman"/>
        </w:rPr>
        <w:t xml:space="preserve"> </w:t>
      </w:r>
    </w:p>
    <w:p w14:paraId="4C3ADA3A" w14:textId="77777777" w:rsidR="00865249" w:rsidRDefault="00AD7DA4">
      <w:pPr>
        <w:numPr>
          <w:ilvl w:val="0"/>
          <w:numId w:val="81"/>
        </w:numPr>
        <w:ind w:right="9" w:hanging="480"/>
      </w:pPr>
      <w:r>
        <w:t>实施侧袋机制期间的基金费用</w:t>
      </w:r>
      <w:r>
        <w:rPr>
          <w:rFonts w:ascii="Times New Roman" w:eastAsia="Times New Roman" w:hAnsi="Times New Roman" w:cs="Times New Roman"/>
        </w:rPr>
        <w:t xml:space="preserve"> </w:t>
      </w:r>
    </w:p>
    <w:p w14:paraId="08D2B6EB" w14:textId="77777777" w:rsidR="00865249" w:rsidRDefault="00AD7DA4">
      <w:pPr>
        <w:spacing w:after="21" w:line="363" w:lineRule="auto"/>
        <w:ind w:left="-15" w:right="9"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6C012AA" w14:textId="77777777" w:rsidR="00865249" w:rsidRDefault="00AD7DA4">
      <w:pPr>
        <w:numPr>
          <w:ilvl w:val="0"/>
          <w:numId w:val="81"/>
        </w:numPr>
        <w:ind w:right="9" w:hanging="480"/>
      </w:pPr>
      <w:r>
        <w:t>基金税收</w:t>
      </w:r>
      <w:r>
        <w:rPr>
          <w:rFonts w:ascii="Times New Roman" w:eastAsia="Times New Roman" w:hAnsi="Times New Roman" w:cs="Times New Roman"/>
        </w:rPr>
        <w:t xml:space="preserve"> </w:t>
      </w:r>
    </w:p>
    <w:p w14:paraId="6198CD8F" w14:textId="77777777" w:rsidR="00865249" w:rsidRDefault="00AD7DA4">
      <w:pPr>
        <w:spacing w:after="10" w:line="365" w:lineRule="auto"/>
        <w:ind w:left="-15" w:right="9" w:firstLine="480"/>
      </w:pPr>
      <w:r>
        <w:t>本基金支付给基金管理人、基金托管人的各项费用均为含税价格，具体税率适用中国税务主管机关的规定。</w:t>
      </w:r>
      <w:r>
        <w:rPr>
          <w:rFonts w:ascii="Times New Roman" w:eastAsia="Times New Roman" w:hAnsi="Times New Roman" w:cs="Times New Roman"/>
        </w:rPr>
        <w:t xml:space="preserve"> </w:t>
      </w:r>
    </w:p>
    <w:p w14:paraId="3E12E3EE" w14:textId="77777777" w:rsidR="00865249" w:rsidRDefault="00AD7DA4">
      <w:pPr>
        <w:spacing w:line="365" w:lineRule="auto"/>
        <w:ind w:left="-15" w:right="9"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75BEFA66" w14:textId="77777777" w:rsidR="00865249" w:rsidRDefault="00AD7DA4">
      <w:pPr>
        <w:pStyle w:val="1"/>
        <w:spacing w:after="29"/>
      </w:pPr>
      <w:bookmarkStart w:id="15" w:name="_Toc64607"/>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A990C32" w14:textId="77777777" w:rsidR="00865249" w:rsidRDefault="00AD7DA4">
      <w:pPr>
        <w:spacing w:after="144"/>
        <w:ind w:left="0" w:firstLine="0"/>
      </w:pPr>
      <w:r>
        <w:rPr>
          <w:rFonts w:ascii="Times New Roman" w:eastAsia="Times New Roman" w:hAnsi="Times New Roman" w:cs="Times New Roman"/>
          <w:sz w:val="21"/>
        </w:rPr>
        <w:t xml:space="preserve"> </w:t>
      </w:r>
    </w:p>
    <w:p w14:paraId="1C75BECC" w14:textId="77777777" w:rsidR="00865249" w:rsidRDefault="00AD7DA4">
      <w:pPr>
        <w:numPr>
          <w:ilvl w:val="0"/>
          <w:numId w:val="82"/>
        </w:numPr>
        <w:ind w:right="9" w:hanging="480"/>
      </w:pPr>
      <w:r>
        <w:t>基金利润的构成</w:t>
      </w:r>
      <w:r>
        <w:rPr>
          <w:rFonts w:ascii="Times New Roman" w:eastAsia="Times New Roman" w:hAnsi="Times New Roman" w:cs="Times New Roman"/>
        </w:rPr>
        <w:t xml:space="preserve"> </w:t>
      </w:r>
    </w:p>
    <w:p w14:paraId="6C254969" w14:textId="77777777" w:rsidR="00865249" w:rsidRDefault="00AD7DA4">
      <w:pPr>
        <w:ind w:left="550" w:right="9"/>
      </w:pPr>
      <w:r>
        <w:t>基金利润指基金利息收入、投资收益、公允价值变动收益和其他收入扣除相</w:t>
      </w:r>
    </w:p>
    <w:p w14:paraId="6D7E2EE9" w14:textId="77777777" w:rsidR="00865249" w:rsidRDefault="00AD7DA4">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1CDAA4E5" w14:textId="77777777" w:rsidR="00865249" w:rsidRDefault="00AD7DA4">
      <w:pPr>
        <w:numPr>
          <w:ilvl w:val="0"/>
          <w:numId w:val="82"/>
        </w:numPr>
        <w:ind w:right="9" w:hanging="480"/>
      </w:pPr>
      <w:r>
        <w:t>基金可供分配利润</w:t>
      </w:r>
      <w:r>
        <w:rPr>
          <w:rFonts w:ascii="Times New Roman" w:eastAsia="Times New Roman" w:hAnsi="Times New Roman" w:cs="Times New Roman"/>
        </w:rPr>
        <w:t xml:space="preserve"> </w:t>
      </w:r>
    </w:p>
    <w:p w14:paraId="0AF4AF99" w14:textId="77777777" w:rsidR="00865249" w:rsidRDefault="00AD7DA4">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8014238" w14:textId="77777777" w:rsidR="00865249" w:rsidRDefault="00AD7DA4">
      <w:pPr>
        <w:numPr>
          <w:ilvl w:val="0"/>
          <w:numId w:val="82"/>
        </w:numPr>
        <w:ind w:right="9" w:hanging="480"/>
      </w:pPr>
      <w:r>
        <w:t>基金收益分配原则</w:t>
      </w:r>
      <w:r>
        <w:rPr>
          <w:rFonts w:ascii="Times New Roman" w:eastAsia="Times New Roman" w:hAnsi="Times New Roman" w:cs="Times New Roman"/>
        </w:rPr>
        <w:t xml:space="preserve"> </w:t>
      </w:r>
    </w:p>
    <w:p w14:paraId="13563CAE" w14:textId="77777777" w:rsidR="00865249" w:rsidRDefault="00AD7DA4">
      <w:pPr>
        <w:numPr>
          <w:ilvl w:val="0"/>
          <w:numId w:val="83"/>
        </w:numPr>
        <w:spacing w:after="6" w:line="370" w:lineRule="auto"/>
        <w:ind w:right="9"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E62ACFC" w14:textId="77777777" w:rsidR="00865249" w:rsidRDefault="00AD7DA4">
      <w:pPr>
        <w:numPr>
          <w:ilvl w:val="0"/>
          <w:numId w:val="83"/>
        </w:numPr>
        <w:ind w:right="9" w:firstLine="540"/>
      </w:pPr>
      <w:r>
        <w:t>本基金收益分配方式分两种：现金分红与红利再投资，投资者可选择现</w:t>
      </w:r>
    </w:p>
    <w:p w14:paraId="5A932E37" w14:textId="77777777" w:rsidR="00865249" w:rsidRDefault="00AD7DA4">
      <w:pPr>
        <w:spacing w:after="11" w:line="365" w:lineRule="auto"/>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B60D8C2" w14:textId="77777777" w:rsidR="00865249" w:rsidRDefault="00AD7DA4">
      <w:pPr>
        <w:numPr>
          <w:ilvl w:val="0"/>
          <w:numId w:val="83"/>
        </w:numPr>
        <w:spacing w:after="0" w:line="380" w:lineRule="auto"/>
        <w:ind w:right="9"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D687015" w14:textId="77777777" w:rsidR="00865249" w:rsidRDefault="00AD7DA4">
      <w:pPr>
        <w:numPr>
          <w:ilvl w:val="0"/>
          <w:numId w:val="83"/>
        </w:numPr>
        <w:spacing w:after="11" w:line="371" w:lineRule="auto"/>
        <w:ind w:right="9" w:firstLine="540"/>
      </w:pPr>
      <w:del w:id="23" w:author="FundLex" w:date="2026-10-22T00:12:15Z">
        <w:r>
          <w:delText>由于本基金</w:delText>
        </w:r>
        <w:r>
          <w:delText xml:space="preserve"> </w:delText>
        </w:r>
        <w:r>
          <w:rPr>
            <w:rFonts w:ascii="Times New Roman" w:eastAsia="Times New Roman" w:hAnsi="Times New Roman" w:cs="Times New Roman"/>
          </w:rPr>
          <w:delText xml:space="preserve">A </w:delText>
        </w:r>
        <w:r>
          <w:delText>类基金份额和</w:delText>
        </w:r>
        <w:r>
          <w:delText xml:space="preserve"> </w:delText>
        </w:r>
        <w:r>
          <w:rPr>
            <w:rFonts w:ascii="Times New Roman" w:eastAsia="Times New Roman" w:hAnsi="Times New Roman" w:cs="Times New Roman"/>
          </w:rPr>
          <w:delText xml:space="preserve">D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w:delText>
        </w:r>
      </w:del>
      <w:ins w:id="24" w:author="FundLex" w:date="2026-10-22T00:12:15Z">
        <w:r>
          <w:t>由于本基金A类、D类基金份额和C类基金份额费用收取不同</w:t>
        </w:r>
      </w:ins>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AA094CC" w14:textId="77777777" w:rsidR="00865249" w:rsidRDefault="00AD7DA4">
      <w:pPr>
        <w:numPr>
          <w:ilvl w:val="0"/>
          <w:numId w:val="83"/>
        </w:numPr>
        <w:ind w:right="9" w:firstLine="540"/>
      </w:pPr>
      <w:r>
        <w:t>法律法规或监管机关另有规定的，从其规定。</w:t>
      </w:r>
      <w:r>
        <w:rPr>
          <w:rFonts w:ascii="Times New Roman" w:eastAsia="Times New Roman" w:hAnsi="Times New Roman" w:cs="Times New Roman"/>
        </w:rPr>
        <w:t xml:space="preserve"> </w:t>
      </w:r>
    </w:p>
    <w:p w14:paraId="1D790E4F" w14:textId="77777777" w:rsidR="00865249" w:rsidRDefault="00AD7DA4">
      <w:pPr>
        <w:spacing w:after="22" w:line="362" w:lineRule="auto"/>
        <w:ind w:left="-15" w:right="9" w:firstLine="540"/>
      </w:pPr>
      <w:r>
        <w:t>在符合法律法规及基金合同约定，并对持有人利益无实质性不利影响的前提下，基金管理人可对基金收益分配原则和支付方式进行调整，不需召开基金份额持有人大会。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826A904" w14:textId="77777777" w:rsidR="00865249" w:rsidRDefault="00AD7DA4">
      <w:pPr>
        <w:numPr>
          <w:ilvl w:val="0"/>
          <w:numId w:val="84"/>
        </w:numPr>
        <w:ind w:right="9" w:hanging="480"/>
      </w:pPr>
      <w:r>
        <w:t>收益分配方案</w:t>
      </w:r>
      <w:r>
        <w:rPr>
          <w:rFonts w:ascii="Times New Roman" w:eastAsia="Times New Roman" w:hAnsi="Times New Roman" w:cs="Times New Roman"/>
        </w:rPr>
        <w:t xml:space="preserve"> </w:t>
      </w:r>
    </w:p>
    <w:p w14:paraId="0E2EE0C3" w14:textId="77777777" w:rsidR="00865249" w:rsidRDefault="00AD7DA4">
      <w:pPr>
        <w:spacing w:after="18" w:line="365" w:lineRule="auto"/>
        <w:ind w:left="-15" w:right="9"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3771584E" w14:textId="77777777" w:rsidR="00865249" w:rsidRDefault="00AD7DA4">
      <w:pPr>
        <w:numPr>
          <w:ilvl w:val="0"/>
          <w:numId w:val="84"/>
        </w:numPr>
        <w:spacing w:after="10" w:line="366" w:lineRule="auto"/>
        <w:ind w:right="9"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2557C69" w14:textId="77777777" w:rsidR="00865249" w:rsidRDefault="00AD7DA4">
      <w:pPr>
        <w:spacing w:after="19" w:line="368" w:lineRule="auto"/>
        <w:ind w:left="-15"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749273FA" w14:textId="77777777" w:rsidR="00865249" w:rsidRDefault="00AD7DA4">
      <w:pPr>
        <w:ind w:left="550" w:right="9"/>
      </w:pPr>
      <w:r>
        <w:t>法律法规或监管机关另有规定的，从其规定。</w:t>
      </w:r>
      <w:r>
        <w:rPr>
          <w:rFonts w:ascii="Times New Roman" w:eastAsia="Times New Roman" w:hAnsi="Times New Roman" w:cs="Times New Roman"/>
        </w:rPr>
        <w:t xml:space="preserve"> </w:t>
      </w:r>
    </w:p>
    <w:p w14:paraId="317821A0" w14:textId="77777777" w:rsidR="00865249" w:rsidRDefault="00AD7DA4">
      <w:pPr>
        <w:numPr>
          <w:ilvl w:val="0"/>
          <w:numId w:val="84"/>
        </w:numPr>
        <w:ind w:right="9" w:hanging="480"/>
      </w:pPr>
      <w:r>
        <w:t>基金收益分配中发生的费用</w:t>
      </w:r>
      <w:r>
        <w:rPr>
          <w:rFonts w:ascii="Times New Roman" w:eastAsia="Times New Roman" w:hAnsi="Times New Roman" w:cs="Times New Roman"/>
        </w:rPr>
        <w:t xml:space="preserve"> </w:t>
      </w:r>
    </w:p>
    <w:p w14:paraId="68AECEDD" w14:textId="77777777" w:rsidR="00865249" w:rsidRDefault="00AD7DA4">
      <w:pPr>
        <w:spacing w:after="23" w:line="362" w:lineRule="auto"/>
        <w:ind w:left="-15" w:right="9"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1542E907" w14:textId="77777777" w:rsidR="00865249" w:rsidRDefault="00AD7DA4">
      <w:pPr>
        <w:numPr>
          <w:ilvl w:val="0"/>
          <w:numId w:val="84"/>
        </w:numPr>
        <w:ind w:right="9" w:hanging="480"/>
      </w:pPr>
      <w:r>
        <w:t>实施侧袋机制期间的收益分配</w:t>
      </w:r>
      <w:r>
        <w:rPr>
          <w:rFonts w:ascii="Times New Roman" w:eastAsia="Times New Roman" w:hAnsi="Times New Roman" w:cs="Times New Roman"/>
        </w:rPr>
        <w:t xml:space="preserve"> </w:t>
      </w:r>
    </w:p>
    <w:p w14:paraId="42F264DE" w14:textId="77777777" w:rsidR="00865249" w:rsidRDefault="00AD7DA4">
      <w:pPr>
        <w:spacing w:line="365" w:lineRule="auto"/>
        <w:ind w:left="-15" w:right="9"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81482BF" w14:textId="77777777" w:rsidR="00865249" w:rsidRDefault="00AD7DA4">
      <w:pPr>
        <w:pStyle w:val="1"/>
      </w:pPr>
      <w:bookmarkStart w:id="16" w:name="_Toc64608"/>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5E8BB04" w14:textId="77777777" w:rsidR="00865249" w:rsidRDefault="00AD7DA4">
      <w:pPr>
        <w:spacing w:after="177"/>
        <w:ind w:left="480" w:firstLine="0"/>
      </w:pPr>
      <w:r>
        <w:rPr>
          <w:rFonts w:ascii="Times New Roman" w:eastAsia="Times New Roman" w:hAnsi="Times New Roman" w:cs="Times New Roman"/>
        </w:rPr>
        <w:t xml:space="preserve"> </w:t>
      </w:r>
    </w:p>
    <w:p w14:paraId="7C5B7C4A" w14:textId="77777777" w:rsidR="00865249" w:rsidRDefault="00AD7DA4">
      <w:pPr>
        <w:ind w:right="9"/>
      </w:pPr>
      <w:r>
        <w:t>一、基金会计政策</w:t>
      </w:r>
      <w:r>
        <w:rPr>
          <w:rFonts w:ascii="Times New Roman" w:eastAsia="Times New Roman" w:hAnsi="Times New Roman" w:cs="Times New Roman"/>
        </w:rPr>
        <w:t xml:space="preserve"> </w:t>
      </w:r>
    </w:p>
    <w:p w14:paraId="5CBC1C31" w14:textId="77777777" w:rsidR="00865249" w:rsidRDefault="00AD7DA4">
      <w:pPr>
        <w:numPr>
          <w:ilvl w:val="0"/>
          <w:numId w:val="85"/>
        </w:numPr>
        <w:ind w:right="9" w:firstLine="480"/>
      </w:pPr>
      <w:r>
        <w:t>基金管理人为本基金的基金会计责任方；</w:t>
      </w:r>
      <w:r>
        <w:rPr>
          <w:rFonts w:ascii="Times New Roman" w:eastAsia="Times New Roman" w:hAnsi="Times New Roman" w:cs="Times New Roman"/>
        </w:rPr>
        <w:t xml:space="preserve"> </w:t>
      </w:r>
    </w:p>
    <w:p w14:paraId="379260A3" w14:textId="77777777" w:rsidR="00865249" w:rsidRDefault="00AD7DA4">
      <w:pPr>
        <w:numPr>
          <w:ilvl w:val="0"/>
          <w:numId w:val="85"/>
        </w:numPr>
        <w:spacing w:after="6" w:line="370" w:lineRule="auto"/>
        <w:ind w:right="9"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t>；基金首次募集的会计年度按如下原则：如果《基金合同》生效少于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5922915" w14:textId="77777777" w:rsidR="00865249" w:rsidRDefault="00AD7DA4">
      <w:pPr>
        <w:numPr>
          <w:ilvl w:val="0"/>
          <w:numId w:val="85"/>
        </w:numPr>
        <w:ind w:right="9" w:firstLine="480"/>
      </w:pPr>
      <w:r>
        <w:t>基金核算以人民币为记账本位币，以人民币元为记账单位；</w:t>
      </w:r>
      <w:r>
        <w:rPr>
          <w:rFonts w:ascii="Times New Roman" w:eastAsia="Times New Roman" w:hAnsi="Times New Roman" w:cs="Times New Roman"/>
        </w:rPr>
        <w:t xml:space="preserve"> </w:t>
      </w:r>
    </w:p>
    <w:p w14:paraId="533EB244" w14:textId="77777777" w:rsidR="00865249" w:rsidRDefault="00AD7DA4">
      <w:pPr>
        <w:numPr>
          <w:ilvl w:val="0"/>
          <w:numId w:val="85"/>
        </w:numPr>
        <w:ind w:right="9" w:firstLine="480"/>
      </w:pPr>
      <w:r>
        <w:t>会计制度执行国家有关会计制度；</w:t>
      </w:r>
      <w:r>
        <w:rPr>
          <w:rFonts w:ascii="Times New Roman" w:eastAsia="Times New Roman" w:hAnsi="Times New Roman" w:cs="Times New Roman"/>
        </w:rPr>
        <w:t xml:space="preserve"> </w:t>
      </w:r>
    </w:p>
    <w:p w14:paraId="2749B7EA" w14:textId="77777777" w:rsidR="00865249" w:rsidRDefault="00AD7DA4">
      <w:pPr>
        <w:numPr>
          <w:ilvl w:val="0"/>
          <w:numId w:val="85"/>
        </w:numPr>
        <w:ind w:right="9" w:firstLine="480"/>
      </w:pPr>
      <w:r>
        <w:t>本基金独立建账、独立核算；</w:t>
      </w:r>
      <w:r>
        <w:rPr>
          <w:rFonts w:ascii="Times New Roman" w:eastAsia="Times New Roman" w:hAnsi="Times New Roman" w:cs="Times New Roman"/>
        </w:rPr>
        <w:t xml:space="preserve"> </w:t>
      </w:r>
    </w:p>
    <w:p w14:paraId="52216459" w14:textId="77777777" w:rsidR="00865249" w:rsidRDefault="00AD7DA4">
      <w:pPr>
        <w:numPr>
          <w:ilvl w:val="0"/>
          <w:numId w:val="85"/>
        </w:numPr>
        <w:spacing w:after="0" w:line="379" w:lineRule="auto"/>
        <w:ind w:right="9"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6138A17" w14:textId="77777777" w:rsidR="00865249" w:rsidRDefault="00AD7DA4">
      <w:pPr>
        <w:numPr>
          <w:ilvl w:val="0"/>
          <w:numId w:val="85"/>
        </w:numPr>
        <w:spacing w:after="0" w:line="379" w:lineRule="auto"/>
        <w:ind w:right="9"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6A57371" w14:textId="77777777" w:rsidR="00865249" w:rsidRDefault="00AD7DA4">
      <w:pPr>
        <w:ind w:right="9"/>
      </w:pPr>
      <w:r>
        <w:t>二、基金的年度审计</w:t>
      </w:r>
      <w:r>
        <w:rPr>
          <w:rFonts w:ascii="Times New Roman" w:eastAsia="Times New Roman" w:hAnsi="Times New Roman" w:cs="Times New Roman"/>
        </w:rPr>
        <w:t xml:space="preserve"> </w:t>
      </w:r>
    </w:p>
    <w:p w14:paraId="644A7CC8" w14:textId="77777777" w:rsidR="00865249" w:rsidRDefault="00AD7DA4">
      <w:pPr>
        <w:numPr>
          <w:ilvl w:val="0"/>
          <w:numId w:val="86"/>
        </w:numPr>
        <w:spacing w:after="1" w:line="379" w:lineRule="auto"/>
        <w:ind w:right="9"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8A1F07B" w14:textId="77777777" w:rsidR="00865249" w:rsidRDefault="00AD7DA4">
      <w:pPr>
        <w:numPr>
          <w:ilvl w:val="0"/>
          <w:numId w:val="86"/>
        </w:numPr>
        <w:ind w:right="9" w:firstLine="480"/>
      </w:pPr>
      <w:r>
        <w:t>会计师事务所更换经办注册会计师，应事先征得基金管理人同意。</w:t>
      </w:r>
      <w:r>
        <w:rPr>
          <w:rFonts w:ascii="Times New Roman" w:eastAsia="Times New Roman" w:hAnsi="Times New Roman" w:cs="Times New Roman"/>
        </w:rPr>
        <w:t xml:space="preserve"> </w:t>
      </w:r>
    </w:p>
    <w:p w14:paraId="179360C6" w14:textId="77777777" w:rsidR="00865249" w:rsidRDefault="00AD7DA4">
      <w:pPr>
        <w:numPr>
          <w:ilvl w:val="0"/>
          <w:numId w:val="86"/>
        </w:numPr>
        <w:ind w:right="9" w:firstLine="480"/>
      </w:pPr>
      <w:r>
        <w:t>基金管理人认为有充足理由更换会计师事务所，须通报基金托管人。更</w:t>
      </w:r>
    </w:p>
    <w:p w14:paraId="0BF4475A" w14:textId="77777777" w:rsidR="00865249" w:rsidRDefault="00AD7DA4">
      <w:pPr>
        <w:ind w:left="-5" w:right="9"/>
      </w:pPr>
      <w:r>
        <w:t>换会计师事务所需按照《信息披露办法》的有关规定在规定媒介公告。</w:t>
      </w:r>
      <w:r>
        <w:rPr>
          <w:rFonts w:ascii="Times New Roman" w:eastAsia="Times New Roman" w:hAnsi="Times New Roman" w:cs="Times New Roman"/>
        </w:rPr>
        <w:t xml:space="preserve"> </w:t>
      </w:r>
    </w:p>
    <w:p w14:paraId="3561FCBF" w14:textId="77777777" w:rsidR="00865249" w:rsidRDefault="00AD7DA4">
      <w:pPr>
        <w:pStyle w:val="1"/>
        <w:ind w:right="242"/>
      </w:pPr>
      <w:bookmarkStart w:id="17" w:name="_Toc64609"/>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B29F5F2" w14:textId="77777777" w:rsidR="00865249" w:rsidRDefault="00AD7DA4">
      <w:pPr>
        <w:spacing w:after="170"/>
        <w:ind w:left="480" w:firstLine="0"/>
      </w:pPr>
      <w:r>
        <w:rPr>
          <w:rFonts w:ascii="Times New Roman" w:eastAsia="Times New Roman" w:hAnsi="Times New Roman" w:cs="Times New Roman"/>
        </w:rPr>
        <w:t xml:space="preserve"> </w:t>
      </w:r>
    </w:p>
    <w:p w14:paraId="63CCEE1F" w14:textId="77777777" w:rsidR="00865249" w:rsidRDefault="00AD7DA4">
      <w:pPr>
        <w:numPr>
          <w:ilvl w:val="0"/>
          <w:numId w:val="87"/>
        </w:numPr>
        <w:spacing w:after="22" w:line="363" w:lineRule="auto"/>
        <w:ind w:right="9"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7D817B8" w14:textId="77777777" w:rsidR="00865249" w:rsidRDefault="00AD7DA4">
      <w:pPr>
        <w:numPr>
          <w:ilvl w:val="0"/>
          <w:numId w:val="87"/>
        </w:numPr>
        <w:ind w:right="9" w:firstLine="480"/>
      </w:pPr>
      <w:r>
        <w:t>信息披露义务人</w:t>
      </w:r>
      <w:r>
        <w:rPr>
          <w:rFonts w:ascii="Times New Roman" w:eastAsia="Times New Roman" w:hAnsi="Times New Roman" w:cs="Times New Roman"/>
        </w:rPr>
        <w:t xml:space="preserve"> </w:t>
      </w:r>
    </w:p>
    <w:p w14:paraId="4812BC5E" w14:textId="77777777" w:rsidR="00865249" w:rsidRDefault="00AD7DA4">
      <w:pPr>
        <w:spacing w:after="6"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1D149C7" w14:textId="77777777" w:rsidR="00865249" w:rsidRDefault="00AD7DA4">
      <w:pPr>
        <w:spacing w:after="131"/>
        <w:ind w:right="9"/>
      </w:pPr>
      <w:r>
        <w:t>本基金信息披露义务人以保护基金份额持有人利益为根本出发点，按照法律</w:t>
      </w:r>
    </w:p>
    <w:p w14:paraId="250812CA" w14:textId="77777777" w:rsidR="00865249" w:rsidRDefault="00AD7DA4">
      <w:pPr>
        <w:spacing w:after="10" w:line="365" w:lineRule="auto"/>
        <w:ind w:left="-5" w:right="9"/>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1C58B67" w14:textId="77777777" w:rsidR="00865249" w:rsidRDefault="00AD7DA4">
      <w:pPr>
        <w:spacing w:after="23" w:line="362" w:lineRule="auto"/>
        <w:ind w:left="-15" w:right="9"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5281B4DA" w14:textId="77777777" w:rsidR="00865249" w:rsidRDefault="00AD7DA4">
      <w:pPr>
        <w:numPr>
          <w:ilvl w:val="0"/>
          <w:numId w:val="87"/>
        </w:numPr>
        <w:ind w:right="9" w:firstLine="480"/>
      </w:pPr>
      <w:r>
        <w:t>本基金信息披露义务人承诺公开披露的基金信息，不得有下列行为：</w:t>
      </w:r>
      <w:r>
        <w:rPr>
          <w:rFonts w:ascii="Times New Roman" w:eastAsia="Times New Roman" w:hAnsi="Times New Roman" w:cs="Times New Roman"/>
        </w:rPr>
        <w:t xml:space="preserve"> </w:t>
      </w:r>
    </w:p>
    <w:p w14:paraId="5503DF25" w14:textId="77777777" w:rsidR="00865249" w:rsidRDefault="00AD7DA4">
      <w:pPr>
        <w:numPr>
          <w:ilvl w:val="0"/>
          <w:numId w:val="88"/>
        </w:numPr>
        <w:ind w:right="9" w:firstLine="480"/>
      </w:pPr>
      <w:r>
        <w:t>虚假记载、误导性陈述或者重大遗漏；</w:t>
      </w:r>
      <w:r>
        <w:rPr>
          <w:rFonts w:ascii="Times New Roman" w:eastAsia="Times New Roman" w:hAnsi="Times New Roman" w:cs="Times New Roman"/>
        </w:rPr>
        <w:t xml:space="preserve"> </w:t>
      </w:r>
    </w:p>
    <w:p w14:paraId="10946104" w14:textId="77777777" w:rsidR="00865249" w:rsidRDefault="00AD7DA4">
      <w:pPr>
        <w:numPr>
          <w:ilvl w:val="0"/>
          <w:numId w:val="88"/>
        </w:numPr>
        <w:ind w:right="9" w:firstLine="480"/>
      </w:pPr>
      <w:r>
        <w:t>对证券投资业绩进行预测；</w:t>
      </w:r>
      <w:r>
        <w:rPr>
          <w:rFonts w:ascii="Times New Roman" w:eastAsia="Times New Roman" w:hAnsi="Times New Roman" w:cs="Times New Roman"/>
        </w:rPr>
        <w:t xml:space="preserve"> </w:t>
      </w:r>
    </w:p>
    <w:p w14:paraId="275A9060" w14:textId="77777777" w:rsidR="00865249" w:rsidRDefault="00AD7DA4">
      <w:pPr>
        <w:numPr>
          <w:ilvl w:val="0"/>
          <w:numId w:val="88"/>
        </w:numPr>
        <w:ind w:right="9" w:firstLine="480"/>
      </w:pPr>
      <w:r>
        <w:t>违规承诺收益或者承担损失；</w:t>
      </w:r>
      <w:r>
        <w:rPr>
          <w:rFonts w:ascii="Times New Roman" w:eastAsia="Times New Roman" w:hAnsi="Times New Roman" w:cs="Times New Roman"/>
        </w:rPr>
        <w:t xml:space="preserve"> </w:t>
      </w:r>
    </w:p>
    <w:p w14:paraId="58617602" w14:textId="77777777" w:rsidR="00865249" w:rsidRDefault="00AD7DA4">
      <w:pPr>
        <w:numPr>
          <w:ilvl w:val="0"/>
          <w:numId w:val="88"/>
        </w:numPr>
        <w:ind w:right="9" w:firstLine="480"/>
      </w:pPr>
      <w:r>
        <w:t>诋毁其他基金管理人、基金托管人或者基金销售机构；</w:t>
      </w:r>
      <w:r>
        <w:rPr>
          <w:rFonts w:ascii="Times New Roman" w:eastAsia="Times New Roman" w:hAnsi="Times New Roman" w:cs="Times New Roman"/>
        </w:rPr>
        <w:t xml:space="preserve"> </w:t>
      </w:r>
    </w:p>
    <w:p w14:paraId="2DF92157" w14:textId="77777777" w:rsidR="00865249" w:rsidRDefault="00AD7DA4">
      <w:pPr>
        <w:numPr>
          <w:ilvl w:val="0"/>
          <w:numId w:val="88"/>
        </w:numPr>
        <w:spacing w:after="0" w:line="379" w:lineRule="auto"/>
        <w:ind w:right="9" w:firstLine="480"/>
      </w:pPr>
      <w:r>
        <w:t>登载任何自然人、法人或者非法人组织的祝贺性、恭维性或推荐性的文字；</w:t>
      </w:r>
      <w:r>
        <w:rPr>
          <w:rFonts w:ascii="Times New Roman" w:eastAsia="Times New Roman" w:hAnsi="Times New Roman" w:cs="Times New Roman"/>
        </w:rPr>
        <w:t xml:space="preserve"> </w:t>
      </w:r>
    </w:p>
    <w:p w14:paraId="4980CEB0" w14:textId="77777777" w:rsidR="00865249" w:rsidRDefault="00AD7DA4">
      <w:pPr>
        <w:numPr>
          <w:ilvl w:val="0"/>
          <w:numId w:val="88"/>
        </w:numPr>
        <w:ind w:right="9" w:firstLine="480"/>
      </w:pPr>
      <w:r>
        <w:t>中国证监会禁止的其他行为。</w:t>
      </w:r>
      <w:r>
        <w:rPr>
          <w:rFonts w:ascii="Times New Roman" w:eastAsia="Times New Roman" w:hAnsi="Times New Roman" w:cs="Times New Roman"/>
        </w:rPr>
        <w:t xml:space="preserve"> </w:t>
      </w:r>
    </w:p>
    <w:p w14:paraId="6D8605BC" w14:textId="77777777" w:rsidR="00865249" w:rsidRDefault="00AD7DA4">
      <w:pPr>
        <w:numPr>
          <w:ilvl w:val="0"/>
          <w:numId w:val="89"/>
        </w:numPr>
        <w:spacing w:after="6" w:line="370" w:lineRule="auto"/>
        <w:ind w:right="1358"/>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4996E84B" w14:textId="77777777" w:rsidR="00865249" w:rsidRDefault="00AD7DA4">
      <w:pPr>
        <w:spacing w:line="365" w:lineRule="auto"/>
        <w:ind w:left="-15" w:right="9" w:firstLine="480"/>
      </w:pPr>
      <w:r>
        <w:t>本基金公开披露的信息采用阿拉伯数字；除特别说明外，货币单位为人民币元。</w:t>
      </w:r>
      <w:r>
        <w:rPr>
          <w:rFonts w:ascii="Times New Roman" w:eastAsia="Times New Roman" w:hAnsi="Times New Roman" w:cs="Times New Roman"/>
        </w:rPr>
        <w:t xml:space="preserve"> </w:t>
      </w:r>
    </w:p>
    <w:p w14:paraId="3D5A6DC6" w14:textId="77777777" w:rsidR="00865249" w:rsidRDefault="00AD7DA4">
      <w:pPr>
        <w:numPr>
          <w:ilvl w:val="0"/>
          <w:numId w:val="89"/>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51320751" w14:textId="77777777" w:rsidR="00865249" w:rsidRDefault="00AD7DA4">
      <w:pPr>
        <w:spacing w:after="149"/>
        <w:ind w:left="10" w:right="387"/>
        <w:jc w:val="right"/>
      </w:pPr>
      <w:r>
        <w:t>（一）基金招募说明书、《基金合同》、基金托管协议、基金产品资</w:t>
      </w:r>
      <w:r>
        <w:t>料概要</w:t>
      </w:r>
      <w:r>
        <w:rPr>
          <w:rFonts w:ascii="Times New Roman" w:eastAsia="Times New Roman" w:hAnsi="Times New Roman" w:cs="Times New Roman"/>
        </w:rPr>
        <w:t xml:space="preserve"> </w:t>
      </w:r>
    </w:p>
    <w:p w14:paraId="074F85B9" w14:textId="77777777" w:rsidR="00865249" w:rsidRDefault="00AD7DA4">
      <w:pPr>
        <w:numPr>
          <w:ilvl w:val="0"/>
          <w:numId w:val="90"/>
        </w:numPr>
        <w:spacing w:after="6" w:line="369" w:lineRule="auto"/>
        <w:ind w:right="9"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0C9AEC6" w14:textId="77777777" w:rsidR="00865249" w:rsidRDefault="00AD7DA4">
      <w:pPr>
        <w:numPr>
          <w:ilvl w:val="0"/>
          <w:numId w:val="90"/>
        </w:numPr>
        <w:spacing w:after="13" w:line="364" w:lineRule="auto"/>
        <w:ind w:right="9"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442ADFC" w14:textId="77777777" w:rsidR="00865249" w:rsidRDefault="00AD7DA4">
      <w:pPr>
        <w:numPr>
          <w:ilvl w:val="0"/>
          <w:numId w:val="90"/>
        </w:numPr>
        <w:spacing w:after="0" w:line="379" w:lineRule="auto"/>
        <w:ind w:right="9"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D195E09" w14:textId="77777777" w:rsidR="00865249" w:rsidRDefault="00AD7DA4">
      <w:pPr>
        <w:numPr>
          <w:ilvl w:val="0"/>
          <w:numId w:val="90"/>
        </w:numPr>
        <w:spacing w:after="12" w:line="364" w:lineRule="auto"/>
        <w:ind w:right="9"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1394FAB" w14:textId="77777777" w:rsidR="00865249" w:rsidRDefault="00AD7DA4">
      <w:pPr>
        <w:spacing w:after="23" w:line="361" w:lineRule="auto"/>
        <w:ind w:left="-15" w:right="9" w:firstLine="480"/>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EB22923" w14:textId="77777777" w:rsidR="00865249" w:rsidRDefault="00AD7DA4">
      <w:pPr>
        <w:numPr>
          <w:ilvl w:val="0"/>
          <w:numId w:val="91"/>
        </w:numPr>
        <w:ind w:right="9" w:firstLine="480"/>
      </w:pPr>
      <w:r>
        <w:t>基金份额发售公告</w:t>
      </w:r>
      <w:r>
        <w:rPr>
          <w:rFonts w:ascii="Times New Roman" w:eastAsia="Times New Roman" w:hAnsi="Times New Roman" w:cs="Times New Roman"/>
        </w:rPr>
        <w:t xml:space="preserve"> </w:t>
      </w:r>
    </w:p>
    <w:p w14:paraId="23E111A3" w14:textId="77777777" w:rsidR="00865249" w:rsidRDefault="00AD7DA4">
      <w:pPr>
        <w:ind w:right="9"/>
      </w:pPr>
      <w:r>
        <w:t>基金管理人应当就基金份额发售的具体事宜编制基金份额发售公告，并在披</w:t>
      </w:r>
    </w:p>
    <w:p w14:paraId="0C6E5F9A" w14:textId="77777777" w:rsidR="00865249" w:rsidRDefault="00AD7DA4">
      <w:pPr>
        <w:ind w:left="-5" w:right="9"/>
      </w:pPr>
      <w:r>
        <w:t>露招募说明书的当日登载于规定媒介上。</w:t>
      </w:r>
      <w:r>
        <w:rPr>
          <w:rFonts w:ascii="Times New Roman" w:eastAsia="Times New Roman" w:hAnsi="Times New Roman" w:cs="Times New Roman"/>
        </w:rPr>
        <w:t xml:space="preserve"> </w:t>
      </w:r>
    </w:p>
    <w:p w14:paraId="01565211" w14:textId="77777777" w:rsidR="00865249" w:rsidRDefault="00AD7DA4">
      <w:pPr>
        <w:numPr>
          <w:ilvl w:val="0"/>
          <w:numId w:val="91"/>
        </w:numPr>
        <w:ind w:right="9" w:firstLine="480"/>
      </w:pPr>
      <w:r>
        <w:t>《基金合同》生效公告</w:t>
      </w:r>
      <w:r>
        <w:rPr>
          <w:rFonts w:ascii="Times New Roman" w:eastAsia="Times New Roman" w:hAnsi="Times New Roman" w:cs="Times New Roman"/>
        </w:rPr>
        <w:t xml:space="preserve"> </w:t>
      </w:r>
    </w:p>
    <w:p w14:paraId="679715B6" w14:textId="77777777" w:rsidR="00865249" w:rsidRDefault="00AD7DA4">
      <w:pPr>
        <w:spacing w:after="18" w:line="365" w:lineRule="auto"/>
        <w:ind w:left="-15" w:right="9"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A28E885" w14:textId="77777777" w:rsidR="00865249" w:rsidRDefault="00AD7DA4">
      <w:pPr>
        <w:numPr>
          <w:ilvl w:val="0"/>
          <w:numId w:val="91"/>
        </w:numPr>
        <w:ind w:right="9" w:firstLine="480"/>
      </w:pPr>
      <w:r>
        <w:t>基金净值信息</w:t>
      </w:r>
      <w:r>
        <w:rPr>
          <w:rFonts w:ascii="Times New Roman" w:eastAsia="Times New Roman" w:hAnsi="Times New Roman" w:cs="Times New Roman"/>
        </w:rPr>
        <w:t xml:space="preserve"> </w:t>
      </w:r>
    </w:p>
    <w:p w14:paraId="7E6D0FDA" w14:textId="77777777" w:rsidR="00865249" w:rsidRDefault="00AD7DA4">
      <w:pPr>
        <w:spacing w:after="6" w:line="370" w:lineRule="auto"/>
        <w:ind w:left="-15" w:right="229"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390620B9" w14:textId="77777777" w:rsidR="00865249" w:rsidRDefault="00AD7DA4">
      <w:pPr>
        <w:spacing w:after="14" w:line="363" w:lineRule="auto"/>
        <w:ind w:left="-15" w:right="9" w:firstLine="480"/>
      </w:pPr>
      <w:r>
        <w:t>在开始办理基金份额申购或者赎回后，基金管理人应当在不晚于每个开放日的次日，通过其规定网站、基金销售机构网站或者营业网点披露开放日的各类基金份额的基金份额净值和基金份额累计净值。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3B221CDE" w14:textId="77777777" w:rsidR="00865249" w:rsidRDefault="00AD7DA4">
      <w:pPr>
        <w:spacing w:after="18" w:line="365" w:lineRule="auto"/>
        <w:ind w:left="-15" w:right="9"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26BA4B50" w14:textId="77777777" w:rsidR="00865249" w:rsidRDefault="00AD7DA4">
      <w:pPr>
        <w:numPr>
          <w:ilvl w:val="0"/>
          <w:numId w:val="91"/>
        </w:numPr>
        <w:ind w:right="9" w:firstLine="480"/>
      </w:pPr>
      <w:r>
        <w:t>基金份额申购、赎回价格</w:t>
      </w:r>
      <w:r>
        <w:rPr>
          <w:rFonts w:ascii="Times New Roman" w:eastAsia="Times New Roman" w:hAnsi="Times New Roman" w:cs="Times New Roman"/>
        </w:rPr>
        <w:t xml:space="preserve"> </w:t>
      </w:r>
    </w:p>
    <w:p w14:paraId="53E80DA9" w14:textId="77777777" w:rsidR="00865249" w:rsidRDefault="00AD7DA4">
      <w:pPr>
        <w:spacing w:after="22" w:line="363" w:lineRule="auto"/>
        <w:ind w:left="-15" w:right="9"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860DED2" w14:textId="77777777" w:rsidR="00865249" w:rsidRDefault="00AD7DA4">
      <w:pPr>
        <w:numPr>
          <w:ilvl w:val="0"/>
          <w:numId w:val="91"/>
        </w:numPr>
        <w:spacing w:after="9" w:line="366" w:lineRule="auto"/>
        <w:ind w:right="9"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0750CA47" w14:textId="77777777" w:rsidR="00865249" w:rsidRDefault="00AD7DA4">
      <w:pPr>
        <w:spacing w:after="12" w:line="365" w:lineRule="auto"/>
        <w:ind w:left="-15" w:right="9" w:firstLine="480"/>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416CAACF" w14:textId="77777777" w:rsidR="00865249" w:rsidRDefault="00AD7DA4">
      <w:pPr>
        <w:spacing w:after="0" w:line="384" w:lineRule="auto"/>
        <w:ind w:left="-15" w:right="9"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0E196B4" w14:textId="77777777" w:rsidR="00865249" w:rsidRDefault="00AD7DA4">
      <w:pPr>
        <w:spacing w:after="0" w:line="384" w:lineRule="auto"/>
        <w:ind w:left="-15" w:right="9"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95F2026" w14:textId="77777777" w:rsidR="00865249" w:rsidRDefault="00AD7DA4">
      <w:pPr>
        <w:spacing w:after="18" w:line="369" w:lineRule="auto"/>
        <w:ind w:left="-15" w:right="9"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w:t>
      </w:r>
      <w:r>
        <w:t>、报告期内持有份额变化情况及本基金的特有风险，中国证监会认定的特殊情况除外。基金管理人应当在基金年度报告和中期报告中披露基金组合资产情况及其流动性风险分析等。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01614AD2" w14:textId="77777777" w:rsidR="00865249" w:rsidRDefault="00AD7DA4">
      <w:pPr>
        <w:ind w:right="9"/>
      </w:pPr>
      <w:r>
        <w:t>（七）临时报告</w:t>
      </w:r>
      <w:r>
        <w:rPr>
          <w:rFonts w:ascii="Times New Roman" w:eastAsia="Times New Roman" w:hAnsi="Times New Roman" w:cs="Times New Roman"/>
        </w:rPr>
        <w:t xml:space="preserve"> </w:t>
      </w:r>
    </w:p>
    <w:p w14:paraId="0C800048" w14:textId="77777777" w:rsidR="00865249" w:rsidRDefault="00AD7DA4">
      <w:pPr>
        <w:spacing w:after="10" w:line="372" w:lineRule="auto"/>
        <w:ind w:left="-15" w:right="9"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5978128" w14:textId="77777777" w:rsidR="00865249" w:rsidRDefault="00AD7DA4">
      <w:pPr>
        <w:numPr>
          <w:ilvl w:val="0"/>
          <w:numId w:val="92"/>
        </w:numPr>
        <w:ind w:right="9" w:firstLine="480"/>
      </w:pPr>
      <w:r>
        <w:t>基金份额持有人大会的召开及决定的事项；</w:t>
      </w:r>
      <w:r>
        <w:rPr>
          <w:rFonts w:ascii="Times New Roman" w:eastAsia="Times New Roman" w:hAnsi="Times New Roman" w:cs="Times New Roman"/>
        </w:rPr>
        <w:t xml:space="preserve"> </w:t>
      </w:r>
    </w:p>
    <w:p w14:paraId="4042A6F2" w14:textId="77777777" w:rsidR="00865249" w:rsidRDefault="00AD7DA4">
      <w:pPr>
        <w:numPr>
          <w:ilvl w:val="0"/>
          <w:numId w:val="92"/>
        </w:numPr>
        <w:ind w:right="9" w:firstLine="480"/>
      </w:pPr>
      <w:r>
        <w:t>终止《基金合同》、基金清算；</w:t>
      </w:r>
      <w:r>
        <w:rPr>
          <w:rFonts w:ascii="Times New Roman" w:eastAsia="Times New Roman" w:hAnsi="Times New Roman" w:cs="Times New Roman"/>
        </w:rPr>
        <w:t xml:space="preserve"> </w:t>
      </w:r>
    </w:p>
    <w:p w14:paraId="580B7814" w14:textId="77777777" w:rsidR="00865249" w:rsidRDefault="00AD7DA4">
      <w:pPr>
        <w:numPr>
          <w:ilvl w:val="0"/>
          <w:numId w:val="92"/>
        </w:numPr>
        <w:ind w:right="9" w:firstLine="480"/>
      </w:pPr>
      <w:r>
        <w:t>转换基金运作方式、基金合并；</w:t>
      </w:r>
      <w:r>
        <w:rPr>
          <w:rFonts w:ascii="Times New Roman" w:eastAsia="Times New Roman" w:hAnsi="Times New Roman" w:cs="Times New Roman"/>
        </w:rPr>
        <w:t xml:space="preserve"> </w:t>
      </w:r>
    </w:p>
    <w:p w14:paraId="4B0A7779" w14:textId="77777777" w:rsidR="00865249" w:rsidRDefault="00AD7DA4">
      <w:pPr>
        <w:numPr>
          <w:ilvl w:val="0"/>
          <w:numId w:val="92"/>
        </w:numPr>
        <w:spacing w:after="0" w:line="379" w:lineRule="auto"/>
        <w:ind w:right="9" w:firstLine="480"/>
      </w:pPr>
      <w:r>
        <w:t>更换基金管理人、基金托管人、基金份额登记机构，基金改聘会计师事务所；</w:t>
      </w:r>
      <w:r>
        <w:rPr>
          <w:rFonts w:ascii="Times New Roman" w:eastAsia="Times New Roman" w:hAnsi="Times New Roman" w:cs="Times New Roman"/>
        </w:rPr>
        <w:t xml:space="preserve"> </w:t>
      </w:r>
    </w:p>
    <w:p w14:paraId="6B963F7C" w14:textId="77777777" w:rsidR="00865249" w:rsidRDefault="00AD7DA4">
      <w:pPr>
        <w:numPr>
          <w:ilvl w:val="0"/>
          <w:numId w:val="92"/>
        </w:numPr>
        <w:ind w:right="9" w:firstLine="480"/>
      </w:pPr>
      <w:r>
        <w:t>基金管理人委托基金服务机构代为办理基金的份额登记、核算、估值等</w:t>
      </w:r>
    </w:p>
    <w:p w14:paraId="7E0E72C7" w14:textId="77777777" w:rsidR="00865249" w:rsidRDefault="00AD7DA4">
      <w:pPr>
        <w:ind w:left="-5" w:right="9"/>
      </w:pPr>
      <w:r>
        <w:t>事项，基金托管人委托基金服务机构代为办理基金的核算、估值、复核等事项；</w:t>
      </w:r>
      <w:r>
        <w:rPr>
          <w:rFonts w:ascii="Times New Roman" w:eastAsia="Times New Roman" w:hAnsi="Times New Roman" w:cs="Times New Roman"/>
        </w:rPr>
        <w:t xml:space="preserve"> </w:t>
      </w:r>
    </w:p>
    <w:p w14:paraId="0B562A84" w14:textId="77777777" w:rsidR="00865249" w:rsidRDefault="00AD7DA4">
      <w:pPr>
        <w:numPr>
          <w:ilvl w:val="0"/>
          <w:numId w:val="92"/>
        </w:numPr>
        <w:ind w:right="9" w:firstLine="480"/>
      </w:pPr>
      <w:r>
        <w:t>基金管理人、基金托管人的法定名称、住所发生变更；</w:t>
      </w:r>
      <w:r>
        <w:rPr>
          <w:rFonts w:ascii="Times New Roman" w:eastAsia="Times New Roman" w:hAnsi="Times New Roman" w:cs="Times New Roman"/>
        </w:rPr>
        <w:t xml:space="preserve"> </w:t>
      </w:r>
    </w:p>
    <w:p w14:paraId="03A9C4ED" w14:textId="77777777" w:rsidR="00865249" w:rsidRDefault="00AD7DA4">
      <w:pPr>
        <w:numPr>
          <w:ilvl w:val="0"/>
          <w:numId w:val="92"/>
        </w:numPr>
        <w:spacing w:after="1" w:line="379" w:lineRule="auto"/>
        <w:ind w:right="9"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22F469B4" w14:textId="77777777" w:rsidR="00865249" w:rsidRDefault="00AD7DA4">
      <w:pPr>
        <w:numPr>
          <w:ilvl w:val="0"/>
          <w:numId w:val="92"/>
        </w:numPr>
        <w:ind w:right="9" w:firstLine="480"/>
      </w:pPr>
      <w:r>
        <w:t>基金募集期延长或提前结束募集；</w:t>
      </w:r>
      <w:r>
        <w:rPr>
          <w:rFonts w:ascii="Times New Roman" w:eastAsia="Times New Roman" w:hAnsi="Times New Roman" w:cs="Times New Roman"/>
        </w:rPr>
        <w:t xml:space="preserve"> </w:t>
      </w:r>
    </w:p>
    <w:p w14:paraId="1587DB4F" w14:textId="77777777" w:rsidR="00865249" w:rsidRDefault="00AD7DA4">
      <w:pPr>
        <w:numPr>
          <w:ilvl w:val="0"/>
          <w:numId w:val="92"/>
        </w:numPr>
        <w:spacing w:after="3" w:line="379" w:lineRule="auto"/>
        <w:ind w:right="9"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7F53307" w14:textId="77777777" w:rsidR="00865249" w:rsidRDefault="00AD7DA4">
      <w:pPr>
        <w:numPr>
          <w:ilvl w:val="0"/>
          <w:numId w:val="92"/>
        </w:numPr>
        <w:ind w:right="9"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34B35867" w14:textId="77777777" w:rsidR="00865249" w:rsidRDefault="00AD7DA4">
      <w:pPr>
        <w:numPr>
          <w:ilvl w:val="0"/>
          <w:numId w:val="92"/>
        </w:numPr>
        <w:spacing w:after="0" w:line="383" w:lineRule="auto"/>
        <w:ind w:right="9"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F533E7C" w14:textId="77777777" w:rsidR="00865249" w:rsidRDefault="00AD7DA4">
      <w:pPr>
        <w:numPr>
          <w:ilvl w:val="0"/>
          <w:numId w:val="92"/>
        </w:numPr>
        <w:ind w:right="9" w:firstLine="480"/>
      </w:pPr>
      <w:r>
        <w:t>涉及基金财产、基金管理业务、基金托管业务的诉讼或仲裁；</w:t>
      </w:r>
      <w:r>
        <w:rPr>
          <w:rFonts w:ascii="Times New Roman" w:eastAsia="Times New Roman" w:hAnsi="Times New Roman" w:cs="Times New Roman"/>
        </w:rPr>
        <w:t xml:space="preserve"> </w:t>
      </w:r>
    </w:p>
    <w:p w14:paraId="1790F770" w14:textId="77777777" w:rsidR="00865249" w:rsidRDefault="00AD7DA4">
      <w:pPr>
        <w:numPr>
          <w:ilvl w:val="0"/>
          <w:numId w:val="92"/>
        </w:numPr>
        <w:spacing w:after="6" w:line="370" w:lineRule="auto"/>
        <w:ind w:right="9"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F7135BE" w14:textId="77777777" w:rsidR="00865249" w:rsidRDefault="00AD7DA4">
      <w:pPr>
        <w:numPr>
          <w:ilvl w:val="0"/>
          <w:numId w:val="92"/>
        </w:numPr>
        <w:ind w:right="9" w:firstLine="480"/>
      </w:pPr>
      <w:r>
        <w:t>基金管理人运用基金财产买卖基金管理人、基金托管人及其控股股东、</w:t>
      </w:r>
    </w:p>
    <w:p w14:paraId="25277A64" w14:textId="77777777" w:rsidR="00865249" w:rsidRDefault="00AD7DA4">
      <w:pPr>
        <w:ind w:left="-5" w:right="9"/>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68F02ED" w14:textId="77777777" w:rsidR="00865249" w:rsidRDefault="00AD7DA4">
      <w:pPr>
        <w:numPr>
          <w:ilvl w:val="0"/>
          <w:numId w:val="92"/>
        </w:numPr>
        <w:ind w:right="9" w:firstLine="480"/>
      </w:pPr>
      <w:r>
        <w:t>基金收益分配事项；</w:t>
      </w:r>
      <w:r>
        <w:rPr>
          <w:rFonts w:ascii="Times New Roman" w:eastAsia="Times New Roman" w:hAnsi="Times New Roman" w:cs="Times New Roman"/>
        </w:rPr>
        <w:t xml:space="preserve"> </w:t>
      </w:r>
    </w:p>
    <w:p w14:paraId="67702B91" w14:textId="77777777" w:rsidR="00865249" w:rsidRDefault="00AD7DA4">
      <w:pPr>
        <w:numPr>
          <w:ilvl w:val="0"/>
          <w:numId w:val="92"/>
        </w:numPr>
        <w:spacing w:after="1" w:line="379" w:lineRule="auto"/>
        <w:ind w:right="9"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5544420D" w14:textId="77777777" w:rsidR="00865249" w:rsidRDefault="00AD7DA4">
      <w:pPr>
        <w:numPr>
          <w:ilvl w:val="0"/>
          <w:numId w:val="92"/>
        </w:numPr>
        <w:ind w:right="9" w:firstLine="480"/>
      </w:pPr>
      <w:r>
        <w:t>任一类基金份额净值计价错误达该类基金份额净值百分之零点五；</w:t>
      </w:r>
      <w:r>
        <w:rPr>
          <w:rFonts w:ascii="Times New Roman" w:eastAsia="Times New Roman" w:hAnsi="Times New Roman" w:cs="Times New Roman"/>
        </w:rPr>
        <w:t xml:space="preserve"> </w:t>
      </w:r>
    </w:p>
    <w:p w14:paraId="36A6C789" w14:textId="77777777" w:rsidR="00865249" w:rsidRDefault="00AD7DA4">
      <w:pPr>
        <w:numPr>
          <w:ilvl w:val="0"/>
          <w:numId w:val="92"/>
        </w:numPr>
        <w:ind w:right="9" w:firstLine="480"/>
      </w:pPr>
      <w:r>
        <w:t>本基金开始办理申购、赎回；</w:t>
      </w:r>
      <w:r>
        <w:rPr>
          <w:rFonts w:ascii="Times New Roman" w:eastAsia="Times New Roman" w:hAnsi="Times New Roman" w:cs="Times New Roman"/>
        </w:rPr>
        <w:t xml:space="preserve"> </w:t>
      </w:r>
    </w:p>
    <w:p w14:paraId="3741B24E" w14:textId="77777777" w:rsidR="00865249" w:rsidRDefault="00AD7DA4">
      <w:pPr>
        <w:numPr>
          <w:ilvl w:val="0"/>
          <w:numId w:val="92"/>
        </w:numPr>
        <w:ind w:right="9" w:firstLine="480"/>
      </w:pPr>
      <w:r>
        <w:t>本基金暂停接受申购、赎回申请或重新接受申购、赎回申请；</w:t>
      </w:r>
      <w:r>
        <w:rPr>
          <w:rFonts w:ascii="Times New Roman" w:eastAsia="Times New Roman" w:hAnsi="Times New Roman" w:cs="Times New Roman"/>
        </w:rPr>
        <w:t xml:space="preserve"> </w:t>
      </w:r>
    </w:p>
    <w:p w14:paraId="6E622483" w14:textId="77777777" w:rsidR="00865249" w:rsidRDefault="00AD7DA4">
      <w:pPr>
        <w:numPr>
          <w:ilvl w:val="0"/>
          <w:numId w:val="92"/>
        </w:numPr>
        <w:ind w:right="9" w:firstLine="480"/>
      </w:pPr>
      <w:r>
        <w:t>调整基金份额类别的设置；</w:t>
      </w:r>
      <w:r>
        <w:rPr>
          <w:rFonts w:ascii="Times New Roman" w:eastAsia="Times New Roman" w:hAnsi="Times New Roman" w:cs="Times New Roman"/>
        </w:rPr>
        <w:t xml:space="preserve"> </w:t>
      </w:r>
    </w:p>
    <w:p w14:paraId="461FAF0C" w14:textId="77777777" w:rsidR="00865249" w:rsidRDefault="00AD7DA4">
      <w:pPr>
        <w:numPr>
          <w:ilvl w:val="0"/>
          <w:numId w:val="92"/>
        </w:numPr>
        <w:ind w:right="9" w:firstLine="480"/>
      </w:pPr>
      <w:r>
        <w:t>基金推出新业务或服务；</w:t>
      </w:r>
      <w:r>
        <w:rPr>
          <w:rFonts w:ascii="Times New Roman" w:eastAsia="Times New Roman" w:hAnsi="Times New Roman" w:cs="Times New Roman"/>
        </w:rPr>
        <w:t xml:space="preserve"> </w:t>
      </w:r>
    </w:p>
    <w:p w14:paraId="488B4A22" w14:textId="77777777" w:rsidR="00865249" w:rsidRDefault="00AD7DA4">
      <w:pPr>
        <w:numPr>
          <w:ilvl w:val="0"/>
          <w:numId w:val="92"/>
        </w:numPr>
        <w:ind w:right="9" w:firstLine="480"/>
      </w:pPr>
      <w:r>
        <w:t>本基金发生巨额赎回并延期办理；</w:t>
      </w:r>
      <w:r>
        <w:rPr>
          <w:rFonts w:ascii="Times New Roman" w:eastAsia="Times New Roman" w:hAnsi="Times New Roman" w:cs="Times New Roman"/>
        </w:rPr>
        <w:t xml:space="preserve"> </w:t>
      </w:r>
    </w:p>
    <w:p w14:paraId="22A7CDF9" w14:textId="77777777" w:rsidR="00865249" w:rsidRDefault="00AD7DA4">
      <w:pPr>
        <w:numPr>
          <w:ilvl w:val="0"/>
          <w:numId w:val="92"/>
        </w:numPr>
        <w:ind w:right="9" w:firstLine="480"/>
      </w:pPr>
      <w:r>
        <w:t>本基金连续发生巨额赎回并暂停接受赎回申请或延缓支付赎回款项；</w:t>
      </w:r>
      <w:r>
        <w:rPr>
          <w:rFonts w:ascii="Times New Roman" w:eastAsia="Times New Roman" w:hAnsi="Times New Roman" w:cs="Times New Roman"/>
        </w:rPr>
        <w:t xml:space="preserve"> </w:t>
      </w:r>
    </w:p>
    <w:p w14:paraId="1A959836" w14:textId="77777777" w:rsidR="00865249" w:rsidRDefault="00AD7DA4">
      <w:pPr>
        <w:numPr>
          <w:ilvl w:val="0"/>
          <w:numId w:val="92"/>
        </w:numPr>
        <w:ind w:right="9" w:firstLine="480"/>
      </w:pPr>
      <w:r>
        <w:t>基金管理人采用摆动定价机制进行估值；</w:t>
      </w:r>
      <w:r>
        <w:rPr>
          <w:rFonts w:ascii="Times New Roman" w:eastAsia="Times New Roman" w:hAnsi="Times New Roman" w:cs="Times New Roman"/>
        </w:rPr>
        <w:t xml:space="preserve"> </w:t>
      </w:r>
    </w:p>
    <w:p w14:paraId="77FCFF6B" w14:textId="77777777" w:rsidR="00865249" w:rsidRDefault="00AD7DA4">
      <w:pPr>
        <w:numPr>
          <w:ilvl w:val="0"/>
          <w:numId w:val="92"/>
        </w:numPr>
        <w:spacing w:after="0" w:line="379" w:lineRule="auto"/>
        <w:ind w:right="9"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3FDFA7BA" w14:textId="77777777" w:rsidR="00865249" w:rsidRDefault="00AD7DA4">
      <w:pPr>
        <w:numPr>
          <w:ilvl w:val="0"/>
          <w:numId w:val="93"/>
        </w:numPr>
        <w:ind w:right="9" w:hanging="960"/>
      </w:pPr>
      <w:r>
        <w:t>澄清公告</w:t>
      </w:r>
      <w:r>
        <w:rPr>
          <w:rFonts w:ascii="Times New Roman" w:eastAsia="Times New Roman" w:hAnsi="Times New Roman" w:cs="Times New Roman"/>
        </w:rPr>
        <w:t xml:space="preserve"> </w:t>
      </w:r>
    </w:p>
    <w:p w14:paraId="02326E27" w14:textId="77777777" w:rsidR="00865249" w:rsidRDefault="00AD7DA4">
      <w:pPr>
        <w:spacing w:after="23" w:line="362" w:lineRule="auto"/>
        <w:ind w:left="-15" w:right="9" w:firstLine="480"/>
      </w:pPr>
      <w:r>
        <w:t>在基金合同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3B89101" w14:textId="77777777" w:rsidR="00865249" w:rsidRDefault="00AD7DA4">
      <w:pPr>
        <w:numPr>
          <w:ilvl w:val="0"/>
          <w:numId w:val="93"/>
        </w:numPr>
        <w:ind w:right="9" w:hanging="960"/>
      </w:pPr>
      <w:r>
        <w:t>基金份额持有人大会决议</w:t>
      </w:r>
      <w:r>
        <w:rPr>
          <w:rFonts w:ascii="Times New Roman" w:eastAsia="Times New Roman" w:hAnsi="Times New Roman" w:cs="Times New Roman"/>
        </w:rPr>
        <w:t xml:space="preserve"> </w:t>
      </w:r>
    </w:p>
    <w:p w14:paraId="3A9FAE1B" w14:textId="77777777" w:rsidR="00865249" w:rsidRDefault="00AD7DA4">
      <w:pPr>
        <w:spacing w:after="17" w:line="365" w:lineRule="auto"/>
        <w:ind w:left="-15" w:right="9"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1AE70B04" w14:textId="77777777" w:rsidR="00865249" w:rsidRDefault="00AD7DA4">
      <w:pPr>
        <w:numPr>
          <w:ilvl w:val="0"/>
          <w:numId w:val="93"/>
        </w:numPr>
        <w:ind w:right="9" w:hanging="960"/>
      </w:pPr>
      <w:r>
        <w:t>清算报告</w:t>
      </w:r>
      <w:r>
        <w:rPr>
          <w:rFonts w:ascii="Times New Roman" w:eastAsia="Times New Roman" w:hAnsi="Times New Roman" w:cs="Times New Roman"/>
        </w:rPr>
        <w:t xml:space="preserve"> </w:t>
      </w:r>
    </w:p>
    <w:p w14:paraId="2C9E5DB0" w14:textId="77777777" w:rsidR="00865249" w:rsidRDefault="00AD7DA4">
      <w:pPr>
        <w:spacing w:after="131"/>
        <w:ind w:right="9"/>
      </w:pPr>
      <w:r>
        <w:t>基金合同终止的，基金管理人应当依法组织基金财产清算小组对基金财产进</w:t>
      </w:r>
    </w:p>
    <w:p w14:paraId="527CFC7B" w14:textId="77777777" w:rsidR="00865249" w:rsidRDefault="00AD7DA4">
      <w:pPr>
        <w:spacing w:after="18" w:line="366" w:lineRule="auto"/>
        <w:ind w:left="-5" w:right="9"/>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1FEEE8D5" w14:textId="77777777" w:rsidR="00865249" w:rsidRDefault="00AD7DA4">
      <w:pPr>
        <w:numPr>
          <w:ilvl w:val="0"/>
          <w:numId w:val="93"/>
        </w:numPr>
        <w:ind w:right="9" w:hanging="960"/>
      </w:pPr>
      <w:r>
        <w:t>投资于中小企业私募债券的信息披露</w:t>
      </w:r>
      <w:r>
        <w:rPr>
          <w:rFonts w:ascii="Times New Roman" w:eastAsia="Times New Roman" w:hAnsi="Times New Roman" w:cs="Times New Roman"/>
        </w:rPr>
        <w:t xml:space="preserve">  </w:t>
      </w:r>
    </w:p>
    <w:p w14:paraId="2B66E74E" w14:textId="77777777" w:rsidR="00865249" w:rsidRDefault="00AD7DA4">
      <w:pPr>
        <w:ind w:right="9"/>
      </w:pPr>
      <w:r>
        <w:t>基金管理人应当在基金投资中小企业私募债券后两个交易日内，在中国证监</w:t>
      </w:r>
    </w:p>
    <w:p w14:paraId="25C47075" w14:textId="77777777" w:rsidR="00865249" w:rsidRDefault="00AD7DA4">
      <w:pPr>
        <w:ind w:left="-5" w:right="9"/>
      </w:pPr>
      <w:r>
        <w:t>会规定媒介披露所投资中小企业私募债券的名称、数量、期限、收益率等信息。</w:t>
      </w:r>
      <w:r>
        <w:rPr>
          <w:rFonts w:ascii="Times New Roman" w:eastAsia="Times New Roman" w:hAnsi="Times New Roman" w:cs="Times New Roman"/>
        </w:rPr>
        <w:t xml:space="preserve">  </w:t>
      </w:r>
      <w:r>
        <w:t>基金管理人应当在季度报告、中期报告、年度报告等定期报告</w:t>
      </w:r>
      <w:r>
        <w:t>和招募说明书</w:t>
      </w:r>
    </w:p>
    <w:p w14:paraId="7C1AF92A" w14:textId="77777777" w:rsidR="00865249" w:rsidRDefault="00AD7DA4">
      <w:pPr>
        <w:ind w:left="-5" w:right="9"/>
      </w:pPr>
      <w:r>
        <w:t>（更新）等文件中披露中小企业私募债券的投资情况。</w:t>
      </w:r>
      <w:r>
        <w:rPr>
          <w:rFonts w:ascii="Times New Roman" w:eastAsia="Times New Roman" w:hAnsi="Times New Roman" w:cs="Times New Roman"/>
        </w:rPr>
        <w:t xml:space="preserve"> </w:t>
      </w:r>
    </w:p>
    <w:p w14:paraId="31D5B718" w14:textId="77777777" w:rsidR="00865249" w:rsidRDefault="00AD7DA4">
      <w:pPr>
        <w:numPr>
          <w:ilvl w:val="0"/>
          <w:numId w:val="93"/>
        </w:numPr>
        <w:ind w:right="9" w:hanging="960"/>
      </w:pPr>
      <w:r>
        <w:t>投资资产支持证券信息披露</w:t>
      </w:r>
      <w:r>
        <w:rPr>
          <w:rFonts w:ascii="Times New Roman" w:eastAsia="Times New Roman" w:hAnsi="Times New Roman" w:cs="Times New Roman"/>
        </w:rPr>
        <w:t xml:space="preserve"> </w:t>
      </w:r>
    </w:p>
    <w:p w14:paraId="6EDDF0DA" w14:textId="77777777" w:rsidR="00865249" w:rsidRDefault="00AD7DA4">
      <w:pPr>
        <w:spacing w:after="10" w:line="365" w:lineRule="auto"/>
        <w:ind w:left="-15" w:right="9"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36DD2EE" w14:textId="77777777" w:rsidR="00865249" w:rsidRDefault="00AD7DA4">
      <w:pPr>
        <w:spacing w:after="24" w:line="364" w:lineRule="auto"/>
        <w:ind w:left="-15" w:right="9"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741D87E" w14:textId="77777777" w:rsidR="00865249" w:rsidRDefault="00AD7DA4">
      <w:pPr>
        <w:numPr>
          <w:ilvl w:val="0"/>
          <w:numId w:val="93"/>
        </w:numPr>
        <w:ind w:right="9" w:hanging="960"/>
      </w:pPr>
      <w:r>
        <w:t>投资国债期货相关公告</w:t>
      </w:r>
      <w:r>
        <w:rPr>
          <w:rFonts w:ascii="Times New Roman" w:eastAsia="Times New Roman" w:hAnsi="Times New Roman" w:cs="Times New Roman"/>
        </w:rPr>
        <w:t xml:space="preserve"> </w:t>
      </w:r>
    </w:p>
    <w:p w14:paraId="741B200E" w14:textId="77777777" w:rsidR="00865249" w:rsidRDefault="00AD7DA4">
      <w:pPr>
        <w:spacing w:after="23" w:line="362" w:lineRule="auto"/>
        <w:ind w:left="-15" w:right="9" w:firstLine="480"/>
      </w:pPr>
      <w:r>
        <w:t>基金管理人应当在季度报告、中期报告、年度报告等定期报告和招募说明书（更新）等文件中披露国债</w:t>
      </w:r>
      <w:r>
        <w:t>期货交易情况，包括投资政策、持仓情况、损益情况、风险指标等，并充分揭示国债期货交易对基金总体风险的影响以及是否符合既定的投资政策和投资目标。</w:t>
      </w:r>
      <w:r>
        <w:rPr>
          <w:rFonts w:ascii="Times New Roman" w:eastAsia="Times New Roman" w:hAnsi="Times New Roman" w:cs="Times New Roman"/>
        </w:rPr>
        <w:t xml:space="preserve"> </w:t>
      </w:r>
    </w:p>
    <w:p w14:paraId="4FA9A176" w14:textId="77777777" w:rsidR="00865249" w:rsidRDefault="00AD7DA4">
      <w:pPr>
        <w:numPr>
          <w:ilvl w:val="0"/>
          <w:numId w:val="93"/>
        </w:numPr>
        <w:ind w:right="9" w:hanging="960"/>
      </w:pPr>
      <w:r>
        <w:t>实施侧袋机制期间的信息披露</w:t>
      </w:r>
      <w:r>
        <w:rPr>
          <w:rFonts w:ascii="Times New Roman" w:eastAsia="Times New Roman" w:hAnsi="Times New Roman" w:cs="Times New Roman"/>
        </w:rPr>
        <w:t xml:space="preserve"> </w:t>
      </w:r>
    </w:p>
    <w:p w14:paraId="39A406C2" w14:textId="77777777" w:rsidR="00865249" w:rsidRDefault="00AD7DA4">
      <w:pPr>
        <w:spacing w:after="18" w:line="365" w:lineRule="auto"/>
        <w:ind w:left="-15" w:right="9"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4A4009D" w14:textId="77777777" w:rsidR="00865249" w:rsidRDefault="00AD7DA4">
      <w:pPr>
        <w:numPr>
          <w:ilvl w:val="0"/>
          <w:numId w:val="93"/>
        </w:numPr>
        <w:ind w:right="9" w:hanging="960"/>
      </w:pPr>
      <w:r>
        <w:t>中国证监会规定的其他信息。</w:t>
      </w:r>
      <w:r>
        <w:rPr>
          <w:rFonts w:ascii="Times New Roman" w:eastAsia="Times New Roman" w:hAnsi="Times New Roman" w:cs="Times New Roman"/>
        </w:rPr>
        <w:t xml:space="preserve"> </w:t>
      </w:r>
    </w:p>
    <w:p w14:paraId="02B87376" w14:textId="77777777" w:rsidR="00865249" w:rsidRDefault="00AD7DA4">
      <w:pPr>
        <w:ind w:right="9"/>
      </w:pPr>
      <w:r>
        <w:t>六、信息披露事务管理</w:t>
      </w:r>
      <w:r>
        <w:rPr>
          <w:rFonts w:ascii="Times New Roman" w:eastAsia="Times New Roman" w:hAnsi="Times New Roman" w:cs="Times New Roman"/>
        </w:rPr>
        <w:t xml:space="preserve"> </w:t>
      </w:r>
    </w:p>
    <w:p w14:paraId="793222F9" w14:textId="77777777" w:rsidR="00865249" w:rsidRDefault="00AD7DA4">
      <w:pPr>
        <w:spacing w:after="10" w:line="365" w:lineRule="auto"/>
        <w:ind w:left="-15" w:right="9"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37491A4" w14:textId="77777777" w:rsidR="00865249" w:rsidRDefault="00AD7DA4">
      <w:pPr>
        <w:spacing w:after="10" w:line="365" w:lineRule="auto"/>
        <w:ind w:left="-15" w:right="9"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A03E943" w14:textId="77777777" w:rsidR="00865249" w:rsidRDefault="00AD7DA4">
      <w:pPr>
        <w:spacing w:after="15" w:line="362" w:lineRule="auto"/>
        <w:ind w:left="-15" w:right="9"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318A162" w14:textId="77777777" w:rsidR="00865249" w:rsidRDefault="00AD7DA4">
      <w:pPr>
        <w:spacing w:after="14" w:line="363" w:lineRule="auto"/>
        <w:ind w:left="-15" w:right="9" w:firstLine="480"/>
      </w:pPr>
      <w:r>
        <w:t>基金管理人、基金托管人应当在</w:t>
      </w:r>
      <w:r>
        <w:t>规定报刊中选择一家报刊披露本基金信息。基金管理人、基金托管人应当向中国证监会基金电子披露网站报送拟披露的基金信息，并保证相关报送信息的真实、准确、完整、及时。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2F3F1C2" w14:textId="77777777" w:rsidR="00865249" w:rsidRDefault="00AD7DA4">
      <w:pPr>
        <w:spacing w:after="16" w:line="361" w:lineRule="auto"/>
        <w:ind w:left="-15" w:right="9"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38E926B" w14:textId="77777777" w:rsidR="00865249" w:rsidRDefault="00AD7DA4">
      <w:pPr>
        <w:spacing w:after="6" w:line="370"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F93F5C7" w14:textId="77777777" w:rsidR="00865249" w:rsidRDefault="00AD7DA4">
      <w:pPr>
        <w:ind w:right="9"/>
      </w:pPr>
      <w:r>
        <w:t>七、信息披露文件的存放与查阅</w:t>
      </w:r>
      <w:r>
        <w:rPr>
          <w:rFonts w:ascii="Times New Roman" w:eastAsia="Times New Roman" w:hAnsi="Times New Roman" w:cs="Times New Roman"/>
        </w:rPr>
        <w:t xml:space="preserve"> </w:t>
      </w:r>
    </w:p>
    <w:p w14:paraId="7A48A423" w14:textId="77777777" w:rsidR="00865249" w:rsidRDefault="00AD7DA4">
      <w:pPr>
        <w:spacing w:after="10" w:line="365" w:lineRule="auto"/>
        <w:ind w:left="-15" w:right="9" w:firstLine="480"/>
      </w:pPr>
      <w:r>
        <w:t>招募说明书公布后，基金管理人、基</w:t>
      </w:r>
      <w:r>
        <w:t>金托管人应当按照相关法律法规规定将信息置备于公司住所，供社会公众查阅、复制。</w:t>
      </w:r>
      <w:r>
        <w:rPr>
          <w:rFonts w:ascii="Times New Roman" w:eastAsia="Times New Roman" w:hAnsi="Times New Roman" w:cs="Times New Roman"/>
        </w:rPr>
        <w:t xml:space="preserve"> </w:t>
      </w:r>
    </w:p>
    <w:p w14:paraId="4FCDD28B" w14:textId="77777777" w:rsidR="00865249" w:rsidRDefault="00AD7DA4">
      <w:pPr>
        <w:spacing w:line="365" w:lineRule="auto"/>
        <w:ind w:left="-15" w:right="9" w:firstLine="480"/>
      </w:pPr>
      <w:r>
        <w:t>基金定期报告公布后，应当分别置备于基金管理人和基金托管人的住所，以供公众查阅、复制。</w:t>
      </w:r>
      <w:r>
        <w:rPr>
          <w:rFonts w:ascii="Times New Roman" w:eastAsia="Times New Roman" w:hAnsi="Times New Roman" w:cs="Times New Roman"/>
        </w:rPr>
        <w:t xml:space="preserve"> </w:t>
      </w:r>
    </w:p>
    <w:p w14:paraId="2612F3D7" w14:textId="77777777" w:rsidR="00865249" w:rsidRDefault="00AD7DA4">
      <w:pPr>
        <w:pStyle w:val="1"/>
        <w:spacing w:after="594"/>
        <w:ind w:left="533" w:right="0"/>
        <w:jc w:val="left"/>
      </w:pPr>
      <w:bookmarkStart w:id="18" w:name="_Toc64610"/>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02154AD" w14:textId="77777777" w:rsidR="00865249" w:rsidRDefault="00AD7DA4">
      <w:pPr>
        <w:ind w:right="9"/>
      </w:pPr>
      <w:r>
        <w:t>一、《基金合同》的变更</w:t>
      </w:r>
      <w:r>
        <w:rPr>
          <w:rFonts w:ascii="Times New Roman" w:eastAsia="Times New Roman" w:hAnsi="Times New Roman" w:cs="Times New Roman"/>
        </w:rPr>
        <w:t xml:space="preserve"> </w:t>
      </w:r>
    </w:p>
    <w:p w14:paraId="59BA34F5" w14:textId="77777777" w:rsidR="00865249" w:rsidRDefault="00AD7DA4">
      <w:pPr>
        <w:numPr>
          <w:ilvl w:val="0"/>
          <w:numId w:val="94"/>
        </w:numPr>
        <w:spacing w:after="10" w:line="366" w:lineRule="auto"/>
        <w:ind w:right="9"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78E791D" w14:textId="77777777" w:rsidR="00865249" w:rsidRDefault="00AD7DA4">
      <w:pPr>
        <w:numPr>
          <w:ilvl w:val="0"/>
          <w:numId w:val="94"/>
        </w:numPr>
        <w:spacing w:after="18" w:line="370" w:lineRule="auto"/>
        <w:ind w:right="9" w:firstLine="480"/>
      </w:pPr>
      <w:r>
        <w:t>关于《基金合同》变更的基金份额持有人大会决议自表决通过之日起生效，生效后方可执行，自决议生效后按照《信息披露办法》的规定在规定媒介公告，并应当自通过之日起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FC92CC6" w14:textId="77777777" w:rsidR="00865249" w:rsidRDefault="00AD7DA4">
      <w:pPr>
        <w:ind w:right="9"/>
      </w:pPr>
      <w:r>
        <w:t>二、《基金合同》的终止事由</w:t>
      </w:r>
      <w:r>
        <w:rPr>
          <w:rFonts w:ascii="Times New Roman" w:eastAsia="Times New Roman" w:hAnsi="Times New Roman" w:cs="Times New Roman"/>
        </w:rPr>
        <w:t xml:space="preserve"> </w:t>
      </w:r>
    </w:p>
    <w:p w14:paraId="33C7563D" w14:textId="77777777" w:rsidR="00865249" w:rsidRDefault="00AD7DA4">
      <w:pPr>
        <w:ind w:right="9"/>
      </w:pPr>
      <w:r>
        <w:t>有下列情形之一的，《基金合同》应当终止：</w:t>
      </w:r>
      <w:r>
        <w:rPr>
          <w:rFonts w:ascii="Times New Roman" w:eastAsia="Times New Roman" w:hAnsi="Times New Roman" w:cs="Times New Roman"/>
        </w:rPr>
        <w:t xml:space="preserve"> </w:t>
      </w:r>
    </w:p>
    <w:p w14:paraId="01441F61" w14:textId="77777777" w:rsidR="00865249" w:rsidRDefault="00AD7DA4">
      <w:pPr>
        <w:numPr>
          <w:ilvl w:val="0"/>
          <w:numId w:val="95"/>
        </w:numPr>
        <w:ind w:right="9" w:firstLine="480"/>
      </w:pPr>
      <w:r>
        <w:t>基金份额持有人大会决定终</w:t>
      </w:r>
      <w:r>
        <w:t>止的；</w:t>
      </w:r>
      <w:r>
        <w:rPr>
          <w:rFonts w:ascii="Times New Roman" w:eastAsia="Times New Roman" w:hAnsi="Times New Roman" w:cs="Times New Roman"/>
        </w:rPr>
        <w:t xml:space="preserve"> </w:t>
      </w:r>
    </w:p>
    <w:p w14:paraId="2D748F13" w14:textId="77777777" w:rsidR="00865249" w:rsidRDefault="00AD7DA4">
      <w:pPr>
        <w:numPr>
          <w:ilvl w:val="0"/>
          <w:numId w:val="95"/>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BA1A6A4" w14:textId="77777777" w:rsidR="00865249" w:rsidRDefault="00AD7DA4">
      <w:pPr>
        <w:numPr>
          <w:ilvl w:val="0"/>
          <w:numId w:val="95"/>
        </w:numPr>
        <w:spacing w:after="0" w:line="388" w:lineRule="auto"/>
        <w:ind w:right="9" w:firstLine="480"/>
      </w:pPr>
      <w:r>
        <w:t>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3382C5A5" w14:textId="77777777" w:rsidR="00865249" w:rsidRDefault="00AD7DA4">
      <w:pPr>
        <w:numPr>
          <w:ilvl w:val="0"/>
          <w:numId w:val="95"/>
        </w:numPr>
        <w:ind w:right="9" w:firstLine="480"/>
      </w:pPr>
      <w:r>
        <w:t>《基金合同》约定的其他情形；</w:t>
      </w:r>
      <w:r>
        <w:rPr>
          <w:rFonts w:ascii="Times New Roman" w:eastAsia="Times New Roman" w:hAnsi="Times New Roman" w:cs="Times New Roman"/>
        </w:rPr>
        <w:t xml:space="preserve"> </w:t>
      </w:r>
    </w:p>
    <w:p w14:paraId="3AE527EE" w14:textId="77777777" w:rsidR="00865249" w:rsidRDefault="00AD7DA4">
      <w:pPr>
        <w:numPr>
          <w:ilvl w:val="0"/>
          <w:numId w:val="95"/>
        </w:numPr>
        <w:ind w:right="9" w:firstLine="480"/>
      </w:pPr>
      <w:r>
        <w:t>相关法律法规和中国证监会规定的其他情况。</w:t>
      </w:r>
      <w:r>
        <w:rPr>
          <w:rFonts w:ascii="Times New Roman" w:eastAsia="Times New Roman" w:hAnsi="Times New Roman" w:cs="Times New Roman"/>
        </w:rPr>
        <w:t xml:space="preserve"> </w:t>
      </w:r>
    </w:p>
    <w:p w14:paraId="043998E6" w14:textId="77777777" w:rsidR="00865249" w:rsidRDefault="00AD7DA4">
      <w:pPr>
        <w:ind w:right="9"/>
      </w:pPr>
      <w:r>
        <w:t>三、基金财产的清算</w:t>
      </w:r>
      <w:r>
        <w:rPr>
          <w:rFonts w:ascii="Times New Roman" w:eastAsia="Times New Roman" w:hAnsi="Times New Roman" w:cs="Times New Roman"/>
        </w:rPr>
        <w:t xml:space="preserve"> </w:t>
      </w:r>
    </w:p>
    <w:p w14:paraId="30AB7550" w14:textId="77777777" w:rsidR="00865249" w:rsidRDefault="00AD7DA4">
      <w:pPr>
        <w:numPr>
          <w:ilvl w:val="0"/>
          <w:numId w:val="96"/>
        </w:numPr>
        <w:spacing w:after="6" w:line="370" w:lineRule="auto"/>
        <w:ind w:right="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CC05C06" w14:textId="77777777" w:rsidR="00865249" w:rsidRDefault="00AD7DA4">
      <w:pPr>
        <w:numPr>
          <w:ilvl w:val="0"/>
          <w:numId w:val="96"/>
        </w:numPr>
        <w:spacing w:after="5" w:line="370" w:lineRule="auto"/>
        <w:ind w:right="9"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A97237A" w14:textId="77777777" w:rsidR="00865249" w:rsidRDefault="00AD7DA4">
      <w:pPr>
        <w:numPr>
          <w:ilvl w:val="0"/>
          <w:numId w:val="96"/>
        </w:numPr>
        <w:spacing w:after="2" w:line="379" w:lineRule="auto"/>
        <w:ind w:right="9"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338DC3B" w14:textId="77777777" w:rsidR="00865249" w:rsidRDefault="00AD7DA4">
      <w:pPr>
        <w:numPr>
          <w:ilvl w:val="0"/>
          <w:numId w:val="96"/>
        </w:numPr>
        <w:ind w:right="9"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4765A644" w14:textId="77777777" w:rsidR="00865249" w:rsidRDefault="00AD7DA4">
      <w:pPr>
        <w:numPr>
          <w:ilvl w:val="0"/>
          <w:numId w:val="97"/>
        </w:numPr>
        <w:ind w:right="9" w:firstLine="480"/>
      </w:pPr>
      <w:r>
        <w:t>对基金财产和债权债务进</w:t>
      </w:r>
      <w:r>
        <w:t>行清理和确认；</w:t>
      </w:r>
      <w:r>
        <w:rPr>
          <w:rFonts w:ascii="Times New Roman" w:eastAsia="Times New Roman" w:hAnsi="Times New Roman" w:cs="Times New Roman"/>
        </w:rPr>
        <w:t xml:space="preserve"> </w:t>
      </w:r>
    </w:p>
    <w:p w14:paraId="21A84896" w14:textId="77777777" w:rsidR="00865249" w:rsidRDefault="00AD7DA4">
      <w:pPr>
        <w:numPr>
          <w:ilvl w:val="0"/>
          <w:numId w:val="97"/>
        </w:numPr>
        <w:ind w:right="9" w:firstLine="480"/>
      </w:pPr>
      <w:r>
        <w:t>对基金财产进行估值和变现；</w:t>
      </w:r>
      <w:r>
        <w:rPr>
          <w:rFonts w:ascii="Times New Roman" w:eastAsia="Times New Roman" w:hAnsi="Times New Roman" w:cs="Times New Roman"/>
        </w:rPr>
        <w:t xml:space="preserve"> </w:t>
      </w:r>
    </w:p>
    <w:p w14:paraId="4FF559B7" w14:textId="77777777" w:rsidR="00865249" w:rsidRDefault="00AD7DA4">
      <w:pPr>
        <w:numPr>
          <w:ilvl w:val="0"/>
          <w:numId w:val="97"/>
        </w:numPr>
        <w:ind w:right="9" w:firstLine="480"/>
      </w:pPr>
      <w:r>
        <w:t>制作清算报告；</w:t>
      </w:r>
      <w:r>
        <w:rPr>
          <w:rFonts w:ascii="Times New Roman" w:eastAsia="Times New Roman" w:hAnsi="Times New Roman" w:cs="Times New Roman"/>
        </w:rPr>
        <w:t xml:space="preserve"> </w:t>
      </w:r>
    </w:p>
    <w:p w14:paraId="127F964D" w14:textId="77777777" w:rsidR="00865249" w:rsidRDefault="00AD7DA4">
      <w:pPr>
        <w:numPr>
          <w:ilvl w:val="0"/>
          <w:numId w:val="97"/>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3B5D320" w14:textId="77777777" w:rsidR="00865249" w:rsidRDefault="00AD7DA4">
      <w:pPr>
        <w:numPr>
          <w:ilvl w:val="0"/>
          <w:numId w:val="97"/>
        </w:numPr>
        <w:ind w:right="9" w:firstLine="480"/>
      </w:pPr>
      <w:r>
        <w:t>将清算报告报中国证监会备案并公告；</w:t>
      </w:r>
      <w:r>
        <w:rPr>
          <w:rFonts w:ascii="Times New Roman" w:eastAsia="Times New Roman" w:hAnsi="Times New Roman" w:cs="Times New Roman"/>
        </w:rPr>
        <w:t xml:space="preserve"> </w:t>
      </w:r>
    </w:p>
    <w:p w14:paraId="31715395" w14:textId="77777777" w:rsidR="00865249" w:rsidRDefault="00AD7DA4">
      <w:pPr>
        <w:numPr>
          <w:ilvl w:val="0"/>
          <w:numId w:val="97"/>
        </w:numPr>
        <w:ind w:right="9" w:firstLine="480"/>
      </w:pPr>
      <w:r>
        <w:t>对基金财产进行分配。</w:t>
      </w:r>
      <w:r>
        <w:rPr>
          <w:rFonts w:ascii="Times New Roman" w:eastAsia="Times New Roman" w:hAnsi="Times New Roman" w:cs="Times New Roman"/>
        </w:rPr>
        <w:t xml:space="preserve"> </w:t>
      </w:r>
    </w:p>
    <w:p w14:paraId="63A0569D" w14:textId="77777777" w:rsidR="00865249" w:rsidRDefault="00AD7DA4">
      <w:pPr>
        <w:spacing w:after="6" w:line="370"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1927BCEC" w14:textId="77777777" w:rsidR="00865249" w:rsidRDefault="00AD7DA4">
      <w:pPr>
        <w:numPr>
          <w:ilvl w:val="0"/>
          <w:numId w:val="98"/>
        </w:numPr>
        <w:ind w:right="9" w:hanging="480"/>
      </w:pPr>
      <w:r>
        <w:t>清算费用</w:t>
      </w:r>
      <w:r>
        <w:rPr>
          <w:rFonts w:ascii="Times New Roman" w:eastAsia="Times New Roman" w:hAnsi="Times New Roman" w:cs="Times New Roman"/>
        </w:rPr>
        <w:t xml:space="preserve"> </w:t>
      </w:r>
    </w:p>
    <w:p w14:paraId="24877530" w14:textId="77777777" w:rsidR="00865249" w:rsidRDefault="00AD7DA4">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BA788E7" w14:textId="77777777" w:rsidR="00865249" w:rsidRDefault="00AD7DA4">
      <w:pPr>
        <w:numPr>
          <w:ilvl w:val="0"/>
          <w:numId w:val="98"/>
        </w:numPr>
        <w:ind w:right="9" w:hanging="480"/>
      </w:pPr>
      <w:r>
        <w:t>基金财产清算剩余资产的分配</w:t>
      </w:r>
      <w:r>
        <w:rPr>
          <w:rFonts w:ascii="Times New Roman" w:eastAsia="Times New Roman" w:hAnsi="Times New Roman" w:cs="Times New Roman"/>
        </w:rPr>
        <w:t xml:space="preserve"> </w:t>
      </w:r>
    </w:p>
    <w:p w14:paraId="653BF748" w14:textId="77777777" w:rsidR="00865249" w:rsidRDefault="00AD7DA4">
      <w:pPr>
        <w:spacing w:after="21" w:line="363" w:lineRule="auto"/>
        <w:ind w:left="-15" w:right="9" w:firstLine="480"/>
      </w:pPr>
      <w:del w:id="27" w:author="FundLex" w:date="2026-10-22T00:12:15Z">
        <w:r>
          <w:delText>依据基金财产清算的分配方案，将基金财产清算后的全部剩余资产扣除基金财产清算费用、交纳所欠税款并清偿基金债务后，按基金份额持有人持有的基金份额比例进行分配。</w:delText>
        </w:r>
      </w:del>
      <w:ins w:id="28" w:author="FundLex" w:date="2026-10-22T00:12:15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488A7E9D" w14:textId="77777777" w:rsidR="00865249" w:rsidRDefault="00AD7DA4">
      <w:pPr>
        <w:numPr>
          <w:ilvl w:val="0"/>
          <w:numId w:val="98"/>
        </w:numPr>
        <w:ind w:right="9" w:hanging="480"/>
      </w:pPr>
      <w:r>
        <w:t>基金财产清算的公告</w:t>
      </w:r>
      <w:r>
        <w:rPr>
          <w:rFonts w:ascii="Times New Roman" w:eastAsia="Times New Roman" w:hAnsi="Times New Roman" w:cs="Times New Roman"/>
        </w:rPr>
        <w:t xml:space="preserve"> </w:t>
      </w:r>
    </w:p>
    <w:p w14:paraId="042837BD" w14:textId="77777777" w:rsidR="00865249" w:rsidRDefault="00AD7DA4">
      <w:pPr>
        <w:spacing w:after="131"/>
        <w:ind w:right="9"/>
      </w:pPr>
      <w:r>
        <w:t>清算过程中的有关重大事项须及时公告；基金财产清算报告经符合《证券法》</w:t>
      </w:r>
    </w:p>
    <w:p w14:paraId="15EEF3F4" w14:textId="77777777" w:rsidR="00865249" w:rsidRDefault="00AD7DA4">
      <w:pPr>
        <w:spacing w:after="15" w:line="368" w:lineRule="auto"/>
        <w:ind w:left="-5" w:right="9"/>
      </w:pPr>
      <w:r>
        <w:t>规定的会计师事务所审计并由律师事务所出具法律意见书后报中国证监会备案并公告。基金财产清算公告于基金财产清算报告报</w:t>
      </w:r>
      <w:r>
        <w:t>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B118427" w14:textId="77777777" w:rsidR="00865249" w:rsidRDefault="00AD7DA4">
      <w:pPr>
        <w:numPr>
          <w:ilvl w:val="0"/>
          <w:numId w:val="98"/>
        </w:numPr>
        <w:ind w:right="9" w:hanging="480"/>
      </w:pPr>
      <w:r>
        <w:t>基金财产清算账册及文件的保存</w:t>
      </w:r>
      <w:r>
        <w:rPr>
          <w:rFonts w:ascii="Times New Roman" w:eastAsia="Times New Roman" w:hAnsi="Times New Roman" w:cs="Times New Roman"/>
        </w:rPr>
        <w:t xml:space="preserve"> </w:t>
      </w:r>
    </w:p>
    <w:p w14:paraId="3A077B99" w14:textId="77777777" w:rsidR="00865249" w:rsidRDefault="00AD7DA4">
      <w:pPr>
        <w:spacing w:after="8" w:line="365" w:lineRule="auto"/>
        <w:ind w:left="-15" w:right="9"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4C1D7599" w14:textId="77777777" w:rsidR="00865249" w:rsidRDefault="00AD7DA4">
      <w:pPr>
        <w:spacing w:after="0"/>
        <w:ind w:left="480" w:firstLine="0"/>
      </w:pPr>
      <w:r>
        <w:rPr>
          <w:rFonts w:ascii="Times New Roman" w:eastAsia="Times New Roman" w:hAnsi="Times New Roman" w:cs="Times New Roman"/>
        </w:rPr>
        <w:t xml:space="preserve"> </w:t>
      </w:r>
    </w:p>
    <w:p w14:paraId="21354055" w14:textId="77777777" w:rsidR="00865249" w:rsidRDefault="00AD7DA4">
      <w:pPr>
        <w:pStyle w:val="1"/>
        <w:spacing w:after="585"/>
        <w:ind w:right="240"/>
      </w:pPr>
      <w:bookmarkStart w:id="19" w:name="_Toc6461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2F1B6E0" w14:textId="77777777" w:rsidR="00865249" w:rsidRDefault="00AD7DA4">
      <w:pPr>
        <w:spacing w:after="26" w:line="361" w:lineRule="auto"/>
        <w:ind w:left="-15" w:right="9"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w:t>
      </w:r>
      <w:r>
        <w:t>持有人造成损害的，应当承担连带赔偿责任，对损失的赔偿，仅限于直接损失。但是如发生下列情况，相应的当事人可以免责：</w:t>
      </w:r>
      <w:r>
        <w:rPr>
          <w:rFonts w:ascii="Times New Roman" w:eastAsia="Times New Roman" w:hAnsi="Times New Roman" w:cs="Times New Roman"/>
        </w:rPr>
        <w:t xml:space="preserve"> </w:t>
      </w:r>
    </w:p>
    <w:p w14:paraId="5E01797A" w14:textId="77777777" w:rsidR="00865249" w:rsidRDefault="00AD7DA4">
      <w:pPr>
        <w:numPr>
          <w:ilvl w:val="0"/>
          <w:numId w:val="99"/>
        </w:numPr>
        <w:ind w:right="9" w:firstLine="480"/>
      </w:pPr>
      <w:r>
        <w:t>不可抗力；</w:t>
      </w:r>
      <w:r>
        <w:rPr>
          <w:rFonts w:ascii="Times New Roman" w:eastAsia="Times New Roman" w:hAnsi="Times New Roman" w:cs="Times New Roman"/>
        </w:rPr>
        <w:t xml:space="preserve"> </w:t>
      </w:r>
    </w:p>
    <w:p w14:paraId="799E2FCF" w14:textId="77777777" w:rsidR="00865249" w:rsidRDefault="00AD7DA4">
      <w:pPr>
        <w:numPr>
          <w:ilvl w:val="0"/>
          <w:numId w:val="99"/>
        </w:numPr>
        <w:spacing w:after="0" w:line="379" w:lineRule="auto"/>
        <w:ind w:right="9"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或基金托管人按照当时有效的法律法规或中国证监会的规定作为或不作为而造成的损失等；</w:t>
      </w:r>
      <w:r>
        <w:rPr>
          <w:rFonts w:ascii="Times New Roman" w:eastAsia="Times New Roman" w:hAnsi="Times New Roman" w:cs="Times New Roman"/>
        </w:rPr>
        <w:t xml:space="preserve"> </w:t>
      </w:r>
    </w:p>
    <w:p w14:paraId="449D0705" w14:textId="77777777" w:rsidR="00865249" w:rsidRDefault="00AD7DA4">
      <w:pPr>
        <w:numPr>
          <w:ilvl w:val="0"/>
          <w:numId w:val="99"/>
        </w:numPr>
        <w:spacing w:after="0" w:line="379" w:lineRule="auto"/>
        <w:ind w:right="9"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5723172B" w14:textId="77777777" w:rsidR="00865249" w:rsidRDefault="00AD7DA4">
      <w:pPr>
        <w:numPr>
          <w:ilvl w:val="0"/>
          <w:numId w:val="100"/>
        </w:numPr>
        <w:spacing w:after="16" w:line="361" w:lineRule="auto"/>
        <w:ind w:right="9"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83CA9FB" w14:textId="77777777" w:rsidR="00865249" w:rsidRDefault="00AD7DA4">
      <w:pPr>
        <w:numPr>
          <w:ilvl w:val="0"/>
          <w:numId w:val="100"/>
        </w:numPr>
        <w:spacing w:after="13" w:line="361" w:lineRule="auto"/>
        <w:ind w:right="9"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4A51E876" w14:textId="77777777" w:rsidR="00865249" w:rsidRDefault="00AD7DA4">
      <w:pPr>
        <w:spacing w:after="168"/>
        <w:ind w:left="480" w:firstLine="0"/>
      </w:pPr>
      <w:r>
        <w:rPr>
          <w:rFonts w:ascii="Times New Roman" w:eastAsia="Times New Roman" w:hAnsi="Times New Roman" w:cs="Times New Roman"/>
        </w:rPr>
        <w:t xml:space="preserve"> </w:t>
      </w:r>
    </w:p>
    <w:p w14:paraId="434FCE75" w14:textId="77777777" w:rsidR="00865249" w:rsidRDefault="00AD7DA4">
      <w:pPr>
        <w:spacing w:after="168"/>
        <w:ind w:left="480" w:firstLine="0"/>
      </w:pPr>
      <w:r>
        <w:rPr>
          <w:rFonts w:ascii="Times New Roman" w:eastAsia="Times New Roman" w:hAnsi="Times New Roman" w:cs="Times New Roman"/>
        </w:rPr>
        <w:t xml:space="preserve"> </w:t>
      </w:r>
    </w:p>
    <w:p w14:paraId="67B0454E" w14:textId="77777777" w:rsidR="00865249" w:rsidRDefault="00AD7DA4">
      <w:pPr>
        <w:spacing w:after="168"/>
        <w:ind w:left="480" w:firstLine="0"/>
      </w:pPr>
      <w:r>
        <w:rPr>
          <w:rFonts w:ascii="Times New Roman" w:eastAsia="Times New Roman" w:hAnsi="Times New Roman" w:cs="Times New Roman"/>
        </w:rPr>
        <w:t xml:space="preserve"> </w:t>
      </w:r>
    </w:p>
    <w:p w14:paraId="705FA344" w14:textId="77777777" w:rsidR="00865249" w:rsidRDefault="00AD7DA4">
      <w:pPr>
        <w:spacing w:after="0"/>
        <w:ind w:left="480" w:firstLine="0"/>
      </w:pPr>
      <w:r>
        <w:rPr>
          <w:rFonts w:ascii="Times New Roman" w:eastAsia="Times New Roman" w:hAnsi="Times New Roman" w:cs="Times New Roman"/>
        </w:rPr>
        <w:t xml:space="preserve"> </w:t>
      </w:r>
    </w:p>
    <w:p w14:paraId="2007510E" w14:textId="77777777" w:rsidR="00865249" w:rsidRDefault="00AD7DA4">
      <w:pPr>
        <w:pStyle w:val="1"/>
        <w:spacing w:after="586"/>
      </w:pPr>
      <w:bookmarkStart w:id="20" w:name="_Toc6461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3BD488C" w14:textId="77777777" w:rsidR="00865249" w:rsidRDefault="00AD7DA4">
      <w:pPr>
        <w:spacing w:after="15" w:line="362" w:lineRule="auto"/>
        <w:ind w:left="-15" w:right="9" w:firstLine="480"/>
      </w:pPr>
      <w:r>
        <w:t>各方当事人同意，因《基金合同》而产生的或与《基金合同》有关的一切争议，如经友好协商未能解决的，任何一方均有权将争议提交中国国际经济贸易仲裁委员会，按照其届时有效的仲裁规则进行仲裁，仲裁地点为北京。仲裁裁决是终局性的并对各方当事人具有约束力，仲裁费用由败诉方承担。</w:t>
      </w:r>
      <w:r>
        <w:rPr>
          <w:rFonts w:ascii="Times New Roman" w:eastAsia="Times New Roman" w:hAnsi="Times New Roman" w:cs="Times New Roman"/>
        </w:rPr>
        <w:t xml:space="preserve"> </w:t>
      </w:r>
    </w:p>
    <w:p w14:paraId="1F95011F" w14:textId="77777777" w:rsidR="00865249" w:rsidRDefault="00AD7DA4">
      <w:pPr>
        <w:spacing w:after="18" w:line="365" w:lineRule="auto"/>
        <w:ind w:left="-15" w:right="9" w:firstLine="480"/>
      </w:pPr>
      <w:r>
        <w:t>争议处理期间，各方当事人应恪守各自的职责，继续忠实、勤勉、尽责地履行基金合同规定的义务，维护基金份额持有人的合</w:t>
      </w:r>
      <w:r>
        <w:t>法权益。</w:t>
      </w:r>
      <w:r>
        <w:rPr>
          <w:rFonts w:ascii="Times New Roman" w:eastAsia="Times New Roman" w:hAnsi="Times New Roman" w:cs="Times New Roman"/>
        </w:rPr>
        <w:t xml:space="preserve"> </w:t>
      </w:r>
    </w:p>
    <w:p w14:paraId="3258C912" w14:textId="77777777" w:rsidR="00865249" w:rsidRDefault="00AD7DA4">
      <w:pPr>
        <w:tabs>
          <w:tab w:val="center" w:pos="2160"/>
          <w:tab w:val="center" w:pos="6721"/>
        </w:tabs>
        <w:ind w:left="0" w:firstLine="0"/>
      </w:pPr>
      <w:r>
        <w:rPr>
          <w:rFonts w:ascii="Calibri" w:eastAsia="Calibri" w:hAnsi="Calibri" w:cs="Calibri"/>
          <w:sz w:val="22"/>
        </w:rPr>
        <w:tab/>
      </w:r>
      <w:r>
        <w:t>《基金合同》受中国法律管辖。</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132683F8" w14:textId="77777777" w:rsidR="00865249" w:rsidRDefault="00AD7DA4">
      <w:pPr>
        <w:pStyle w:val="1"/>
        <w:spacing w:after="586"/>
        <w:ind w:right="242"/>
      </w:pPr>
      <w:bookmarkStart w:id="21" w:name="_Toc64613"/>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7A17F0F" w14:textId="77777777" w:rsidR="00865249" w:rsidRDefault="00AD7DA4">
      <w:pPr>
        <w:spacing w:after="11" w:line="365" w:lineRule="auto"/>
        <w:ind w:left="-15" w:right="9"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1994449C" w14:textId="77777777" w:rsidR="00865249" w:rsidRDefault="00AD7DA4">
      <w:pPr>
        <w:numPr>
          <w:ilvl w:val="0"/>
          <w:numId w:val="101"/>
        </w:numPr>
        <w:spacing w:after="6" w:line="369" w:lineRule="auto"/>
        <w:ind w:right="9"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818C633" w14:textId="77777777" w:rsidR="00865249" w:rsidRDefault="00AD7DA4">
      <w:pPr>
        <w:numPr>
          <w:ilvl w:val="0"/>
          <w:numId w:val="101"/>
        </w:numPr>
        <w:spacing w:after="0" w:line="380" w:lineRule="auto"/>
        <w:ind w:right="9"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9786ED7" w14:textId="77777777" w:rsidR="00865249" w:rsidRDefault="00AD7DA4">
      <w:pPr>
        <w:numPr>
          <w:ilvl w:val="0"/>
          <w:numId w:val="101"/>
        </w:numPr>
        <w:spacing w:after="0" w:line="379" w:lineRule="auto"/>
        <w:ind w:right="9"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C40FF8E" w14:textId="77777777" w:rsidR="00865249" w:rsidRDefault="00AD7DA4">
      <w:pPr>
        <w:numPr>
          <w:ilvl w:val="0"/>
          <w:numId w:val="101"/>
        </w:numPr>
        <w:spacing w:after="0" w:line="379" w:lineRule="auto"/>
        <w:ind w:right="9"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2498AF13" w14:textId="77777777" w:rsidR="00865249" w:rsidRDefault="00AD7DA4">
      <w:pPr>
        <w:numPr>
          <w:ilvl w:val="0"/>
          <w:numId w:val="101"/>
        </w:numPr>
        <w:spacing w:after="0" w:line="379" w:lineRule="auto"/>
        <w:ind w:right="9"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10812021" w14:textId="77777777" w:rsidR="00865249" w:rsidRDefault="00AD7DA4">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sz w:val="21"/>
        </w:rPr>
        <w:t xml:space="preserve"> </w:t>
      </w:r>
    </w:p>
    <w:p w14:paraId="44BA5C9E" w14:textId="77777777" w:rsidR="00865249" w:rsidRDefault="00AD7DA4">
      <w:pPr>
        <w:pStyle w:val="1"/>
      </w:pPr>
      <w:bookmarkStart w:id="22" w:name="_Toc6461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C7FEFF1" w14:textId="77777777" w:rsidR="00865249" w:rsidRDefault="00AD7DA4">
      <w:pPr>
        <w:spacing w:after="131"/>
        <w:ind w:left="480" w:firstLine="0"/>
      </w:pPr>
      <w:r>
        <w:t xml:space="preserve"> </w:t>
      </w:r>
    </w:p>
    <w:p w14:paraId="1324C287" w14:textId="77777777" w:rsidR="00865249" w:rsidRDefault="00AD7DA4">
      <w:pPr>
        <w:spacing w:after="131"/>
        <w:ind w:right="9"/>
      </w:pPr>
      <w:r>
        <w:t>《基金合同》如有未尽事宜，由《基金合同》当事人各方按有关法律法规协</w:t>
      </w:r>
    </w:p>
    <w:p w14:paraId="04475D95" w14:textId="77777777" w:rsidR="00865249" w:rsidRDefault="00AD7DA4">
      <w:pPr>
        <w:spacing w:after="52"/>
        <w:ind w:left="-5" w:right="9"/>
      </w:pPr>
      <w:r>
        <w:t>商解决。</w:t>
      </w:r>
      <w:r>
        <w:t xml:space="preserve"> </w:t>
      </w:r>
    </w:p>
    <w:p w14:paraId="40DDDADF" w14:textId="77777777" w:rsidR="00865249" w:rsidRDefault="00AD7DA4">
      <w:pPr>
        <w:spacing w:after="0"/>
        <w:ind w:left="0" w:firstLine="0"/>
      </w:pPr>
      <w:r>
        <w:t xml:space="preserve"> </w:t>
      </w:r>
      <w:r>
        <w:tab/>
        <w:t xml:space="preserve"> </w:t>
      </w:r>
      <w:r>
        <w:br w:type="page"/>
      </w:r>
    </w:p>
    <w:p w14:paraId="1A226A44" w14:textId="77777777" w:rsidR="00865249" w:rsidRDefault="00AD7DA4">
      <w:pPr>
        <w:pStyle w:val="1"/>
        <w:ind w:right="245"/>
      </w:pPr>
      <w:bookmarkStart w:id="23" w:name="_Toc6461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5537098" w14:textId="77777777" w:rsidR="00865249" w:rsidRDefault="00AD7DA4">
      <w:pPr>
        <w:ind w:right="9"/>
      </w:pPr>
      <w:r>
        <w:t>一、基金合同当事人的权利与义务</w:t>
      </w:r>
      <w:r>
        <w:rPr>
          <w:rFonts w:ascii="Times New Roman" w:eastAsia="Times New Roman" w:hAnsi="Times New Roman" w:cs="Times New Roman"/>
        </w:rPr>
        <w:t xml:space="preserve"> </w:t>
      </w:r>
    </w:p>
    <w:p w14:paraId="5D135268" w14:textId="77777777" w:rsidR="00865249" w:rsidRDefault="00AD7DA4">
      <w:pPr>
        <w:ind w:right="9"/>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94D3BCB" w14:textId="77777777" w:rsidR="00865249" w:rsidRDefault="00AD7DA4">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2FBB6AF" w14:textId="77777777" w:rsidR="00865249" w:rsidRDefault="00AD7DA4">
      <w:pPr>
        <w:numPr>
          <w:ilvl w:val="0"/>
          <w:numId w:val="102"/>
        </w:numPr>
        <w:ind w:right="9" w:firstLine="480"/>
      </w:pPr>
      <w:r>
        <w:t>依法募集资金；</w:t>
      </w:r>
      <w:r>
        <w:rPr>
          <w:rFonts w:ascii="Times New Roman" w:eastAsia="Times New Roman" w:hAnsi="Times New Roman" w:cs="Times New Roman"/>
        </w:rPr>
        <w:t xml:space="preserve"> </w:t>
      </w:r>
    </w:p>
    <w:p w14:paraId="7D9C2C8A" w14:textId="77777777" w:rsidR="00865249" w:rsidRDefault="00AD7DA4">
      <w:pPr>
        <w:numPr>
          <w:ilvl w:val="0"/>
          <w:numId w:val="102"/>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6B65A995" w14:textId="77777777" w:rsidR="00865249" w:rsidRDefault="00AD7DA4">
      <w:pPr>
        <w:numPr>
          <w:ilvl w:val="0"/>
          <w:numId w:val="102"/>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627B848" w14:textId="77777777" w:rsidR="00865249" w:rsidRDefault="00AD7DA4">
      <w:pPr>
        <w:numPr>
          <w:ilvl w:val="0"/>
          <w:numId w:val="102"/>
        </w:numPr>
        <w:ind w:right="9" w:firstLine="480"/>
      </w:pPr>
      <w:r>
        <w:t>销售基金份额；</w:t>
      </w:r>
      <w:r>
        <w:rPr>
          <w:rFonts w:ascii="Times New Roman" w:eastAsia="Times New Roman" w:hAnsi="Times New Roman" w:cs="Times New Roman"/>
        </w:rPr>
        <w:t xml:space="preserve"> </w:t>
      </w:r>
    </w:p>
    <w:p w14:paraId="2CD58570" w14:textId="77777777" w:rsidR="00865249" w:rsidRDefault="00AD7DA4">
      <w:pPr>
        <w:numPr>
          <w:ilvl w:val="0"/>
          <w:numId w:val="102"/>
        </w:numPr>
        <w:ind w:right="9" w:firstLine="480"/>
      </w:pPr>
      <w:r>
        <w:t>按照规定召集基金份额持有人大会；</w:t>
      </w:r>
      <w:r>
        <w:rPr>
          <w:rFonts w:ascii="Times New Roman" w:eastAsia="Times New Roman" w:hAnsi="Times New Roman" w:cs="Times New Roman"/>
        </w:rPr>
        <w:t xml:space="preserve"> </w:t>
      </w:r>
    </w:p>
    <w:p w14:paraId="166CE704" w14:textId="77777777" w:rsidR="00865249" w:rsidRDefault="00AD7DA4">
      <w:pPr>
        <w:numPr>
          <w:ilvl w:val="0"/>
          <w:numId w:val="102"/>
        </w:numPr>
        <w:spacing w:after="14" w:line="369" w:lineRule="auto"/>
        <w:ind w:right="9" w:firstLine="480"/>
      </w:pPr>
      <w:r>
        <w:t>依据《基金合同》及有关法律规定监督基金托管人，如认为基金托管人违反了《基金合同》及国家有关法律规定，应呈报中国证监会和其他监管部门，</w:t>
      </w:r>
      <w:r>
        <w:t>并采取必要措施保护基金投资者的利益；</w:t>
      </w:r>
      <w:r>
        <w:rPr>
          <w:rFonts w:ascii="Times New Roman" w:eastAsia="Times New Roman" w:hAnsi="Times New Roman" w:cs="Times New Roman"/>
        </w:rPr>
        <w:t xml:space="preserve"> </w:t>
      </w:r>
    </w:p>
    <w:p w14:paraId="6AE7494F" w14:textId="77777777" w:rsidR="00865249" w:rsidRDefault="00AD7DA4">
      <w:pPr>
        <w:numPr>
          <w:ilvl w:val="0"/>
          <w:numId w:val="102"/>
        </w:numPr>
        <w:spacing w:after="197"/>
        <w:ind w:right="9" w:firstLine="480"/>
      </w:pPr>
      <w:r>
        <w:t>在基金托管人更换时，提名新的基金托管人；</w:t>
      </w:r>
      <w:r>
        <w:rPr>
          <w:rFonts w:ascii="Times New Roman" w:eastAsia="Times New Roman" w:hAnsi="Times New Roman" w:cs="Times New Roman"/>
        </w:rPr>
        <w:t xml:space="preserve"> </w:t>
      </w:r>
    </w:p>
    <w:p w14:paraId="45F45921" w14:textId="77777777" w:rsidR="00865249" w:rsidRDefault="00AD7DA4">
      <w:pPr>
        <w:numPr>
          <w:ilvl w:val="0"/>
          <w:numId w:val="102"/>
        </w:numPr>
        <w:spacing w:after="0" w:line="360" w:lineRule="auto"/>
        <w:ind w:right="9" w:firstLine="480"/>
      </w:pPr>
      <w:r>
        <w:t>选择、更换基金销售机构，对基金销售机构的相关行为进行监督和处理；</w:t>
      </w:r>
      <w:r>
        <w:rPr>
          <w:rFonts w:ascii="Times New Roman" w:eastAsia="Times New Roman" w:hAnsi="Times New Roman" w:cs="Times New Roman"/>
        </w:rPr>
        <w:t xml:space="preserve">  </w:t>
      </w:r>
    </w:p>
    <w:p w14:paraId="4A0C2386" w14:textId="77777777" w:rsidR="00865249" w:rsidRDefault="00AD7DA4">
      <w:pPr>
        <w:numPr>
          <w:ilvl w:val="0"/>
          <w:numId w:val="102"/>
        </w:numPr>
        <w:spacing w:after="0" w:line="358"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EBBB208" w14:textId="77777777" w:rsidR="00865249" w:rsidRDefault="00AD7DA4">
      <w:pPr>
        <w:numPr>
          <w:ilvl w:val="0"/>
          <w:numId w:val="102"/>
        </w:numPr>
        <w:spacing w:after="129"/>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1A9BB65" w14:textId="77777777" w:rsidR="00865249" w:rsidRDefault="00AD7DA4">
      <w:pPr>
        <w:numPr>
          <w:ilvl w:val="0"/>
          <w:numId w:val="102"/>
        </w:numPr>
        <w:spacing w:after="0" w:line="359"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3786C70B" w14:textId="77777777" w:rsidR="00865249" w:rsidRDefault="00AD7DA4">
      <w:pPr>
        <w:numPr>
          <w:ilvl w:val="0"/>
          <w:numId w:val="102"/>
        </w:numPr>
        <w:spacing w:after="6" w:line="359"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88EB10F" w14:textId="77777777" w:rsidR="00865249" w:rsidRDefault="00AD7DA4">
      <w:pPr>
        <w:numPr>
          <w:ilvl w:val="0"/>
          <w:numId w:val="102"/>
        </w:numPr>
        <w:spacing w:after="120"/>
        <w:ind w:right="9" w:firstLine="480"/>
      </w:pPr>
      <w:r>
        <w:t>在法律法规允许的前提下，为基金的利益依法为基金进行融资；</w:t>
      </w:r>
      <w:r>
        <w:rPr>
          <w:rFonts w:ascii="Times New Roman" w:eastAsia="Times New Roman" w:hAnsi="Times New Roman" w:cs="Times New Roman"/>
        </w:rPr>
        <w:t xml:space="preserve">  </w:t>
      </w:r>
    </w:p>
    <w:p w14:paraId="252B71E7" w14:textId="77777777" w:rsidR="00865249" w:rsidRDefault="00AD7DA4">
      <w:pPr>
        <w:numPr>
          <w:ilvl w:val="0"/>
          <w:numId w:val="102"/>
        </w:numPr>
        <w:spacing w:after="0" w:line="358"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EBD8283" w14:textId="77777777" w:rsidR="00865249" w:rsidRDefault="00AD7DA4">
      <w:pPr>
        <w:numPr>
          <w:ilvl w:val="0"/>
          <w:numId w:val="102"/>
        </w:numPr>
        <w:spacing w:after="6" w:line="370"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7449C08" w14:textId="77777777" w:rsidR="00865249" w:rsidRDefault="00AD7DA4">
      <w:pPr>
        <w:spacing w:after="120"/>
        <w:ind w:right="9"/>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3E229A7A" w14:textId="77777777" w:rsidR="00865249" w:rsidRDefault="00AD7DA4">
      <w:pPr>
        <w:spacing w:after="3" w:line="357"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08CFD4E" w14:textId="77777777" w:rsidR="00865249" w:rsidRDefault="00AD7DA4">
      <w:pPr>
        <w:numPr>
          <w:ilvl w:val="0"/>
          <w:numId w:val="103"/>
        </w:numPr>
        <w:spacing w:after="129"/>
        <w:ind w:right="9" w:firstLine="480"/>
      </w:pPr>
      <w:r>
        <w:t>依法募集资金，办理基金份额的发售和登记事宜；</w:t>
      </w:r>
      <w:r>
        <w:rPr>
          <w:rFonts w:ascii="Times New Roman" w:eastAsia="Times New Roman" w:hAnsi="Times New Roman" w:cs="Times New Roman"/>
        </w:rPr>
        <w:t xml:space="preserve"> </w:t>
      </w:r>
    </w:p>
    <w:p w14:paraId="4BDE8203" w14:textId="77777777" w:rsidR="00865249" w:rsidRDefault="00AD7DA4">
      <w:pPr>
        <w:numPr>
          <w:ilvl w:val="0"/>
          <w:numId w:val="103"/>
        </w:numPr>
        <w:spacing w:after="120"/>
        <w:ind w:right="9" w:firstLine="480"/>
      </w:pPr>
      <w:r>
        <w:t>办理基金备案手续；</w:t>
      </w:r>
      <w:r>
        <w:rPr>
          <w:rFonts w:ascii="Times New Roman" w:eastAsia="Times New Roman" w:hAnsi="Times New Roman" w:cs="Times New Roman"/>
        </w:rPr>
        <w:t xml:space="preserve"> </w:t>
      </w:r>
    </w:p>
    <w:p w14:paraId="322E7D6A" w14:textId="77777777" w:rsidR="00865249" w:rsidRDefault="00AD7DA4">
      <w:pPr>
        <w:numPr>
          <w:ilvl w:val="0"/>
          <w:numId w:val="103"/>
        </w:numPr>
        <w:spacing w:after="0" w:line="359"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3C8E1A8F" w14:textId="77777777" w:rsidR="00865249" w:rsidRDefault="00AD7DA4">
      <w:pPr>
        <w:numPr>
          <w:ilvl w:val="0"/>
          <w:numId w:val="103"/>
        </w:numPr>
        <w:spacing w:after="0" w:line="357"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29DABA1" w14:textId="77777777" w:rsidR="00865249" w:rsidRDefault="00AD7DA4">
      <w:pPr>
        <w:numPr>
          <w:ilvl w:val="0"/>
          <w:numId w:val="103"/>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65CE047F" w14:textId="77777777" w:rsidR="00865249" w:rsidRDefault="00AD7DA4">
      <w:pPr>
        <w:spacing w:after="75"/>
        <w:ind w:left="-5" w:right="9"/>
      </w:pPr>
      <w:r>
        <w:t>管理，分别记账，进行证券投资；</w:t>
      </w:r>
      <w:r>
        <w:rPr>
          <w:rFonts w:ascii="Times New Roman" w:eastAsia="Times New Roman" w:hAnsi="Times New Roman" w:cs="Times New Roman"/>
        </w:rPr>
        <w:t xml:space="preserve"> </w:t>
      </w:r>
    </w:p>
    <w:p w14:paraId="2B8F6124" w14:textId="77777777" w:rsidR="00865249" w:rsidRDefault="00AD7DA4">
      <w:pPr>
        <w:numPr>
          <w:ilvl w:val="0"/>
          <w:numId w:val="103"/>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68E7639" w14:textId="77777777" w:rsidR="00865249" w:rsidRDefault="00AD7DA4">
      <w:pPr>
        <w:numPr>
          <w:ilvl w:val="0"/>
          <w:numId w:val="103"/>
        </w:numPr>
        <w:ind w:right="9" w:firstLine="480"/>
      </w:pPr>
      <w:r>
        <w:t>依法接受基金托管人的监督；</w:t>
      </w:r>
      <w:r>
        <w:rPr>
          <w:rFonts w:ascii="Times New Roman" w:eastAsia="Times New Roman" w:hAnsi="Times New Roman" w:cs="Times New Roman"/>
        </w:rPr>
        <w:t xml:space="preserve"> </w:t>
      </w:r>
    </w:p>
    <w:p w14:paraId="125A41E0" w14:textId="77777777" w:rsidR="00865249" w:rsidRDefault="00AD7DA4">
      <w:pPr>
        <w:numPr>
          <w:ilvl w:val="0"/>
          <w:numId w:val="103"/>
        </w:numPr>
        <w:spacing w:after="13" w:line="370"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B9DE7B2" w14:textId="77777777" w:rsidR="00865249" w:rsidRDefault="00AD7DA4">
      <w:pPr>
        <w:numPr>
          <w:ilvl w:val="0"/>
          <w:numId w:val="103"/>
        </w:numPr>
        <w:ind w:right="9" w:firstLine="480"/>
      </w:pPr>
      <w:r>
        <w:t>进行基金会计核算并编制基金</w:t>
      </w:r>
      <w:r>
        <w:t>财务会计报告；</w:t>
      </w:r>
      <w:r>
        <w:rPr>
          <w:rFonts w:ascii="Times New Roman" w:eastAsia="Times New Roman" w:hAnsi="Times New Roman" w:cs="Times New Roman"/>
        </w:rPr>
        <w:t xml:space="preserve"> </w:t>
      </w:r>
    </w:p>
    <w:p w14:paraId="63CE6FC7" w14:textId="77777777" w:rsidR="00865249" w:rsidRDefault="00AD7DA4">
      <w:pPr>
        <w:numPr>
          <w:ilvl w:val="0"/>
          <w:numId w:val="103"/>
        </w:numPr>
        <w:ind w:right="9" w:firstLine="480"/>
      </w:pPr>
      <w:r>
        <w:t>编制季度、中期报告和年度报告；</w:t>
      </w:r>
      <w:r>
        <w:rPr>
          <w:rFonts w:ascii="Times New Roman" w:eastAsia="Times New Roman" w:hAnsi="Times New Roman" w:cs="Times New Roman"/>
        </w:rPr>
        <w:t xml:space="preserve"> </w:t>
      </w:r>
    </w:p>
    <w:p w14:paraId="01A31684" w14:textId="77777777" w:rsidR="00865249" w:rsidRDefault="00AD7DA4">
      <w:pPr>
        <w:numPr>
          <w:ilvl w:val="0"/>
          <w:numId w:val="103"/>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68A364AC" w14:textId="77777777" w:rsidR="00865249" w:rsidRDefault="00AD7DA4">
      <w:pPr>
        <w:numPr>
          <w:ilvl w:val="0"/>
          <w:numId w:val="103"/>
        </w:numPr>
        <w:spacing w:after="6" w:line="370"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F5A0675" w14:textId="77777777" w:rsidR="00865249" w:rsidRDefault="00AD7DA4">
      <w:pPr>
        <w:numPr>
          <w:ilvl w:val="0"/>
          <w:numId w:val="103"/>
        </w:numPr>
        <w:spacing w:after="1"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BB691FE" w14:textId="77777777" w:rsidR="00865249" w:rsidRDefault="00AD7DA4">
      <w:pPr>
        <w:numPr>
          <w:ilvl w:val="0"/>
          <w:numId w:val="103"/>
        </w:numPr>
        <w:spacing w:after="0" w:line="379" w:lineRule="auto"/>
        <w:ind w:right="9" w:firstLine="480"/>
      </w:pPr>
      <w:r>
        <w:t>按规定受理申购与赎回申请，及时、足额支付赎回款项；（</w:t>
      </w:r>
      <w:r>
        <w:rPr>
          <w:rFonts w:ascii="Times New Roman" w:eastAsia="Times New Roman" w:hAnsi="Times New Roman" w:cs="Times New Roman"/>
        </w:rPr>
        <w:t>15</w:t>
      </w: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60B8ECC" w14:textId="77777777" w:rsidR="00865249" w:rsidRDefault="00AD7DA4">
      <w:pPr>
        <w:numPr>
          <w:ilvl w:val="0"/>
          <w:numId w:val="104"/>
        </w:numPr>
        <w:spacing w:after="0" w:line="379" w:lineRule="auto"/>
        <w:ind w:right="9"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471F390" w14:textId="77777777" w:rsidR="00865249" w:rsidRDefault="00AD7DA4">
      <w:pPr>
        <w:numPr>
          <w:ilvl w:val="0"/>
          <w:numId w:val="104"/>
        </w:numPr>
        <w:spacing w:after="7"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299B1C7" w14:textId="77777777" w:rsidR="00865249" w:rsidRDefault="00AD7DA4">
      <w:pPr>
        <w:numPr>
          <w:ilvl w:val="0"/>
          <w:numId w:val="104"/>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3D4610A9" w14:textId="77777777" w:rsidR="00865249" w:rsidRDefault="00AD7DA4">
      <w:pPr>
        <w:numPr>
          <w:ilvl w:val="0"/>
          <w:numId w:val="104"/>
        </w:numPr>
        <w:spacing w:after="0" w:line="379" w:lineRule="auto"/>
        <w:ind w:right="9" w:firstLine="480"/>
      </w:pPr>
      <w:r>
        <w:t>面临解</w:t>
      </w:r>
      <w:r>
        <w:t>散、依法被撤销或者被依法宣告破产时，及时报告中国证监会并通知基金托管人；</w:t>
      </w:r>
      <w:r>
        <w:rPr>
          <w:rFonts w:ascii="Times New Roman" w:eastAsia="Times New Roman" w:hAnsi="Times New Roman" w:cs="Times New Roman"/>
        </w:rPr>
        <w:t xml:space="preserve"> </w:t>
      </w:r>
    </w:p>
    <w:p w14:paraId="43F9F66A" w14:textId="77777777" w:rsidR="00865249" w:rsidRDefault="00AD7DA4">
      <w:pPr>
        <w:numPr>
          <w:ilvl w:val="0"/>
          <w:numId w:val="104"/>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76F243C" w14:textId="77777777" w:rsidR="00865249" w:rsidRDefault="00AD7DA4">
      <w:pPr>
        <w:numPr>
          <w:ilvl w:val="0"/>
          <w:numId w:val="104"/>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DCE08EF" w14:textId="77777777" w:rsidR="00865249" w:rsidRDefault="00AD7DA4">
      <w:pPr>
        <w:numPr>
          <w:ilvl w:val="0"/>
          <w:numId w:val="104"/>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4398B52" w14:textId="77777777" w:rsidR="00865249" w:rsidRDefault="00AD7DA4">
      <w:pPr>
        <w:numPr>
          <w:ilvl w:val="0"/>
          <w:numId w:val="104"/>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EA2A21B" w14:textId="77777777" w:rsidR="00865249" w:rsidRDefault="00AD7DA4">
      <w:pPr>
        <w:numPr>
          <w:ilvl w:val="0"/>
          <w:numId w:val="104"/>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031AD12" w14:textId="77777777" w:rsidR="00865249" w:rsidRDefault="00AD7DA4">
      <w:pPr>
        <w:numPr>
          <w:ilvl w:val="0"/>
          <w:numId w:val="104"/>
        </w:numPr>
        <w:ind w:right="9" w:firstLine="480"/>
      </w:pPr>
      <w:r>
        <w:t>执行生效的基金份额持有人大会的决议；</w:t>
      </w:r>
      <w:r>
        <w:rPr>
          <w:rFonts w:ascii="Times New Roman" w:eastAsia="Times New Roman" w:hAnsi="Times New Roman" w:cs="Times New Roman"/>
        </w:rPr>
        <w:t xml:space="preserve"> </w:t>
      </w:r>
    </w:p>
    <w:p w14:paraId="0CC9350E" w14:textId="77777777" w:rsidR="00865249" w:rsidRDefault="00AD7DA4">
      <w:pPr>
        <w:numPr>
          <w:ilvl w:val="0"/>
          <w:numId w:val="104"/>
        </w:numPr>
        <w:ind w:right="9" w:firstLine="480"/>
      </w:pPr>
      <w:r>
        <w:t>建立并保存基金份额持有人名册；</w:t>
      </w:r>
      <w:r>
        <w:rPr>
          <w:rFonts w:ascii="Times New Roman" w:eastAsia="Times New Roman" w:hAnsi="Times New Roman" w:cs="Times New Roman"/>
        </w:rPr>
        <w:t xml:space="preserve"> </w:t>
      </w:r>
    </w:p>
    <w:p w14:paraId="1E04FF54" w14:textId="77777777" w:rsidR="00865249" w:rsidRDefault="00AD7DA4">
      <w:pPr>
        <w:numPr>
          <w:ilvl w:val="0"/>
          <w:numId w:val="104"/>
        </w:numPr>
        <w:ind w:right="9" w:firstLine="480"/>
      </w:pPr>
      <w:r>
        <w:t>法律法规及中国证监会规定的和《基金合同》约定的其他义务。</w:t>
      </w:r>
      <w:r>
        <w:rPr>
          <w:rFonts w:ascii="Times New Roman" w:eastAsia="Times New Roman" w:hAnsi="Times New Roman" w:cs="Times New Roman"/>
        </w:rPr>
        <w:t xml:space="preserve"> </w:t>
      </w:r>
    </w:p>
    <w:p w14:paraId="40C405EF" w14:textId="77777777" w:rsidR="00865249" w:rsidRDefault="00AD7DA4">
      <w:pPr>
        <w:ind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B2476E8" w14:textId="77777777" w:rsidR="00865249" w:rsidRDefault="00AD7DA4">
      <w:pPr>
        <w:spacing w:after="6" w:line="370" w:lineRule="auto"/>
        <w:ind w:left="-15" w:right="229"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00F2729C" w14:textId="77777777" w:rsidR="00865249" w:rsidRDefault="00AD7DA4">
      <w:pPr>
        <w:numPr>
          <w:ilvl w:val="0"/>
          <w:numId w:val="105"/>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023735B" w14:textId="77777777" w:rsidR="00865249" w:rsidRDefault="00AD7DA4">
      <w:pPr>
        <w:numPr>
          <w:ilvl w:val="0"/>
          <w:numId w:val="105"/>
        </w:numPr>
        <w:spacing w:after="6" w:line="369"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B0D5C1A" w14:textId="77777777" w:rsidR="00865249" w:rsidRDefault="00AD7DA4">
      <w:pPr>
        <w:numPr>
          <w:ilvl w:val="0"/>
          <w:numId w:val="105"/>
        </w:numPr>
        <w:spacing w:after="1"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6A9321FE" w14:textId="77777777" w:rsidR="00865249" w:rsidRDefault="00AD7DA4">
      <w:pPr>
        <w:numPr>
          <w:ilvl w:val="0"/>
          <w:numId w:val="105"/>
        </w:numPr>
        <w:ind w:right="9" w:firstLine="480"/>
      </w:pPr>
      <w:r>
        <w:t>提议召开或召集基金份额持有人大会；</w:t>
      </w:r>
      <w:r>
        <w:rPr>
          <w:rFonts w:ascii="Times New Roman" w:eastAsia="Times New Roman" w:hAnsi="Times New Roman" w:cs="Times New Roman"/>
        </w:rPr>
        <w:t xml:space="preserve"> </w:t>
      </w:r>
    </w:p>
    <w:p w14:paraId="298BF13B" w14:textId="77777777" w:rsidR="00865249" w:rsidRDefault="00AD7DA4">
      <w:pPr>
        <w:numPr>
          <w:ilvl w:val="0"/>
          <w:numId w:val="105"/>
        </w:numPr>
        <w:ind w:right="9" w:firstLine="480"/>
      </w:pPr>
      <w:r>
        <w:t>在基金管理人更换时，提名新的基金管理人；</w:t>
      </w:r>
      <w:r>
        <w:rPr>
          <w:rFonts w:ascii="Times New Roman" w:eastAsia="Times New Roman" w:hAnsi="Times New Roman" w:cs="Times New Roman"/>
        </w:rPr>
        <w:t xml:space="preserve"> </w:t>
      </w:r>
    </w:p>
    <w:p w14:paraId="78B223BF" w14:textId="77777777" w:rsidR="00865249" w:rsidRDefault="00AD7DA4">
      <w:pPr>
        <w:numPr>
          <w:ilvl w:val="0"/>
          <w:numId w:val="105"/>
        </w:numPr>
        <w:ind w:right="9" w:firstLine="480"/>
      </w:pPr>
      <w:r>
        <w:t>法律法规</w:t>
      </w:r>
      <w:r>
        <w:t>及中国证监会规定的和《基金合同》约定的其他权利。</w:t>
      </w:r>
      <w:r>
        <w:rPr>
          <w:rFonts w:ascii="Times New Roman" w:eastAsia="Times New Roman" w:hAnsi="Times New Roman" w:cs="Times New Roman"/>
        </w:rPr>
        <w:t xml:space="preserve"> </w:t>
      </w:r>
    </w:p>
    <w:p w14:paraId="651242E2" w14:textId="77777777" w:rsidR="00865249" w:rsidRDefault="00AD7DA4">
      <w:pPr>
        <w:spacing w:after="0"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89CB28B" w14:textId="77777777" w:rsidR="00865249" w:rsidRDefault="00AD7DA4">
      <w:pPr>
        <w:numPr>
          <w:ilvl w:val="0"/>
          <w:numId w:val="106"/>
        </w:numPr>
        <w:ind w:right="9" w:firstLine="480"/>
      </w:pPr>
      <w:r>
        <w:t>以诚实信用、勤勉尽责的原则持有并安全保管基金财产；</w:t>
      </w:r>
      <w:r>
        <w:rPr>
          <w:rFonts w:ascii="Times New Roman" w:eastAsia="Times New Roman" w:hAnsi="Times New Roman" w:cs="Times New Roman"/>
        </w:rPr>
        <w:t xml:space="preserve"> </w:t>
      </w:r>
    </w:p>
    <w:p w14:paraId="7E7A3B2F" w14:textId="77777777" w:rsidR="00865249" w:rsidRDefault="00AD7DA4">
      <w:pPr>
        <w:numPr>
          <w:ilvl w:val="0"/>
          <w:numId w:val="106"/>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23D7F39" w14:textId="77777777" w:rsidR="00865249" w:rsidRDefault="00AD7DA4">
      <w:pPr>
        <w:numPr>
          <w:ilvl w:val="0"/>
          <w:numId w:val="106"/>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w:t>
      </w:r>
      <w:r>
        <w:t>证不同基金之间在账户设置、资金划拨、账册记录等方面相互独立；</w:t>
      </w:r>
      <w:r>
        <w:rPr>
          <w:rFonts w:ascii="Times New Roman" w:eastAsia="Times New Roman" w:hAnsi="Times New Roman" w:cs="Times New Roman"/>
        </w:rPr>
        <w:t xml:space="preserve"> </w:t>
      </w:r>
    </w:p>
    <w:p w14:paraId="7C467F00" w14:textId="77777777" w:rsidR="00865249" w:rsidRDefault="00AD7DA4">
      <w:pPr>
        <w:numPr>
          <w:ilvl w:val="0"/>
          <w:numId w:val="106"/>
        </w:numPr>
        <w:spacing w:after="1" w:line="379"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7832646" w14:textId="77777777" w:rsidR="00865249" w:rsidRDefault="00AD7DA4">
      <w:pPr>
        <w:numPr>
          <w:ilvl w:val="0"/>
          <w:numId w:val="106"/>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3D602E43" w14:textId="77777777" w:rsidR="00865249" w:rsidRDefault="00AD7DA4">
      <w:pPr>
        <w:numPr>
          <w:ilvl w:val="0"/>
          <w:numId w:val="106"/>
        </w:numPr>
        <w:spacing w:after="0" w:line="380" w:lineRule="auto"/>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DDB8A38" w14:textId="77777777" w:rsidR="00865249" w:rsidRDefault="00AD7DA4">
      <w:pPr>
        <w:numPr>
          <w:ilvl w:val="0"/>
          <w:numId w:val="106"/>
        </w:numPr>
        <w:spacing w:after="0" w:line="369" w:lineRule="auto"/>
        <w:ind w:right="9" w:firstLine="480"/>
      </w:pPr>
      <w:r>
        <w:t>保守基金商业秘密，除《基金法》、《基金合同》及其他有关规定另有规定外，在基金信息公开披露前予以保密，不得向他人泄露，因审计、法律等外部专业顾问提供的情况除外；（</w:t>
      </w:r>
      <w:r>
        <w:rPr>
          <w:rFonts w:ascii="Times New Roman" w:eastAsia="Times New Roman" w:hAnsi="Times New Roman" w:cs="Times New Roman"/>
        </w:rPr>
        <w:t>8</w:t>
      </w:r>
      <w:r>
        <w:t>）复核、审查基金管理人计算的基金资产净值、基金份额净值、基金份额申购、赎回价格；</w:t>
      </w:r>
      <w:r>
        <w:rPr>
          <w:rFonts w:ascii="Times New Roman" w:eastAsia="Times New Roman" w:hAnsi="Times New Roman" w:cs="Times New Roman"/>
        </w:rPr>
        <w:t xml:space="preserve"> </w:t>
      </w:r>
    </w:p>
    <w:p w14:paraId="5A5263EE" w14:textId="77777777" w:rsidR="00865249" w:rsidRDefault="00AD7DA4">
      <w:pPr>
        <w:numPr>
          <w:ilvl w:val="0"/>
          <w:numId w:val="107"/>
        </w:numPr>
        <w:ind w:right="9" w:firstLine="480"/>
      </w:pPr>
      <w:r>
        <w:t>办理与基金托管业务活动有关的信息披露事项；</w:t>
      </w:r>
      <w:r>
        <w:rPr>
          <w:rFonts w:ascii="Times New Roman" w:eastAsia="Times New Roman" w:hAnsi="Times New Roman" w:cs="Times New Roman"/>
        </w:rPr>
        <w:t xml:space="preserve"> </w:t>
      </w:r>
    </w:p>
    <w:p w14:paraId="25D07648" w14:textId="77777777" w:rsidR="00865249" w:rsidRDefault="00AD7DA4">
      <w:pPr>
        <w:numPr>
          <w:ilvl w:val="0"/>
          <w:numId w:val="107"/>
        </w:numPr>
        <w:spacing w:after="10" w:line="366" w:lineRule="auto"/>
        <w:ind w:right="9"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956734F" w14:textId="77777777" w:rsidR="00865249" w:rsidRDefault="00AD7DA4">
      <w:pPr>
        <w:numPr>
          <w:ilvl w:val="0"/>
          <w:numId w:val="107"/>
        </w:numPr>
        <w:spacing w:after="2" w:line="379" w:lineRule="auto"/>
        <w:ind w:right="9" w:firstLine="480"/>
      </w:pPr>
      <w:r>
        <w:t>保</w:t>
      </w:r>
      <w:r>
        <w:t>存基金托管业务活动的记录、账册、报表和其他相关资料，保存期限不低于法律法规规定的最低期限；</w:t>
      </w:r>
      <w:r>
        <w:rPr>
          <w:rFonts w:ascii="Times New Roman" w:eastAsia="Times New Roman" w:hAnsi="Times New Roman" w:cs="Times New Roman"/>
        </w:rPr>
        <w:t xml:space="preserve"> </w:t>
      </w:r>
    </w:p>
    <w:p w14:paraId="14927EA9" w14:textId="77777777" w:rsidR="00865249" w:rsidRDefault="00AD7DA4">
      <w:pPr>
        <w:numPr>
          <w:ilvl w:val="0"/>
          <w:numId w:val="107"/>
        </w:numPr>
        <w:ind w:right="9" w:firstLine="480"/>
      </w:pPr>
      <w:r>
        <w:t>从基金管理人或其委托的登记机构处接收基金份额持有人名册；</w:t>
      </w:r>
      <w:r>
        <w:rPr>
          <w:rFonts w:ascii="Times New Roman" w:eastAsia="Times New Roman" w:hAnsi="Times New Roman" w:cs="Times New Roman"/>
        </w:rPr>
        <w:t xml:space="preserve"> </w:t>
      </w:r>
    </w:p>
    <w:p w14:paraId="5311CE85" w14:textId="77777777" w:rsidR="00865249" w:rsidRDefault="00AD7DA4">
      <w:pPr>
        <w:numPr>
          <w:ilvl w:val="0"/>
          <w:numId w:val="107"/>
        </w:numPr>
        <w:ind w:right="9" w:firstLine="480"/>
      </w:pPr>
      <w:r>
        <w:t>按规定制作相关账册并与基金管理人核对；</w:t>
      </w:r>
      <w:r>
        <w:rPr>
          <w:rFonts w:ascii="Times New Roman" w:eastAsia="Times New Roman" w:hAnsi="Times New Roman" w:cs="Times New Roman"/>
        </w:rPr>
        <w:t xml:space="preserve"> </w:t>
      </w:r>
    </w:p>
    <w:p w14:paraId="6D2C95D6" w14:textId="77777777" w:rsidR="00865249" w:rsidRDefault="00AD7DA4">
      <w:pPr>
        <w:numPr>
          <w:ilvl w:val="0"/>
          <w:numId w:val="107"/>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27D248E" w14:textId="77777777" w:rsidR="00865249" w:rsidRDefault="00AD7DA4">
      <w:pPr>
        <w:numPr>
          <w:ilvl w:val="0"/>
          <w:numId w:val="107"/>
        </w:numPr>
        <w:spacing w:after="2"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5F0587D" w14:textId="77777777" w:rsidR="00865249" w:rsidRDefault="00AD7DA4">
      <w:pPr>
        <w:numPr>
          <w:ilvl w:val="0"/>
          <w:numId w:val="107"/>
        </w:numPr>
        <w:ind w:right="9" w:firstLine="480"/>
      </w:pPr>
      <w:r>
        <w:t>按照法律法规和《基金合同》的规定监督基金管理人的投资运作；</w:t>
      </w:r>
      <w:r>
        <w:rPr>
          <w:rFonts w:ascii="Times New Roman" w:eastAsia="Times New Roman" w:hAnsi="Times New Roman" w:cs="Times New Roman"/>
        </w:rPr>
        <w:t xml:space="preserve"> </w:t>
      </w:r>
    </w:p>
    <w:p w14:paraId="207FABBF" w14:textId="77777777" w:rsidR="00865249" w:rsidRDefault="00AD7DA4">
      <w:pPr>
        <w:numPr>
          <w:ilvl w:val="0"/>
          <w:numId w:val="107"/>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5CEC8D6F" w14:textId="77777777" w:rsidR="00865249" w:rsidRDefault="00AD7DA4">
      <w:pPr>
        <w:numPr>
          <w:ilvl w:val="0"/>
          <w:numId w:val="107"/>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9FACD5D" w14:textId="77777777" w:rsidR="00865249" w:rsidRDefault="00AD7DA4">
      <w:pPr>
        <w:numPr>
          <w:ilvl w:val="0"/>
          <w:numId w:val="107"/>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5A55429" w14:textId="77777777" w:rsidR="00865249" w:rsidRDefault="00AD7DA4">
      <w:pPr>
        <w:numPr>
          <w:ilvl w:val="0"/>
          <w:numId w:val="107"/>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29A679C" w14:textId="77777777" w:rsidR="00865249" w:rsidRDefault="00AD7DA4">
      <w:pPr>
        <w:numPr>
          <w:ilvl w:val="0"/>
          <w:numId w:val="107"/>
        </w:numPr>
        <w:ind w:right="9" w:firstLine="480"/>
      </w:pPr>
      <w:r>
        <w:t>执行生效的基金份额持有人大会的决议；</w:t>
      </w:r>
      <w:r>
        <w:rPr>
          <w:rFonts w:ascii="Times New Roman" w:eastAsia="Times New Roman" w:hAnsi="Times New Roman" w:cs="Times New Roman"/>
        </w:rPr>
        <w:t xml:space="preserve"> </w:t>
      </w:r>
    </w:p>
    <w:p w14:paraId="0885A6CA" w14:textId="77777777" w:rsidR="00865249" w:rsidRDefault="00AD7DA4">
      <w:pPr>
        <w:numPr>
          <w:ilvl w:val="0"/>
          <w:numId w:val="107"/>
        </w:numPr>
        <w:ind w:right="9" w:firstLine="480"/>
      </w:pPr>
      <w:r>
        <w:t>法律法规及中国证监会规定的和《基金合同》约定的其他义务。</w:t>
      </w:r>
      <w:r>
        <w:rPr>
          <w:rFonts w:ascii="Times New Roman" w:eastAsia="Times New Roman" w:hAnsi="Times New Roman" w:cs="Times New Roman"/>
        </w:rPr>
        <w:t xml:space="preserve"> </w:t>
      </w:r>
    </w:p>
    <w:p w14:paraId="0A5C4211" w14:textId="77777777" w:rsidR="00865249" w:rsidRDefault="00AD7DA4">
      <w:pPr>
        <w:ind w:right="9"/>
      </w:pPr>
      <w:r>
        <w:t>（三）基金份额持有人</w:t>
      </w:r>
      <w:r>
        <w:rPr>
          <w:rFonts w:ascii="Times New Roman" w:eastAsia="Times New Roman" w:hAnsi="Times New Roman" w:cs="Times New Roman"/>
        </w:rPr>
        <w:t xml:space="preserve"> </w:t>
      </w:r>
    </w:p>
    <w:p w14:paraId="105F3FE0" w14:textId="77777777" w:rsidR="00865249" w:rsidRDefault="00AD7DA4">
      <w:pPr>
        <w:spacing w:after="21" w:line="363" w:lineRule="auto"/>
        <w:ind w:right="9"/>
      </w:pPr>
      <w:r>
        <w:t>基金投资者持有本基金基金份额的行为即视为对《基金合同》的承认和接受，基金投资者自依据《基金合同》取得的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3122229B" w14:textId="77777777" w:rsidR="00865249" w:rsidRDefault="00AD7DA4">
      <w:pPr>
        <w:ind w:right="9"/>
      </w:pPr>
      <w:r>
        <w:t>同一类别每份基金份额具有同等的合法权益。</w:t>
      </w:r>
      <w:r>
        <w:rPr>
          <w:rFonts w:ascii="Times New Roman" w:eastAsia="Times New Roman" w:hAnsi="Times New Roman" w:cs="Times New Roman"/>
        </w:rPr>
        <w:t xml:space="preserve"> </w:t>
      </w:r>
    </w:p>
    <w:p w14:paraId="059670ED" w14:textId="77777777" w:rsidR="00865249" w:rsidRDefault="00AD7DA4">
      <w:pPr>
        <w:spacing w:after="1" w:line="379" w:lineRule="auto"/>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776D4B0" w14:textId="77777777" w:rsidR="00865249" w:rsidRDefault="00AD7DA4">
      <w:pPr>
        <w:numPr>
          <w:ilvl w:val="0"/>
          <w:numId w:val="108"/>
        </w:numPr>
        <w:ind w:right="9" w:firstLine="480"/>
      </w:pPr>
      <w:r>
        <w:t>分享基金财产收益；</w:t>
      </w:r>
      <w:r>
        <w:rPr>
          <w:rFonts w:ascii="Times New Roman" w:eastAsia="Times New Roman" w:hAnsi="Times New Roman" w:cs="Times New Roman"/>
        </w:rPr>
        <w:t xml:space="preserve"> </w:t>
      </w:r>
    </w:p>
    <w:p w14:paraId="24CA64AB" w14:textId="77777777" w:rsidR="00865249" w:rsidRDefault="00AD7DA4">
      <w:pPr>
        <w:numPr>
          <w:ilvl w:val="0"/>
          <w:numId w:val="108"/>
        </w:numPr>
        <w:ind w:right="9" w:firstLine="480"/>
      </w:pPr>
      <w:r>
        <w:t>参与分配清算后的剩余基金财产；</w:t>
      </w:r>
      <w:r>
        <w:rPr>
          <w:rFonts w:ascii="Times New Roman" w:eastAsia="Times New Roman" w:hAnsi="Times New Roman" w:cs="Times New Roman"/>
        </w:rPr>
        <w:t xml:space="preserve"> </w:t>
      </w:r>
    </w:p>
    <w:p w14:paraId="0384AA00" w14:textId="77777777" w:rsidR="00865249" w:rsidRDefault="00AD7DA4">
      <w:pPr>
        <w:numPr>
          <w:ilvl w:val="0"/>
          <w:numId w:val="108"/>
        </w:numPr>
        <w:ind w:right="9" w:firstLine="480"/>
      </w:pPr>
      <w:r>
        <w:t>依法申请赎回其持有的基金份额；</w:t>
      </w:r>
      <w:r>
        <w:rPr>
          <w:rFonts w:ascii="Times New Roman" w:eastAsia="Times New Roman" w:hAnsi="Times New Roman" w:cs="Times New Roman"/>
        </w:rPr>
        <w:t xml:space="preserve"> </w:t>
      </w:r>
    </w:p>
    <w:p w14:paraId="137A661E" w14:textId="77777777" w:rsidR="00865249" w:rsidRDefault="00AD7DA4">
      <w:pPr>
        <w:numPr>
          <w:ilvl w:val="0"/>
          <w:numId w:val="108"/>
        </w:numPr>
        <w:ind w:right="9" w:firstLine="480"/>
      </w:pPr>
      <w:r>
        <w:t>按照规定要求召开基金份额持有人大会；</w:t>
      </w:r>
      <w:r>
        <w:rPr>
          <w:rFonts w:ascii="Times New Roman" w:eastAsia="Times New Roman" w:hAnsi="Times New Roman" w:cs="Times New Roman"/>
        </w:rPr>
        <w:t xml:space="preserve"> </w:t>
      </w:r>
    </w:p>
    <w:p w14:paraId="59AC5581" w14:textId="77777777" w:rsidR="00865249" w:rsidRDefault="00AD7DA4">
      <w:pPr>
        <w:numPr>
          <w:ilvl w:val="0"/>
          <w:numId w:val="108"/>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3591014" w14:textId="77777777" w:rsidR="00865249" w:rsidRDefault="00AD7DA4">
      <w:pPr>
        <w:numPr>
          <w:ilvl w:val="0"/>
          <w:numId w:val="108"/>
        </w:numPr>
        <w:ind w:right="9" w:firstLine="480"/>
      </w:pPr>
      <w:r>
        <w:t>查阅或者复制公开披露的基金信息资料；</w:t>
      </w:r>
      <w:r>
        <w:rPr>
          <w:rFonts w:ascii="Times New Roman" w:eastAsia="Times New Roman" w:hAnsi="Times New Roman" w:cs="Times New Roman"/>
        </w:rPr>
        <w:t xml:space="preserve"> </w:t>
      </w:r>
    </w:p>
    <w:p w14:paraId="4ACA9D6A" w14:textId="77777777" w:rsidR="00865249" w:rsidRDefault="00AD7DA4">
      <w:pPr>
        <w:numPr>
          <w:ilvl w:val="0"/>
          <w:numId w:val="108"/>
        </w:numPr>
        <w:ind w:right="9" w:firstLine="480"/>
      </w:pPr>
      <w:r>
        <w:t>监督基金管理人的投资运作；</w:t>
      </w:r>
      <w:r>
        <w:rPr>
          <w:rFonts w:ascii="Times New Roman" w:eastAsia="Times New Roman" w:hAnsi="Times New Roman" w:cs="Times New Roman"/>
        </w:rPr>
        <w:t xml:space="preserve"> </w:t>
      </w:r>
    </w:p>
    <w:p w14:paraId="5A05D6A7" w14:textId="77777777" w:rsidR="00865249" w:rsidRDefault="00AD7DA4">
      <w:pPr>
        <w:numPr>
          <w:ilvl w:val="0"/>
          <w:numId w:val="108"/>
        </w:numPr>
        <w:spacing w:after="1" w:line="379" w:lineRule="auto"/>
        <w:ind w:right="9" w:firstLine="480"/>
      </w:pPr>
      <w:r>
        <w:t>对基金管理人、基金托管人、基金服务机构损害其合法权益</w:t>
      </w:r>
      <w:r>
        <w:t>的行为依法提起诉讼或仲裁；</w:t>
      </w:r>
      <w:r>
        <w:rPr>
          <w:rFonts w:ascii="Times New Roman" w:eastAsia="Times New Roman" w:hAnsi="Times New Roman" w:cs="Times New Roman"/>
        </w:rPr>
        <w:t xml:space="preserve"> </w:t>
      </w:r>
    </w:p>
    <w:p w14:paraId="2D08BB22" w14:textId="77777777" w:rsidR="00865249" w:rsidRDefault="00AD7DA4">
      <w:pPr>
        <w:numPr>
          <w:ilvl w:val="0"/>
          <w:numId w:val="108"/>
        </w:numPr>
        <w:ind w:right="9" w:firstLine="480"/>
      </w:pPr>
      <w:r>
        <w:t>法律法规及中国证监会规定的和《基金合同》约定的其他权利。</w:t>
      </w:r>
      <w:r>
        <w:rPr>
          <w:rFonts w:ascii="Times New Roman" w:eastAsia="Times New Roman" w:hAnsi="Times New Roman" w:cs="Times New Roman"/>
        </w:rPr>
        <w:t xml:space="preserve"> </w:t>
      </w:r>
    </w:p>
    <w:p w14:paraId="42FFC17F"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8AEFD2D" w14:textId="77777777" w:rsidR="00865249" w:rsidRDefault="00AD7DA4">
      <w:pPr>
        <w:numPr>
          <w:ilvl w:val="0"/>
          <w:numId w:val="109"/>
        </w:numPr>
        <w:ind w:right="9" w:firstLine="480"/>
      </w:pPr>
      <w:r>
        <w:t>认真阅读并遵守《基金合同》、《招募说明书》；</w:t>
      </w:r>
      <w:r>
        <w:rPr>
          <w:rFonts w:ascii="Times New Roman" w:eastAsia="Times New Roman" w:hAnsi="Times New Roman" w:cs="Times New Roman"/>
        </w:rPr>
        <w:t xml:space="preserve"> </w:t>
      </w:r>
    </w:p>
    <w:p w14:paraId="1C339199" w14:textId="77777777" w:rsidR="00865249" w:rsidRDefault="00AD7DA4">
      <w:pPr>
        <w:numPr>
          <w:ilvl w:val="0"/>
          <w:numId w:val="109"/>
        </w:numPr>
        <w:spacing w:after="1" w:line="379" w:lineRule="auto"/>
        <w:ind w:right="9"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16563CB" w14:textId="77777777" w:rsidR="00865249" w:rsidRDefault="00AD7DA4">
      <w:pPr>
        <w:numPr>
          <w:ilvl w:val="0"/>
          <w:numId w:val="109"/>
        </w:numPr>
        <w:ind w:right="9" w:firstLine="480"/>
      </w:pPr>
      <w:r>
        <w:t>关注基金信息披露，及时行使权利和履行义务；</w:t>
      </w:r>
      <w:r>
        <w:rPr>
          <w:rFonts w:ascii="Times New Roman" w:eastAsia="Times New Roman" w:hAnsi="Times New Roman" w:cs="Times New Roman"/>
        </w:rPr>
        <w:t xml:space="preserve"> </w:t>
      </w:r>
    </w:p>
    <w:p w14:paraId="29B2019E" w14:textId="77777777" w:rsidR="00865249" w:rsidRDefault="00AD7DA4">
      <w:pPr>
        <w:numPr>
          <w:ilvl w:val="0"/>
          <w:numId w:val="109"/>
        </w:numPr>
        <w:ind w:right="9" w:firstLine="480"/>
      </w:pPr>
      <w:r>
        <w:t>缴纳基金认购、申购款项及法律法规和《基金合同》所规定的费用；</w:t>
      </w:r>
      <w:r>
        <w:rPr>
          <w:rFonts w:ascii="Times New Roman" w:eastAsia="Times New Roman" w:hAnsi="Times New Roman" w:cs="Times New Roman"/>
        </w:rPr>
        <w:t xml:space="preserve"> </w:t>
      </w:r>
    </w:p>
    <w:p w14:paraId="2CF4DDF2" w14:textId="77777777" w:rsidR="00865249" w:rsidRDefault="00AD7DA4">
      <w:pPr>
        <w:numPr>
          <w:ilvl w:val="0"/>
          <w:numId w:val="109"/>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48F36032" w14:textId="77777777" w:rsidR="00865249" w:rsidRDefault="00AD7DA4">
      <w:pPr>
        <w:numPr>
          <w:ilvl w:val="0"/>
          <w:numId w:val="109"/>
        </w:numPr>
        <w:ind w:right="9" w:firstLine="480"/>
      </w:pPr>
      <w:r>
        <w:t>不从事任何有损基金及其他《基金合同》当事人合法权益的活动；</w:t>
      </w:r>
      <w:r>
        <w:rPr>
          <w:rFonts w:ascii="Times New Roman" w:eastAsia="Times New Roman" w:hAnsi="Times New Roman" w:cs="Times New Roman"/>
        </w:rPr>
        <w:t xml:space="preserve"> </w:t>
      </w:r>
    </w:p>
    <w:p w14:paraId="3BBE471A" w14:textId="77777777" w:rsidR="00865249" w:rsidRDefault="00AD7DA4">
      <w:pPr>
        <w:numPr>
          <w:ilvl w:val="0"/>
          <w:numId w:val="109"/>
        </w:numPr>
        <w:ind w:right="9" w:firstLine="480"/>
      </w:pPr>
      <w:r>
        <w:t>执行生效的基金份额持有人大会的决议；</w:t>
      </w:r>
      <w:r>
        <w:rPr>
          <w:rFonts w:ascii="Times New Roman" w:eastAsia="Times New Roman" w:hAnsi="Times New Roman" w:cs="Times New Roman"/>
        </w:rPr>
        <w:t xml:space="preserve"> </w:t>
      </w:r>
    </w:p>
    <w:p w14:paraId="0DBA8604" w14:textId="77777777" w:rsidR="00865249" w:rsidRDefault="00AD7DA4">
      <w:pPr>
        <w:numPr>
          <w:ilvl w:val="0"/>
          <w:numId w:val="109"/>
        </w:numPr>
        <w:ind w:right="9"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p>
    <w:p w14:paraId="47B40B90" w14:textId="77777777" w:rsidR="00865249" w:rsidRDefault="00AD7DA4">
      <w:pPr>
        <w:spacing w:after="138"/>
        <w:ind w:left="480" w:firstLine="0"/>
      </w:pPr>
      <w:r>
        <w:t xml:space="preserve"> </w:t>
      </w:r>
    </w:p>
    <w:p w14:paraId="612C716C" w14:textId="77777777" w:rsidR="00865249" w:rsidRDefault="00AD7DA4">
      <w:pPr>
        <w:ind w:right="9"/>
      </w:pPr>
      <w:r>
        <w:t>二、基金份额持有人大会召集、议事及表决的程序规则</w:t>
      </w:r>
      <w:r>
        <w:rPr>
          <w:rFonts w:ascii="Times New Roman" w:eastAsia="Times New Roman" w:hAnsi="Times New Roman" w:cs="Times New Roman"/>
        </w:rPr>
        <w:t xml:space="preserve"> </w:t>
      </w:r>
    </w:p>
    <w:p w14:paraId="01081B79" w14:textId="77777777" w:rsidR="00865249" w:rsidRDefault="00AD7DA4">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F129F44" w14:textId="77777777" w:rsidR="00865249" w:rsidRDefault="00AD7DA4">
      <w:pPr>
        <w:ind w:right="9"/>
      </w:pPr>
      <w:r>
        <w:t>本基金的基金份额持有人大会不设立日常机构。</w:t>
      </w:r>
      <w:r>
        <w:rPr>
          <w:rFonts w:ascii="Times New Roman" w:eastAsia="Times New Roman" w:hAnsi="Times New Roman" w:cs="Times New Roman"/>
        </w:rPr>
        <w:t xml:space="preserve"> </w:t>
      </w:r>
    </w:p>
    <w:p w14:paraId="7874B0EB" w14:textId="77777777" w:rsidR="00865249" w:rsidRDefault="00AD7DA4">
      <w:pPr>
        <w:ind w:right="9"/>
      </w:pPr>
      <w:r>
        <w:t>（一）召开事由</w:t>
      </w:r>
      <w:r>
        <w:rPr>
          <w:rFonts w:ascii="Times New Roman" w:eastAsia="Times New Roman" w:hAnsi="Times New Roman" w:cs="Times New Roman"/>
        </w:rPr>
        <w:t xml:space="preserve"> </w:t>
      </w:r>
    </w:p>
    <w:p w14:paraId="2FB41C13" w14:textId="77777777" w:rsidR="00865249" w:rsidRDefault="00AD7DA4">
      <w:pPr>
        <w:spacing w:after="49" w:line="380"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BA5C7F7" w14:textId="77777777" w:rsidR="00865249" w:rsidRDefault="00AD7DA4">
      <w:pPr>
        <w:numPr>
          <w:ilvl w:val="0"/>
          <w:numId w:val="110"/>
        </w:numPr>
        <w:spacing w:after="128"/>
        <w:ind w:right="1488" w:hanging="600"/>
      </w:pPr>
      <w:r>
        <w:t>终止《基金合同》；</w:t>
      </w:r>
      <w:r>
        <w:rPr>
          <w:rFonts w:ascii="Times New Roman" w:eastAsia="Times New Roman" w:hAnsi="Times New Roman" w:cs="Times New Roman"/>
        </w:rPr>
        <w:t xml:space="preserve"> </w:t>
      </w:r>
    </w:p>
    <w:p w14:paraId="11F51803" w14:textId="77777777" w:rsidR="00865249" w:rsidRDefault="00AD7DA4">
      <w:pPr>
        <w:numPr>
          <w:ilvl w:val="0"/>
          <w:numId w:val="110"/>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2A6F74C" w14:textId="77777777" w:rsidR="00865249" w:rsidRDefault="00AD7DA4">
      <w:pPr>
        <w:numPr>
          <w:ilvl w:val="0"/>
          <w:numId w:val="111"/>
        </w:numPr>
        <w:spacing w:after="120"/>
        <w:ind w:right="9" w:firstLine="480"/>
      </w:pPr>
      <w:r>
        <w:t>转换基金运作方式；</w:t>
      </w:r>
      <w:r>
        <w:rPr>
          <w:rFonts w:ascii="Times New Roman" w:eastAsia="Times New Roman" w:hAnsi="Times New Roman" w:cs="Times New Roman"/>
        </w:rPr>
        <w:t xml:space="preserve"> </w:t>
      </w:r>
    </w:p>
    <w:p w14:paraId="5A69C7AB" w14:textId="77777777" w:rsidR="00865249" w:rsidRDefault="00AD7DA4">
      <w:pPr>
        <w:numPr>
          <w:ilvl w:val="0"/>
          <w:numId w:val="111"/>
        </w:numPr>
        <w:spacing w:after="0" w:line="359" w:lineRule="auto"/>
        <w:ind w:right="9"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271DD9A5" w14:textId="77777777" w:rsidR="00865249" w:rsidRDefault="00AD7DA4">
      <w:pPr>
        <w:numPr>
          <w:ilvl w:val="0"/>
          <w:numId w:val="111"/>
        </w:numPr>
        <w:spacing w:after="128"/>
        <w:ind w:right="9" w:firstLine="480"/>
      </w:pPr>
      <w:r>
        <w:t>变更基金类别；</w:t>
      </w:r>
      <w:r>
        <w:rPr>
          <w:rFonts w:ascii="Times New Roman" w:eastAsia="Times New Roman" w:hAnsi="Times New Roman" w:cs="Times New Roman"/>
        </w:rPr>
        <w:t xml:space="preserve"> </w:t>
      </w:r>
    </w:p>
    <w:p w14:paraId="3F335659" w14:textId="77777777" w:rsidR="00865249" w:rsidRDefault="00AD7DA4">
      <w:pPr>
        <w:numPr>
          <w:ilvl w:val="0"/>
          <w:numId w:val="111"/>
        </w:numPr>
        <w:spacing w:after="122"/>
        <w:ind w:right="9" w:firstLine="480"/>
      </w:pPr>
      <w:r>
        <w:t>本基金与其他基金的合并；</w:t>
      </w:r>
      <w:r>
        <w:rPr>
          <w:rFonts w:ascii="Times New Roman" w:eastAsia="Times New Roman" w:hAnsi="Times New Roman" w:cs="Times New Roman"/>
        </w:rPr>
        <w:t xml:space="preserve"> </w:t>
      </w:r>
    </w:p>
    <w:p w14:paraId="2F847225" w14:textId="77777777" w:rsidR="00865249" w:rsidRDefault="00AD7DA4">
      <w:pPr>
        <w:numPr>
          <w:ilvl w:val="0"/>
          <w:numId w:val="111"/>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071BB8CE" w14:textId="77777777" w:rsidR="00865249" w:rsidRDefault="00AD7DA4">
      <w:pPr>
        <w:numPr>
          <w:ilvl w:val="0"/>
          <w:numId w:val="111"/>
        </w:numPr>
        <w:spacing w:after="131"/>
        <w:ind w:right="9" w:firstLine="480"/>
      </w:pPr>
      <w:r>
        <w:t>变更基金份额持有人大会程序；</w:t>
      </w:r>
      <w:r>
        <w:rPr>
          <w:rFonts w:ascii="Times New Roman" w:eastAsia="Times New Roman" w:hAnsi="Times New Roman" w:cs="Times New Roman"/>
        </w:rPr>
        <w:t xml:space="preserve"> </w:t>
      </w:r>
    </w:p>
    <w:p w14:paraId="4D8D75A0" w14:textId="77777777" w:rsidR="00865249" w:rsidRDefault="00AD7DA4">
      <w:pPr>
        <w:numPr>
          <w:ilvl w:val="0"/>
          <w:numId w:val="111"/>
        </w:numPr>
        <w:spacing w:after="125"/>
        <w:ind w:right="9" w:firstLine="480"/>
      </w:pPr>
      <w:r>
        <w:t>基金管理人或基金托管人要求召开基金份额持有人大会；</w:t>
      </w:r>
      <w:r>
        <w:rPr>
          <w:rFonts w:ascii="Times New Roman" w:eastAsia="Times New Roman" w:hAnsi="Times New Roman" w:cs="Times New Roman"/>
        </w:rPr>
        <w:t xml:space="preserve"> </w:t>
      </w:r>
    </w:p>
    <w:p w14:paraId="46E65D35" w14:textId="77777777" w:rsidR="00865249" w:rsidRDefault="00AD7DA4">
      <w:pPr>
        <w:numPr>
          <w:ilvl w:val="0"/>
          <w:numId w:val="111"/>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E928B2E" w14:textId="77777777" w:rsidR="00865249" w:rsidRDefault="00AD7DA4">
      <w:pPr>
        <w:numPr>
          <w:ilvl w:val="0"/>
          <w:numId w:val="111"/>
        </w:numPr>
        <w:spacing w:after="121"/>
        <w:ind w:right="9" w:firstLine="480"/>
      </w:pPr>
      <w:r>
        <w:t>对基金合同当事人权利和义务产生重大影响的其他事项；</w:t>
      </w:r>
      <w:r>
        <w:rPr>
          <w:rFonts w:ascii="Times New Roman" w:eastAsia="Times New Roman" w:hAnsi="Times New Roman" w:cs="Times New Roman"/>
        </w:rPr>
        <w:t xml:space="preserve"> </w:t>
      </w:r>
    </w:p>
    <w:p w14:paraId="26F21DC8" w14:textId="77777777" w:rsidR="00865249" w:rsidRDefault="00AD7DA4">
      <w:pPr>
        <w:numPr>
          <w:ilvl w:val="0"/>
          <w:numId w:val="111"/>
        </w:numPr>
        <w:spacing w:after="129"/>
        <w:ind w:right="9" w:firstLine="480"/>
      </w:pPr>
      <w:r>
        <w:t>法律法规、《基金合同》或中国证监会规定的其他应当召开基金份额</w:t>
      </w:r>
    </w:p>
    <w:p w14:paraId="316D52BB" w14:textId="77777777" w:rsidR="00865249" w:rsidRDefault="00AD7DA4">
      <w:pPr>
        <w:spacing w:after="72"/>
        <w:ind w:left="-5" w:right="9"/>
      </w:pPr>
      <w:r>
        <w:t>持有人大会的事项。</w:t>
      </w:r>
      <w:r>
        <w:rPr>
          <w:rFonts w:ascii="Times New Roman" w:eastAsia="Times New Roman" w:hAnsi="Times New Roman" w:cs="Times New Roman"/>
        </w:rPr>
        <w:t xml:space="preserve"> </w:t>
      </w:r>
    </w:p>
    <w:p w14:paraId="4A0B97F0" w14:textId="77777777" w:rsidR="00865249" w:rsidRDefault="00AD7DA4">
      <w:pPr>
        <w:ind w:right="9"/>
      </w:pPr>
      <w:r>
        <w:rPr>
          <w:rFonts w:ascii="Times New Roman" w:eastAsia="Times New Roman" w:hAnsi="Times New Roman" w:cs="Times New Roman"/>
        </w:rPr>
        <w:t>2</w:t>
      </w:r>
      <w:r>
        <w:t>、</w:t>
      </w:r>
      <w:r>
        <w:t>在不违反有关法律法规和《基金合同》约定，并对基金份额持有人利益</w:t>
      </w:r>
    </w:p>
    <w:p w14:paraId="39D0C162" w14:textId="77777777" w:rsidR="00865249" w:rsidRDefault="00AD7DA4">
      <w:pPr>
        <w:spacing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897955C" w14:textId="77777777" w:rsidR="00865249" w:rsidRDefault="00AD7DA4">
      <w:pPr>
        <w:numPr>
          <w:ilvl w:val="0"/>
          <w:numId w:val="112"/>
        </w:numPr>
        <w:ind w:right="9" w:firstLine="480"/>
      </w:pPr>
      <w:r>
        <w:t>法律法规要求增加的基金费用的收取；</w:t>
      </w:r>
      <w:r>
        <w:rPr>
          <w:rFonts w:ascii="Times New Roman" w:eastAsia="Times New Roman" w:hAnsi="Times New Roman" w:cs="Times New Roman"/>
        </w:rPr>
        <w:t xml:space="preserve"> </w:t>
      </w:r>
    </w:p>
    <w:p w14:paraId="0A49AC36" w14:textId="77777777" w:rsidR="00865249" w:rsidRDefault="00AD7DA4">
      <w:pPr>
        <w:numPr>
          <w:ilvl w:val="0"/>
          <w:numId w:val="112"/>
        </w:numPr>
        <w:ind w:right="9" w:firstLine="480"/>
      </w:pPr>
      <w:r>
        <w:t>在法律法规和《基金合同》规定的范围内调整本基金的申购费率、调</w:t>
      </w:r>
    </w:p>
    <w:p w14:paraId="47605986" w14:textId="77777777" w:rsidR="00865249" w:rsidRDefault="00AD7DA4">
      <w:pPr>
        <w:ind w:left="-5" w:right="9"/>
      </w:pPr>
      <w:r>
        <w:t>低赎回费率或变更收费方式，调低基金的销售服务费率或调整基金份额类别设置；</w:t>
      </w:r>
      <w:r>
        <w:rPr>
          <w:rFonts w:ascii="Times New Roman" w:eastAsia="Times New Roman" w:hAnsi="Times New Roman" w:cs="Times New Roman"/>
        </w:rPr>
        <w:t xml:space="preserve"> </w:t>
      </w:r>
    </w:p>
    <w:p w14:paraId="56575593" w14:textId="77777777" w:rsidR="00865249" w:rsidRDefault="00AD7DA4">
      <w:pPr>
        <w:numPr>
          <w:ilvl w:val="0"/>
          <w:numId w:val="112"/>
        </w:numPr>
        <w:ind w:right="9" w:firstLine="480"/>
      </w:pPr>
      <w:r>
        <w:t>因相应的法律法规发生变动而应当对《基金合同》进行修改；</w:t>
      </w:r>
      <w:r>
        <w:rPr>
          <w:rFonts w:ascii="Times New Roman" w:eastAsia="Times New Roman" w:hAnsi="Times New Roman" w:cs="Times New Roman"/>
        </w:rPr>
        <w:t xml:space="preserve"> </w:t>
      </w:r>
    </w:p>
    <w:p w14:paraId="6F7AD7D1" w14:textId="77777777" w:rsidR="00865249" w:rsidRDefault="00AD7DA4">
      <w:pPr>
        <w:numPr>
          <w:ilvl w:val="0"/>
          <w:numId w:val="112"/>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6B670F3" w14:textId="77777777" w:rsidR="00865249" w:rsidRDefault="00AD7DA4">
      <w:pPr>
        <w:numPr>
          <w:ilvl w:val="0"/>
          <w:numId w:val="112"/>
        </w:numPr>
        <w:ind w:right="9" w:firstLine="480"/>
      </w:pPr>
      <w:r>
        <w:t>《基金合同》明确约定无需召开基金份额持有人大会的情况；</w:t>
      </w:r>
      <w:r>
        <w:rPr>
          <w:rFonts w:ascii="Times New Roman" w:eastAsia="Times New Roman" w:hAnsi="Times New Roman" w:cs="Times New Roman"/>
        </w:rPr>
        <w:t xml:space="preserve"> </w:t>
      </w:r>
    </w:p>
    <w:p w14:paraId="3017F637" w14:textId="77777777" w:rsidR="00865249" w:rsidRDefault="00AD7DA4">
      <w:pPr>
        <w:numPr>
          <w:ilvl w:val="0"/>
          <w:numId w:val="112"/>
        </w:numPr>
        <w:spacing w:after="13" w:line="370"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24D70F4" w14:textId="77777777" w:rsidR="00865249" w:rsidRDefault="00AD7DA4">
      <w:pPr>
        <w:numPr>
          <w:ilvl w:val="0"/>
          <w:numId w:val="112"/>
        </w:numPr>
        <w:ind w:right="9" w:firstLine="480"/>
      </w:pPr>
      <w:r>
        <w:t>基金推出新业务或服务；</w:t>
      </w:r>
      <w:r>
        <w:rPr>
          <w:rFonts w:ascii="Times New Roman" w:eastAsia="Times New Roman" w:hAnsi="Times New Roman" w:cs="Times New Roman"/>
        </w:rPr>
        <w:t xml:space="preserve"> </w:t>
      </w:r>
    </w:p>
    <w:p w14:paraId="0FF2F35F" w14:textId="77777777" w:rsidR="00865249" w:rsidRDefault="00AD7DA4">
      <w:pPr>
        <w:numPr>
          <w:ilvl w:val="0"/>
          <w:numId w:val="112"/>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766F35DC" w14:textId="77777777" w:rsidR="00865249" w:rsidRDefault="00AD7DA4">
      <w:pPr>
        <w:ind w:right="9"/>
      </w:pPr>
      <w:r>
        <w:t>（二）会议召集人及召集方式</w:t>
      </w:r>
      <w:r>
        <w:rPr>
          <w:rFonts w:ascii="Times New Roman" w:eastAsia="Times New Roman" w:hAnsi="Times New Roman" w:cs="Times New Roman"/>
        </w:rPr>
        <w:t xml:space="preserve"> </w:t>
      </w:r>
    </w:p>
    <w:p w14:paraId="23723B86" w14:textId="77777777" w:rsidR="00865249" w:rsidRDefault="00AD7DA4">
      <w:pPr>
        <w:numPr>
          <w:ilvl w:val="0"/>
          <w:numId w:val="113"/>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0624E3B" w14:textId="77777777" w:rsidR="00865249" w:rsidRDefault="00AD7DA4">
      <w:pPr>
        <w:numPr>
          <w:ilvl w:val="0"/>
          <w:numId w:val="113"/>
        </w:numPr>
        <w:ind w:right="119" w:firstLine="470"/>
      </w:pPr>
      <w:r>
        <w:t>基金管理人未按规定召集或不能召集时，由基金托管人召集。</w:t>
      </w:r>
      <w:r>
        <w:rPr>
          <w:rFonts w:ascii="Times New Roman" w:eastAsia="Times New Roman" w:hAnsi="Times New Roman" w:cs="Times New Roman"/>
        </w:rPr>
        <w:t xml:space="preserve"> </w:t>
      </w:r>
    </w:p>
    <w:p w14:paraId="06602360" w14:textId="77777777" w:rsidR="00865249" w:rsidRDefault="00AD7DA4">
      <w:pPr>
        <w:numPr>
          <w:ilvl w:val="0"/>
          <w:numId w:val="113"/>
        </w:numPr>
        <w:spacing w:after="6" w:line="370"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139C9C1" w14:textId="77777777" w:rsidR="00865249" w:rsidRDefault="00AD7DA4">
      <w:pPr>
        <w:numPr>
          <w:ilvl w:val="0"/>
          <w:numId w:val="113"/>
        </w:numPr>
        <w:spacing w:after="6"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10FDCD94" w14:textId="77777777" w:rsidR="00865249" w:rsidRDefault="00AD7DA4">
      <w:pPr>
        <w:spacing w:after="9" w:line="377" w:lineRule="auto"/>
        <w:ind w:left="-5" w:right="9"/>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w:t>
      </w:r>
      <w:r>
        <w:t>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3C45FC9" w14:textId="77777777" w:rsidR="00865249" w:rsidRDefault="00AD7DA4">
      <w:pPr>
        <w:numPr>
          <w:ilvl w:val="0"/>
          <w:numId w:val="119"/>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F9B84A0" w14:textId="77777777" w:rsidR="00865249" w:rsidRDefault="00AD7DA4">
      <w:pPr>
        <w:numPr>
          <w:ilvl w:val="0"/>
          <w:numId w:val="119"/>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C3BC977" w14:textId="77777777" w:rsidR="00865249" w:rsidRDefault="00AD7DA4">
      <w:pPr>
        <w:numPr>
          <w:ilvl w:val="0"/>
          <w:numId w:val="114"/>
        </w:numPr>
        <w:ind w:right="9" w:firstLine="480"/>
      </w:pPr>
      <w:r>
        <w:t>召开基金份额持有人大会的通知时</w:t>
      </w:r>
      <w:r>
        <w:t>间、通知内容、通知方式</w:t>
      </w:r>
      <w:r>
        <w:rPr>
          <w:rFonts w:ascii="Times New Roman" w:eastAsia="Times New Roman" w:hAnsi="Times New Roman" w:cs="Times New Roman"/>
        </w:rPr>
        <w:t xml:space="preserve"> </w:t>
      </w:r>
    </w:p>
    <w:p w14:paraId="3CAC9DD1" w14:textId="77777777" w:rsidR="00865249" w:rsidRDefault="00AD7DA4">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52F2E9F" w14:textId="77777777" w:rsidR="00865249" w:rsidRDefault="00AD7DA4">
      <w:pPr>
        <w:numPr>
          <w:ilvl w:val="0"/>
          <w:numId w:val="115"/>
        </w:numPr>
        <w:ind w:right="9" w:firstLine="480"/>
      </w:pPr>
      <w:r>
        <w:t>会议召开的时间、地点和会议形式；</w:t>
      </w:r>
      <w:r>
        <w:rPr>
          <w:rFonts w:ascii="Times New Roman" w:eastAsia="Times New Roman" w:hAnsi="Times New Roman" w:cs="Times New Roman"/>
        </w:rPr>
        <w:t xml:space="preserve"> </w:t>
      </w:r>
    </w:p>
    <w:p w14:paraId="3E1C5F7B" w14:textId="77777777" w:rsidR="00865249" w:rsidRDefault="00AD7DA4">
      <w:pPr>
        <w:numPr>
          <w:ilvl w:val="0"/>
          <w:numId w:val="115"/>
        </w:numPr>
        <w:ind w:right="9" w:firstLine="480"/>
      </w:pPr>
      <w:r>
        <w:t>会议拟审议的事项、议事程序和表决方式；</w:t>
      </w:r>
      <w:r>
        <w:rPr>
          <w:rFonts w:ascii="Times New Roman" w:eastAsia="Times New Roman" w:hAnsi="Times New Roman" w:cs="Times New Roman"/>
        </w:rPr>
        <w:t xml:space="preserve"> </w:t>
      </w:r>
    </w:p>
    <w:p w14:paraId="6187C3BA" w14:textId="77777777" w:rsidR="00865249" w:rsidRDefault="00AD7DA4">
      <w:pPr>
        <w:numPr>
          <w:ilvl w:val="0"/>
          <w:numId w:val="115"/>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306CB2CD" w14:textId="77777777" w:rsidR="00865249" w:rsidRDefault="00AD7DA4">
      <w:pPr>
        <w:numPr>
          <w:ilvl w:val="0"/>
          <w:numId w:val="115"/>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144274" w14:textId="77777777" w:rsidR="00865249" w:rsidRDefault="00AD7DA4">
      <w:pPr>
        <w:numPr>
          <w:ilvl w:val="0"/>
          <w:numId w:val="115"/>
        </w:numPr>
        <w:ind w:right="9" w:firstLine="480"/>
      </w:pPr>
      <w:r>
        <w:t>会务常设联系人姓名及联系电话；</w:t>
      </w:r>
      <w:r>
        <w:rPr>
          <w:rFonts w:ascii="Times New Roman" w:eastAsia="Times New Roman" w:hAnsi="Times New Roman" w:cs="Times New Roman"/>
        </w:rPr>
        <w:t xml:space="preserve"> </w:t>
      </w:r>
    </w:p>
    <w:p w14:paraId="05465022" w14:textId="77777777" w:rsidR="00865249" w:rsidRDefault="00AD7DA4">
      <w:pPr>
        <w:numPr>
          <w:ilvl w:val="0"/>
          <w:numId w:val="115"/>
        </w:numPr>
        <w:ind w:right="9" w:firstLine="480"/>
      </w:pPr>
      <w:r>
        <w:t>出席会议者必须准备的文件和必须履行的手续；</w:t>
      </w:r>
      <w:r>
        <w:rPr>
          <w:rFonts w:ascii="Times New Roman" w:eastAsia="Times New Roman" w:hAnsi="Times New Roman" w:cs="Times New Roman"/>
        </w:rPr>
        <w:t xml:space="preserve"> </w:t>
      </w:r>
    </w:p>
    <w:p w14:paraId="757CE2B8" w14:textId="77777777" w:rsidR="00865249" w:rsidRDefault="00AD7DA4">
      <w:pPr>
        <w:numPr>
          <w:ilvl w:val="0"/>
          <w:numId w:val="115"/>
        </w:numPr>
        <w:ind w:right="9" w:firstLine="480"/>
      </w:pPr>
      <w:r>
        <w:t>召集人需要通知的其他事项。</w:t>
      </w:r>
      <w:r>
        <w:rPr>
          <w:rFonts w:ascii="Times New Roman" w:eastAsia="Times New Roman" w:hAnsi="Times New Roman" w:cs="Times New Roman"/>
        </w:rPr>
        <w:t xml:space="preserve"> </w:t>
      </w:r>
    </w:p>
    <w:p w14:paraId="531299CA" w14:textId="77777777" w:rsidR="00865249" w:rsidRDefault="00AD7DA4">
      <w:pPr>
        <w:numPr>
          <w:ilvl w:val="0"/>
          <w:numId w:val="124"/>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BA2B86C" w14:textId="77777777" w:rsidR="00865249" w:rsidRDefault="00AD7DA4">
      <w:pPr>
        <w:numPr>
          <w:ilvl w:val="0"/>
          <w:numId w:val="124"/>
        </w:numPr>
        <w:spacing w:line="363"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w:t>
      </w:r>
      <w:r>
        <w:t>不派代表对书面表决意见的计票进行监督的，不影响表决意见的计票效力。</w:t>
      </w:r>
      <w:r>
        <w:rPr>
          <w:rFonts w:ascii="Times New Roman" w:eastAsia="Times New Roman" w:hAnsi="Times New Roman" w:cs="Times New Roman"/>
        </w:rPr>
        <w:t xml:space="preserve"> </w:t>
      </w:r>
    </w:p>
    <w:p w14:paraId="7C89B922" w14:textId="77777777" w:rsidR="00865249" w:rsidRDefault="00AD7DA4">
      <w:pPr>
        <w:numPr>
          <w:ilvl w:val="0"/>
          <w:numId w:val="114"/>
        </w:numPr>
        <w:ind w:right="9" w:firstLine="480"/>
      </w:pPr>
      <w:r>
        <w:t>基金份额持有人出席会议的方式</w:t>
      </w:r>
      <w:r>
        <w:rPr>
          <w:rFonts w:ascii="Times New Roman" w:eastAsia="Times New Roman" w:hAnsi="Times New Roman" w:cs="Times New Roman"/>
        </w:rPr>
        <w:t xml:space="preserve"> </w:t>
      </w:r>
    </w:p>
    <w:p w14:paraId="4A904C81" w14:textId="77777777" w:rsidR="00865249" w:rsidRDefault="00AD7DA4">
      <w:pPr>
        <w:spacing w:after="11" w:line="365" w:lineRule="auto"/>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CD3D425" w14:textId="77777777" w:rsidR="00865249" w:rsidRDefault="00AD7DA4">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57E5CC5" w14:textId="77777777" w:rsidR="00865249" w:rsidRDefault="00AD7DA4">
      <w:pPr>
        <w:numPr>
          <w:ilvl w:val="0"/>
          <w:numId w:val="116"/>
        </w:numPr>
        <w:spacing w:after="6"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BB9B66D" w14:textId="77777777" w:rsidR="00865249" w:rsidRDefault="00AD7DA4">
      <w:pPr>
        <w:numPr>
          <w:ilvl w:val="0"/>
          <w:numId w:val="116"/>
        </w:numPr>
        <w:spacing w:after="0" w:line="382"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7E984AA9" w14:textId="77777777" w:rsidR="00865249" w:rsidRDefault="00AD7DA4">
      <w:pPr>
        <w:spacing w:after="10" w:line="366" w:lineRule="auto"/>
        <w:ind w:left="-15" w:right="9" w:firstLine="48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33753825" w14:textId="77777777" w:rsidR="00865249" w:rsidRDefault="00AD7DA4">
      <w:pPr>
        <w:spacing w:after="6"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2F7BBEF" w14:textId="77777777" w:rsidR="00865249" w:rsidRDefault="00AD7DA4">
      <w:pPr>
        <w:ind w:right="9"/>
      </w:pPr>
      <w:r>
        <w:t>在同时符合以下条件时，通讯开会的方式视为有效：</w:t>
      </w:r>
      <w:r>
        <w:rPr>
          <w:rFonts w:ascii="Times New Roman" w:eastAsia="Times New Roman" w:hAnsi="Times New Roman" w:cs="Times New Roman"/>
        </w:rPr>
        <w:t xml:space="preserve"> </w:t>
      </w:r>
    </w:p>
    <w:p w14:paraId="64F18727" w14:textId="77777777" w:rsidR="00865249" w:rsidRDefault="00AD7DA4">
      <w:pPr>
        <w:numPr>
          <w:ilvl w:val="0"/>
          <w:numId w:val="117"/>
        </w:numPr>
        <w:spacing w:after="0" w:line="384" w:lineRule="auto"/>
        <w:ind w:right="9" w:firstLine="480"/>
      </w:pPr>
      <w:r>
        <w:t>会议召集人按《</w:t>
      </w:r>
      <w:r>
        <w:t>基金合同》约定公布会议通知后，在</w:t>
      </w:r>
      <w:r>
        <w:rPr>
          <w:rFonts w:ascii="Times New Roman" w:eastAsia="Times New Roman" w:hAnsi="Times New Roman" w:cs="Times New Roman"/>
        </w:rPr>
        <w:t xml:space="preserve"> 2 </w:t>
      </w:r>
      <w:r>
        <w:t>个工作日内连续公布相关提示性公告；</w:t>
      </w:r>
      <w:r>
        <w:rPr>
          <w:rFonts w:ascii="Times New Roman" w:eastAsia="Times New Roman" w:hAnsi="Times New Roman" w:cs="Times New Roman"/>
        </w:rPr>
        <w:t xml:space="preserve"> </w:t>
      </w:r>
    </w:p>
    <w:p w14:paraId="20DAE060" w14:textId="77777777" w:rsidR="00865249" w:rsidRDefault="00AD7DA4">
      <w:pPr>
        <w:numPr>
          <w:ilvl w:val="0"/>
          <w:numId w:val="117"/>
        </w:numPr>
        <w:spacing w:line="364"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7DE8A5C" w14:textId="77777777" w:rsidR="00865249" w:rsidRDefault="00AD7DA4">
      <w:pPr>
        <w:numPr>
          <w:ilvl w:val="0"/>
          <w:numId w:val="117"/>
        </w:numPr>
        <w:spacing w:after="0" w:line="382" w:lineRule="auto"/>
        <w:ind w:right="9" w:firstLine="480"/>
      </w:pPr>
      <w:r>
        <w:t>本人直接出具书面意见或授权他人代表出具书面意见的，基金份额持有人所持有的基金份额不小于在权益登记日基金总份额</w:t>
      </w:r>
      <w:r>
        <w:t>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7F6EA9D5" w14:textId="77777777" w:rsidR="00865249" w:rsidRDefault="00AD7DA4">
      <w:pPr>
        <w:spacing w:after="10" w:line="366" w:lineRule="auto"/>
        <w:ind w:left="-15" w:right="9" w:firstLine="54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53765C58" w14:textId="77777777" w:rsidR="00865249" w:rsidRDefault="00AD7DA4">
      <w:pPr>
        <w:numPr>
          <w:ilvl w:val="0"/>
          <w:numId w:val="117"/>
        </w:numPr>
        <w:spacing w:after="0" w:line="367"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7EC1817E" w14:textId="77777777" w:rsidR="00865249" w:rsidRDefault="00AD7DA4">
      <w:pPr>
        <w:ind w:left="-5" w:right="9"/>
      </w:pPr>
      <w:r>
        <w:t>合法律法规、《基金合同》和会议通知的规定，并与基金登记注册机构记录相符；</w:t>
      </w:r>
      <w:r>
        <w:rPr>
          <w:rFonts w:ascii="Times New Roman" w:eastAsia="Times New Roman" w:hAnsi="Times New Roman" w:cs="Times New Roman"/>
        </w:rPr>
        <w:t xml:space="preserve"> </w:t>
      </w:r>
    </w:p>
    <w:p w14:paraId="6091C3B2" w14:textId="77777777" w:rsidR="00865249" w:rsidRDefault="00AD7DA4">
      <w:pPr>
        <w:numPr>
          <w:ilvl w:val="0"/>
          <w:numId w:val="117"/>
        </w:numPr>
        <w:ind w:right="9" w:firstLine="480"/>
      </w:pPr>
      <w:r>
        <w:t>会议通知公布前报中国证监会备案。</w:t>
      </w:r>
      <w:r>
        <w:rPr>
          <w:rFonts w:ascii="Times New Roman" w:eastAsia="Times New Roman" w:hAnsi="Times New Roman" w:cs="Times New Roman"/>
        </w:rPr>
        <w:t xml:space="preserve"> </w:t>
      </w:r>
    </w:p>
    <w:p w14:paraId="530D667E" w14:textId="77777777" w:rsidR="00865249" w:rsidRDefault="00AD7DA4">
      <w:pPr>
        <w:numPr>
          <w:ilvl w:val="0"/>
          <w:numId w:val="118"/>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421E004" w14:textId="77777777" w:rsidR="00865249" w:rsidRDefault="00AD7DA4">
      <w:pPr>
        <w:numPr>
          <w:ilvl w:val="0"/>
          <w:numId w:val="118"/>
        </w:numPr>
        <w:spacing w:after="0" w:line="380" w:lineRule="auto"/>
        <w:ind w:right="9" w:firstLine="480"/>
      </w:pPr>
      <w:r>
        <w:t>基金份额持有</w:t>
      </w:r>
      <w:r>
        <w:t>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629BD709" w14:textId="77777777" w:rsidR="00865249" w:rsidRDefault="00AD7DA4">
      <w:pPr>
        <w:numPr>
          <w:ilvl w:val="0"/>
          <w:numId w:val="114"/>
        </w:numPr>
        <w:ind w:right="9" w:firstLine="480"/>
      </w:pPr>
      <w:r>
        <w:t>议事内容与程序</w:t>
      </w:r>
      <w:r>
        <w:rPr>
          <w:rFonts w:ascii="Times New Roman" w:eastAsia="Times New Roman" w:hAnsi="Times New Roman" w:cs="Times New Roman"/>
        </w:rPr>
        <w:t xml:space="preserve"> </w:t>
      </w:r>
    </w:p>
    <w:p w14:paraId="0F956F74" w14:textId="77777777" w:rsidR="00865249" w:rsidRDefault="00AD7DA4">
      <w:pPr>
        <w:numPr>
          <w:ilvl w:val="0"/>
          <w:numId w:val="120"/>
        </w:numPr>
        <w:ind w:right="9" w:hanging="360"/>
      </w:pPr>
      <w:r>
        <w:t>议事内容及提案权</w:t>
      </w:r>
      <w:r>
        <w:rPr>
          <w:rFonts w:ascii="Times New Roman" w:eastAsia="Times New Roman" w:hAnsi="Times New Roman" w:cs="Times New Roman"/>
        </w:rPr>
        <w:t xml:space="preserve"> </w:t>
      </w:r>
    </w:p>
    <w:p w14:paraId="72E1804A" w14:textId="77777777" w:rsidR="00865249" w:rsidRDefault="00AD7DA4">
      <w:pPr>
        <w:spacing w:after="15"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0039E34" w14:textId="77777777" w:rsidR="00865249" w:rsidRDefault="00AD7DA4">
      <w:pPr>
        <w:spacing w:after="17" w:line="366"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5D90C87" w14:textId="77777777" w:rsidR="00865249" w:rsidRDefault="00AD7DA4">
      <w:pPr>
        <w:ind w:right="9"/>
      </w:pPr>
      <w:r>
        <w:t>基金份额持有人大</w:t>
      </w:r>
      <w:r>
        <w:t>会不得对未事先公告的议事内容进行表决。</w:t>
      </w:r>
      <w:r>
        <w:rPr>
          <w:rFonts w:ascii="Times New Roman" w:eastAsia="Times New Roman" w:hAnsi="Times New Roman" w:cs="Times New Roman"/>
        </w:rPr>
        <w:t xml:space="preserve"> </w:t>
      </w:r>
    </w:p>
    <w:p w14:paraId="62C27680" w14:textId="77777777" w:rsidR="00865249" w:rsidRDefault="00AD7DA4">
      <w:pPr>
        <w:numPr>
          <w:ilvl w:val="0"/>
          <w:numId w:val="120"/>
        </w:numPr>
        <w:ind w:right="9" w:hanging="360"/>
      </w:pPr>
      <w:r>
        <w:t>议事程序</w:t>
      </w:r>
      <w:r>
        <w:rPr>
          <w:rFonts w:ascii="Times New Roman" w:eastAsia="Times New Roman" w:hAnsi="Times New Roman" w:cs="Times New Roman"/>
        </w:rPr>
        <w:t xml:space="preserve"> </w:t>
      </w:r>
    </w:p>
    <w:p w14:paraId="5948F613" w14:textId="77777777" w:rsidR="00865249" w:rsidRDefault="00AD7DA4">
      <w:pPr>
        <w:numPr>
          <w:ilvl w:val="0"/>
          <w:numId w:val="121"/>
        </w:numPr>
        <w:spacing w:after="131"/>
        <w:ind w:right="9" w:hanging="600"/>
      </w:pPr>
      <w:r>
        <w:t>现场开会在现场开会的方式下，首先由大会主持人按照下列第七条规定程序确定和公</w:t>
      </w:r>
    </w:p>
    <w:p w14:paraId="5F150E1E" w14:textId="77777777" w:rsidR="00865249" w:rsidRDefault="00AD7DA4">
      <w:pPr>
        <w:spacing w:after="12" w:line="364"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5CB7F39" w14:textId="77777777" w:rsidR="00865249" w:rsidRDefault="00AD7DA4">
      <w:pPr>
        <w:spacing w:after="24" w:line="363" w:lineRule="auto"/>
        <w:ind w:left="-15" w:right="9"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ADC7DE2" w14:textId="77777777" w:rsidR="00865249" w:rsidRDefault="00AD7DA4">
      <w:pPr>
        <w:numPr>
          <w:ilvl w:val="0"/>
          <w:numId w:val="121"/>
        </w:numPr>
        <w:ind w:right="9" w:hanging="600"/>
      </w:pPr>
      <w:r>
        <w:t>通讯开会</w:t>
      </w:r>
      <w:r>
        <w:rPr>
          <w:rFonts w:ascii="Times New Roman" w:eastAsia="Times New Roman" w:hAnsi="Times New Roman" w:cs="Times New Roman"/>
        </w:rPr>
        <w:t xml:space="preserve"> </w:t>
      </w:r>
    </w:p>
    <w:p w14:paraId="67D60836" w14:textId="77777777" w:rsidR="00865249" w:rsidRDefault="00AD7DA4">
      <w:pPr>
        <w:spacing w:after="6"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5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905F9E7" w14:textId="77777777" w:rsidR="00865249" w:rsidRDefault="00AD7DA4">
      <w:pPr>
        <w:numPr>
          <w:ilvl w:val="0"/>
          <w:numId w:val="114"/>
        </w:numPr>
        <w:ind w:right="9" w:firstLine="480"/>
      </w:pPr>
      <w:r>
        <w:t>表决</w:t>
      </w:r>
      <w:r>
        <w:rPr>
          <w:rFonts w:ascii="Times New Roman" w:eastAsia="Times New Roman" w:hAnsi="Times New Roman" w:cs="Times New Roman"/>
        </w:rPr>
        <w:t xml:space="preserve"> </w:t>
      </w:r>
    </w:p>
    <w:p w14:paraId="1550D72E" w14:textId="77777777" w:rsidR="00865249" w:rsidRDefault="00AD7DA4">
      <w:pPr>
        <w:ind w:right="9"/>
      </w:pPr>
      <w:r>
        <w:t>基金份额持有人所持每份基金份额有一票表决权。</w:t>
      </w:r>
      <w:r>
        <w:rPr>
          <w:rFonts w:ascii="Times New Roman" w:eastAsia="Times New Roman" w:hAnsi="Times New Roman" w:cs="Times New Roman"/>
        </w:rPr>
        <w:t xml:space="preserve"> </w:t>
      </w:r>
    </w:p>
    <w:p w14:paraId="595BC565" w14:textId="77777777" w:rsidR="00865249" w:rsidRDefault="00AD7DA4">
      <w:pPr>
        <w:ind w:right="9"/>
      </w:pPr>
      <w:r>
        <w:t>基金份额持有人大会决议分为一般决议和特别决议：</w:t>
      </w:r>
      <w:r>
        <w:rPr>
          <w:rFonts w:ascii="Times New Roman" w:eastAsia="Times New Roman" w:hAnsi="Times New Roman" w:cs="Times New Roman"/>
        </w:rPr>
        <w:t xml:space="preserve"> </w:t>
      </w:r>
    </w:p>
    <w:p w14:paraId="30B08AAF" w14:textId="77777777" w:rsidR="00865249" w:rsidRDefault="00AD7DA4">
      <w:pPr>
        <w:numPr>
          <w:ilvl w:val="0"/>
          <w:numId w:val="122"/>
        </w:numPr>
        <w:spacing w:after="0" w:line="380" w:lineRule="auto"/>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FC530FD" w14:textId="77777777" w:rsidR="00865249" w:rsidRDefault="00AD7DA4">
      <w:pPr>
        <w:numPr>
          <w:ilvl w:val="0"/>
          <w:numId w:val="122"/>
        </w:numPr>
        <w:spacing w:after="9" w:line="373" w:lineRule="auto"/>
        <w:ind w:right="9" w:firstLine="480"/>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AF55CCF" w14:textId="77777777" w:rsidR="00865249" w:rsidRDefault="00AD7DA4">
      <w:pPr>
        <w:ind w:right="9"/>
      </w:pPr>
      <w:r>
        <w:t>基金份额持有人大会采取记名方式进行投票表决。</w:t>
      </w:r>
      <w:r>
        <w:rPr>
          <w:rFonts w:ascii="Times New Roman" w:eastAsia="Times New Roman" w:hAnsi="Times New Roman" w:cs="Times New Roman"/>
        </w:rPr>
        <w:t xml:space="preserve"> </w:t>
      </w:r>
    </w:p>
    <w:p w14:paraId="41F657A0" w14:textId="77777777" w:rsidR="00865249" w:rsidRDefault="00AD7DA4">
      <w:pPr>
        <w:spacing w:after="9" w:line="360"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28C7A94" w14:textId="77777777" w:rsidR="00865249" w:rsidRDefault="00AD7DA4">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247575C" w14:textId="77777777" w:rsidR="00865249" w:rsidRDefault="00AD7DA4">
      <w:pPr>
        <w:numPr>
          <w:ilvl w:val="0"/>
          <w:numId w:val="114"/>
        </w:numPr>
        <w:ind w:right="9" w:firstLine="480"/>
      </w:pPr>
      <w:r>
        <w:t>计票</w:t>
      </w:r>
      <w:r>
        <w:rPr>
          <w:rFonts w:ascii="Times New Roman" w:eastAsia="Times New Roman" w:hAnsi="Times New Roman" w:cs="Times New Roman"/>
        </w:rPr>
        <w:t xml:space="preserve"> </w:t>
      </w:r>
    </w:p>
    <w:p w14:paraId="05EF24DD" w14:textId="77777777" w:rsidR="00865249" w:rsidRDefault="00AD7DA4">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265EDDB" w14:textId="77777777" w:rsidR="00865249" w:rsidRDefault="00AD7DA4">
      <w:pPr>
        <w:numPr>
          <w:ilvl w:val="0"/>
          <w:numId w:val="123"/>
        </w:numPr>
        <w:spacing w:after="14" w:line="363" w:lineRule="auto"/>
        <w:ind w:right="9"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B62C489" w14:textId="77777777" w:rsidR="00865249" w:rsidRDefault="00AD7DA4">
      <w:pPr>
        <w:numPr>
          <w:ilvl w:val="0"/>
          <w:numId w:val="123"/>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71AB274" w14:textId="77777777" w:rsidR="00865249" w:rsidRDefault="00AD7DA4">
      <w:pPr>
        <w:numPr>
          <w:ilvl w:val="0"/>
          <w:numId w:val="123"/>
        </w:numPr>
        <w:spacing w:after="6" w:line="370" w:lineRule="auto"/>
        <w:ind w:right="9"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63D018D" w14:textId="77777777" w:rsidR="00865249" w:rsidRDefault="00AD7DA4">
      <w:pPr>
        <w:numPr>
          <w:ilvl w:val="0"/>
          <w:numId w:val="123"/>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D717056" w14:textId="77777777" w:rsidR="00865249" w:rsidRDefault="00AD7DA4">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3EF8596" w14:textId="77777777" w:rsidR="00865249" w:rsidRDefault="00AD7DA4">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6E4862A" w14:textId="77777777" w:rsidR="00865249" w:rsidRDefault="00AD7DA4">
      <w:pPr>
        <w:numPr>
          <w:ilvl w:val="0"/>
          <w:numId w:val="114"/>
        </w:numPr>
        <w:ind w:right="9" w:firstLine="480"/>
      </w:pPr>
      <w:r>
        <w:t>生效与公告</w:t>
      </w:r>
      <w:r>
        <w:rPr>
          <w:rFonts w:ascii="Times New Roman" w:eastAsia="Times New Roman" w:hAnsi="Times New Roman" w:cs="Times New Roman"/>
        </w:rPr>
        <w:t xml:space="preserve"> </w:t>
      </w:r>
    </w:p>
    <w:p w14:paraId="57FBB559" w14:textId="77777777" w:rsidR="00865249" w:rsidRDefault="00AD7DA4">
      <w:pPr>
        <w:spacing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E690B18" w14:textId="77777777" w:rsidR="00865249" w:rsidRDefault="00AD7DA4">
      <w:pPr>
        <w:ind w:right="9"/>
      </w:pPr>
      <w:r>
        <w:t>基金份额持有人大会的决议自表决通过之日起生效。</w:t>
      </w:r>
      <w:r>
        <w:rPr>
          <w:rFonts w:ascii="Times New Roman" w:eastAsia="Times New Roman" w:hAnsi="Times New Roman" w:cs="Times New Roman"/>
        </w:rPr>
        <w:t xml:space="preserve"> </w:t>
      </w:r>
    </w:p>
    <w:p w14:paraId="4EDB89E9" w14:textId="77777777" w:rsidR="00865249" w:rsidRDefault="00AD7DA4">
      <w:pPr>
        <w:spacing w:after="131"/>
        <w:ind w:right="9"/>
      </w:pPr>
      <w:r>
        <w:t>基金份额持有人大会决议自生效之日起按照《信息披露办法》的规定在规定</w:t>
      </w:r>
    </w:p>
    <w:p w14:paraId="57468297" w14:textId="77777777" w:rsidR="00865249" w:rsidRDefault="00AD7DA4">
      <w:pPr>
        <w:spacing w:after="10" w:line="365" w:lineRule="auto"/>
        <w:ind w:left="-5" w:right="9"/>
      </w:pPr>
      <w:r>
        <w:t>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70CB79E" w14:textId="77777777" w:rsidR="00865249" w:rsidRDefault="00AD7DA4">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DECFD4B" w14:textId="77777777" w:rsidR="00865249" w:rsidRDefault="00AD7DA4">
      <w:pPr>
        <w:numPr>
          <w:ilvl w:val="0"/>
          <w:numId w:val="114"/>
        </w:numPr>
        <w:ind w:right="9" w:firstLine="480"/>
      </w:pPr>
      <w:r>
        <w:t>实施侧袋机制期间基金份额持有人大会的特殊约定</w:t>
      </w:r>
      <w:r>
        <w:rPr>
          <w:rFonts w:ascii="Times New Roman" w:eastAsia="Times New Roman" w:hAnsi="Times New Roman" w:cs="Times New Roman"/>
        </w:rPr>
        <w:t xml:space="preserve"> </w:t>
      </w:r>
    </w:p>
    <w:p w14:paraId="17BDF85F" w14:textId="77777777" w:rsidR="00865249" w:rsidRDefault="00AD7DA4">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DEE0AFB" w14:textId="77777777" w:rsidR="00865249" w:rsidRDefault="00AD7DA4">
      <w:pPr>
        <w:numPr>
          <w:ilvl w:val="0"/>
          <w:numId w:val="125"/>
        </w:numPr>
        <w:spacing w:after="0" w:line="388" w:lineRule="auto"/>
        <w:ind w:right="9"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284168" w14:textId="77777777" w:rsidR="00865249" w:rsidRDefault="00AD7DA4">
      <w:pPr>
        <w:numPr>
          <w:ilvl w:val="0"/>
          <w:numId w:val="125"/>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362274C" w14:textId="77777777" w:rsidR="00865249" w:rsidRDefault="00AD7DA4">
      <w:pPr>
        <w:numPr>
          <w:ilvl w:val="0"/>
          <w:numId w:val="125"/>
        </w:numPr>
        <w:spacing w:after="6" w:line="370"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78A5364" w14:textId="77777777" w:rsidR="00865249" w:rsidRDefault="00AD7DA4">
      <w:pPr>
        <w:numPr>
          <w:ilvl w:val="0"/>
          <w:numId w:val="125"/>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0AE19CA" w14:textId="77777777" w:rsidR="00865249" w:rsidRDefault="00AD7DA4">
      <w:pPr>
        <w:numPr>
          <w:ilvl w:val="0"/>
          <w:numId w:val="125"/>
        </w:numPr>
        <w:spacing w:after="6" w:line="370"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2203AE3" w14:textId="77777777" w:rsidR="00865249" w:rsidRDefault="00AD7DA4">
      <w:pPr>
        <w:numPr>
          <w:ilvl w:val="0"/>
          <w:numId w:val="125"/>
        </w:numPr>
        <w:spacing w:after="0" w:line="379" w:lineRule="auto"/>
        <w:ind w:right="9"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98014DE" w14:textId="77777777" w:rsidR="00865249" w:rsidRDefault="00AD7DA4">
      <w:pPr>
        <w:ind w:right="9"/>
      </w:pPr>
      <w:r>
        <w:t>同一主侧袋账户内的每份基金份额具有平等的表决权。</w:t>
      </w:r>
      <w:r>
        <w:rPr>
          <w:rFonts w:ascii="Times New Roman" w:eastAsia="Times New Roman" w:hAnsi="Times New Roman" w:cs="Times New Roman"/>
        </w:rPr>
        <w:t xml:space="preserve"> </w:t>
      </w:r>
    </w:p>
    <w:p w14:paraId="21AD72F9" w14:textId="77777777" w:rsidR="00865249" w:rsidRDefault="00AD7DA4">
      <w:pPr>
        <w:numPr>
          <w:ilvl w:val="0"/>
          <w:numId w:val="114"/>
        </w:numPr>
        <w:spacing w:after="12" w:line="360" w:lineRule="auto"/>
        <w:ind w:right="9"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p>
    <w:p w14:paraId="16208AA2" w14:textId="77777777" w:rsidR="00865249" w:rsidRDefault="00AD7DA4">
      <w:pPr>
        <w:spacing w:after="131"/>
        <w:ind w:left="480" w:firstLine="0"/>
      </w:pPr>
      <w:r>
        <w:t xml:space="preserve"> </w:t>
      </w:r>
    </w:p>
    <w:p w14:paraId="797329F6" w14:textId="77777777" w:rsidR="00865249" w:rsidRDefault="00AD7DA4">
      <w:pPr>
        <w:ind w:right="9"/>
      </w:pPr>
      <w:r>
        <w:t>三、基金收益分配原则</w:t>
      </w:r>
      <w:r>
        <w:t>、执行方式</w:t>
      </w:r>
      <w:r>
        <w:t xml:space="preserve"> </w:t>
      </w:r>
    </w:p>
    <w:p w14:paraId="521DBCA6" w14:textId="77777777" w:rsidR="00865249" w:rsidRDefault="00AD7DA4">
      <w:pPr>
        <w:numPr>
          <w:ilvl w:val="0"/>
          <w:numId w:val="128"/>
        </w:numPr>
        <w:ind w:right="9" w:hanging="720"/>
      </w:pPr>
      <w:r>
        <w:t>基金利润的构成</w:t>
      </w:r>
      <w:r>
        <w:rPr>
          <w:rFonts w:ascii="Times New Roman" w:eastAsia="Times New Roman" w:hAnsi="Times New Roman" w:cs="Times New Roman"/>
        </w:rPr>
        <w:t xml:space="preserve"> </w:t>
      </w:r>
    </w:p>
    <w:p w14:paraId="59DB16ED" w14:textId="77777777" w:rsidR="00865249" w:rsidRDefault="00AD7DA4">
      <w:pPr>
        <w:ind w:left="550" w:right="9"/>
      </w:pPr>
      <w:r>
        <w:t>基金利润指基金利息收入、投资收益、公允价值变动收益和其他收入扣除相</w:t>
      </w:r>
    </w:p>
    <w:p w14:paraId="450B6E25" w14:textId="77777777" w:rsidR="00865249" w:rsidRDefault="00AD7DA4">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628D586E" w14:textId="77777777" w:rsidR="00865249" w:rsidRDefault="00AD7DA4">
      <w:pPr>
        <w:numPr>
          <w:ilvl w:val="0"/>
          <w:numId w:val="128"/>
        </w:numPr>
        <w:ind w:right="9" w:hanging="720"/>
      </w:pPr>
      <w:r>
        <w:t>基金可供分配利润</w:t>
      </w:r>
      <w:r>
        <w:rPr>
          <w:rFonts w:ascii="Times New Roman" w:eastAsia="Times New Roman" w:hAnsi="Times New Roman" w:cs="Times New Roman"/>
        </w:rPr>
        <w:t xml:space="preserve"> </w:t>
      </w:r>
    </w:p>
    <w:p w14:paraId="63866FBE" w14:textId="77777777" w:rsidR="00865249" w:rsidRDefault="00AD7DA4">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779A890" w14:textId="77777777" w:rsidR="00865249" w:rsidRDefault="00AD7DA4">
      <w:pPr>
        <w:numPr>
          <w:ilvl w:val="0"/>
          <w:numId w:val="128"/>
        </w:numPr>
        <w:ind w:right="9" w:hanging="720"/>
      </w:pPr>
      <w:r>
        <w:t>基金收益分配原则</w:t>
      </w:r>
      <w:r>
        <w:rPr>
          <w:rFonts w:ascii="Times New Roman" w:eastAsia="Times New Roman" w:hAnsi="Times New Roman" w:cs="Times New Roman"/>
        </w:rPr>
        <w:t xml:space="preserve"> </w:t>
      </w:r>
    </w:p>
    <w:p w14:paraId="51445C4D" w14:textId="77777777" w:rsidR="00865249" w:rsidRDefault="00AD7DA4">
      <w:pPr>
        <w:numPr>
          <w:ilvl w:val="0"/>
          <w:numId w:val="129"/>
        </w:numPr>
        <w:spacing w:after="6" w:line="370" w:lineRule="auto"/>
        <w:ind w:right="9"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695D475" w14:textId="77777777" w:rsidR="00865249" w:rsidRDefault="00AD7DA4">
      <w:pPr>
        <w:numPr>
          <w:ilvl w:val="0"/>
          <w:numId w:val="129"/>
        </w:numPr>
        <w:ind w:right="9" w:firstLine="540"/>
      </w:pPr>
      <w:r>
        <w:t>本基金收益分配方式分两种：现金分红与红利再投资，投资者可选择现</w:t>
      </w:r>
    </w:p>
    <w:p w14:paraId="7D046836" w14:textId="77777777" w:rsidR="00865249" w:rsidRDefault="00AD7DA4">
      <w:pPr>
        <w:spacing w:after="11" w:line="365" w:lineRule="auto"/>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D1EEC69" w14:textId="77777777" w:rsidR="00865249" w:rsidRDefault="00AD7DA4">
      <w:pPr>
        <w:numPr>
          <w:ilvl w:val="0"/>
          <w:numId w:val="129"/>
        </w:numPr>
        <w:spacing w:after="0" w:line="380" w:lineRule="auto"/>
        <w:ind w:right="9"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6603750" w14:textId="77777777" w:rsidR="00865249" w:rsidRDefault="00AD7DA4">
      <w:pPr>
        <w:numPr>
          <w:ilvl w:val="0"/>
          <w:numId w:val="129"/>
        </w:numPr>
        <w:spacing w:line="371" w:lineRule="auto"/>
        <w:ind w:right="9"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w:t>
      </w:r>
      <w:r>
        <w:t>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5</w:t>
      </w:r>
      <w:r>
        <w:t>、法律法规或监管机关另有规定的，从其规定。</w:t>
      </w:r>
      <w:r>
        <w:rPr>
          <w:rFonts w:ascii="Times New Roman" w:eastAsia="Times New Roman" w:hAnsi="Times New Roman" w:cs="Times New Roman"/>
        </w:rPr>
        <w:t xml:space="preserve"> </w:t>
      </w:r>
    </w:p>
    <w:p w14:paraId="0436B043" w14:textId="77777777" w:rsidR="00865249" w:rsidRDefault="00AD7DA4">
      <w:pPr>
        <w:spacing w:after="6" w:line="370" w:lineRule="auto"/>
        <w:ind w:left="-15" w:right="229" w:firstLine="540"/>
        <w:jc w:val="both"/>
      </w:pPr>
      <w:r>
        <w:t>在符合法律法规及基金合同约定，并对持有人利益无实质性不利影响的前提下，基金管理人可对基金收益分配原则和支付方式进行调整，不需召开基金份额持有人大会。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114B6A8" w14:textId="77777777" w:rsidR="00865249" w:rsidRDefault="00AD7DA4">
      <w:pPr>
        <w:numPr>
          <w:ilvl w:val="0"/>
          <w:numId w:val="130"/>
        </w:numPr>
        <w:ind w:right="9" w:hanging="720"/>
      </w:pPr>
      <w:r>
        <w:t>收益分配方案</w:t>
      </w:r>
      <w:r>
        <w:rPr>
          <w:rFonts w:ascii="Times New Roman" w:eastAsia="Times New Roman" w:hAnsi="Times New Roman" w:cs="Times New Roman"/>
        </w:rPr>
        <w:t xml:space="preserve"> </w:t>
      </w:r>
    </w:p>
    <w:p w14:paraId="52B02D56" w14:textId="77777777" w:rsidR="00865249" w:rsidRDefault="00AD7DA4">
      <w:pPr>
        <w:spacing w:after="18" w:line="365" w:lineRule="auto"/>
        <w:ind w:left="-15" w:right="9"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4BC82212" w14:textId="77777777" w:rsidR="00865249" w:rsidRDefault="00AD7DA4">
      <w:pPr>
        <w:numPr>
          <w:ilvl w:val="0"/>
          <w:numId w:val="130"/>
        </w:numPr>
        <w:ind w:right="9" w:hanging="720"/>
      </w:pPr>
      <w:r>
        <w:t>收益分配方案的确定、公告与实施</w:t>
      </w:r>
      <w:r>
        <w:rPr>
          <w:rFonts w:ascii="Times New Roman" w:eastAsia="Times New Roman" w:hAnsi="Times New Roman" w:cs="Times New Roman"/>
        </w:rPr>
        <w:t xml:space="preserve"> </w:t>
      </w:r>
    </w:p>
    <w:p w14:paraId="57CFE09C" w14:textId="77777777" w:rsidR="00865249" w:rsidRDefault="00AD7DA4">
      <w:pPr>
        <w:spacing w:after="10" w:line="366" w:lineRule="auto"/>
        <w:ind w:left="-15" w:right="9" w:firstLine="540"/>
      </w:pPr>
      <w:r>
        <w:t>本基金收益分配方案</w:t>
      </w:r>
      <w:r>
        <w:t>由基金管理人拟定，并由基金托管人复核，依照《信息披露办法》的有关规定在规定媒介公告。</w:t>
      </w:r>
      <w:r>
        <w:rPr>
          <w:rFonts w:ascii="Times New Roman" w:eastAsia="Times New Roman" w:hAnsi="Times New Roman" w:cs="Times New Roman"/>
        </w:rPr>
        <w:t xml:space="preserve"> </w:t>
      </w:r>
    </w:p>
    <w:p w14:paraId="5CE892DE" w14:textId="77777777" w:rsidR="00865249" w:rsidRDefault="00AD7DA4">
      <w:pPr>
        <w:spacing w:after="19" w:line="368" w:lineRule="auto"/>
        <w:ind w:left="-15"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1573274" w14:textId="77777777" w:rsidR="00865249" w:rsidRDefault="00AD7DA4">
      <w:pPr>
        <w:ind w:left="550" w:right="9"/>
      </w:pPr>
      <w:r>
        <w:t>法律法规或监管机关另有规定的，从其规定。</w:t>
      </w:r>
      <w:r>
        <w:rPr>
          <w:rFonts w:ascii="Times New Roman" w:eastAsia="Times New Roman" w:hAnsi="Times New Roman" w:cs="Times New Roman"/>
        </w:rPr>
        <w:t xml:space="preserve"> </w:t>
      </w:r>
    </w:p>
    <w:p w14:paraId="693763E1" w14:textId="77777777" w:rsidR="00865249" w:rsidRDefault="00AD7DA4">
      <w:pPr>
        <w:numPr>
          <w:ilvl w:val="0"/>
          <w:numId w:val="130"/>
        </w:numPr>
        <w:ind w:right="9" w:hanging="720"/>
      </w:pPr>
      <w:r>
        <w:t>基金收益分配中发生的费用</w:t>
      </w:r>
      <w:r>
        <w:rPr>
          <w:rFonts w:ascii="Times New Roman" w:eastAsia="Times New Roman" w:hAnsi="Times New Roman" w:cs="Times New Roman"/>
        </w:rPr>
        <w:t xml:space="preserve"> </w:t>
      </w:r>
    </w:p>
    <w:p w14:paraId="0CFFA37B" w14:textId="77777777" w:rsidR="00865249" w:rsidRDefault="00AD7DA4">
      <w:pPr>
        <w:spacing w:after="23" w:line="362" w:lineRule="auto"/>
        <w:ind w:left="-15" w:right="9"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462F5902" w14:textId="77777777" w:rsidR="00865249" w:rsidRDefault="00AD7DA4">
      <w:pPr>
        <w:numPr>
          <w:ilvl w:val="0"/>
          <w:numId w:val="130"/>
        </w:numPr>
        <w:ind w:right="9" w:hanging="720"/>
      </w:pPr>
      <w:r>
        <w:t>实施侧袋机制期间的收益分配</w:t>
      </w:r>
      <w:r>
        <w:rPr>
          <w:rFonts w:ascii="Times New Roman" w:eastAsia="Times New Roman" w:hAnsi="Times New Roman" w:cs="Times New Roman"/>
        </w:rPr>
        <w:t xml:space="preserve"> </w:t>
      </w:r>
    </w:p>
    <w:p w14:paraId="21768BD4" w14:textId="77777777" w:rsidR="00865249" w:rsidRDefault="00AD7DA4">
      <w:pPr>
        <w:spacing w:after="38" w:line="370" w:lineRule="auto"/>
        <w:ind w:left="-15" w:right="388" w:firstLine="470"/>
        <w:jc w:val="both"/>
      </w:pPr>
      <w:r>
        <w:t>本基金实施侧袋机制的，侧袋账户不进行收益分配，详见招募说明书的规定。</w:t>
      </w:r>
      <w:r>
        <w:rPr>
          <w:rFonts w:ascii="Times New Roman" w:eastAsia="Times New Roman" w:hAnsi="Times New Roman" w:cs="Times New Roman"/>
        </w:rPr>
        <w:t xml:space="preserve">  </w:t>
      </w:r>
    </w:p>
    <w:p w14:paraId="5BDEFF48" w14:textId="77777777" w:rsidR="00865249" w:rsidRDefault="00AD7DA4">
      <w:pPr>
        <w:spacing w:after="131"/>
        <w:ind w:right="9"/>
      </w:pPr>
      <w:r>
        <w:t>四、与基金财产管理、运作有关费用的提取、支付方式与比例</w:t>
      </w:r>
      <w:r>
        <w:t xml:space="preserve"> </w:t>
      </w:r>
    </w:p>
    <w:p w14:paraId="14F46100" w14:textId="77777777" w:rsidR="00865249" w:rsidRDefault="00AD7DA4">
      <w:pPr>
        <w:spacing w:after="131"/>
        <w:ind w:right="9"/>
      </w:pPr>
      <w:r>
        <w:t>（一）基金费用的种类</w:t>
      </w:r>
      <w:r>
        <w:t xml:space="preserve"> </w:t>
      </w:r>
    </w:p>
    <w:p w14:paraId="7E39E96E" w14:textId="77777777" w:rsidR="00865249" w:rsidRDefault="00AD7DA4">
      <w:pPr>
        <w:spacing w:after="0" w:line="360" w:lineRule="auto"/>
        <w:ind w:right="2427"/>
      </w:pPr>
      <w:r>
        <w:t>1</w:t>
      </w:r>
      <w:r>
        <w:t>、基金管理人的管理费；</w:t>
      </w:r>
      <w:r>
        <w:t xml:space="preserve"> 2</w:t>
      </w:r>
      <w:r>
        <w:t>、基金托管人的托管费；</w:t>
      </w:r>
      <w:r>
        <w:t xml:space="preserve"> </w:t>
      </w:r>
    </w:p>
    <w:p w14:paraId="0EBD1627" w14:textId="77777777" w:rsidR="00865249" w:rsidRDefault="00AD7DA4">
      <w:pPr>
        <w:spacing w:after="0" w:line="360" w:lineRule="auto"/>
        <w:ind w:right="9"/>
      </w:pPr>
      <w:r>
        <w:t>3</w:t>
      </w:r>
      <w:r>
        <w:t>、从</w:t>
      </w:r>
      <w:r>
        <w:t>C</w:t>
      </w:r>
      <w:r>
        <w:t>类基金份额的基金财</w:t>
      </w:r>
      <w:r>
        <w:t>产中计提的销售服务费；</w:t>
      </w:r>
      <w:r>
        <w:t xml:space="preserve"> 4</w:t>
      </w:r>
      <w:r>
        <w:t>、《基金合同》生效后与基金相关的信息披露费用；</w:t>
      </w:r>
      <w:r>
        <w:t xml:space="preserve"> </w:t>
      </w:r>
    </w:p>
    <w:p w14:paraId="07078CF2" w14:textId="77777777" w:rsidR="00865249" w:rsidRDefault="00AD7DA4">
      <w:pPr>
        <w:spacing w:after="131"/>
        <w:ind w:right="9"/>
      </w:pPr>
      <w:r>
        <w:t>5</w:t>
      </w:r>
      <w:r>
        <w:t>、《基金合同》生效后与基金相关的会计师费、律师费和诉讼费；</w:t>
      </w:r>
      <w:r>
        <w:t xml:space="preserve"> 6</w:t>
      </w:r>
      <w:r>
        <w:t>、基金份额持有人大会费用；</w:t>
      </w:r>
      <w:r>
        <w:t xml:space="preserve"> </w:t>
      </w:r>
    </w:p>
    <w:p w14:paraId="47B6CAEC" w14:textId="77777777" w:rsidR="00865249" w:rsidRDefault="00AD7DA4">
      <w:pPr>
        <w:spacing w:after="0" w:line="360" w:lineRule="auto"/>
        <w:ind w:right="2427"/>
      </w:pPr>
      <w:r>
        <w:t>7</w:t>
      </w:r>
      <w:r>
        <w:t>、基金的证券交易费用；</w:t>
      </w:r>
      <w:r>
        <w:t xml:space="preserve"> 8</w:t>
      </w:r>
      <w:r>
        <w:t>、基金的银行汇划费用；</w:t>
      </w:r>
      <w:r>
        <w:t xml:space="preserve"> </w:t>
      </w:r>
    </w:p>
    <w:p w14:paraId="4A93A39D" w14:textId="77777777" w:rsidR="00865249" w:rsidRDefault="00AD7DA4">
      <w:pPr>
        <w:numPr>
          <w:ilvl w:val="0"/>
          <w:numId w:val="126"/>
        </w:numPr>
        <w:spacing w:after="131"/>
        <w:ind w:right="9" w:firstLine="480"/>
      </w:pPr>
      <w:r>
        <w:t>证券账户开户费用和银行账户维护费；</w:t>
      </w:r>
      <w:r>
        <w:t xml:space="preserve"> </w:t>
      </w:r>
    </w:p>
    <w:p w14:paraId="1CF89CBF" w14:textId="77777777" w:rsidR="00865249" w:rsidRDefault="00AD7DA4">
      <w:pPr>
        <w:numPr>
          <w:ilvl w:val="0"/>
          <w:numId w:val="126"/>
        </w:numPr>
        <w:spacing w:after="0" w:line="360" w:lineRule="auto"/>
        <w:ind w:right="9" w:firstLine="480"/>
      </w:pPr>
      <w:r>
        <w:t>按照国家有关规定和《基金合同》约定，可以在基金财产中列支的其他费用。</w:t>
      </w:r>
      <w:r>
        <w:t xml:space="preserve"> </w:t>
      </w:r>
    </w:p>
    <w:p w14:paraId="08A215A5" w14:textId="77777777" w:rsidR="00865249" w:rsidRDefault="00AD7DA4">
      <w:pPr>
        <w:spacing w:after="0" w:line="360" w:lineRule="auto"/>
        <w:ind w:left="-15" w:right="148" w:firstLine="480"/>
      </w:pPr>
      <w:r>
        <w:t>本基金终止清算时所发生的费用，按照实际支出额从基金财产总值中扣除。</w:t>
      </w:r>
      <w:r>
        <w:t xml:space="preserve"> </w:t>
      </w:r>
    </w:p>
    <w:p w14:paraId="4D250EA4" w14:textId="77777777" w:rsidR="00865249" w:rsidRDefault="00AD7DA4">
      <w:pPr>
        <w:spacing w:after="131"/>
        <w:ind w:right="9"/>
      </w:pPr>
      <w:r>
        <w:t>（二）基金费用计提方法、计提标准和支付方式</w:t>
      </w:r>
      <w:r>
        <w:t xml:space="preserve"> </w:t>
      </w:r>
    </w:p>
    <w:p w14:paraId="21AF9028" w14:textId="77777777" w:rsidR="00865249" w:rsidRDefault="00AD7DA4">
      <w:pPr>
        <w:numPr>
          <w:ilvl w:val="0"/>
          <w:numId w:val="127"/>
        </w:numPr>
        <w:spacing w:after="131"/>
        <w:ind w:right="9" w:hanging="360"/>
      </w:pPr>
      <w:r>
        <w:t>基金管理人的管理费</w:t>
      </w:r>
      <w:r>
        <w:t xml:space="preserve">  </w:t>
      </w:r>
    </w:p>
    <w:p w14:paraId="673A1B8E" w14:textId="77777777" w:rsidR="00865249" w:rsidRDefault="00AD7DA4">
      <w:pPr>
        <w:spacing w:after="0" w:line="360" w:lineRule="auto"/>
        <w:ind w:left="-15" w:right="9" w:firstLine="480"/>
      </w:pPr>
      <w:r>
        <w:t>本基金的管理费按前一日基金资产净值的</w:t>
      </w:r>
      <w:r>
        <w:t>0.25%</w:t>
      </w:r>
      <w:r>
        <w:t>年费率计提。管理费的计算方法如下：</w:t>
      </w:r>
      <w:r>
        <w:t xml:space="preserve"> </w:t>
      </w:r>
    </w:p>
    <w:p w14:paraId="3B400C4D" w14:textId="77777777" w:rsidR="00865249" w:rsidRDefault="00AD7DA4">
      <w:pPr>
        <w:spacing w:after="131"/>
        <w:ind w:right="9"/>
      </w:pPr>
      <w:r>
        <w:t>H</w:t>
      </w:r>
      <w:r>
        <w:t>＝</w:t>
      </w:r>
      <w:r>
        <w:t>E×0.25%÷</w:t>
      </w:r>
      <w:r>
        <w:t>当年天数</w:t>
      </w:r>
      <w:r>
        <w:t xml:space="preserve"> </w:t>
      </w:r>
    </w:p>
    <w:p w14:paraId="2324A72A" w14:textId="77777777" w:rsidR="00865249" w:rsidRDefault="00AD7DA4">
      <w:pPr>
        <w:spacing w:after="131"/>
        <w:ind w:right="9"/>
      </w:pPr>
      <w:r>
        <w:t>H</w:t>
      </w:r>
      <w:r>
        <w:t>为每日应计提的基金管理费</w:t>
      </w:r>
      <w:r>
        <w:t xml:space="preserve"> </w:t>
      </w:r>
    </w:p>
    <w:p w14:paraId="502DAAC8" w14:textId="77777777" w:rsidR="00865249" w:rsidRDefault="00AD7DA4">
      <w:pPr>
        <w:spacing w:after="131"/>
        <w:ind w:right="9"/>
      </w:pPr>
      <w:r>
        <w:t>E</w:t>
      </w:r>
      <w:r>
        <w:t>为前一日的基金资产净值</w:t>
      </w:r>
      <w:r>
        <w:t xml:space="preserve"> </w:t>
      </w:r>
    </w:p>
    <w:p w14:paraId="02FDA12A" w14:textId="77777777" w:rsidR="00865249" w:rsidRDefault="00AD7DA4">
      <w:pPr>
        <w:spacing w:after="0" w:line="360" w:lineRule="auto"/>
        <w:ind w:left="-15" w:right="9" w:firstLine="480"/>
      </w:pPr>
      <w:r>
        <w:t>基金管理费每日计提，逐日累计至每个月月末，按月支付。经基金管理人与基金托管人核对一致后，由基金托管人在次月初五个工作日内从基金财产中一次性支付给基金管理人。</w:t>
      </w:r>
      <w:r>
        <w:t xml:space="preserve"> </w:t>
      </w:r>
    </w:p>
    <w:p w14:paraId="571C67F4" w14:textId="77777777" w:rsidR="00865249" w:rsidRDefault="00AD7DA4">
      <w:pPr>
        <w:numPr>
          <w:ilvl w:val="0"/>
          <w:numId w:val="127"/>
        </w:numPr>
        <w:spacing w:after="131"/>
        <w:ind w:right="9" w:hanging="360"/>
      </w:pPr>
      <w:r>
        <w:t>基金托管人的托管费</w:t>
      </w:r>
      <w:r>
        <w:t xml:space="preserve"> </w:t>
      </w:r>
    </w:p>
    <w:p w14:paraId="77CCCF1C" w14:textId="77777777" w:rsidR="00865249" w:rsidRDefault="00AD7DA4">
      <w:pPr>
        <w:spacing w:after="0" w:line="360" w:lineRule="auto"/>
        <w:ind w:left="-15" w:right="9" w:firstLine="480"/>
      </w:pPr>
      <w:r>
        <w:t>本基金的托管费按前一日基金资产净值的</w:t>
      </w:r>
      <w:r>
        <w:t>0.05%</w:t>
      </w:r>
      <w:r>
        <w:t>的年费率计提。托管费的计算方法如下：</w:t>
      </w:r>
      <w:r>
        <w:t xml:space="preserve"> </w:t>
      </w:r>
    </w:p>
    <w:p w14:paraId="0732635B" w14:textId="77777777" w:rsidR="00865249" w:rsidRDefault="00AD7DA4">
      <w:pPr>
        <w:spacing w:after="131"/>
        <w:ind w:right="9"/>
      </w:pPr>
      <w:r>
        <w:t>H</w:t>
      </w:r>
      <w:r>
        <w:t>＝</w:t>
      </w:r>
      <w:r>
        <w:t>E×0.05%÷</w:t>
      </w:r>
      <w:r>
        <w:t>当年天数</w:t>
      </w:r>
      <w:r>
        <w:t xml:space="preserve"> </w:t>
      </w:r>
    </w:p>
    <w:p w14:paraId="331A490A" w14:textId="77777777" w:rsidR="00865249" w:rsidRDefault="00AD7DA4">
      <w:pPr>
        <w:spacing w:after="131"/>
        <w:ind w:right="9"/>
      </w:pPr>
      <w:r>
        <w:t>H</w:t>
      </w:r>
      <w:r>
        <w:t>为每日应计提的基金托管费</w:t>
      </w:r>
      <w:r>
        <w:t xml:space="preserve"> </w:t>
      </w:r>
    </w:p>
    <w:p w14:paraId="1270DA34" w14:textId="77777777" w:rsidR="00865249" w:rsidRDefault="00AD7DA4">
      <w:pPr>
        <w:spacing w:after="131"/>
        <w:ind w:right="9"/>
      </w:pPr>
      <w:r>
        <w:t>E</w:t>
      </w:r>
      <w:r>
        <w:t>为前一</w:t>
      </w:r>
      <w:r>
        <w:t>日的基金资产净值</w:t>
      </w:r>
      <w:r>
        <w:t xml:space="preserve"> </w:t>
      </w:r>
    </w:p>
    <w:p w14:paraId="0E6FC101" w14:textId="77777777" w:rsidR="00865249" w:rsidRDefault="00AD7DA4">
      <w:pPr>
        <w:spacing w:after="0" w:line="360" w:lineRule="auto"/>
        <w:ind w:left="-15" w:right="9" w:firstLine="480"/>
      </w:pPr>
      <w:r>
        <w:t>基金托管费每日计提，逐日累计至每个月月末，按月支付。经基金管理人与基金托管人核对一致后，由基金托管人在次月初五个工作日内从基金财产中一次性支付给基金托管人。</w:t>
      </w:r>
      <w:r>
        <w:t xml:space="preserve"> </w:t>
      </w:r>
    </w:p>
    <w:p w14:paraId="704BFB1B" w14:textId="77777777" w:rsidR="00865249" w:rsidRDefault="00AD7DA4">
      <w:pPr>
        <w:numPr>
          <w:ilvl w:val="0"/>
          <w:numId w:val="127"/>
        </w:numPr>
        <w:spacing w:after="131"/>
        <w:ind w:right="9" w:hanging="360"/>
      </w:pPr>
      <w:r>
        <w:t>销售服务费</w:t>
      </w:r>
      <w:r>
        <w:t xml:space="preserve"> </w:t>
      </w:r>
    </w:p>
    <w:p w14:paraId="2DED4068" w14:textId="77777777" w:rsidR="00865249" w:rsidRDefault="00AD7DA4">
      <w:pPr>
        <w:spacing w:after="131"/>
        <w:ind w:right="9"/>
      </w:pPr>
      <w:r>
        <w:t>本基金</w:t>
      </w:r>
      <w:r>
        <w:t>A</w:t>
      </w:r>
      <w:r>
        <w:t>类基金份额和</w:t>
      </w:r>
      <w:r>
        <w:t>D</w:t>
      </w:r>
      <w:r>
        <w:t>类基金份额不收取销售服务费，</w:t>
      </w:r>
      <w:r>
        <w:t>C</w:t>
      </w:r>
      <w:r>
        <w:t>类基金份额的销售服务费年费率为</w:t>
      </w:r>
      <w:r>
        <w:t>0.05%</w:t>
      </w:r>
      <w:r>
        <w:t>。</w:t>
      </w:r>
      <w:r>
        <w:t xml:space="preserve">  </w:t>
      </w:r>
    </w:p>
    <w:p w14:paraId="01CCAA87" w14:textId="77777777" w:rsidR="00865249" w:rsidRDefault="00AD7DA4">
      <w:pPr>
        <w:spacing w:after="0" w:line="360" w:lineRule="auto"/>
        <w:ind w:left="-15" w:right="9" w:firstLine="480"/>
      </w:pPr>
      <w:r>
        <w:t>C</w:t>
      </w:r>
      <w:r>
        <w:t>类基金份额的销售服务费按前一日</w:t>
      </w:r>
      <w:r>
        <w:t>C</w:t>
      </w:r>
      <w:r>
        <w:t>类基金份额基金资产净值的</w:t>
      </w:r>
      <w:r>
        <w:t>0.05%</w:t>
      </w:r>
      <w:r>
        <w:t>年费率计提。计算方法如下：</w:t>
      </w:r>
      <w:r>
        <w:t xml:space="preserve">  </w:t>
      </w:r>
    </w:p>
    <w:p w14:paraId="23B6C13B" w14:textId="77777777" w:rsidR="00865249" w:rsidRDefault="00AD7DA4">
      <w:pPr>
        <w:spacing w:after="131"/>
        <w:ind w:right="9"/>
      </w:pPr>
      <w:r>
        <w:t>H</w:t>
      </w:r>
      <w:r>
        <w:t>＝</w:t>
      </w:r>
      <w:r>
        <w:t>E×0.05%÷</w:t>
      </w:r>
      <w:r>
        <w:t>当年天数</w:t>
      </w:r>
      <w:r>
        <w:t xml:space="preserve">  </w:t>
      </w:r>
    </w:p>
    <w:p w14:paraId="351FB327" w14:textId="77777777" w:rsidR="00865249" w:rsidRDefault="00AD7DA4">
      <w:pPr>
        <w:spacing w:after="131"/>
        <w:ind w:right="9"/>
      </w:pPr>
      <w:r>
        <w:t>H</w:t>
      </w:r>
      <w:r>
        <w:t>为</w:t>
      </w:r>
      <w:r>
        <w:t>C</w:t>
      </w:r>
      <w:r>
        <w:t>类基金份额每日应计提的销售服务费</w:t>
      </w:r>
      <w:r>
        <w:t xml:space="preserve">  </w:t>
      </w:r>
    </w:p>
    <w:p w14:paraId="1C28AAEC" w14:textId="77777777" w:rsidR="00865249" w:rsidRDefault="00AD7DA4">
      <w:pPr>
        <w:spacing w:after="131"/>
        <w:ind w:right="9"/>
      </w:pPr>
      <w:r>
        <w:t>E</w:t>
      </w:r>
      <w:r>
        <w:t>为</w:t>
      </w:r>
      <w:r>
        <w:t>C</w:t>
      </w:r>
      <w:r>
        <w:t>类基金份额前一日基金资产净值</w:t>
      </w:r>
      <w:r>
        <w:t xml:space="preserve">  </w:t>
      </w:r>
    </w:p>
    <w:p w14:paraId="5F31EBB6" w14:textId="77777777" w:rsidR="00865249" w:rsidRDefault="00AD7DA4">
      <w:pPr>
        <w:spacing w:after="0" w:line="360" w:lineRule="auto"/>
        <w:ind w:left="-15" w:right="9" w:firstLine="480"/>
      </w:pPr>
      <w:del w:id="1" w:author="FundLex" w:date="2026-10-22T00:12:15Z">
        <w:r>
          <w:delText>C</w:delText>
        </w:r>
        <w:r>
          <w:delText>类基金份额的销售服务费每日计提，逐日累计至每个月月末，按月支付。经基金管理人与基金托管人核对一致后，由基金托管人在次月初五个工作日内从基金财产中一次性支付，由注册登记机构代收，注册登记机构收到后按相关合同规定支付给基金销售机构等。</w:delText>
        </w:r>
        <w:r>
          <w:delText xml:space="preserve"> </w:delText>
        </w:r>
      </w:del>
      <w:ins w:id="2" w:author="FundLex" w:date="2026-10-22T00:12:15Z">
        <w:r>
          <w:t/>
        </w:r>
      </w:ins>
    </w:p>
    <w:p w14:paraId="192C8601" w14:textId="77777777" w:rsidR="00865249" w:rsidRDefault="00AD7DA4">
      <w:pPr>
        <w:spacing w:after="6" w:line="370" w:lineRule="auto"/>
        <w:ind w:left="-15" w:right="388" w:firstLine="470"/>
        <w:jc w:val="both"/>
      </w:pPr>
      <w:del w:id="3" w:author="FundLex" w:date="2026-10-22T00:12:15Z">
        <w:r>
          <w:delText>销售服务费主要用于支付销售机构佣金、以及基金管理人的基金行销广告费、促销活动费、持有人服务费等。销售服务费不包括基金募集期间的上述费用。</w:delText>
        </w:r>
      </w:del>
      <w:ins w:id="4" w:author="FundLex" w:date="2026-10-22T00:12:15Z">
        <w:r>
          <w:t/>
        </w:r>
      </w:ins>
      <w:r>
        <w:t xml:space="preserve"> </w:t>
      </w:r>
    </w:p>
    <w:p w14:paraId="5C1D8285" w14:textId="77777777" w:rsidR="00865249" w:rsidRDefault="00AD7DA4">
      <w:pPr>
        <w:spacing w:after="131"/>
        <w:ind w:right="9"/>
      </w:pPr>
      <w:r>
        <w:t>上述</w:t>
      </w:r>
      <w:r>
        <w:t>“</w:t>
      </w:r>
      <w:r>
        <w:t>（一）基金费用的种类</w:t>
      </w:r>
      <w:r>
        <w:t>”</w:t>
      </w:r>
      <w:r>
        <w:t>中第</w:t>
      </w:r>
      <w:r>
        <w:t>4</w:t>
      </w:r>
      <w:r>
        <w:t>－</w:t>
      </w:r>
      <w:r>
        <w:t>10</w:t>
      </w:r>
      <w:r>
        <w:t>项费用，根据有关法规及相应协</w:t>
      </w:r>
    </w:p>
    <w:p w14:paraId="7324FDF5" w14:textId="77777777" w:rsidR="00865249" w:rsidRDefault="00AD7DA4">
      <w:pPr>
        <w:spacing w:after="0" w:line="360" w:lineRule="auto"/>
        <w:ind w:left="-5" w:right="148"/>
      </w:pPr>
      <w:r>
        <w:t>议规定，按费用实际支出金额</w:t>
      </w:r>
      <w:r>
        <w:t>列入当期费用，由基金托管人从基金财产中支付。</w:t>
      </w:r>
      <w:r>
        <w:t xml:space="preserve"> </w:t>
      </w:r>
    </w:p>
    <w:p w14:paraId="6D2F9171" w14:textId="77777777" w:rsidR="00865249" w:rsidRDefault="00AD7DA4">
      <w:pPr>
        <w:spacing w:after="0" w:line="360" w:lineRule="auto"/>
        <w:ind w:right="1947"/>
      </w:pPr>
      <w:r>
        <w:t>（三）不列入基金费用的项目下列费用不列入基金费用：</w:t>
      </w:r>
      <w:r>
        <w:t xml:space="preserve"> </w:t>
      </w:r>
    </w:p>
    <w:p w14:paraId="54EB9C8D" w14:textId="77777777" w:rsidR="00865249" w:rsidRDefault="00AD7DA4">
      <w:pPr>
        <w:numPr>
          <w:ilvl w:val="0"/>
          <w:numId w:val="131"/>
        </w:numPr>
        <w:spacing w:after="0" w:line="360" w:lineRule="auto"/>
        <w:ind w:right="9" w:firstLine="480"/>
      </w:pPr>
      <w:r>
        <w:t>基金管理人和基金托管人因未履行或未完全履行义务导致的费用支出或基金财产的损失；</w:t>
      </w:r>
      <w:r>
        <w:t xml:space="preserve"> </w:t>
      </w:r>
    </w:p>
    <w:p w14:paraId="6DE1BAD7" w14:textId="77777777" w:rsidR="00865249" w:rsidRDefault="00AD7DA4">
      <w:pPr>
        <w:numPr>
          <w:ilvl w:val="0"/>
          <w:numId w:val="131"/>
        </w:numPr>
        <w:spacing w:after="131"/>
        <w:ind w:right="9" w:firstLine="480"/>
      </w:pPr>
      <w:r>
        <w:t>基金管理人和基金托管人处理与基金运作无关的事项发生的费用；</w:t>
      </w:r>
      <w:r>
        <w:t xml:space="preserve"> </w:t>
      </w:r>
    </w:p>
    <w:p w14:paraId="07C9C059" w14:textId="77777777" w:rsidR="00865249" w:rsidRDefault="00AD7DA4">
      <w:pPr>
        <w:numPr>
          <w:ilvl w:val="0"/>
          <w:numId w:val="131"/>
        </w:numPr>
        <w:spacing w:after="131"/>
        <w:ind w:right="9" w:firstLine="480"/>
      </w:pPr>
      <w:r>
        <w:t>《基金合同》生效前的相关费用；</w:t>
      </w:r>
      <w:r>
        <w:t xml:space="preserve"> </w:t>
      </w:r>
    </w:p>
    <w:p w14:paraId="61E4BBB8" w14:textId="77777777" w:rsidR="00865249" w:rsidRDefault="00AD7DA4">
      <w:pPr>
        <w:numPr>
          <w:ilvl w:val="0"/>
          <w:numId w:val="131"/>
        </w:numPr>
        <w:spacing w:after="0" w:line="360" w:lineRule="auto"/>
        <w:ind w:right="9" w:firstLine="480"/>
      </w:pPr>
      <w:r>
        <w:t>其他根据相关法律法规及中国证监会的有关规定不得列入基金费用的项目。</w:t>
      </w:r>
      <w:r>
        <w:t xml:space="preserve"> </w:t>
      </w:r>
    </w:p>
    <w:p w14:paraId="1F027430" w14:textId="77777777" w:rsidR="00865249" w:rsidRDefault="00AD7DA4">
      <w:pPr>
        <w:numPr>
          <w:ilvl w:val="0"/>
          <w:numId w:val="132"/>
        </w:numPr>
        <w:spacing w:after="131"/>
        <w:ind w:right="9" w:hanging="720"/>
      </w:pPr>
      <w:r>
        <w:t>费用调整</w:t>
      </w:r>
      <w:r>
        <w:t xml:space="preserve">  </w:t>
      </w:r>
    </w:p>
    <w:p w14:paraId="3C300FF5" w14:textId="77777777" w:rsidR="00865249" w:rsidRDefault="00AD7DA4">
      <w:pPr>
        <w:spacing w:after="0" w:line="360" w:lineRule="auto"/>
        <w:ind w:left="-15" w:right="9" w:firstLine="480"/>
      </w:pPr>
      <w:r>
        <w:t>基金管理人和基金托管人协商一致并履行适当程序后，可根据基金发展情况，调整基金管理费率、基金托管费、销售服务费率等相关费率，</w:t>
      </w:r>
      <w:r>
        <w:t>基金管理人必须依照《信息披露办法》的有关规定在规定媒介公告。</w:t>
      </w:r>
      <w:r>
        <w:t xml:space="preserve"> </w:t>
      </w:r>
    </w:p>
    <w:p w14:paraId="1AE0FE87" w14:textId="77777777" w:rsidR="00865249" w:rsidRDefault="00AD7DA4">
      <w:pPr>
        <w:numPr>
          <w:ilvl w:val="0"/>
          <w:numId w:val="132"/>
        </w:numPr>
        <w:spacing w:after="0" w:line="360" w:lineRule="auto"/>
        <w:ind w:right="9" w:hanging="720"/>
      </w:pPr>
      <w:r>
        <w:t>实施侧袋机制期间的基金费用本基金实施侧袋机制的，与侧袋账户有关的费用可以从侧袋账户中列支，但应待侧袋账户资产变现后方可列支，有关费用可酌情收取或减免，但基金管理人不得就侧袋账户资产收取管理费，详见招募说明书的规定。</w:t>
      </w:r>
      <w:r>
        <w:t xml:space="preserve"> </w:t>
      </w:r>
    </w:p>
    <w:p w14:paraId="44913053" w14:textId="77777777" w:rsidR="00865249" w:rsidRDefault="00AD7DA4">
      <w:pPr>
        <w:numPr>
          <w:ilvl w:val="0"/>
          <w:numId w:val="132"/>
        </w:numPr>
        <w:spacing w:after="131"/>
        <w:ind w:right="9" w:hanging="720"/>
      </w:pPr>
      <w:r>
        <w:t>基金税收</w:t>
      </w:r>
      <w:r>
        <w:t xml:space="preserve"> </w:t>
      </w:r>
    </w:p>
    <w:p w14:paraId="10F7AB3C" w14:textId="77777777" w:rsidR="00865249" w:rsidRDefault="00AD7DA4">
      <w:pPr>
        <w:spacing w:after="0" w:line="360" w:lineRule="auto"/>
        <w:ind w:left="-15" w:right="9" w:firstLine="480"/>
      </w:pPr>
      <w:r>
        <w:t>本基金支付给基金管理人、基金托管人的各项费用均为含税价格，具体税率适用中国税务主管机关的规定。</w:t>
      </w:r>
      <w:r>
        <w:t xml:space="preserve"> </w:t>
      </w:r>
    </w:p>
    <w:p w14:paraId="0870D06D" w14:textId="77777777" w:rsidR="00865249" w:rsidRDefault="00AD7DA4">
      <w:pPr>
        <w:spacing w:after="0" w:line="360" w:lineRule="auto"/>
        <w:ind w:left="-15" w:right="9" w:firstLine="480"/>
      </w:pPr>
      <w:r>
        <w:t>本基金运作过程中涉及的各纳税主体，其纳税义务按国家税收法律、法规执行。</w:t>
      </w:r>
      <w:r>
        <w:t xml:space="preserve"> </w:t>
      </w:r>
    </w:p>
    <w:p w14:paraId="6AF89ED7" w14:textId="77777777" w:rsidR="00865249" w:rsidRDefault="00AD7DA4">
      <w:pPr>
        <w:spacing w:after="131"/>
        <w:ind w:left="480" w:firstLine="0"/>
      </w:pPr>
      <w:r>
        <w:t xml:space="preserve"> </w:t>
      </w:r>
    </w:p>
    <w:p w14:paraId="5EF2959D" w14:textId="77777777" w:rsidR="00865249" w:rsidRDefault="00AD7DA4">
      <w:pPr>
        <w:spacing w:after="131"/>
        <w:ind w:right="9"/>
      </w:pPr>
      <w:r>
        <w:t>五、基金资产的投资方向和投资限制</w:t>
      </w:r>
      <w:r>
        <w:t xml:space="preserve"> </w:t>
      </w:r>
    </w:p>
    <w:p w14:paraId="1B629D73" w14:textId="77777777" w:rsidR="00865249" w:rsidRDefault="00AD7DA4">
      <w:pPr>
        <w:spacing w:after="131"/>
        <w:ind w:right="9"/>
      </w:pPr>
      <w:r>
        <w:t>（一）投资范围</w:t>
      </w:r>
      <w:r>
        <w:t xml:space="preserve"> </w:t>
      </w:r>
    </w:p>
    <w:p w14:paraId="313F1075" w14:textId="77777777" w:rsidR="00865249" w:rsidRDefault="00AD7DA4">
      <w:pPr>
        <w:spacing w:after="131"/>
        <w:ind w:right="9"/>
      </w:pPr>
      <w:r>
        <w:t>本基金的投资范围为具有良好流动性的金融工具，包括国债、地方政府</w:t>
      </w:r>
    </w:p>
    <w:p w14:paraId="5B671D83" w14:textId="77777777" w:rsidR="00865249" w:rsidRDefault="00AD7DA4">
      <w:pPr>
        <w:spacing w:after="0" w:line="360" w:lineRule="auto"/>
        <w:ind w:left="-5" w:right="9"/>
      </w:pPr>
      <w:r>
        <w:t>债、金融债、企业债、公司债、央行票据、中期票据、短期融资券（包括超短期融资券）、中小企业私募债、资产支持证券、次级债、可分离交易可转债的纯债部分、债券回购、同业存单、银行存款、国债期货以及法律法规或中国证监会允许基金投资的其他金融工具（但须符合中国证监会的相关规定）。</w:t>
      </w:r>
      <w:r>
        <w:t xml:space="preserve"> </w:t>
      </w:r>
    </w:p>
    <w:p w14:paraId="1DE40F98" w14:textId="77777777" w:rsidR="00865249" w:rsidRDefault="00AD7DA4">
      <w:pPr>
        <w:spacing w:after="0" w:line="360" w:lineRule="auto"/>
        <w:ind w:left="-15" w:right="9" w:firstLine="480"/>
      </w:pPr>
      <w:r>
        <w:t>本基金不投资于股票、权证等权益类资产，也不投</w:t>
      </w:r>
      <w:r>
        <w:t>资于可转换债券（可分离交易可转债的纯债部分除外）、可交换债券。</w:t>
      </w:r>
      <w:r>
        <w:t xml:space="preserve"> </w:t>
      </w:r>
    </w:p>
    <w:p w14:paraId="51370E5D" w14:textId="77777777" w:rsidR="00865249" w:rsidRDefault="00AD7DA4">
      <w:pPr>
        <w:spacing w:after="6" w:line="370" w:lineRule="auto"/>
        <w:ind w:left="-15" w:right="388" w:firstLine="470"/>
        <w:jc w:val="both"/>
      </w:pPr>
      <w:r>
        <w:t>如法律法规或监管机构以后允许基金投资其他品种，基金管理人在履行适当程序后，可以将其纳入投资范围，其投资比例遵循届时有效的法律法规和相关规定。</w:t>
      </w:r>
      <w:r>
        <w:t xml:space="preserve"> </w:t>
      </w:r>
    </w:p>
    <w:p w14:paraId="482EDEF3" w14:textId="77777777" w:rsidR="00865249" w:rsidRDefault="00AD7DA4">
      <w:pPr>
        <w:spacing w:after="0" w:line="360" w:lineRule="auto"/>
        <w:ind w:left="-15" w:right="9" w:firstLine="480"/>
      </w:pPr>
      <w:r>
        <w:t>基金的投资组合比例为：本基金对债券资产的投资比例不低于基金资产的</w:t>
      </w:r>
      <w:r>
        <w:t xml:space="preserve"> 80%</w:t>
      </w:r>
      <w:r>
        <w:t>，其中投资于中短债的比例不低于非现金基金资产的</w:t>
      </w:r>
      <w:r>
        <w:t>80%</w:t>
      </w:r>
      <w:r>
        <w:t>；每个交易日日终在扣除国债期货合约需缴纳的交易保证金后，本基金持有现金或者到期日在一年以内的政府债券投资比例不低于基金资产净值的</w:t>
      </w:r>
      <w:r>
        <w:t>5%</w:t>
      </w:r>
      <w:r>
        <w:t>，其中，现金不包括结算备付金、存出保证金、应收</w:t>
      </w:r>
      <w:r>
        <w:t>申购款等。</w:t>
      </w:r>
      <w:r>
        <w:t xml:space="preserve"> </w:t>
      </w:r>
    </w:p>
    <w:p w14:paraId="492BEFF6" w14:textId="77777777" w:rsidR="00865249" w:rsidRDefault="00AD7DA4">
      <w:pPr>
        <w:spacing w:after="131"/>
        <w:ind w:right="9"/>
      </w:pPr>
      <w:r>
        <w:t>本基金所指的中短债是指剩余期限不超过三年的债券资产，主要包括国</w:t>
      </w:r>
    </w:p>
    <w:p w14:paraId="35A1887C" w14:textId="77777777" w:rsidR="00865249" w:rsidRDefault="00AD7DA4">
      <w:pPr>
        <w:spacing w:after="131" w:line="360" w:lineRule="auto"/>
        <w:ind w:left="-5" w:right="9"/>
      </w:pPr>
      <w:r>
        <w:t>债、地方政府债、金融债、企业债、公司债、央行票据、中期票据、短期融资券（包括超短期融资券）、中小企业私募债、次级债、可分离交易可转债的纯债部分等金融工具。</w:t>
      </w:r>
      <w:r>
        <w:t xml:space="preserve"> </w:t>
      </w:r>
    </w:p>
    <w:p w14:paraId="10FDC7E7" w14:textId="77777777" w:rsidR="00865249" w:rsidRDefault="00AD7DA4">
      <w:pPr>
        <w:spacing w:after="0" w:line="360" w:lineRule="auto"/>
        <w:ind w:left="-15" w:right="9" w:firstLine="480"/>
      </w:pPr>
      <w:r>
        <w:t>如法律法规或监管机构变更投资品种的投资比例限制，基金管理人在履行适当程序后，可以调整上述投资品种的投资比例。</w:t>
      </w:r>
      <w:r>
        <w:t xml:space="preserve"> </w:t>
      </w:r>
    </w:p>
    <w:p w14:paraId="72EAAE00" w14:textId="77777777" w:rsidR="00865249" w:rsidRDefault="00AD7DA4">
      <w:pPr>
        <w:ind w:right="9"/>
      </w:pPr>
      <w:r>
        <w:t>（二）投资限制</w:t>
      </w:r>
      <w:r>
        <w:t xml:space="preserve"> </w:t>
      </w:r>
    </w:p>
    <w:p w14:paraId="302221F9" w14:textId="77777777" w:rsidR="00865249" w:rsidRDefault="00AD7DA4">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87E1D8F" w14:textId="77777777" w:rsidR="00865249" w:rsidRDefault="00AD7DA4">
      <w:pPr>
        <w:ind w:right="9"/>
      </w:pPr>
      <w:r>
        <w:t>基金的投资组合应遵循以下限制：</w:t>
      </w:r>
      <w:r>
        <w:rPr>
          <w:rFonts w:ascii="Times New Roman" w:eastAsia="Times New Roman" w:hAnsi="Times New Roman" w:cs="Times New Roman"/>
        </w:rPr>
        <w:t xml:space="preserve"> </w:t>
      </w:r>
    </w:p>
    <w:p w14:paraId="0940B119" w14:textId="77777777" w:rsidR="00865249" w:rsidRDefault="00AD7DA4">
      <w:pPr>
        <w:numPr>
          <w:ilvl w:val="0"/>
          <w:numId w:val="133"/>
        </w:numPr>
        <w:spacing w:after="0" w:line="386" w:lineRule="auto"/>
        <w:ind w:right="9" w:firstLine="480"/>
      </w:pPr>
      <w:r>
        <w:t>本基金投资于债券资产比例不低于基金资产的</w:t>
      </w:r>
      <w:r>
        <w:t xml:space="preserve"> </w:t>
      </w:r>
      <w:r>
        <w:rPr>
          <w:rFonts w:ascii="Times New Roman" w:eastAsia="Times New Roman" w:hAnsi="Times New Roman" w:cs="Times New Roman"/>
        </w:rPr>
        <w:t>80%</w:t>
      </w:r>
      <w:r>
        <w:t>，其中投资于中短债的比例不低于非现金基金资产的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1D6BDC3" w14:textId="77777777" w:rsidR="00865249" w:rsidRDefault="00AD7DA4">
      <w:pPr>
        <w:numPr>
          <w:ilvl w:val="0"/>
          <w:numId w:val="133"/>
        </w:numPr>
        <w:spacing w:after="3" w:line="379" w:lineRule="auto"/>
        <w:ind w:right="9" w:firstLine="480"/>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763AA5B9" w14:textId="77777777" w:rsidR="00865249" w:rsidRDefault="00AD7DA4">
      <w:pPr>
        <w:numPr>
          <w:ilvl w:val="0"/>
          <w:numId w:val="133"/>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F499C7" w14:textId="77777777" w:rsidR="00865249" w:rsidRDefault="00AD7DA4">
      <w:pPr>
        <w:numPr>
          <w:ilvl w:val="0"/>
          <w:numId w:val="133"/>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BC2C9A" w14:textId="77777777" w:rsidR="00865249" w:rsidRDefault="00AD7DA4">
      <w:pPr>
        <w:numPr>
          <w:ilvl w:val="0"/>
          <w:numId w:val="133"/>
        </w:numPr>
        <w:spacing w:after="0"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1A07EA76" w14:textId="77777777" w:rsidR="00865249" w:rsidRDefault="00AD7DA4">
      <w:pPr>
        <w:numPr>
          <w:ilvl w:val="0"/>
          <w:numId w:val="133"/>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BA7487" w14:textId="77777777" w:rsidR="00865249" w:rsidRDefault="00AD7DA4">
      <w:pPr>
        <w:numPr>
          <w:ilvl w:val="0"/>
          <w:numId w:val="133"/>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81539B4" w14:textId="77777777" w:rsidR="00865249" w:rsidRDefault="00AD7DA4">
      <w:pPr>
        <w:numPr>
          <w:ilvl w:val="0"/>
          <w:numId w:val="133"/>
        </w:numPr>
        <w:spacing w:after="0" w:line="379"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153A65A" w14:textId="77777777" w:rsidR="00865249" w:rsidRDefault="00AD7DA4">
      <w:pPr>
        <w:numPr>
          <w:ilvl w:val="0"/>
          <w:numId w:val="133"/>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219D1E" w14:textId="77777777" w:rsidR="00865249" w:rsidRDefault="00AD7DA4">
      <w:pPr>
        <w:numPr>
          <w:ilvl w:val="0"/>
          <w:numId w:val="133"/>
        </w:numPr>
        <w:spacing w:after="1" w:line="381" w:lineRule="auto"/>
        <w:ind w:right="9" w:firstLine="480"/>
      </w:pPr>
      <w:r>
        <w:t>本基金管理人管理的全部基金</w:t>
      </w:r>
      <w:r>
        <w:t>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955A3F" w14:textId="77777777" w:rsidR="00865249" w:rsidRDefault="00AD7DA4">
      <w:pPr>
        <w:numPr>
          <w:ilvl w:val="0"/>
          <w:numId w:val="133"/>
        </w:numPr>
        <w:spacing w:line="376"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9B3EE44" w14:textId="77777777" w:rsidR="00865249" w:rsidRDefault="00AD7DA4">
      <w:pPr>
        <w:numPr>
          <w:ilvl w:val="0"/>
          <w:numId w:val="133"/>
        </w:numPr>
        <w:spacing w:after="179"/>
        <w:ind w:right="9" w:firstLine="480"/>
      </w:pPr>
      <w:r>
        <w:t>本基金持有单只中小企业私募债券，其市值不得超过基金资产净值的</w:t>
      </w:r>
    </w:p>
    <w:p w14:paraId="26C87634" w14:textId="77777777" w:rsidR="00865249" w:rsidRDefault="00AD7DA4">
      <w:pPr>
        <w:pStyle w:val="2"/>
        <w:ind w:left="-5"/>
      </w:pPr>
      <w:r>
        <w:t>10%</w:t>
      </w:r>
      <w:r>
        <w:rPr>
          <w:rFonts w:ascii="宋体" w:eastAsia="宋体" w:hAnsi="宋体" w:cs="宋体"/>
        </w:rPr>
        <w:t>；</w:t>
      </w:r>
      <w:r>
        <w:t xml:space="preserve"> </w:t>
      </w:r>
    </w:p>
    <w:p w14:paraId="736B7803" w14:textId="77777777" w:rsidR="00865249" w:rsidRDefault="00AD7DA4">
      <w:pPr>
        <w:numPr>
          <w:ilvl w:val="0"/>
          <w:numId w:val="134"/>
        </w:numPr>
        <w:ind w:right="9" w:firstLine="470"/>
      </w:pPr>
      <w:r>
        <w:t>本基金参与国债期货交易，还须遵守以下限制：</w:t>
      </w:r>
      <w:r>
        <w:rPr>
          <w:rFonts w:ascii="Times New Roman" w:eastAsia="Times New Roman" w:hAnsi="Times New Roman" w:cs="Times New Roman"/>
        </w:rPr>
        <w:t xml:space="preserve"> </w:t>
      </w:r>
    </w:p>
    <w:p w14:paraId="7CE80418" w14:textId="77777777" w:rsidR="00865249" w:rsidRDefault="00AD7DA4">
      <w:pPr>
        <w:spacing w:after="23" w:line="369" w:lineRule="auto"/>
        <w:ind w:left="-15" w:right="9"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BF21A68" w14:textId="77777777" w:rsidR="00865249" w:rsidRDefault="00AD7DA4">
      <w:pPr>
        <w:numPr>
          <w:ilvl w:val="0"/>
          <w:numId w:val="134"/>
        </w:numPr>
        <w:ind w:right="9" w:firstLine="470"/>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1EBF434" w14:textId="77777777" w:rsidR="00865249" w:rsidRDefault="00AD7DA4">
      <w:pPr>
        <w:numPr>
          <w:ilvl w:val="0"/>
          <w:numId w:val="134"/>
        </w:numPr>
        <w:spacing w:after="6" w:line="370" w:lineRule="auto"/>
        <w:ind w:right="9" w:firstLine="470"/>
      </w:pPr>
      <w:r>
        <w:t>本基金与私募类证券资管产品及中国证监会认定的</w:t>
      </w:r>
      <w:r>
        <w:t>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4044270" w14:textId="77777777" w:rsidR="00865249" w:rsidRDefault="00AD7DA4">
      <w:pPr>
        <w:numPr>
          <w:ilvl w:val="0"/>
          <w:numId w:val="134"/>
        </w:numPr>
        <w:ind w:right="9" w:firstLine="470"/>
      </w:pPr>
      <w:r>
        <w:t>法律法规及中国证监会规定的其他投资限制。</w:t>
      </w:r>
      <w:r>
        <w:rPr>
          <w:rFonts w:ascii="Times New Roman" w:eastAsia="Times New Roman" w:hAnsi="Times New Roman" w:cs="Times New Roman"/>
        </w:rPr>
        <w:t xml:space="preserve"> </w:t>
      </w:r>
    </w:p>
    <w:p w14:paraId="02758A79" w14:textId="77777777" w:rsidR="00865249" w:rsidRDefault="00AD7DA4">
      <w:pPr>
        <w:spacing w:after="2" w:line="372"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15</w:t>
      </w:r>
      <w:r>
        <w:t>）条外，因证券、期货市场波动、证券发行人合并、基金规模变动等基金管理人之外的因素致使基金投资比例不符合上述规定投资比例的，基金管理人应当在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个交易日内进行调整。法律法规或监管部门另有规定时，从其规定。</w:t>
      </w:r>
      <w:r>
        <w:rPr>
          <w:rFonts w:ascii="Times New Roman" w:eastAsia="Times New Roman" w:hAnsi="Times New Roman" w:cs="Times New Roman"/>
        </w:rPr>
        <w:t xml:space="preserve"> </w:t>
      </w:r>
    </w:p>
    <w:p w14:paraId="724DF7E1" w14:textId="77777777" w:rsidR="00865249" w:rsidRDefault="00AD7DA4">
      <w:pPr>
        <w:spacing w:after="6"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w:t>
      </w:r>
      <w:r>
        <w:t>与检查自本基金合同生效之日起开始。</w:t>
      </w:r>
      <w:r>
        <w:rPr>
          <w:rFonts w:ascii="Times New Roman" w:eastAsia="Times New Roman" w:hAnsi="Times New Roman" w:cs="Times New Roman"/>
        </w:rPr>
        <w:t xml:space="preserve"> </w:t>
      </w:r>
    </w:p>
    <w:p w14:paraId="342B6E39" w14:textId="77777777" w:rsidR="00865249" w:rsidRDefault="00AD7DA4">
      <w:pPr>
        <w:spacing w:after="26" w:line="362" w:lineRule="auto"/>
        <w:ind w:left="-15" w:right="9" w:firstLine="480"/>
      </w:pPr>
      <w:r>
        <w:t>如果法律法规或监管部门对上述投资比例限制进行变更的，以变更后的规定为准。法律法规或监管部门取消上述限制，如适用于本基金，基金管理人在履行适当程序后，则本基金投资不再受相关限制，但须提前公告，不需要经基金份额持有人大会审议。</w:t>
      </w:r>
      <w:r>
        <w:rPr>
          <w:rFonts w:ascii="Times New Roman" w:eastAsia="Times New Roman" w:hAnsi="Times New Roman" w:cs="Times New Roman"/>
        </w:rPr>
        <w:t xml:space="preserve"> </w:t>
      </w:r>
    </w:p>
    <w:p w14:paraId="01305874" w14:textId="77777777" w:rsidR="00865249" w:rsidRDefault="00AD7DA4">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6BE0227" w14:textId="77777777" w:rsidR="00865249" w:rsidRDefault="00AD7DA4">
      <w:pPr>
        <w:ind w:right="9"/>
      </w:pPr>
      <w:r>
        <w:t>为维护基金份额持有人的合法权益，基金财产不得用于下列投资或者活动：</w:t>
      </w:r>
      <w:r>
        <w:rPr>
          <w:rFonts w:ascii="Times New Roman" w:eastAsia="Times New Roman" w:hAnsi="Times New Roman" w:cs="Times New Roman"/>
        </w:rPr>
        <w:t xml:space="preserve"> </w:t>
      </w:r>
    </w:p>
    <w:p w14:paraId="32656BDC" w14:textId="77777777" w:rsidR="00865249" w:rsidRDefault="00AD7DA4">
      <w:pPr>
        <w:numPr>
          <w:ilvl w:val="0"/>
          <w:numId w:val="135"/>
        </w:numPr>
        <w:ind w:right="9" w:hanging="600"/>
      </w:pPr>
      <w:r>
        <w:t>承销证券；</w:t>
      </w:r>
      <w:r>
        <w:rPr>
          <w:rFonts w:ascii="Times New Roman" w:eastAsia="Times New Roman" w:hAnsi="Times New Roman" w:cs="Times New Roman"/>
        </w:rPr>
        <w:t xml:space="preserve"> </w:t>
      </w:r>
    </w:p>
    <w:p w14:paraId="77E7A61E" w14:textId="77777777" w:rsidR="00865249" w:rsidRDefault="00AD7DA4">
      <w:pPr>
        <w:numPr>
          <w:ilvl w:val="0"/>
          <w:numId w:val="135"/>
        </w:numPr>
        <w:ind w:right="9" w:hanging="600"/>
      </w:pPr>
      <w:r>
        <w:t>违反规定向他人贷款或者提供担保；</w:t>
      </w:r>
      <w:r>
        <w:rPr>
          <w:rFonts w:ascii="Times New Roman" w:eastAsia="Times New Roman" w:hAnsi="Times New Roman" w:cs="Times New Roman"/>
        </w:rPr>
        <w:t xml:space="preserve"> </w:t>
      </w:r>
    </w:p>
    <w:p w14:paraId="0CDCCCE1" w14:textId="77777777" w:rsidR="00865249" w:rsidRDefault="00AD7DA4">
      <w:pPr>
        <w:numPr>
          <w:ilvl w:val="0"/>
          <w:numId w:val="135"/>
        </w:numPr>
        <w:ind w:right="9" w:hanging="600"/>
      </w:pPr>
      <w:r>
        <w:t>从事承担无限责任的投资；</w:t>
      </w:r>
      <w:r>
        <w:rPr>
          <w:rFonts w:ascii="Times New Roman" w:eastAsia="Times New Roman" w:hAnsi="Times New Roman" w:cs="Times New Roman"/>
        </w:rPr>
        <w:t xml:space="preserve"> </w:t>
      </w:r>
    </w:p>
    <w:p w14:paraId="0DAC9082" w14:textId="77777777" w:rsidR="00865249" w:rsidRDefault="00AD7DA4">
      <w:pPr>
        <w:numPr>
          <w:ilvl w:val="0"/>
          <w:numId w:val="135"/>
        </w:numPr>
        <w:ind w:right="9" w:hanging="600"/>
      </w:pPr>
      <w:r>
        <w:t>买卖其他基金份额，但是国务院证券监督管理机构另有规定的除外；</w:t>
      </w:r>
      <w:r>
        <w:rPr>
          <w:rFonts w:ascii="Times New Roman" w:eastAsia="Times New Roman" w:hAnsi="Times New Roman" w:cs="Times New Roman"/>
        </w:rPr>
        <w:t xml:space="preserve"> </w:t>
      </w:r>
    </w:p>
    <w:p w14:paraId="30308A9E" w14:textId="77777777" w:rsidR="00865249" w:rsidRDefault="00AD7DA4">
      <w:pPr>
        <w:numPr>
          <w:ilvl w:val="0"/>
          <w:numId w:val="135"/>
        </w:numPr>
        <w:ind w:right="9" w:hanging="600"/>
      </w:pPr>
      <w:r>
        <w:t>向其基金管理人、基金托管人出资；</w:t>
      </w:r>
      <w:r>
        <w:rPr>
          <w:rFonts w:ascii="Times New Roman" w:eastAsia="Times New Roman" w:hAnsi="Times New Roman" w:cs="Times New Roman"/>
        </w:rPr>
        <w:t xml:space="preserve"> </w:t>
      </w:r>
    </w:p>
    <w:p w14:paraId="51429C80" w14:textId="77777777" w:rsidR="00865249" w:rsidRDefault="00AD7DA4">
      <w:pPr>
        <w:numPr>
          <w:ilvl w:val="0"/>
          <w:numId w:val="135"/>
        </w:numPr>
        <w:spacing w:after="0" w:line="380" w:lineRule="auto"/>
        <w:ind w:right="9" w:hanging="600"/>
      </w:pP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037AB0D2" w14:textId="77777777" w:rsidR="00865249" w:rsidRDefault="00AD7DA4">
      <w:pPr>
        <w:spacing w:after="10" w:line="365" w:lineRule="auto"/>
        <w:ind w:left="-15" w:right="9"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14DE255C" w14:textId="77777777" w:rsidR="00865249" w:rsidRDefault="00AD7DA4">
      <w:pPr>
        <w:spacing w:after="17" w:line="361" w:lineRule="auto"/>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w:t>
      </w:r>
      <w:r>
        <w:t>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94BEF53" w14:textId="77777777" w:rsidR="00865249" w:rsidRDefault="00AD7DA4">
      <w:pPr>
        <w:ind w:right="9"/>
      </w:pPr>
      <w:r>
        <w:rPr>
          <w:rFonts w:ascii="Times New Roman" w:eastAsia="Times New Roman" w:hAnsi="Times New Roman" w:cs="Times New Roman"/>
        </w:rPr>
        <w:t>3</w:t>
      </w:r>
      <w:r>
        <w:t>、法律法规或监管部门取消上述组合限制、禁止行为规定或从事关联交易</w:t>
      </w:r>
      <w:r>
        <w:rPr>
          <w:rFonts w:ascii="Times New Roman" w:eastAsia="Times New Roman" w:hAnsi="Times New Roman" w:cs="Times New Roman"/>
        </w:rPr>
        <w:t xml:space="preserve"> </w:t>
      </w:r>
    </w:p>
    <w:p w14:paraId="6128FFC5" w14:textId="77777777" w:rsidR="00865249" w:rsidRDefault="00AD7DA4">
      <w:pPr>
        <w:spacing w:after="7" w:line="368" w:lineRule="auto"/>
        <w:ind w:left="-5" w:right="9"/>
      </w:pPr>
      <w:r>
        <w:t>的条件和要求，基金管理人在履行适当程序后，本基金可不受相关限制。法律法规或监管部门对上述组合限制、</w:t>
      </w:r>
      <w:r>
        <w:rPr>
          <w:rFonts w:ascii="Times New Roman" w:eastAsia="Times New Roman" w:hAnsi="Times New Roman" w:cs="Times New Roman"/>
        </w:rPr>
        <w:t xml:space="preserve"> </w:t>
      </w:r>
      <w:r>
        <w:t>禁止行为规定或从事关联交易的条件和要求进行变更的，本基金可以变更后的规定为准。经与基金托管人协商一致，基金管理人可依据法律法规或监管部门规定</w:t>
      </w:r>
      <w:r>
        <w:rPr>
          <w:rFonts w:ascii="Times New Roman" w:eastAsia="Times New Roman" w:hAnsi="Times New Roman" w:cs="Times New Roman"/>
        </w:rPr>
        <w:t xml:space="preserve"> </w:t>
      </w:r>
      <w:r>
        <w:t>直接对基金合同进行变更，该变更无须召开基金份额持有人大会审议。</w:t>
      </w:r>
      <w:r>
        <w:rPr>
          <w:rFonts w:ascii="Times New Roman" w:eastAsia="Times New Roman" w:hAnsi="Times New Roman" w:cs="Times New Roman"/>
        </w:rPr>
        <w:t xml:space="preserve"> </w:t>
      </w:r>
    </w:p>
    <w:p w14:paraId="7CE90061" w14:textId="77777777" w:rsidR="00865249" w:rsidRDefault="00AD7DA4">
      <w:pPr>
        <w:spacing w:after="131"/>
        <w:ind w:left="480" w:firstLine="0"/>
      </w:pPr>
      <w:r>
        <w:t xml:space="preserve"> </w:t>
      </w:r>
    </w:p>
    <w:p w14:paraId="11C084F3" w14:textId="77777777" w:rsidR="00865249" w:rsidRDefault="00AD7DA4">
      <w:pPr>
        <w:spacing w:after="131"/>
        <w:ind w:right="9"/>
      </w:pPr>
      <w:r>
        <w:t>六、基金净值的计算方法和公告方式</w:t>
      </w:r>
      <w:r>
        <w:t xml:space="preserve"> </w:t>
      </w:r>
    </w:p>
    <w:p w14:paraId="21B90D8F" w14:textId="77777777" w:rsidR="00865249" w:rsidRDefault="00AD7DA4">
      <w:pPr>
        <w:numPr>
          <w:ilvl w:val="0"/>
          <w:numId w:val="136"/>
        </w:numPr>
        <w:spacing w:after="131"/>
        <w:ind w:right="9" w:hanging="720"/>
      </w:pPr>
      <w:r>
        <w:t>基金资产净值的计算</w:t>
      </w:r>
      <w:r>
        <w:t xml:space="preserve"> </w:t>
      </w:r>
    </w:p>
    <w:p w14:paraId="5349F207" w14:textId="77777777" w:rsidR="00865249" w:rsidRDefault="00AD7DA4">
      <w:pPr>
        <w:spacing w:after="131"/>
        <w:ind w:right="9"/>
      </w:pPr>
      <w:r>
        <w:t>基金资产净值是指基金资产总值减去基金负债后的价值。</w:t>
      </w:r>
      <w:r>
        <w:t xml:space="preserve"> </w:t>
      </w:r>
    </w:p>
    <w:p w14:paraId="56D6D088" w14:textId="77777777" w:rsidR="00865249" w:rsidRDefault="00AD7DA4">
      <w:pPr>
        <w:numPr>
          <w:ilvl w:val="0"/>
          <w:numId w:val="136"/>
        </w:numPr>
        <w:spacing w:after="131"/>
        <w:ind w:right="9" w:hanging="720"/>
      </w:pPr>
      <w:r>
        <w:t>基金净值信息的公告方式</w:t>
      </w:r>
      <w:r>
        <w:t xml:space="preserve"> </w:t>
      </w:r>
    </w:p>
    <w:p w14:paraId="0A0AD105" w14:textId="77777777" w:rsidR="00865249" w:rsidRDefault="00AD7DA4">
      <w:pPr>
        <w:spacing w:line="360" w:lineRule="auto"/>
        <w:ind w:left="-15" w:right="9" w:firstLine="480"/>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5C015799" w14:textId="77777777" w:rsidR="00865249" w:rsidRDefault="00AD7DA4">
      <w:pPr>
        <w:spacing w:after="14" w:line="363" w:lineRule="auto"/>
        <w:ind w:left="-15" w:right="9" w:firstLine="480"/>
      </w:pPr>
      <w:r>
        <w:t>在开始办理基金份额申购或者赎回后，基金管理人应当在不晚于每个开放日的次日，通过其规定网站、基金销售机构网站或者营业网点披露开放日的各类基金份额的基金份额净值和基金份额累计净值。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3A8A7DEC" w14:textId="77777777" w:rsidR="00865249" w:rsidRDefault="00AD7DA4">
      <w:pPr>
        <w:spacing w:after="10" w:line="365" w:lineRule="auto"/>
        <w:ind w:left="-15" w:right="9"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6E0D8B71" w14:textId="77777777" w:rsidR="00865249" w:rsidRDefault="00AD7DA4">
      <w:pPr>
        <w:spacing w:after="131"/>
        <w:ind w:left="480" w:firstLine="0"/>
      </w:pPr>
      <w:r>
        <w:t xml:space="preserve"> </w:t>
      </w:r>
    </w:p>
    <w:p w14:paraId="18AB5D8C" w14:textId="77777777" w:rsidR="00865249" w:rsidRDefault="00AD7DA4">
      <w:pPr>
        <w:ind w:right="9"/>
      </w:pPr>
      <w:r>
        <w:t>七、基金合同的变更、终止与基金财产的清算</w:t>
      </w:r>
      <w:r>
        <w:t xml:space="preserve"> </w:t>
      </w:r>
    </w:p>
    <w:p w14:paraId="01308221" w14:textId="77777777" w:rsidR="00865249" w:rsidRDefault="00AD7DA4">
      <w:pPr>
        <w:ind w:right="9"/>
      </w:pPr>
      <w:r>
        <w:t>（一）</w:t>
      </w:r>
      <w:r>
        <w:t>《基金合同》的变更</w:t>
      </w:r>
      <w:r>
        <w:rPr>
          <w:rFonts w:ascii="Times New Roman" w:eastAsia="Times New Roman" w:hAnsi="Times New Roman" w:cs="Times New Roman"/>
        </w:rPr>
        <w:t xml:space="preserve"> </w:t>
      </w:r>
    </w:p>
    <w:p w14:paraId="3CFCDD4B" w14:textId="77777777" w:rsidR="00865249" w:rsidRDefault="00AD7DA4">
      <w:pPr>
        <w:numPr>
          <w:ilvl w:val="0"/>
          <w:numId w:val="137"/>
        </w:numPr>
        <w:spacing w:after="10" w:line="366" w:lineRule="auto"/>
        <w:ind w:right="9"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BC24DA7" w14:textId="77777777" w:rsidR="00865249" w:rsidRDefault="00AD7DA4">
      <w:pPr>
        <w:numPr>
          <w:ilvl w:val="0"/>
          <w:numId w:val="137"/>
        </w:numPr>
        <w:spacing w:after="18" w:line="370" w:lineRule="auto"/>
        <w:ind w:right="9" w:firstLine="480"/>
      </w:pPr>
      <w:r>
        <w:t>关于《基金合同》变更的基金份额持有人大会决议自表决通过之日起生效，生效后方可执行，自决议生效后按照《信息披露办法》的规定在规定媒介公告，并应当自通过之日起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829E8F0" w14:textId="77777777" w:rsidR="00865249" w:rsidRDefault="00AD7DA4">
      <w:pPr>
        <w:ind w:right="9"/>
      </w:pPr>
      <w:r>
        <w:t>（二）《基金合同》的终止事由</w:t>
      </w:r>
      <w:r>
        <w:rPr>
          <w:rFonts w:ascii="Times New Roman" w:eastAsia="Times New Roman" w:hAnsi="Times New Roman" w:cs="Times New Roman"/>
        </w:rPr>
        <w:t xml:space="preserve"> </w:t>
      </w:r>
    </w:p>
    <w:p w14:paraId="7ADA4741" w14:textId="77777777" w:rsidR="00865249" w:rsidRDefault="00AD7DA4">
      <w:pPr>
        <w:ind w:right="9"/>
      </w:pPr>
      <w:r>
        <w:t>有下列情形之一的，《基金合同》应当终止：</w:t>
      </w:r>
      <w:r>
        <w:rPr>
          <w:rFonts w:ascii="Times New Roman" w:eastAsia="Times New Roman" w:hAnsi="Times New Roman" w:cs="Times New Roman"/>
        </w:rPr>
        <w:t xml:space="preserve"> </w:t>
      </w:r>
    </w:p>
    <w:p w14:paraId="22EC836C" w14:textId="77777777" w:rsidR="00865249" w:rsidRDefault="00AD7DA4">
      <w:pPr>
        <w:numPr>
          <w:ilvl w:val="0"/>
          <w:numId w:val="138"/>
        </w:numPr>
        <w:ind w:right="9" w:firstLine="480"/>
      </w:pPr>
      <w:r>
        <w:t>基金份额持有人大会决定终止的；</w:t>
      </w:r>
      <w:r>
        <w:rPr>
          <w:rFonts w:ascii="Times New Roman" w:eastAsia="Times New Roman" w:hAnsi="Times New Roman" w:cs="Times New Roman"/>
        </w:rPr>
        <w:t xml:space="preserve"> </w:t>
      </w:r>
    </w:p>
    <w:p w14:paraId="667A94FB" w14:textId="77777777" w:rsidR="00865249" w:rsidRDefault="00AD7DA4">
      <w:pPr>
        <w:numPr>
          <w:ilvl w:val="0"/>
          <w:numId w:val="138"/>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7B25DB8" w14:textId="77777777" w:rsidR="00865249" w:rsidRDefault="00AD7DA4">
      <w:pPr>
        <w:numPr>
          <w:ilvl w:val="0"/>
          <w:numId w:val="138"/>
        </w:numPr>
        <w:spacing w:after="0" w:line="388" w:lineRule="auto"/>
        <w:ind w:right="9" w:firstLine="480"/>
      </w:pPr>
      <w:r>
        <w:t>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60C20AF9" w14:textId="77777777" w:rsidR="00865249" w:rsidRDefault="00AD7DA4">
      <w:pPr>
        <w:numPr>
          <w:ilvl w:val="0"/>
          <w:numId w:val="138"/>
        </w:numPr>
        <w:ind w:right="9" w:firstLine="480"/>
      </w:pPr>
      <w:r>
        <w:t>《基金合同》约定的其他情形；</w:t>
      </w:r>
      <w:r>
        <w:rPr>
          <w:rFonts w:ascii="Times New Roman" w:eastAsia="Times New Roman" w:hAnsi="Times New Roman" w:cs="Times New Roman"/>
        </w:rPr>
        <w:t xml:space="preserve"> </w:t>
      </w:r>
    </w:p>
    <w:p w14:paraId="0F2BD5F7" w14:textId="77777777" w:rsidR="00865249" w:rsidRDefault="00AD7DA4">
      <w:pPr>
        <w:numPr>
          <w:ilvl w:val="0"/>
          <w:numId w:val="138"/>
        </w:numPr>
        <w:ind w:right="9" w:firstLine="480"/>
      </w:pPr>
      <w:r>
        <w:t>相关法律法规和中国证监会规定的其他情况。</w:t>
      </w:r>
      <w:r>
        <w:rPr>
          <w:rFonts w:ascii="Times New Roman" w:eastAsia="Times New Roman" w:hAnsi="Times New Roman" w:cs="Times New Roman"/>
        </w:rPr>
        <w:t xml:space="preserve"> </w:t>
      </w:r>
    </w:p>
    <w:p w14:paraId="1FBC209A" w14:textId="77777777" w:rsidR="00865249" w:rsidRDefault="00AD7DA4">
      <w:pPr>
        <w:ind w:right="9"/>
      </w:pPr>
      <w:r>
        <w:t>（三）基金财产的清算</w:t>
      </w:r>
      <w:r>
        <w:rPr>
          <w:rFonts w:ascii="Times New Roman" w:eastAsia="Times New Roman" w:hAnsi="Times New Roman" w:cs="Times New Roman"/>
        </w:rPr>
        <w:t xml:space="preserve"> </w:t>
      </w:r>
    </w:p>
    <w:p w14:paraId="0F3B6C72" w14:textId="77777777" w:rsidR="00865249" w:rsidRDefault="00AD7DA4">
      <w:pPr>
        <w:spacing w:after="6" w:line="370" w:lineRule="auto"/>
        <w:ind w:left="-15" w:right="229" w:firstLine="470"/>
        <w:jc w:val="both"/>
      </w:pPr>
      <w:r>
        <w:rPr>
          <w:rFonts w:ascii="Times New Roman" w:eastAsia="Times New Roman" w:hAnsi="Times New Roman" w:cs="Times New Roman"/>
        </w:rPr>
        <w:t>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2</w:t>
      </w:r>
      <w:r>
        <w:t>、基金财产清算小组组成：基</w:t>
      </w:r>
      <w:r>
        <w:t>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5BC033D" w14:textId="77777777" w:rsidR="00865249" w:rsidRDefault="00AD7DA4">
      <w:pPr>
        <w:numPr>
          <w:ilvl w:val="0"/>
          <w:numId w:val="139"/>
        </w:numPr>
        <w:spacing w:after="2" w:line="379" w:lineRule="auto"/>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8D53358" w14:textId="77777777" w:rsidR="00865249" w:rsidRDefault="00AD7DA4">
      <w:pPr>
        <w:numPr>
          <w:ilvl w:val="0"/>
          <w:numId w:val="139"/>
        </w:numPr>
        <w:ind w:right="9" w:firstLine="480"/>
      </w:pPr>
      <w:r>
        <w:t>基金财产清算程序：</w:t>
      </w:r>
      <w:r>
        <w:rPr>
          <w:rFonts w:ascii="Times New Roman" w:eastAsia="Times New Roman" w:hAnsi="Times New Roman" w:cs="Times New Roman"/>
        </w:rPr>
        <w:t xml:space="preserve"> </w:t>
      </w:r>
    </w:p>
    <w:p w14:paraId="361F9E4C" w14:textId="77777777" w:rsidR="00865249" w:rsidRDefault="00AD7DA4">
      <w:pPr>
        <w:numPr>
          <w:ilvl w:val="0"/>
          <w:numId w:val="140"/>
        </w:numPr>
        <w:ind w:right="9" w:firstLine="480"/>
      </w:pPr>
      <w:r>
        <w:t>《基金合同》终止情形出现时，由基金财产清算小组统一接管基金；</w:t>
      </w:r>
      <w:r>
        <w:rPr>
          <w:rFonts w:ascii="Times New Roman" w:eastAsia="Times New Roman" w:hAnsi="Times New Roman" w:cs="Times New Roman"/>
        </w:rPr>
        <w:t xml:space="preserve"> </w:t>
      </w:r>
    </w:p>
    <w:p w14:paraId="76088F97" w14:textId="77777777" w:rsidR="00865249" w:rsidRDefault="00AD7DA4">
      <w:pPr>
        <w:numPr>
          <w:ilvl w:val="0"/>
          <w:numId w:val="140"/>
        </w:numPr>
        <w:ind w:right="9" w:firstLine="480"/>
      </w:pPr>
      <w:r>
        <w:t>对基金财产和债权债务进行清理和确认；</w:t>
      </w:r>
      <w:r>
        <w:rPr>
          <w:rFonts w:ascii="Times New Roman" w:eastAsia="Times New Roman" w:hAnsi="Times New Roman" w:cs="Times New Roman"/>
        </w:rPr>
        <w:t xml:space="preserve"> </w:t>
      </w:r>
    </w:p>
    <w:p w14:paraId="417986B9" w14:textId="77777777" w:rsidR="00865249" w:rsidRDefault="00AD7DA4">
      <w:pPr>
        <w:numPr>
          <w:ilvl w:val="0"/>
          <w:numId w:val="140"/>
        </w:numPr>
        <w:ind w:right="9" w:firstLine="480"/>
      </w:pPr>
      <w:r>
        <w:t>对基金财产进行估值和变现；</w:t>
      </w:r>
      <w:r>
        <w:rPr>
          <w:rFonts w:ascii="Times New Roman" w:eastAsia="Times New Roman" w:hAnsi="Times New Roman" w:cs="Times New Roman"/>
        </w:rPr>
        <w:t xml:space="preserve"> </w:t>
      </w:r>
    </w:p>
    <w:p w14:paraId="6E322C37" w14:textId="77777777" w:rsidR="00865249" w:rsidRDefault="00AD7DA4">
      <w:pPr>
        <w:numPr>
          <w:ilvl w:val="0"/>
          <w:numId w:val="140"/>
        </w:numPr>
        <w:ind w:right="9" w:firstLine="480"/>
      </w:pPr>
      <w:r>
        <w:t>制作清算报告；</w:t>
      </w:r>
      <w:r>
        <w:rPr>
          <w:rFonts w:ascii="Times New Roman" w:eastAsia="Times New Roman" w:hAnsi="Times New Roman" w:cs="Times New Roman"/>
        </w:rPr>
        <w:t xml:space="preserve"> </w:t>
      </w:r>
    </w:p>
    <w:p w14:paraId="15D71EFD" w14:textId="77777777" w:rsidR="00865249" w:rsidRDefault="00AD7DA4">
      <w:pPr>
        <w:numPr>
          <w:ilvl w:val="0"/>
          <w:numId w:val="140"/>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8CC7DB0" w14:textId="77777777" w:rsidR="00865249" w:rsidRDefault="00AD7DA4">
      <w:pPr>
        <w:numPr>
          <w:ilvl w:val="0"/>
          <w:numId w:val="140"/>
        </w:numPr>
        <w:ind w:right="9" w:firstLine="480"/>
      </w:pPr>
      <w:r>
        <w:t>将清算报告报中国证监会备案并公告；</w:t>
      </w:r>
      <w:r>
        <w:rPr>
          <w:rFonts w:ascii="Times New Roman" w:eastAsia="Times New Roman" w:hAnsi="Times New Roman" w:cs="Times New Roman"/>
        </w:rPr>
        <w:t xml:space="preserve"> </w:t>
      </w:r>
    </w:p>
    <w:p w14:paraId="57FEC877" w14:textId="77777777" w:rsidR="00865249" w:rsidRDefault="00AD7DA4">
      <w:pPr>
        <w:numPr>
          <w:ilvl w:val="0"/>
          <w:numId w:val="140"/>
        </w:numPr>
        <w:ind w:right="9" w:firstLine="480"/>
      </w:pPr>
      <w:r>
        <w:t>对基金财产进行分配。</w:t>
      </w:r>
      <w:r>
        <w:rPr>
          <w:rFonts w:ascii="Times New Roman" w:eastAsia="Times New Roman" w:hAnsi="Times New Roman" w:cs="Times New Roman"/>
        </w:rPr>
        <w:t xml:space="preserve"> </w:t>
      </w:r>
    </w:p>
    <w:p w14:paraId="645D5D10" w14:textId="77777777" w:rsidR="00865249" w:rsidRDefault="00AD7DA4">
      <w:pPr>
        <w:spacing w:after="6" w:line="370"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6CC814DD" w14:textId="77777777" w:rsidR="00865249" w:rsidRDefault="00AD7DA4">
      <w:pPr>
        <w:numPr>
          <w:ilvl w:val="0"/>
          <w:numId w:val="141"/>
        </w:numPr>
        <w:ind w:right="9" w:hanging="720"/>
      </w:pPr>
      <w:r>
        <w:t>清算费用</w:t>
      </w:r>
      <w:r>
        <w:rPr>
          <w:rFonts w:ascii="Times New Roman" w:eastAsia="Times New Roman" w:hAnsi="Times New Roman" w:cs="Times New Roman"/>
        </w:rPr>
        <w:t xml:space="preserve"> </w:t>
      </w:r>
    </w:p>
    <w:p w14:paraId="52D54B42" w14:textId="77777777" w:rsidR="00865249" w:rsidRDefault="00AD7DA4">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BB50F3F" w14:textId="77777777" w:rsidR="00865249" w:rsidRDefault="00AD7DA4">
      <w:pPr>
        <w:numPr>
          <w:ilvl w:val="0"/>
          <w:numId w:val="141"/>
        </w:numPr>
        <w:ind w:right="9" w:hanging="720"/>
      </w:pPr>
      <w:r>
        <w:t>基金财产清算剩余资产的分配</w:t>
      </w:r>
      <w:r>
        <w:rPr>
          <w:rFonts w:ascii="Times New Roman" w:eastAsia="Times New Roman" w:hAnsi="Times New Roman" w:cs="Times New Roman"/>
        </w:rPr>
        <w:t xml:space="preserve"> </w:t>
      </w:r>
    </w:p>
    <w:p w14:paraId="4C16CFC8" w14:textId="77777777" w:rsidR="00865249" w:rsidRDefault="00AD7DA4">
      <w:pPr>
        <w:spacing w:after="21" w:line="363" w:lineRule="auto"/>
        <w:ind w:left="-15" w:right="9" w:firstLine="480"/>
      </w:pPr>
      <w:del w:id="9" w:author="FundLex" w:date="2026-10-22T00:12:15Z">
        <w:r>
          <w:delText>依据基金财产清算的分配方案，将基金财产清算后的全部</w:delText>
        </w:r>
        <w:r>
          <w:delText>剩余资产扣除基金财产清算费用、交纳所欠税款并清偿基金债务后，按基金份额持有人持有的基金份额比例进行分配。</w:delText>
        </w:r>
      </w:del>
      <w:ins w:id="10" w:author="FundLex" w:date="2026-10-22T00:12:15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222E1B14" w14:textId="77777777" w:rsidR="00865249" w:rsidRDefault="00AD7DA4">
      <w:pPr>
        <w:numPr>
          <w:ilvl w:val="0"/>
          <w:numId w:val="141"/>
        </w:numPr>
        <w:ind w:right="9" w:hanging="720"/>
      </w:pPr>
      <w:r>
        <w:t>基金财产清算的公告</w:t>
      </w:r>
      <w:r>
        <w:rPr>
          <w:rFonts w:ascii="Times New Roman" w:eastAsia="Times New Roman" w:hAnsi="Times New Roman" w:cs="Times New Roman"/>
        </w:rPr>
        <w:t xml:space="preserve"> </w:t>
      </w:r>
    </w:p>
    <w:p w14:paraId="5DD18590" w14:textId="77777777" w:rsidR="00865249" w:rsidRDefault="00AD7DA4">
      <w:pPr>
        <w:spacing w:after="131"/>
        <w:ind w:right="9"/>
      </w:pPr>
      <w:r>
        <w:t>清算过程中的有关重大事项须及时公告；基金财产清算报告经符合《证券法》</w:t>
      </w:r>
    </w:p>
    <w:p w14:paraId="49FDC119" w14:textId="77777777" w:rsidR="00865249" w:rsidRDefault="00AD7DA4">
      <w:pPr>
        <w:spacing w:line="369" w:lineRule="auto"/>
        <w:ind w:left="-5" w:right="9"/>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6E5C97B" w14:textId="77777777" w:rsidR="00865249" w:rsidRDefault="00AD7DA4">
      <w:pPr>
        <w:numPr>
          <w:ilvl w:val="0"/>
          <w:numId w:val="141"/>
        </w:numPr>
        <w:ind w:right="9" w:hanging="720"/>
      </w:pPr>
      <w:r>
        <w:t>基金财产清算账册及文件的保存</w:t>
      </w:r>
      <w:r>
        <w:rPr>
          <w:rFonts w:ascii="Times New Roman" w:eastAsia="Times New Roman" w:hAnsi="Times New Roman" w:cs="Times New Roman"/>
        </w:rPr>
        <w:t xml:space="preserve"> </w:t>
      </w:r>
    </w:p>
    <w:p w14:paraId="586F2EA7" w14:textId="77777777" w:rsidR="00865249" w:rsidRDefault="00AD7DA4">
      <w:pPr>
        <w:spacing w:after="8" w:line="365" w:lineRule="auto"/>
        <w:ind w:left="-15" w:right="9"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3C5D94A2" w14:textId="77777777" w:rsidR="00865249" w:rsidRDefault="00AD7DA4">
      <w:pPr>
        <w:spacing w:after="178"/>
        <w:ind w:left="480" w:firstLine="0"/>
      </w:pPr>
      <w:r>
        <w:rPr>
          <w:rFonts w:ascii="Times New Roman" w:eastAsia="Times New Roman" w:hAnsi="Times New Roman" w:cs="Times New Roman"/>
        </w:rPr>
        <w:t xml:space="preserve"> </w:t>
      </w:r>
    </w:p>
    <w:p w14:paraId="6D1BEE21" w14:textId="77777777" w:rsidR="00865249" w:rsidRDefault="00AD7DA4">
      <w:pPr>
        <w:numPr>
          <w:ilvl w:val="0"/>
          <w:numId w:val="142"/>
        </w:numPr>
        <w:ind w:right="9" w:hanging="480"/>
      </w:pPr>
      <w:r>
        <w:t>争议的处理和适用的法律</w:t>
      </w:r>
      <w:r>
        <w:rPr>
          <w:rFonts w:ascii="Times New Roman" w:eastAsia="Times New Roman" w:hAnsi="Times New Roman" w:cs="Times New Roman"/>
        </w:rPr>
        <w:t xml:space="preserve"> </w:t>
      </w:r>
    </w:p>
    <w:p w14:paraId="638B5BAD" w14:textId="77777777" w:rsidR="00865249" w:rsidRDefault="00AD7DA4">
      <w:pPr>
        <w:spacing w:after="0" w:line="360" w:lineRule="auto"/>
        <w:ind w:left="-15" w:right="9" w:firstLine="480"/>
      </w:pPr>
      <w:r>
        <w:t>各方当事人同意，因《基金合同》而产生的或与《基金合同》有关的一切争议，如经友好协商未能解决的，任何一方均有权将争议提交中国国际经济贸易仲裁委员会，按照其届时有效的仲裁规则进行仲裁，仲裁地点为北京。仲裁裁决是终局性的并对各方当事人具有约束力，仲裁费用由败诉方承担。</w:t>
      </w:r>
      <w:r>
        <w:t xml:space="preserve"> </w:t>
      </w:r>
    </w:p>
    <w:p w14:paraId="7448E711" w14:textId="77777777" w:rsidR="00865249" w:rsidRDefault="00AD7DA4">
      <w:pPr>
        <w:spacing w:after="0" w:line="360" w:lineRule="auto"/>
        <w:ind w:left="-15" w:right="9" w:firstLine="480"/>
      </w:pPr>
      <w:r>
        <w:t>争议处理期间，各方当事人应恪守各自的职责，继续忠实、勤勉、尽责地履行基金合同规定的义务，维护基金份额持有人的合法权益。</w:t>
      </w:r>
      <w:r>
        <w:t xml:space="preserve"> </w:t>
      </w:r>
    </w:p>
    <w:p w14:paraId="2BD5749B" w14:textId="77777777" w:rsidR="00865249" w:rsidRDefault="00AD7DA4">
      <w:pPr>
        <w:spacing w:after="131"/>
        <w:ind w:right="9"/>
      </w:pPr>
      <w:r>
        <w:t>《基金合</w:t>
      </w:r>
      <w:r>
        <w:t>同》受中国法律管辖。</w:t>
      </w:r>
      <w:r>
        <w:t xml:space="preserve"> </w:t>
      </w:r>
    </w:p>
    <w:p w14:paraId="36E73AD9" w14:textId="77777777" w:rsidR="00865249" w:rsidRDefault="00AD7DA4">
      <w:pPr>
        <w:spacing w:after="131"/>
        <w:ind w:left="480" w:firstLine="0"/>
      </w:pPr>
      <w:r>
        <w:t xml:space="preserve"> </w:t>
      </w:r>
    </w:p>
    <w:p w14:paraId="5FC956D2" w14:textId="77777777" w:rsidR="00865249" w:rsidRDefault="00AD7DA4">
      <w:pPr>
        <w:numPr>
          <w:ilvl w:val="0"/>
          <w:numId w:val="142"/>
        </w:numPr>
        <w:spacing w:after="131"/>
        <w:ind w:right="9" w:hanging="480"/>
      </w:pPr>
      <w:r>
        <w:t>基金合同存放地和投资者取得合同的方式</w:t>
      </w:r>
      <w:r>
        <w:t xml:space="preserve"> </w:t>
      </w:r>
    </w:p>
    <w:p w14:paraId="4A1494C6" w14:textId="77777777" w:rsidR="00865249" w:rsidRDefault="00AD7DA4">
      <w:pPr>
        <w:spacing w:after="0" w:line="360" w:lineRule="auto"/>
        <w:ind w:left="-15" w:right="9" w:firstLine="480"/>
      </w:pPr>
      <w:r>
        <w:t>《基金合同》可印制成册，供投资者在基金管理人、基金托管人、销售机构的办公场所和营业场所查阅。</w:t>
      </w:r>
      <w:r>
        <w:t xml:space="preserve"> </w:t>
      </w:r>
    </w:p>
    <w:p w14:paraId="129C4BA5" w14:textId="77777777" w:rsidR="00865249" w:rsidRDefault="00AD7DA4">
      <w:pPr>
        <w:spacing w:after="0"/>
        <w:ind w:left="0" w:right="187" w:firstLine="0"/>
        <w:jc w:val="right"/>
      </w:pPr>
      <w:r>
        <w:rPr>
          <w:rFonts w:ascii="Times New Roman" w:eastAsia="Times New Roman" w:hAnsi="Times New Roman" w:cs="Times New Roman"/>
          <w:sz w:val="21"/>
        </w:rPr>
        <w:t xml:space="preserve"> </w:t>
      </w:r>
    </w:p>
    <w:p w14:paraId="110EB902" w14:textId="77777777" w:rsidR="00865249" w:rsidRDefault="00865249">
      <w:pPr>
        <w:sectPr w:rsidR="00865249">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505" w:left="1800" w:header="874" w:footer="996" w:gutter="0"/>
          <w:pgNumType w:start="1"/>
          <w:cols w:space="720"/>
        </w:sectPr>
      </w:pPr>
    </w:p>
    <w:p w14:paraId="7CDC40D0" w14:textId="77777777" w:rsidR="00865249" w:rsidRDefault="00AD7DA4">
      <w:pPr>
        <w:spacing w:after="370"/>
        <w:ind w:left="480" w:firstLine="0"/>
      </w:pPr>
      <w:r>
        <w:rPr>
          <w:rFonts w:ascii="Times New Roman" w:eastAsia="Times New Roman" w:hAnsi="Times New Roman" w:cs="Times New Roman"/>
        </w:rPr>
        <w:t xml:space="preserve"> </w:t>
      </w:r>
    </w:p>
    <w:p w14:paraId="28AF6985" w14:textId="77777777" w:rsidR="00865249" w:rsidRDefault="00AD7DA4">
      <w:pPr>
        <w:spacing w:after="332"/>
        <w:ind w:left="-5" w:right="9"/>
      </w:pPr>
      <w:r>
        <w:t>（本页为《</w:t>
      </w:r>
      <w:r>
        <w:t>广发景和中短债债券型证券投资基金基金合同》签署页，无正文）</w:t>
      </w:r>
      <w:r>
        <w:t xml:space="preserve"> </w:t>
      </w:r>
    </w:p>
    <w:p w14:paraId="6C6FD3D4" w14:textId="77777777" w:rsidR="00865249" w:rsidRDefault="00AD7DA4">
      <w:pPr>
        <w:spacing w:after="417"/>
        <w:ind w:left="0" w:firstLine="0"/>
      </w:pPr>
      <w:r>
        <w:rPr>
          <w:rFonts w:ascii="Times New Roman" w:eastAsia="Times New Roman" w:hAnsi="Times New Roman" w:cs="Times New Roman"/>
          <w:sz w:val="21"/>
        </w:rPr>
        <w:t xml:space="preserve"> </w:t>
      </w:r>
    </w:p>
    <w:p w14:paraId="191E54EB" w14:textId="77777777" w:rsidR="00865249" w:rsidRDefault="00AD7DA4">
      <w:pPr>
        <w:spacing w:after="342"/>
        <w:ind w:left="-5" w:right="9"/>
      </w:pPr>
      <w:r>
        <w:t>基金管理人：广发基金管理有限公司</w:t>
      </w:r>
      <w:r>
        <w:t xml:space="preserve"> </w:t>
      </w:r>
    </w:p>
    <w:p w14:paraId="3BAC7A3D" w14:textId="77777777" w:rsidR="00865249" w:rsidRDefault="00AD7DA4">
      <w:pPr>
        <w:spacing w:after="342"/>
        <w:ind w:left="-5" w:right="9"/>
      </w:pPr>
      <w:r>
        <w:t>法定代表人或授权签字人：</w:t>
      </w:r>
      <w:r>
        <w:t xml:space="preserve"> </w:t>
      </w:r>
    </w:p>
    <w:p w14:paraId="62DA38D8" w14:textId="77777777" w:rsidR="00865249" w:rsidRDefault="00AD7DA4">
      <w:pPr>
        <w:spacing w:after="345"/>
        <w:ind w:left="420" w:firstLine="0"/>
      </w:pPr>
      <w:r>
        <w:t xml:space="preserve"> </w:t>
      </w:r>
    </w:p>
    <w:p w14:paraId="68C3A9A2" w14:textId="77777777" w:rsidR="00865249" w:rsidRDefault="00AD7DA4">
      <w:pPr>
        <w:spacing w:after="342"/>
        <w:ind w:left="420" w:firstLine="0"/>
      </w:pPr>
      <w:r>
        <w:t xml:space="preserve"> </w:t>
      </w:r>
    </w:p>
    <w:p w14:paraId="354F8CA9" w14:textId="77777777" w:rsidR="00865249" w:rsidRDefault="00AD7DA4">
      <w:pPr>
        <w:spacing w:after="342"/>
        <w:ind w:left="-5" w:right="9"/>
      </w:pPr>
      <w:r>
        <w:t>签订日：</w:t>
      </w:r>
      <w:r>
        <w:t xml:space="preserve">  </w:t>
      </w:r>
    </w:p>
    <w:p w14:paraId="47D3FCF2" w14:textId="77777777" w:rsidR="00865249" w:rsidRDefault="00AD7DA4">
      <w:pPr>
        <w:spacing w:after="344"/>
        <w:ind w:left="-5" w:right="9"/>
      </w:pPr>
      <w:r>
        <w:t>签订地：</w:t>
      </w:r>
      <w:r>
        <w:t xml:space="preserve"> </w:t>
      </w:r>
    </w:p>
    <w:p w14:paraId="2A9BA9AE" w14:textId="77777777" w:rsidR="00865249" w:rsidRDefault="00AD7DA4">
      <w:pPr>
        <w:spacing w:after="342"/>
        <w:ind w:left="540" w:firstLine="0"/>
      </w:pPr>
      <w:r>
        <w:t xml:space="preserve"> </w:t>
      </w:r>
    </w:p>
    <w:p w14:paraId="30C942EA" w14:textId="77777777" w:rsidR="00865249" w:rsidRDefault="00AD7DA4">
      <w:pPr>
        <w:spacing w:after="342"/>
        <w:ind w:left="540" w:firstLine="0"/>
      </w:pPr>
      <w:r>
        <w:t xml:space="preserve"> </w:t>
      </w:r>
    </w:p>
    <w:p w14:paraId="3418E885" w14:textId="77777777" w:rsidR="00865249" w:rsidRDefault="00AD7DA4">
      <w:pPr>
        <w:spacing w:after="345"/>
        <w:ind w:left="403" w:firstLine="0"/>
      </w:pPr>
      <w:r>
        <w:t xml:space="preserve"> </w:t>
      </w:r>
    </w:p>
    <w:p w14:paraId="3A9D042B" w14:textId="77777777" w:rsidR="00865249" w:rsidRDefault="00AD7DA4">
      <w:pPr>
        <w:spacing w:after="342"/>
        <w:ind w:left="-5" w:right="9"/>
      </w:pPr>
      <w:r>
        <w:t>基金托管人</w:t>
      </w:r>
      <w:r>
        <w:t>:</w:t>
      </w:r>
      <w:r>
        <w:t>中国银行股份有限公司</w:t>
      </w:r>
      <w:r>
        <w:t xml:space="preserve"> </w:t>
      </w:r>
    </w:p>
    <w:p w14:paraId="34B5B4E5" w14:textId="77777777" w:rsidR="00865249" w:rsidRDefault="00AD7DA4">
      <w:pPr>
        <w:spacing w:after="342"/>
        <w:ind w:left="-5" w:right="9"/>
      </w:pPr>
      <w:r>
        <w:t>法定代表人或授权签字人：</w:t>
      </w:r>
      <w:r>
        <w:t xml:space="preserve">  </w:t>
      </w:r>
    </w:p>
    <w:p w14:paraId="39E995C6" w14:textId="77777777" w:rsidR="00865249" w:rsidRDefault="00AD7DA4">
      <w:pPr>
        <w:spacing w:after="344"/>
        <w:ind w:left="420" w:firstLine="0"/>
      </w:pPr>
      <w:r>
        <w:t xml:space="preserve"> </w:t>
      </w:r>
    </w:p>
    <w:p w14:paraId="5123ABF0" w14:textId="77777777" w:rsidR="00865249" w:rsidRDefault="00AD7DA4">
      <w:pPr>
        <w:spacing w:after="352"/>
        <w:ind w:left="420" w:firstLine="0"/>
      </w:pPr>
      <w:r>
        <w:t xml:space="preserve"> </w:t>
      </w:r>
    </w:p>
    <w:p w14:paraId="6087FC50" w14:textId="77777777" w:rsidR="00865249" w:rsidRDefault="00AD7DA4">
      <w:pPr>
        <w:spacing w:after="344"/>
        <w:ind w:left="0" w:firstLine="0"/>
      </w:pPr>
      <w:r>
        <w:rPr>
          <w:sz w:val="21"/>
        </w:rPr>
        <w:t>签订</w:t>
      </w:r>
      <w:r>
        <w:t>日：</w:t>
      </w:r>
      <w:r>
        <w:t xml:space="preserve"> </w:t>
      </w:r>
    </w:p>
    <w:p w14:paraId="5BE77901" w14:textId="77777777" w:rsidR="00865249" w:rsidRDefault="00AD7DA4">
      <w:pPr>
        <w:spacing w:after="335"/>
        <w:ind w:left="-5" w:right="9"/>
      </w:pPr>
      <w:r>
        <w:t>签订地：</w:t>
      </w:r>
      <w:r>
        <w:t xml:space="preserve"> </w:t>
      </w:r>
    </w:p>
    <w:p w14:paraId="5A1A0370" w14:textId="77777777" w:rsidR="00865249" w:rsidRDefault="00AD7DA4">
      <w:pPr>
        <w:spacing w:after="1360"/>
        <w:ind w:left="0" w:firstLine="0"/>
        <w:jc w:val="right"/>
      </w:pPr>
      <w:r>
        <w:rPr>
          <w:rFonts w:ascii="Times New Roman" w:eastAsia="Times New Roman" w:hAnsi="Times New Roman" w:cs="Times New Roman"/>
          <w:sz w:val="21"/>
        </w:rPr>
        <w:t xml:space="preserve"> </w:t>
      </w:r>
    </w:p>
    <w:p w14:paraId="3302C4FE" w14:textId="77777777" w:rsidR="00865249" w:rsidRDefault="00AD7DA4">
      <w:pPr>
        <w:spacing w:after="0"/>
        <w:ind w:left="0" w:right="11" w:firstLine="0"/>
        <w:jc w:val="center"/>
      </w:pPr>
      <w:r>
        <w:rPr>
          <w:rFonts w:ascii="Times New Roman" w:eastAsia="Times New Roman" w:hAnsi="Times New Roman" w:cs="Times New Roman"/>
          <w:sz w:val="18"/>
        </w:rPr>
        <w:t xml:space="preserve"> </w:t>
      </w:r>
    </w:p>
    <w:sectPr w:rsidR="00865249">
      <w:headerReference w:type="even" r:id="rId19"/>
      <w:headerReference w:type="default" r:id="rId20"/>
      <w:footerReference w:type="even" r:id="rId21"/>
      <w:footerReference w:type="default" r:id="rId22"/>
      <w:headerReference w:type="first" r:id="rId23"/>
      <w:footerReference w:type="first" r:id="rId24"/>
      <w:pgSz w:w="11906" w:h="16838"/>
      <w:pgMar w:top="1440" w:right="1745"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0D7AC" w14:textId="77777777" w:rsidR="00000000" w:rsidRDefault="00AD7DA4">
      <w:pPr>
        <w:spacing w:after="0" w:line="240" w:lineRule="auto"/>
      </w:pPr>
      <w:r>
        <w:separator/>
      </w:r>
    </w:p>
  </w:endnote>
  <w:endnote w:type="continuationSeparator" w:id="0">
    <w:p w14:paraId="1F4B4796" w14:textId="77777777" w:rsidR="00000000" w:rsidRDefault="00AD7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30591" w14:textId="77777777" w:rsidR="00865249" w:rsidRDefault="00865249">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C8AD4" w14:textId="77777777" w:rsidR="00865249" w:rsidRDefault="00865249">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CCC81" w14:textId="77777777" w:rsidR="00865249" w:rsidRDefault="00865249">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F934E"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D02BFB9"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C225E"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6FF53A7"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6C797"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113CAF1"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55538" w14:textId="77777777" w:rsidR="00865249" w:rsidRDefault="00865249">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2CDF4" w14:textId="77777777" w:rsidR="00865249" w:rsidRDefault="00865249">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2F67E" w14:textId="77777777" w:rsidR="00865249" w:rsidRDefault="00865249">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4C0DEE" w14:textId="77777777" w:rsidR="00000000" w:rsidRDefault="00AD7DA4">
      <w:pPr>
        <w:spacing w:after="0" w:line="240" w:lineRule="auto"/>
      </w:pPr>
      <w:r>
        <w:separator/>
      </w:r>
    </w:p>
  </w:footnote>
  <w:footnote w:type="continuationSeparator" w:id="0">
    <w:p w14:paraId="2D0D4243" w14:textId="77777777" w:rsidR="00000000" w:rsidRDefault="00AD7D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19889" w14:textId="77777777" w:rsidR="00865249" w:rsidRDefault="00AD7DA4">
    <w:pPr>
      <w:spacing w:after="0"/>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6D360F8" wp14:editId="763BAD4F">
              <wp:simplePos x="0" y="0"/>
              <wp:positionH relativeFrom="page">
                <wp:posOffset>1125017</wp:posOffset>
              </wp:positionH>
              <wp:positionV relativeFrom="page">
                <wp:posOffset>816864</wp:posOffset>
              </wp:positionV>
              <wp:extent cx="5312029" cy="65532"/>
              <wp:effectExtent l="0" t="0" r="0" b="0"/>
              <wp:wrapSquare wrapText="bothSides"/>
              <wp:docPr id="63065" name="Group 6306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0" name="Shape 664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1" name="Shape 664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65" style="width:418.27pt;height:5.15997pt;position:absolute;mso-position-horizontal-relative:page;mso-position-horizontal:absolute;margin-left:88.584pt;mso-position-vertical-relative:page;margin-top:64.32pt;" coordsize="53120,655">
              <v:shape id="Shape 66492" style="position:absolute;width:53120;height:182;left:0;top:472;" coordsize="5312029,18288" path="m0,0l5312029,0l5312029,18288l0,18288l0,0">
                <v:stroke weight="0pt" endcap="flat" joinstyle="miter" miterlimit="10" on="false" color="#000000" opacity="0"/>
                <v:fill on="true" color="#000000"/>
              </v:shape>
              <v:shape id="Shape 664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C554F" w14:textId="77777777" w:rsidR="00865249" w:rsidRDefault="00865249">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D54B1" w14:textId="77777777" w:rsidR="00865249" w:rsidRDefault="00865249">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A0B62"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A7497C6" wp14:editId="15EF6C50">
              <wp:simplePos x="0" y="0"/>
              <wp:positionH relativeFrom="page">
                <wp:posOffset>1125017</wp:posOffset>
              </wp:positionH>
              <wp:positionV relativeFrom="page">
                <wp:posOffset>816864</wp:posOffset>
              </wp:positionV>
              <wp:extent cx="5312029" cy="65532"/>
              <wp:effectExtent l="0" t="0" r="0" b="0"/>
              <wp:wrapSquare wrapText="bothSides"/>
              <wp:docPr id="63117" name="Group 6311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02" name="Shape 6650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03" name="Shape 6650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17" style="width:418.27pt;height:5.15997pt;position:absolute;mso-position-horizontal-relative:page;mso-position-horizontal:absolute;margin-left:88.584pt;mso-position-vertical-relative:page;margin-top:64.32pt;" coordsize="53120,655">
              <v:shape id="Shape 66504" style="position:absolute;width:53120;height:182;left:0;top:472;" coordsize="5312029,18288" path="m0,0l5312029,0l5312029,18288l0,18288l0,0">
                <v:stroke weight="0pt" endcap="flat" joinstyle="miter" miterlimit="10" on="false" color="#000000" opacity="0"/>
                <v:fill on="true" color="#000000"/>
              </v:shape>
              <v:shape id="Shape 6650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D63C1"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D1AE353" wp14:editId="2B8FABB7">
              <wp:simplePos x="0" y="0"/>
              <wp:positionH relativeFrom="page">
                <wp:posOffset>1125017</wp:posOffset>
              </wp:positionH>
              <wp:positionV relativeFrom="page">
                <wp:posOffset>816864</wp:posOffset>
              </wp:positionV>
              <wp:extent cx="5312029" cy="65532"/>
              <wp:effectExtent l="0" t="0" r="0" b="0"/>
              <wp:wrapSquare wrapText="bothSides"/>
              <wp:docPr id="63097" name="Group 6309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8" name="Shape 6649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9" name="Shape 6649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97" style="width:418.27pt;height:5.15997pt;position:absolute;mso-position-horizontal-relative:page;mso-position-horizontal:absolute;margin-left:88.584pt;mso-position-vertical-relative:page;margin-top:64.32pt;" coordsize="53120,655">
              <v:shape id="Shape 66500" style="position:absolute;width:53120;height:182;left:0;top:472;" coordsize="5312029,18288" path="m0,0l5312029,0l5312029,18288l0,18288l0,0">
                <v:stroke weight="0pt" endcap="flat" joinstyle="miter" miterlimit="10" on="false" color="#000000" opacity="0"/>
                <v:fill on="true" color="#000000"/>
              </v:shape>
              <v:shape id="Shape 6650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3C969"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1BB46AD" wp14:editId="4893215B">
              <wp:simplePos x="0" y="0"/>
              <wp:positionH relativeFrom="page">
                <wp:posOffset>1125017</wp:posOffset>
              </wp:positionH>
              <wp:positionV relativeFrom="page">
                <wp:posOffset>816864</wp:posOffset>
              </wp:positionV>
              <wp:extent cx="5312029" cy="65532"/>
              <wp:effectExtent l="0" t="0" r="0" b="0"/>
              <wp:wrapSquare wrapText="bothSides"/>
              <wp:docPr id="63077" name="Group 6307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4" name="Shape 6649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5" name="Shape 6649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77" style="width:418.27pt;height:5.15997pt;position:absolute;mso-position-horizontal-relative:page;mso-position-horizontal:absolute;margin-left:88.584pt;mso-position-vertical-relative:page;margin-top:64.32pt;" coordsize="53120,655">
              <v:shape id="Shape 66496" style="position:absolute;width:53120;height:182;left:0;top:472;" coordsize="5312029,18288" path="m0,0l5312029,0l5312029,18288l0,18288l0,0">
                <v:stroke weight="0pt" endcap="flat" joinstyle="miter" miterlimit="10" on="false" color="#000000" opacity="0"/>
                <v:fill on="true" color="#000000"/>
              </v:shape>
              <v:shape id="Shape 6649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E23FA"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F7376FA" wp14:editId="1BA82346">
              <wp:simplePos x="0" y="0"/>
              <wp:positionH relativeFrom="page">
                <wp:posOffset>1125017</wp:posOffset>
              </wp:positionH>
              <wp:positionV relativeFrom="page">
                <wp:posOffset>816864</wp:posOffset>
              </wp:positionV>
              <wp:extent cx="5312029" cy="65532"/>
              <wp:effectExtent l="0" t="0" r="0" b="0"/>
              <wp:wrapSquare wrapText="bothSides"/>
              <wp:docPr id="63160" name="Group 6316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14" name="Shape 6651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5" name="Shape 6651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60" style="width:418.27pt;height:5.15997pt;position:absolute;mso-position-horizontal-relative:page;mso-position-horizontal:absolute;margin-left:88.584pt;mso-position-vertical-relative:page;margin-top:64.32pt;" coordsize="53120,655">
              <v:shape id="Shape 66516" style="position:absolute;width:53120;height:182;left:0;top:472;" coordsize="5312029,18288" path="m0,0l5312029,0l5312029,18288l0,18288l0,0">
                <v:stroke weight="0pt" endcap="flat" joinstyle="miter" miterlimit="10" on="false" color="#000000" opacity="0"/>
                <v:fill on="true" color="#000000"/>
              </v:shape>
              <v:shape id="Shape 6651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E3700"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C5DEEBA" wp14:editId="5A9C152F">
              <wp:simplePos x="0" y="0"/>
              <wp:positionH relativeFrom="page">
                <wp:posOffset>1125017</wp:posOffset>
              </wp:positionH>
              <wp:positionV relativeFrom="page">
                <wp:posOffset>816864</wp:posOffset>
              </wp:positionV>
              <wp:extent cx="5312029" cy="65532"/>
              <wp:effectExtent l="0" t="0" r="0" b="0"/>
              <wp:wrapSquare wrapText="bothSides"/>
              <wp:docPr id="63149" name="Group 6314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10" name="Shape 6651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1" name="Shape 6651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49" style="width:418.27pt;height:5.15997pt;position:absolute;mso-position-horizontal-relative:page;mso-position-horizontal:absolute;margin-left:88.584pt;mso-position-vertical-relative:page;margin-top:64.32pt;" coordsize="53120,655">
              <v:shape id="Shape 66512" style="position:absolute;width:53120;height:182;left:0;top:472;" coordsize="5312029,18288" path="m0,0l5312029,0l5312029,18288l0,18288l0,0">
                <v:stroke weight="0pt" endcap="flat" joinstyle="miter" miterlimit="10" on="false" color="#000000" opacity="0"/>
                <v:fill on="true" color="#000000"/>
              </v:shape>
              <v:shape id="Shape 6651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B2D95"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0E58E15" wp14:editId="71888595">
              <wp:simplePos x="0" y="0"/>
              <wp:positionH relativeFrom="page">
                <wp:posOffset>1125017</wp:posOffset>
              </wp:positionH>
              <wp:positionV relativeFrom="page">
                <wp:posOffset>816864</wp:posOffset>
              </wp:positionV>
              <wp:extent cx="5312029" cy="65532"/>
              <wp:effectExtent l="0" t="0" r="0" b="0"/>
              <wp:wrapSquare wrapText="bothSides"/>
              <wp:docPr id="63138" name="Group 6313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06" name="Shape 6650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07" name="Shape 6650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38" style="width:418.27pt;height:5.15997pt;position:absolute;mso-position-horizontal-relative:page;mso-position-horizontal:absolute;margin-left:88.584pt;mso-position-vertical-relative:page;margin-top:64.32pt;" coordsize="53120,655">
              <v:shape id="Shape 66508" style="position:absolute;width:53120;height:182;left:0;top:472;" coordsize="5312029,18288" path="m0,0l5312029,0l5312029,18288l0,18288l0,0">
                <v:stroke weight="0pt" endcap="flat" joinstyle="miter" miterlimit="10" on="false" color="#000000" opacity="0"/>
                <v:fill on="true" color="#000000"/>
              </v:shape>
              <v:shape id="Shape 6650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778E7"/>
    <w:multiLevelType w:val="hybridMultilevel"/>
    <w:tmpl w:val="29621AD0"/>
    <w:lvl w:ilvl="0" w:tplc="0588860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765E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6495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7A89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8C0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A6B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BE86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3057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A874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B1380C"/>
    <w:multiLevelType w:val="hybridMultilevel"/>
    <w:tmpl w:val="A6D83D12"/>
    <w:lvl w:ilvl="0" w:tplc="35E8878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780B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0694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AEF2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B672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72CC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3C74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4636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C44F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BB0E17"/>
    <w:multiLevelType w:val="hybridMultilevel"/>
    <w:tmpl w:val="80AA757E"/>
    <w:lvl w:ilvl="0" w:tplc="F06603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CE819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CED76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862D0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E0857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E6B6B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608CB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8E6A2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224FB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ED658A"/>
    <w:multiLevelType w:val="hybridMultilevel"/>
    <w:tmpl w:val="44DAF0FA"/>
    <w:lvl w:ilvl="0" w:tplc="418AA1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BE7A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8032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00B8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4EC2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D2AC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0412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70D0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D4C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F46CCA"/>
    <w:multiLevelType w:val="hybridMultilevel"/>
    <w:tmpl w:val="A6CEB020"/>
    <w:lvl w:ilvl="0" w:tplc="5C046C8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3A85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9E5F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2E8D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1EA8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0A4C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0CA2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8894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BC6A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2D71CD"/>
    <w:multiLevelType w:val="hybridMultilevel"/>
    <w:tmpl w:val="22768518"/>
    <w:lvl w:ilvl="0" w:tplc="67E6621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50AB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2CB6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5C36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CC97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D427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AEC7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4E99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B007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585711"/>
    <w:multiLevelType w:val="hybridMultilevel"/>
    <w:tmpl w:val="CCDEE3F8"/>
    <w:lvl w:ilvl="0" w:tplc="4A46F8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AE33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9605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185E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5870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DC69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481A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1A7F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A601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9625A0"/>
    <w:multiLevelType w:val="hybridMultilevel"/>
    <w:tmpl w:val="3748157A"/>
    <w:lvl w:ilvl="0" w:tplc="537E6E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4213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0EA3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D27B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0C77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3018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7423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9A30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FC8F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761DFE"/>
    <w:multiLevelType w:val="hybridMultilevel"/>
    <w:tmpl w:val="8C6C6D6E"/>
    <w:lvl w:ilvl="0" w:tplc="745C736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926A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4CCC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7A7E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5A69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9A7E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E4F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EEBD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7E4B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F52D23"/>
    <w:multiLevelType w:val="hybridMultilevel"/>
    <w:tmpl w:val="BBE0F9B8"/>
    <w:lvl w:ilvl="0" w:tplc="8C923C34">
      <w:start w:val="1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22DF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9A88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76DA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3884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6E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F695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3039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C2DA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D95FB6"/>
    <w:multiLevelType w:val="hybridMultilevel"/>
    <w:tmpl w:val="40AC601E"/>
    <w:lvl w:ilvl="0" w:tplc="DC8C64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F8E8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1881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68F9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7C96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3ACD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409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26E1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18CD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2E6A57"/>
    <w:multiLevelType w:val="hybridMultilevel"/>
    <w:tmpl w:val="B9FA5C28"/>
    <w:lvl w:ilvl="0" w:tplc="F67EC34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9040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1EEB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269A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3630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72A7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BEC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3261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5866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8442DC"/>
    <w:multiLevelType w:val="hybridMultilevel"/>
    <w:tmpl w:val="5044D0CA"/>
    <w:lvl w:ilvl="0" w:tplc="74706E9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3EA4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EAE4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EC3F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896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E897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2610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A863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C1D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3A7BFB"/>
    <w:multiLevelType w:val="hybridMultilevel"/>
    <w:tmpl w:val="590E0710"/>
    <w:lvl w:ilvl="0" w:tplc="5D3AD24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3A42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6437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AE1D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8C4A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3CCC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AE9E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F283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26AB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48045E"/>
    <w:multiLevelType w:val="hybridMultilevel"/>
    <w:tmpl w:val="83BAD910"/>
    <w:lvl w:ilvl="0" w:tplc="F7F8958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54CE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B67C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981E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BAC9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7C30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BAD9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103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1A42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7A7075"/>
    <w:multiLevelType w:val="hybridMultilevel"/>
    <w:tmpl w:val="20B40DE4"/>
    <w:lvl w:ilvl="0" w:tplc="58B481B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B4CD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28B6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587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48E3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7E2F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F258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3431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F0B3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845932"/>
    <w:multiLevelType w:val="hybridMultilevel"/>
    <w:tmpl w:val="4E3260F4"/>
    <w:lvl w:ilvl="0" w:tplc="DDE411B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80F6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E2E0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E653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88DF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60DE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AA1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C696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F679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BD6C47"/>
    <w:multiLevelType w:val="hybridMultilevel"/>
    <w:tmpl w:val="55E48460"/>
    <w:lvl w:ilvl="0" w:tplc="B9FCA280">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34B1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1840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901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E0CF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A21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4C07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1A52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CEC0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F70F92"/>
    <w:multiLevelType w:val="hybridMultilevel"/>
    <w:tmpl w:val="1654159E"/>
    <w:lvl w:ilvl="0" w:tplc="B9FEC68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BCDC5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447A1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DCFE7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A20B4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D0FA7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1082E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36C97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5E51D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8F489F"/>
    <w:multiLevelType w:val="hybridMultilevel"/>
    <w:tmpl w:val="782EDC82"/>
    <w:lvl w:ilvl="0" w:tplc="EEF6FD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7C84A0">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9C342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5A95F0">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5A6782">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2630A8">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0C570A">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58F736">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D2ED2E">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6320FE"/>
    <w:multiLevelType w:val="hybridMultilevel"/>
    <w:tmpl w:val="D0840648"/>
    <w:lvl w:ilvl="0" w:tplc="64CC62B6">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B4EE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BE42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7814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58B9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9200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5EE0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BE4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8402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A57C45"/>
    <w:multiLevelType w:val="hybridMultilevel"/>
    <w:tmpl w:val="6A40A0B8"/>
    <w:lvl w:ilvl="0" w:tplc="31362D96">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50C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44B9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AE09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647F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944A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0230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CC0B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6C12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F031AC0"/>
    <w:multiLevelType w:val="hybridMultilevel"/>
    <w:tmpl w:val="ECBA58E2"/>
    <w:lvl w:ilvl="0" w:tplc="3AFC4F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4A12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1E65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9CCE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4EEE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F8DD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FAEA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F841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22A5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FA85A78"/>
    <w:multiLevelType w:val="hybridMultilevel"/>
    <w:tmpl w:val="0272147A"/>
    <w:lvl w:ilvl="0" w:tplc="C8F290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C481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C827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2225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3601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32C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C695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F6B3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C69F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0F07ADA"/>
    <w:multiLevelType w:val="hybridMultilevel"/>
    <w:tmpl w:val="839EC6EE"/>
    <w:lvl w:ilvl="0" w:tplc="4F5023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64E9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D014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EEFA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440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C64C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D2BC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2C32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1810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1A05E11"/>
    <w:multiLevelType w:val="hybridMultilevel"/>
    <w:tmpl w:val="E56E51E2"/>
    <w:lvl w:ilvl="0" w:tplc="CD5CEDF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341A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3C28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2C93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60AF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D01B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5A28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CE39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48C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2D828B6"/>
    <w:multiLevelType w:val="hybridMultilevel"/>
    <w:tmpl w:val="1D72F8B4"/>
    <w:lvl w:ilvl="0" w:tplc="B71886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6A5B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AE46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5C65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4A1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6848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38E4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8EE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D4F8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34158A8"/>
    <w:multiLevelType w:val="hybridMultilevel"/>
    <w:tmpl w:val="C8B445CE"/>
    <w:lvl w:ilvl="0" w:tplc="609A92B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F28C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0ACE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5E6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861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0224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BE0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4EF5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625D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39B656B"/>
    <w:multiLevelType w:val="hybridMultilevel"/>
    <w:tmpl w:val="02F0FE0E"/>
    <w:lvl w:ilvl="0" w:tplc="0FF0D42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1454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36B2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3CC2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7AE5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8A87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C093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B450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201C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2A6CE0"/>
    <w:multiLevelType w:val="hybridMultilevel"/>
    <w:tmpl w:val="175C9DB8"/>
    <w:lvl w:ilvl="0" w:tplc="1E2E56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1E94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3A2C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EE1B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768A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A401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7872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369F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784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D04EB6"/>
    <w:multiLevelType w:val="hybridMultilevel"/>
    <w:tmpl w:val="E898C1B8"/>
    <w:lvl w:ilvl="0" w:tplc="430ED5C8">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7001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DEB3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8FA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A0D4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98DE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DEA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CAC0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CA0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7DC7F60"/>
    <w:multiLevelType w:val="hybridMultilevel"/>
    <w:tmpl w:val="8F02C7C2"/>
    <w:lvl w:ilvl="0" w:tplc="DDA6CD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9CF2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041E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967A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EA9A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B859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0236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6C7E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14BA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093AA2"/>
    <w:multiLevelType w:val="hybridMultilevel"/>
    <w:tmpl w:val="19400EBE"/>
    <w:lvl w:ilvl="0" w:tplc="14E61EC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DE49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B8A3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4E8F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B831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7AB6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BABB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1EEF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304C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424212"/>
    <w:multiLevelType w:val="hybridMultilevel"/>
    <w:tmpl w:val="E662C15C"/>
    <w:lvl w:ilvl="0" w:tplc="9D7E5FAA">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E4CD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FA2B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542F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469D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0A2E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2237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0A96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4269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8A6594D"/>
    <w:multiLevelType w:val="hybridMultilevel"/>
    <w:tmpl w:val="71E287E4"/>
    <w:lvl w:ilvl="0" w:tplc="A1560D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4E84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F41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A041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BA8F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6E0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CAD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A64E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5217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8D96F55"/>
    <w:multiLevelType w:val="hybridMultilevel"/>
    <w:tmpl w:val="AAB68F16"/>
    <w:lvl w:ilvl="0" w:tplc="B8EA83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8C6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DA0C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46DB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4E55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C4B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8466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CA65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42C6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3F07B8"/>
    <w:multiLevelType w:val="hybridMultilevel"/>
    <w:tmpl w:val="B85E8B08"/>
    <w:lvl w:ilvl="0" w:tplc="2DBE3F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7C8D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AA6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0206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C2E6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FECC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649F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5C9F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AAF2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022C1F"/>
    <w:multiLevelType w:val="hybridMultilevel"/>
    <w:tmpl w:val="D690C960"/>
    <w:lvl w:ilvl="0" w:tplc="F6DE48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18E1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48E8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46CB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BA02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CCED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C897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5EEE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8A78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063CC4"/>
    <w:multiLevelType w:val="hybridMultilevel"/>
    <w:tmpl w:val="E3CA5B46"/>
    <w:lvl w:ilvl="0" w:tplc="13EA683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7648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CEBF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4C9C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0A69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785E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EE17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16DF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ECBD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D0575A4"/>
    <w:multiLevelType w:val="hybridMultilevel"/>
    <w:tmpl w:val="AA144614"/>
    <w:lvl w:ilvl="0" w:tplc="C8980E9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F8CC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BA6E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96A2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7EBD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5C0F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C4A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A82B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AE35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EA97790"/>
    <w:multiLevelType w:val="hybridMultilevel"/>
    <w:tmpl w:val="3BF22018"/>
    <w:lvl w:ilvl="0" w:tplc="AA32B0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2468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3686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E4E3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A852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4E61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2A08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BEF5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6633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F2E5C76"/>
    <w:multiLevelType w:val="hybridMultilevel"/>
    <w:tmpl w:val="E56E4720"/>
    <w:lvl w:ilvl="0" w:tplc="E74002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C60A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BE56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B23F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266F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4EED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7EFE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C2FE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AFB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F3154D9"/>
    <w:multiLevelType w:val="hybridMultilevel"/>
    <w:tmpl w:val="C40ED346"/>
    <w:lvl w:ilvl="0" w:tplc="D37CE27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6C09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D0D1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D015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A003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C4B2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6CA6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D6CE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2874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FA64CC2"/>
    <w:multiLevelType w:val="hybridMultilevel"/>
    <w:tmpl w:val="C19ACC62"/>
    <w:lvl w:ilvl="0" w:tplc="4CBC61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F48B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EADC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D206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4A6B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CC0A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E60D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E2B7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E07F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FFE7894"/>
    <w:multiLevelType w:val="hybridMultilevel"/>
    <w:tmpl w:val="303E3E40"/>
    <w:lvl w:ilvl="0" w:tplc="9E2A1C5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4A24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386B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091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F079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6CAF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E630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4AE7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8EAA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15335FF"/>
    <w:multiLevelType w:val="hybridMultilevel"/>
    <w:tmpl w:val="805CC092"/>
    <w:lvl w:ilvl="0" w:tplc="47001AC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4CF6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069C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A6FE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FC7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245B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0880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0EB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5291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2030BAF"/>
    <w:multiLevelType w:val="hybridMultilevel"/>
    <w:tmpl w:val="D0B8C9FC"/>
    <w:lvl w:ilvl="0" w:tplc="5D88814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B6B3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EAF4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76D0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6889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E487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42F2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3237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C6AB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23E5CE0"/>
    <w:multiLevelType w:val="hybridMultilevel"/>
    <w:tmpl w:val="8F764E64"/>
    <w:lvl w:ilvl="0" w:tplc="B05C68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C66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145F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D4DD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D02F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483F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6486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9CF0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72BA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27507FB"/>
    <w:multiLevelType w:val="hybridMultilevel"/>
    <w:tmpl w:val="BA1EA862"/>
    <w:lvl w:ilvl="0" w:tplc="39D0462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F0BF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C09C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4EBD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70A3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1EB9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28FF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BE28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8253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476040B"/>
    <w:multiLevelType w:val="hybridMultilevel"/>
    <w:tmpl w:val="9AE4A38A"/>
    <w:lvl w:ilvl="0" w:tplc="7036415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CEFD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7268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28B0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F216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A011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D8FE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BE16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A4AE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4CA0574"/>
    <w:multiLevelType w:val="hybridMultilevel"/>
    <w:tmpl w:val="E8F2503C"/>
    <w:lvl w:ilvl="0" w:tplc="89AAB9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3601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8E2B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3CC2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EE2D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D86F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326B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B69A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A4F6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4F921FD"/>
    <w:multiLevelType w:val="hybridMultilevel"/>
    <w:tmpl w:val="449A319C"/>
    <w:lvl w:ilvl="0" w:tplc="ABB49F1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A830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9067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34E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1C35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569D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66AB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2CEC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54A2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57E1A98"/>
    <w:multiLevelType w:val="hybridMultilevel"/>
    <w:tmpl w:val="EC04DEFC"/>
    <w:lvl w:ilvl="0" w:tplc="F14ED31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A82E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E458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42CE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D8B2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60B2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A499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A83D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362C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92F2AB4"/>
    <w:multiLevelType w:val="hybridMultilevel"/>
    <w:tmpl w:val="C81A1E06"/>
    <w:lvl w:ilvl="0" w:tplc="258E36F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183E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6C44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8A10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2871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90EA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D2FF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9ED3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0818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A983703"/>
    <w:multiLevelType w:val="hybridMultilevel"/>
    <w:tmpl w:val="71CAC312"/>
    <w:lvl w:ilvl="0" w:tplc="460EF4D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B08E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0E89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F093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FA55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CC38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105D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AC64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7063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CA625FA"/>
    <w:multiLevelType w:val="hybridMultilevel"/>
    <w:tmpl w:val="39C23BFE"/>
    <w:lvl w:ilvl="0" w:tplc="F15CE5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04B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942D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E023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B278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82B1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AAD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1ADA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6208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D850CEF"/>
    <w:multiLevelType w:val="hybridMultilevel"/>
    <w:tmpl w:val="C56E8E92"/>
    <w:lvl w:ilvl="0" w:tplc="F7F64F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5047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FA0D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2C2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74DA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32BE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80F3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527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A24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E854E5A"/>
    <w:multiLevelType w:val="hybridMultilevel"/>
    <w:tmpl w:val="3926D398"/>
    <w:lvl w:ilvl="0" w:tplc="0FC8A9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9EB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CEEF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24F9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D243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C032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68C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7EAB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0C09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C065D1"/>
    <w:multiLevelType w:val="hybridMultilevel"/>
    <w:tmpl w:val="825EC38A"/>
    <w:lvl w:ilvl="0" w:tplc="3514B4C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C21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D254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BE4B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74ED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A282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EEF3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6056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7C38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28A03FF"/>
    <w:multiLevelType w:val="hybridMultilevel"/>
    <w:tmpl w:val="D7A68A9C"/>
    <w:lvl w:ilvl="0" w:tplc="0F9C263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58DC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5A1E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CA1D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C221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985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6CF8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D23C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36FB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518076F"/>
    <w:multiLevelType w:val="hybridMultilevel"/>
    <w:tmpl w:val="BFE2CD44"/>
    <w:lvl w:ilvl="0" w:tplc="3F78630C">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3C00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FCF9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5CEB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C2A8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B423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D662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58B9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82A0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5249D2"/>
    <w:multiLevelType w:val="hybridMultilevel"/>
    <w:tmpl w:val="83108F7A"/>
    <w:lvl w:ilvl="0" w:tplc="A40CF6D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42F5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CB5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D458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C2F3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584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427F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B679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10C8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B35E1D"/>
    <w:multiLevelType w:val="hybridMultilevel"/>
    <w:tmpl w:val="B7CA636A"/>
    <w:lvl w:ilvl="0" w:tplc="374481E0">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96BE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2661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6C28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8ECD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C46E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A6B2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A5D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8A0A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993B24"/>
    <w:multiLevelType w:val="hybridMultilevel"/>
    <w:tmpl w:val="1B88B3EA"/>
    <w:lvl w:ilvl="0" w:tplc="88D020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FA50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071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B209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3E07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DA6B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5A89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E244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7E6B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7323E7D"/>
    <w:multiLevelType w:val="hybridMultilevel"/>
    <w:tmpl w:val="0CBE3B86"/>
    <w:lvl w:ilvl="0" w:tplc="0BE48D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CE5E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68F3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1C47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A6BF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42C2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F002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B27D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277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1B26B5"/>
    <w:multiLevelType w:val="hybridMultilevel"/>
    <w:tmpl w:val="4208A7B0"/>
    <w:lvl w:ilvl="0" w:tplc="9EEC5BB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348E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080D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D067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DEC0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A6FA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80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F614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6E48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8752D3A"/>
    <w:multiLevelType w:val="hybridMultilevel"/>
    <w:tmpl w:val="A088EA8A"/>
    <w:lvl w:ilvl="0" w:tplc="43F20E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5439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6672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2C4B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7CEE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044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3028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D86D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589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1E616D"/>
    <w:multiLevelType w:val="hybridMultilevel"/>
    <w:tmpl w:val="A2029B4A"/>
    <w:lvl w:ilvl="0" w:tplc="16A8AF6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4E4B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4682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58F4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2826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1EED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9E55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C6B3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AE24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681557"/>
    <w:multiLevelType w:val="hybridMultilevel"/>
    <w:tmpl w:val="BC8E38EE"/>
    <w:lvl w:ilvl="0" w:tplc="4E92B3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F8C1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1C6E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B0B7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FC8A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7446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FC27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EE6E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C4C2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B95670"/>
    <w:multiLevelType w:val="hybridMultilevel"/>
    <w:tmpl w:val="BC602546"/>
    <w:lvl w:ilvl="0" w:tplc="4BF4551A">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98C9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FC43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823D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30CD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F0A6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A2B1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524F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D698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C05FC4"/>
    <w:multiLevelType w:val="hybridMultilevel"/>
    <w:tmpl w:val="71BA48A6"/>
    <w:lvl w:ilvl="0" w:tplc="7D50C3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2EB8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C88A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0808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4EB1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8840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C06B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A489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FE3A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C73940"/>
    <w:multiLevelType w:val="hybridMultilevel"/>
    <w:tmpl w:val="08ACFC8A"/>
    <w:lvl w:ilvl="0" w:tplc="00228600">
      <w:start w:val="9"/>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D44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B690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3C35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6AEE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606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6A0E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72D5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D4E3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4C21CF"/>
    <w:multiLevelType w:val="hybridMultilevel"/>
    <w:tmpl w:val="82F67BF0"/>
    <w:lvl w:ilvl="0" w:tplc="093ECFB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AA27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C2F7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B088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8C52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C221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6016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E872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266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580642"/>
    <w:multiLevelType w:val="hybridMultilevel"/>
    <w:tmpl w:val="632860CA"/>
    <w:lvl w:ilvl="0" w:tplc="8C0083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BA29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CC21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16A1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CC46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225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5E7D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1480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B4E2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7D26D7"/>
    <w:multiLevelType w:val="hybridMultilevel"/>
    <w:tmpl w:val="A5983A1E"/>
    <w:lvl w:ilvl="0" w:tplc="FD680DAC">
      <w:start w:val="1"/>
      <w:numFmt w:val="decimal"/>
      <w:lvlText w:val="%1、"/>
      <w:lvlJc w:val="left"/>
      <w:pPr>
        <w:ind w:left="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60BC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AE5E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C62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36CD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4454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7A9F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A6C4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D292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5918B1"/>
    <w:multiLevelType w:val="hybridMultilevel"/>
    <w:tmpl w:val="E91C85A8"/>
    <w:lvl w:ilvl="0" w:tplc="E9B437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1691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308B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7E24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4E72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20AC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F46E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C24E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4AD4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8E03D5"/>
    <w:multiLevelType w:val="hybridMultilevel"/>
    <w:tmpl w:val="748A4F72"/>
    <w:lvl w:ilvl="0" w:tplc="40AEBD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4010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3468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BA13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4439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00F5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BEB8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E268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9CBF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C31DB5"/>
    <w:multiLevelType w:val="hybridMultilevel"/>
    <w:tmpl w:val="C4A8DE86"/>
    <w:lvl w:ilvl="0" w:tplc="69F2E18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4231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C254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46FA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0EE3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48F6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722E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5A49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E65E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FD70A6"/>
    <w:multiLevelType w:val="hybridMultilevel"/>
    <w:tmpl w:val="BFC20872"/>
    <w:lvl w:ilvl="0" w:tplc="403A6DC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BC73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7A0B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84E6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2262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1A00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8414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6410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887C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BA35FD"/>
    <w:multiLevelType w:val="hybridMultilevel"/>
    <w:tmpl w:val="B11C0274"/>
    <w:lvl w:ilvl="0" w:tplc="8342D98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665C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4289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30A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42CC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0ABB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0624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CA73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B28B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294689"/>
    <w:multiLevelType w:val="hybridMultilevel"/>
    <w:tmpl w:val="8EB6836C"/>
    <w:lvl w:ilvl="0" w:tplc="44E2E97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7403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4CC2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AA6D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F02B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F057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2A61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225B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E849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B10B61"/>
    <w:multiLevelType w:val="hybridMultilevel"/>
    <w:tmpl w:val="8EFA750C"/>
    <w:lvl w:ilvl="0" w:tplc="AE8A99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EA1B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1435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4AC2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5A6D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9287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58AB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06C0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7E33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477EC2"/>
    <w:multiLevelType w:val="hybridMultilevel"/>
    <w:tmpl w:val="3AE85A42"/>
    <w:lvl w:ilvl="0" w:tplc="22A2F90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C27A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0826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B04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7464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B827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CE90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2CC9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D284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C54E8A"/>
    <w:multiLevelType w:val="hybridMultilevel"/>
    <w:tmpl w:val="7A7C7BC6"/>
    <w:lvl w:ilvl="0" w:tplc="E382AEBE">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EE95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C07B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22A2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603A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58E8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9468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7023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502C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66666F"/>
    <w:multiLevelType w:val="hybridMultilevel"/>
    <w:tmpl w:val="F0989724"/>
    <w:lvl w:ilvl="0" w:tplc="EC0636A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1260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8234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9034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78F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546C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1235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5446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3674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1C3057"/>
    <w:multiLevelType w:val="hybridMultilevel"/>
    <w:tmpl w:val="6DA49464"/>
    <w:lvl w:ilvl="0" w:tplc="51AEFD6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1835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8422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96E0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B4E9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303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26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8209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F6C2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7A52F7"/>
    <w:multiLevelType w:val="hybridMultilevel"/>
    <w:tmpl w:val="1E087FCA"/>
    <w:lvl w:ilvl="0" w:tplc="D5F8177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F495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143D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3ACC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4C80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FCA3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2432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38F6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FE88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92580F"/>
    <w:multiLevelType w:val="hybridMultilevel"/>
    <w:tmpl w:val="13062C0E"/>
    <w:lvl w:ilvl="0" w:tplc="982C55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F6E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A6AC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7A0D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66F9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BE3B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1AE6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FE8C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F2F2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BED1103"/>
    <w:multiLevelType w:val="hybridMultilevel"/>
    <w:tmpl w:val="92E00DAA"/>
    <w:lvl w:ilvl="0" w:tplc="A1B4FA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F8CA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2AE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02A3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021B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6AA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B644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2655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12CD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8C5B8B"/>
    <w:multiLevelType w:val="hybridMultilevel"/>
    <w:tmpl w:val="59DCCF30"/>
    <w:lvl w:ilvl="0" w:tplc="1B80757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EDF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B089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022C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CAA5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148A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FE5C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9CC1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8A80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101601"/>
    <w:multiLevelType w:val="hybridMultilevel"/>
    <w:tmpl w:val="CB20001C"/>
    <w:lvl w:ilvl="0" w:tplc="A12C9E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F6B6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CE4B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F491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6863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3030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44D7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5686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42CA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0A4F1E"/>
    <w:multiLevelType w:val="hybridMultilevel"/>
    <w:tmpl w:val="FB440436"/>
    <w:lvl w:ilvl="0" w:tplc="EBE0750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E832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A22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309A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8060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6629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FACF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42E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B6CD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30149B"/>
    <w:multiLevelType w:val="hybridMultilevel"/>
    <w:tmpl w:val="68C48FD6"/>
    <w:lvl w:ilvl="0" w:tplc="8112290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E2B0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A67E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D6A5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32A0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20AC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3C93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9CCF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40C2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3B50F9"/>
    <w:multiLevelType w:val="hybridMultilevel"/>
    <w:tmpl w:val="350200CA"/>
    <w:lvl w:ilvl="0" w:tplc="C5CA62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3A90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FC60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920E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C051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F237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1EFB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701E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127B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34A181D"/>
    <w:multiLevelType w:val="hybridMultilevel"/>
    <w:tmpl w:val="771C0E60"/>
    <w:lvl w:ilvl="0" w:tplc="E56AA7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6616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2CAE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4245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CF0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18FB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44A0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F63E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4AAC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3BC1739"/>
    <w:multiLevelType w:val="hybridMultilevel"/>
    <w:tmpl w:val="36A265F8"/>
    <w:lvl w:ilvl="0" w:tplc="7B4CAFD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E36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BC9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2C0E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0ACA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946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6824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9CC0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F49F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003E6E"/>
    <w:multiLevelType w:val="hybridMultilevel"/>
    <w:tmpl w:val="9182BC42"/>
    <w:lvl w:ilvl="0" w:tplc="AD5C549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5A4C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E6D2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DA65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9644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F628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3C91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E0FF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3081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7D0E07"/>
    <w:multiLevelType w:val="hybridMultilevel"/>
    <w:tmpl w:val="CA140872"/>
    <w:lvl w:ilvl="0" w:tplc="3AAE8CD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EE77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3A6A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0A3E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80A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D027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C6CB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CF9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1A67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AF0C69"/>
    <w:multiLevelType w:val="hybridMultilevel"/>
    <w:tmpl w:val="96547BAE"/>
    <w:lvl w:ilvl="0" w:tplc="22A6AC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BCAF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684F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A8D2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4AD4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EA0F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C02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36D3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FCF3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4CD02A2"/>
    <w:multiLevelType w:val="hybridMultilevel"/>
    <w:tmpl w:val="47FA8E24"/>
    <w:lvl w:ilvl="0" w:tplc="A84AAE8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40EE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941A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4A8B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720E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2EEE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2A6E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1628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D267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DB76AD"/>
    <w:multiLevelType w:val="hybridMultilevel"/>
    <w:tmpl w:val="467A3666"/>
    <w:lvl w:ilvl="0" w:tplc="583685C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7830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E897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848A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E883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623E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5C35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9025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F4BE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E33557"/>
    <w:multiLevelType w:val="hybridMultilevel"/>
    <w:tmpl w:val="31223D08"/>
    <w:lvl w:ilvl="0" w:tplc="ABBE2A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E4AC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7A59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4A16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D60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3A21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7205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80B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8AAB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62A51B7"/>
    <w:multiLevelType w:val="hybridMultilevel"/>
    <w:tmpl w:val="5B740C82"/>
    <w:lvl w:ilvl="0" w:tplc="1BA0475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BCB4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3E5E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8A25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769D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38D2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8893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D8BD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9407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68918DE"/>
    <w:multiLevelType w:val="hybridMultilevel"/>
    <w:tmpl w:val="56A4696E"/>
    <w:lvl w:ilvl="0" w:tplc="22F6C3E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60FC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B62E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54D9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AAE8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DAAA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1CA6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B070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22EC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24263B"/>
    <w:multiLevelType w:val="hybridMultilevel"/>
    <w:tmpl w:val="C3B6A2FA"/>
    <w:lvl w:ilvl="0" w:tplc="CB3EA0A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86F0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567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60BF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F238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BAE0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1E7C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EC6E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FC11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8F87B9B"/>
    <w:multiLevelType w:val="hybridMultilevel"/>
    <w:tmpl w:val="9AD2DCB0"/>
    <w:lvl w:ilvl="0" w:tplc="0206E99A">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9ED2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5012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8629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C23A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42B4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149D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DAB1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3823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92A6AD9"/>
    <w:multiLevelType w:val="hybridMultilevel"/>
    <w:tmpl w:val="843EBB88"/>
    <w:lvl w:ilvl="0" w:tplc="0374CF5A">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EA4F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2CB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D807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3236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B841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EA5E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9EDA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1A3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EA7081"/>
    <w:multiLevelType w:val="hybridMultilevel"/>
    <w:tmpl w:val="BA32C8E0"/>
    <w:lvl w:ilvl="0" w:tplc="D20EF5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A8E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C8A7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120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EE4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A8B2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FC0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F84C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122C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0240CAC"/>
    <w:multiLevelType w:val="hybridMultilevel"/>
    <w:tmpl w:val="A3265394"/>
    <w:lvl w:ilvl="0" w:tplc="E6B07B4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A0883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B6204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9EBF5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DAF62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EC911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48A32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F2F97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448E7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0A56ADC"/>
    <w:multiLevelType w:val="hybridMultilevel"/>
    <w:tmpl w:val="B164F970"/>
    <w:lvl w:ilvl="0" w:tplc="E02EDEF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480C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86F4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D098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D8B6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2017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A0A0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50DD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D012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D75A0B"/>
    <w:multiLevelType w:val="hybridMultilevel"/>
    <w:tmpl w:val="3A1A82A8"/>
    <w:lvl w:ilvl="0" w:tplc="D27EBB96">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A10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AF3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80D8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6860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2A2E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28EF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48B7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2C33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DB35F2"/>
    <w:multiLevelType w:val="hybridMultilevel"/>
    <w:tmpl w:val="91E206DC"/>
    <w:lvl w:ilvl="0" w:tplc="940623B4">
      <w:start w:val="1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7CA6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F289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7A1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4867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7E82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BCC6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B830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6433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323799"/>
    <w:multiLevelType w:val="hybridMultilevel"/>
    <w:tmpl w:val="6CF8BFE0"/>
    <w:lvl w:ilvl="0" w:tplc="A1A0E1EA">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2009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6252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F075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B2F9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BA1E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D8B2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E63C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264D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C01084"/>
    <w:multiLevelType w:val="hybridMultilevel"/>
    <w:tmpl w:val="B456C072"/>
    <w:lvl w:ilvl="0" w:tplc="8A0A0C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9A5F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A0B7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70CE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32BB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8C85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A36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986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1CC0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A3011B"/>
    <w:multiLevelType w:val="hybridMultilevel"/>
    <w:tmpl w:val="38CC377A"/>
    <w:lvl w:ilvl="0" w:tplc="B3DEC15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7E7F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E652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088A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6C7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581F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5811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6402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E0C7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5BA5BE6"/>
    <w:multiLevelType w:val="hybridMultilevel"/>
    <w:tmpl w:val="9B5EF5A8"/>
    <w:lvl w:ilvl="0" w:tplc="E662DA7E">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7854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F4A9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347D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94A4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1AFC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2893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74D3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045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60D3C9F"/>
    <w:multiLevelType w:val="hybridMultilevel"/>
    <w:tmpl w:val="A64AE794"/>
    <w:lvl w:ilvl="0" w:tplc="A83C8DEE">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B0C5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6432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C6C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0A65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AEA9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D88D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04AA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3415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BD383A"/>
    <w:multiLevelType w:val="hybridMultilevel"/>
    <w:tmpl w:val="779AAF78"/>
    <w:lvl w:ilvl="0" w:tplc="0BA64DF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0EAD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BA2D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30DE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488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8A9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BE11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58A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529E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824316"/>
    <w:multiLevelType w:val="hybridMultilevel"/>
    <w:tmpl w:val="F05A31C2"/>
    <w:lvl w:ilvl="0" w:tplc="41A248F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5698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52BC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5A0F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6E7D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F2CF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064D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7A1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E89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541A17"/>
    <w:multiLevelType w:val="hybridMultilevel"/>
    <w:tmpl w:val="469A16DC"/>
    <w:lvl w:ilvl="0" w:tplc="43BABB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3035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F2E8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1E8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CE25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3436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8CC8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E24F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F218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8851648"/>
    <w:multiLevelType w:val="hybridMultilevel"/>
    <w:tmpl w:val="163A2CC0"/>
    <w:lvl w:ilvl="0" w:tplc="1D04AB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AA8A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0EA1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24C5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B210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580D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ECEF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B018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B63E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60222E"/>
    <w:multiLevelType w:val="hybridMultilevel"/>
    <w:tmpl w:val="E10ACFA2"/>
    <w:lvl w:ilvl="0" w:tplc="F304A9C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A43B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4CF6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B81F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B259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3C17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32E6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64FB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0E18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570642"/>
    <w:multiLevelType w:val="hybridMultilevel"/>
    <w:tmpl w:val="8D324F98"/>
    <w:lvl w:ilvl="0" w:tplc="EC94802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CE0C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2C49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649D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0E23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FC76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2C4E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4A5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7C2A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CD7305E"/>
    <w:multiLevelType w:val="hybridMultilevel"/>
    <w:tmpl w:val="60E0FEFA"/>
    <w:lvl w:ilvl="0" w:tplc="4274CFB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E27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0683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E47D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0A83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1C5B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8F1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7CEF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8C88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810926"/>
    <w:multiLevelType w:val="hybridMultilevel"/>
    <w:tmpl w:val="59F801AA"/>
    <w:lvl w:ilvl="0" w:tplc="281AF69C">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E6049C">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E065AC">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C87600">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4E45D6">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98CE72">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84D8DA">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E4CD0C">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5065E0">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4B4D86"/>
    <w:multiLevelType w:val="hybridMultilevel"/>
    <w:tmpl w:val="8DA09CAC"/>
    <w:lvl w:ilvl="0" w:tplc="20B077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E06C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2446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7AE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4A83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1849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1873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DC4E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FEB4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1340C5"/>
    <w:multiLevelType w:val="hybridMultilevel"/>
    <w:tmpl w:val="17CC4FBC"/>
    <w:lvl w:ilvl="0" w:tplc="422284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72A9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C49F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4C17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74BD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CE73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86A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0EF2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78F9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951726"/>
    <w:multiLevelType w:val="hybridMultilevel"/>
    <w:tmpl w:val="78BAFA70"/>
    <w:lvl w:ilvl="0" w:tplc="3CFE6C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869752">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343F5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043E5E">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58B0D4">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D60AD0">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0CFADE">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CAEFA8">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87DE2">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100A69"/>
    <w:multiLevelType w:val="hybridMultilevel"/>
    <w:tmpl w:val="44445B46"/>
    <w:lvl w:ilvl="0" w:tplc="FAA886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7EDC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3AA4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3205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0CC5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F6B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3CB4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3296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04FD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49C4319"/>
    <w:multiLevelType w:val="hybridMultilevel"/>
    <w:tmpl w:val="CE9CC7E0"/>
    <w:lvl w:ilvl="0" w:tplc="5C26B3BA">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382A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9A6A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0CA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9289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F8D4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18E3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26CE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C405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67417EF"/>
    <w:multiLevelType w:val="hybridMultilevel"/>
    <w:tmpl w:val="B4B05122"/>
    <w:lvl w:ilvl="0" w:tplc="F84862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767D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48FD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72EA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EC88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2C05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BAE7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0EB5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34E9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97520A"/>
    <w:multiLevelType w:val="hybridMultilevel"/>
    <w:tmpl w:val="089239BE"/>
    <w:lvl w:ilvl="0" w:tplc="B0424A1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A87A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5EE6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1E89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A446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1258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2EEF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6CCB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B644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77B7E4A"/>
    <w:multiLevelType w:val="hybridMultilevel"/>
    <w:tmpl w:val="4CAE1BCC"/>
    <w:lvl w:ilvl="0" w:tplc="E8C2120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CEEC5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1C964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F6644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901E4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BA27F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D09E1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3456F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222F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18739D"/>
    <w:multiLevelType w:val="hybridMultilevel"/>
    <w:tmpl w:val="4AC8707A"/>
    <w:lvl w:ilvl="0" w:tplc="582ADB7C">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1695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7A14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566F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3AFF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D257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2AE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488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FE2E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AA6BA9"/>
    <w:multiLevelType w:val="hybridMultilevel"/>
    <w:tmpl w:val="0AAE0E86"/>
    <w:lvl w:ilvl="0" w:tplc="B1A44EE8">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12FF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3AE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46C3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76A7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DEA6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BA9C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241F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B051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DB09F8"/>
    <w:multiLevelType w:val="hybridMultilevel"/>
    <w:tmpl w:val="4EB0475E"/>
    <w:lvl w:ilvl="0" w:tplc="5046159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A0D0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0AF6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80BF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0A35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36AC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1A05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A207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B8F0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4617FE"/>
    <w:multiLevelType w:val="hybridMultilevel"/>
    <w:tmpl w:val="540261D8"/>
    <w:lvl w:ilvl="0" w:tplc="FD9CFE7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3816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3AB8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E242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E43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4E20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1444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2072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806B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3E4DF7"/>
    <w:multiLevelType w:val="hybridMultilevel"/>
    <w:tmpl w:val="A55ADE84"/>
    <w:lvl w:ilvl="0" w:tplc="141A6A0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E03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A89F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B8A7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0C74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6EC5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E63C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1C86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8814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997AD3"/>
    <w:multiLevelType w:val="hybridMultilevel"/>
    <w:tmpl w:val="A25C33D0"/>
    <w:lvl w:ilvl="0" w:tplc="37A078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9259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2EE9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62EE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022B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3A9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10AC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2291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4C5C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BF2EE5"/>
    <w:multiLevelType w:val="hybridMultilevel"/>
    <w:tmpl w:val="70BC5404"/>
    <w:lvl w:ilvl="0" w:tplc="A7E2F5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90EF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6637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AAC3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3467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B69E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C815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321A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AEB9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26171A"/>
    <w:multiLevelType w:val="hybridMultilevel"/>
    <w:tmpl w:val="EA069C1A"/>
    <w:lvl w:ilvl="0" w:tplc="2DA8E5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68E2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BA1C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F8C2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A079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D4E9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0005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980E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54AF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F707B5"/>
    <w:multiLevelType w:val="hybridMultilevel"/>
    <w:tmpl w:val="D5A8431C"/>
    <w:lvl w:ilvl="0" w:tplc="0DBE71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5A26F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24059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84684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52CAE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9CA44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206ED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CC463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38905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13"/>
  </w:num>
  <w:num w:numId="2">
    <w:abstractNumId w:val="104"/>
  </w:num>
  <w:num w:numId="3">
    <w:abstractNumId w:val="97"/>
  </w:num>
  <w:num w:numId="4">
    <w:abstractNumId w:val="67"/>
  </w:num>
  <w:num w:numId="5">
    <w:abstractNumId w:val="20"/>
  </w:num>
  <w:num w:numId="6">
    <w:abstractNumId w:val="110"/>
  </w:num>
  <w:num w:numId="7">
    <w:abstractNumId w:val="11"/>
  </w:num>
  <w:num w:numId="8">
    <w:abstractNumId w:val="5"/>
  </w:num>
  <w:num w:numId="9">
    <w:abstractNumId w:val="64"/>
  </w:num>
  <w:num w:numId="10">
    <w:abstractNumId w:val="84"/>
  </w:num>
  <w:num w:numId="11">
    <w:abstractNumId w:val="38"/>
  </w:num>
  <w:num w:numId="12">
    <w:abstractNumId w:val="41"/>
  </w:num>
  <w:num w:numId="13">
    <w:abstractNumId w:val="72"/>
  </w:num>
  <w:num w:numId="14">
    <w:abstractNumId w:val="22"/>
  </w:num>
  <w:num w:numId="15">
    <w:abstractNumId w:val="30"/>
  </w:num>
  <w:num w:numId="16">
    <w:abstractNumId w:val="93"/>
  </w:num>
  <w:num w:numId="17">
    <w:abstractNumId w:val="138"/>
  </w:num>
  <w:num w:numId="18">
    <w:abstractNumId w:val="101"/>
  </w:num>
  <w:num w:numId="19">
    <w:abstractNumId w:val="53"/>
  </w:num>
  <w:num w:numId="20">
    <w:abstractNumId w:val="42"/>
  </w:num>
  <w:num w:numId="21">
    <w:abstractNumId w:val="50"/>
  </w:num>
  <w:num w:numId="22">
    <w:abstractNumId w:val="37"/>
  </w:num>
  <w:num w:numId="23">
    <w:abstractNumId w:val="107"/>
  </w:num>
  <w:num w:numId="24">
    <w:abstractNumId w:val="40"/>
  </w:num>
  <w:num w:numId="25">
    <w:abstractNumId w:val="69"/>
  </w:num>
  <w:num w:numId="26">
    <w:abstractNumId w:val="81"/>
  </w:num>
  <w:num w:numId="27">
    <w:abstractNumId w:val="70"/>
  </w:num>
  <w:num w:numId="28">
    <w:abstractNumId w:val="14"/>
  </w:num>
  <w:num w:numId="29">
    <w:abstractNumId w:val="26"/>
  </w:num>
  <w:num w:numId="30">
    <w:abstractNumId w:val="23"/>
  </w:num>
  <w:num w:numId="31">
    <w:abstractNumId w:val="117"/>
  </w:num>
  <w:num w:numId="32">
    <w:abstractNumId w:val="135"/>
  </w:num>
  <w:num w:numId="33">
    <w:abstractNumId w:val="35"/>
  </w:num>
  <w:num w:numId="34">
    <w:abstractNumId w:val="44"/>
  </w:num>
  <w:num w:numId="35">
    <w:abstractNumId w:val="95"/>
  </w:num>
  <w:num w:numId="36">
    <w:abstractNumId w:val="79"/>
  </w:num>
  <w:num w:numId="37">
    <w:abstractNumId w:val="55"/>
  </w:num>
  <w:num w:numId="38">
    <w:abstractNumId w:val="17"/>
  </w:num>
  <w:num w:numId="39">
    <w:abstractNumId w:val="120"/>
  </w:num>
  <w:num w:numId="40">
    <w:abstractNumId w:val="140"/>
  </w:num>
  <w:num w:numId="41">
    <w:abstractNumId w:val="52"/>
  </w:num>
  <w:num w:numId="42">
    <w:abstractNumId w:val="51"/>
  </w:num>
  <w:num w:numId="43">
    <w:abstractNumId w:val="65"/>
  </w:num>
  <w:num w:numId="44">
    <w:abstractNumId w:val="49"/>
  </w:num>
  <w:num w:numId="45">
    <w:abstractNumId w:val="121"/>
  </w:num>
  <w:num w:numId="46">
    <w:abstractNumId w:val="24"/>
  </w:num>
  <w:num w:numId="47">
    <w:abstractNumId w:val="36"/>
  </w:num>
  <w:num w:numId="48">
    <w:abstractNumId w:val="92"/>
  </w:num>
  <w:num w:numId="49">
    <w:abstractNumId w:val="127"/>
  </w:num>
  <w:num w:numId="50">
    <w:abstractNumId w:val="102"/>
  </w:num>
  <w:num w:numId="51">
    <w:abstractNumId w:val="46"/>
  </w:num>
  <w:num w:numId="52">
    <w:abstractNumId w:val="139"/>
  </w:num>
  <w:num w:numId="53">
    <w:abstractNumId w:val="128"/>
  </w:num>
  <w:num w:numId="54">
    <w:abstractNumId w:val="94"/>
  </w:num>
  <w:num w:numId="55">
    <w:abstractNumId w:val="122"/>
  </w:num>
  <w:num w:numId="56">
    <w:abstractNumId w:val="28"/>
  </w:num>
  <w:num w:numId="57">
    <w:abstractNumId w:val="56"/>
  </w:num>
  <w:num w:numId="58">
    <w:abstractNumId w:val="4"/>
  </w:num>
  <w:num w:numId="59">
    <w:abstractNumId w:val="137"/>
  </w:num>
  <w:num w:numId="60">
    <w:abstractNumId w:val="47"/>
  </w:num>
  <w:num w:numId="61">
    <w:abstractNumId w:val="136"/>
  </w:num>
  <w:num w:numId="62">
    <w:abstractNumId w:val="90"/>
  </w:num>
  <w:num w:numId="63">
    <w:abstractNumId w:val="111"/>
  </w:num>
  <w:num w:numId="64">
    <w:abstractNumId w:val="114"/>
  </w:num>
  <w:num w:numId="65">
    <w:abstractNumId w:val="134"/>
  </w:num>
  <w:num w:numId="66">
    <w:abstractNumId w:val="131"/>
  </w:num>
  <w:num w:numId="67">
    <w:abstractNumId w:val="58"/>
  </w:num>
  <w:num w:numId="68">
    <w:abstractNumId w:val="126"/>
  </w:num>
  <w:num w:numId="69">
    <w:abstractNumId w:val="1"/>
  </w:num>
  <w:num w:numId="70">
    <w:abstractNumId w:val="74"/>
  </w:num>
  <w:num w:numId="71">
    <w:abstractNumId w:val="59"/>
  </w:num>
  <w:num w:numId="72">
    <w:abstractNumId w:val="83"/>
  </w:num>
  <w:num w:numId="73">
    <w:abstractNumId w:val="66"/>
  </w:num>
  <w:num w:numId="74">
    <w:abstractNumId w:val="29"/>
  </w:num>
  <w:num w:numId="75">
    <w:abstractNumId w:val="15"/>
  </w:num>
  <w:num w:numId="76">
    <w:abstractNumId w:val="116"/>
  </w:num>
  <w:num w:numId="77">
    <w:abstractNumId w:val="125"/>
  </w:num>
  <w:num w:numId="78">
    <w:abstractNumId w:val="87"/>
  </w:num>
  <w:num w:numId="79">
    <w:abstractNumId w:val="62"/>
  </w:num>
  <w:num w:numId="80">
    <w:abstractNumId w:val="78"/>
  </w:num>
  <w:num w:numId="81">
    <w:abstractNumId w:val="0"/>
  </w:num>
  <w:num w:numId="82">
    <w:abstractNumId w:val="18"/>
  </w:num>
  <w:num w:numId="83">
    <w:abstractNumId w:val="141"/>
  </w:num>
  <w:num w:numId="84">
    <w:abstractNumId w:val="108"/>
  </w:num>
  <w:num w:numId="85">
    <w:abstractNumId w:val="86"/>
  </w:num>
  <w:num w:numId="86">
    <w:abstractNumId w:val="103"/>
  </w:num>
  <w:num w:numId="87">
    <w:abstractNumId w:val="21"/>
  </w:num>
  <w:num w:numId="88">
    <w:abstractNumId w:val="99"/>
  </w:num>
  <w:num w:numId="89">
    <w:abstractNumId w:val="8"/>
  </w:num>
  <w:num w:numId="90">
    <w:abstractNumId w:val="76"/>
  </w:num>
  <w:num w:numId="91">
    <w:abstractNumId w:val="115"/>
  </w:num>
  <w:num w:numId="92">
    <w:abstractNumId w:val="54"/>
  </w:num>
  <w:num w:numId="93">
    <w:abstractNumId w:val="60"/>
  </w:num>
  <w:num w:numId="94">
    <w:abstractNumId w:val="98"/>
  </w:num>
  <w:num w:numId="95">
    <w:abstractNumId w:val="75"/>
  </w:num>
  <w:num w:numId="96">
    <w:abstractNumId w:val="7"/>
  </w:num>
  <w:num w:numId="97">
    <w:abstractNumId w:val="129"/>
  </w:num>
  <w:num w:numId="98">
    <w:abstractNumId w:val="61"/>
  </w:num>
  <w:num w:numId="99">
    <w:abstractNumId w:val="119"/>
  </w:num>
  <w:num w:numId="100">
    <w:abstractNumId w:val="27"/>
  </w:num>
  <w:num w:numId="101">
    <w:abstractNumId w:val="63"/>
  </w:num>
  <w:num w:numId="102">
    <w:abstractNumId w:val="43"/>
  </w:num>
  <w:num w:numId="103">
    <w:abstractNumId w:val="57"/>
  </w:num>
  <w:num w:numId="104">
    <w:abstractNumId w:val="106"/>
  </w:num>
  <w:num w:numId="105">
    <w:abstractNumId w:val="33"/>
  </w:num>
  <w:num w:numId="106">
    <w:abstractNumId w:val="34"/>
  </w:num>
  <w:num w:numId="107">
    <w:abstractNumId w:val="48"/>
  </w:num>
  <w:num w:numId="108">
    <w:abstractNumId w:val="3"/>
  </w:num>
  <w:num w:numId="109">
    <w:abstractNumId w:val="91"/>
  </w:num>
  <w:num w:numId="110">
    <w:abstractNumId w:val="25"/>
  </w:num>
  <w:num w:numId="111">
    <w:abstractNumId w:val="118"/>
  </w:num>
  <w:num w:numId="112">
    <w:abstractNumId w:val="100"/>
  </w:num>
  <w:num w:numId="113">
    <w:abstractNumId w:val="31"/>
  </w:num>
  <w:num w:numId="114">
    <w:abstractNumId w:val="105"/>
  </w:num>
  <w:num w:numId="115">
    <w:abstractNumId w:val="45"/>
  </w:num>
  <w:num w:numId="116">
    <w:abstractNumId w:val="6"/>
  </w:num>
  <w:num w:numId="117">
    <w:abstractNumId w:val="19"/>
  </w:num>
  <w:num w:numId="118">
    <w:abstractNumId w:val="109"/>
  </w:num>
  <w:num w:numId="119">
    <w:abstractNumId w:val="82"/>
  </w:num>
  <w:num w:numId="120">
    <w:abstractNumId w:val="80"/>
  </w:num>
  <w:num w:numId="121">
    <w:abstractNumId w:val="16"/>
  </w:num>
  <w:num w:numId="122">
    <w:abstractNumId w:val="130"/>
  </w:num>
  <w:num w:numId="123">
    <w:abstractNumId w:val="68"/>
  </w:num>
  <w:num w:numId="124">
    <w:abstractNumId w:val="123"/>
  </w:num>
  <w:num w:numId="125">
    <w:abstractNumId w:val="10"/>
  </w:num>
  <w:num w:numId="126">
    <w:abstractNumId w:val="71"/>
  </w:num>
  <w:num w:numId="127">
    <w:abstractNumId w:val="133"/>
  </w:num>
  <w:num w:numId="128">
    <w:abstractNumId w:val="132"/>
  </w:num>
  <w:num w:numId="129">
    <w:abstractNumId w:val="2"/>
  </w:num>
  <w:num w:numId="130">
    <w:abstractNumId w:val="124"/>
  </w:num>
  <w:num w:numId="131">
    <w:abstractNumId w:val="89"/>
  </w:num>
  <w:num w:numId="132">
    <w:abstractNumId w:val="13"/>
  </w:num>
  <w:num w:numId="133">
    <w:abstractNumId w:val="73"/>
  </w:num>
  <w:num w:numId="134">
    <w:abstractNumId w:val="9"/>
  </w:num>
  <w:num w:numId="135">
    <w:abstractNumId w:val="96"/>
  </w:num>
  <w:num w:numId="136">
    <w:abstractNumId w:val="85"/>
  </w:num>
  <w:num w:numId="137">
    <w:abstractNumId w:val="88"/>
  </w:num>
  <w:num w:numId="138">
    <w:abstractNumId w:val="39"/>
  </w:num>
  <w:num w:numId="139">
    <w:abstractNumId w:val="112"/>
  </w:num>
  <w:num w:numId="140">
    <w:abstractNumId w:val="12"/>
  </w:num>
  <w:num w:numId="141">
    <w:abstractNumId w:val="77"/>
  </w:num>
  <w:num w:numId="142">
    <w:abstractNumId w:val="32"/>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249"/>
    <w:rsid w:val="00865249"/>
    <w:rsid w:val="00AD7D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3CF6C"/>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10191</Words>
  <Characters>58089</Characters>
  <Application>Microsoft Office Word</Application>
  <DocSecurity>4</DocSecurity>
  <Lines>484</Lines>
  <Paragraphs>136</Paragraphs>
  <ScaleCrop>false</ScaleCrop>
  <Company/>
  <LinksUpToDate>false</LinksUpToDate>
  <CharactersWithSpaces>68144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2026-10-11T02:27:00Z</dcterms:created>
  <dcterms:modified xsi:type="dcterms:W3CDTF">2026-10-11T02:27:00Z</dcterms:modified>
</cp:coreProperties>
</file>