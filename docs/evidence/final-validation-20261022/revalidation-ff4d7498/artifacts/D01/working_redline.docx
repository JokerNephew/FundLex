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78B4" w14:textId="77777777" w:rsidR="000358A5" w:rsidRDefault="00137E26">
      <w:pPr>
        <w:spacing w:after="355"/>
        <w:ind w:left="4153" w:firstLine="0"/>
      </w:pPr>
      <w:r>
        <w:rPr>
          <w:rFonts w:ascii="Times New Roman" w:eastAsia="Times New Roman" w:hAnsi="Times New Roman" w:cs="Times New Roman"/>
        </w:rPr>
        <w:t xml:space="preserve"> </w:t>
      </w:r>
    </w:p>
    <w:p w14:paraId="40E98574" w14:textId="77777777" w:rsidR="000358A5" w:rsidRDefault="00137E26">
      <w:pPr>
        <w:spacing w:after="137"/>
        <w:ind w:left="4153" w:firstLine="0"/>
      </w:pPr>
      <w:r>
        <w:rPr>
          <w:rFonts w:ascii="Times New Roman" w:eastAsia="Times New Roman" w:hAnsi="Times New Roman" w:cs="Times New Roman"/>
          <w:b/>
          <w:sz w:val="52"/>
        </w:rPr>
        <w:t xml:space="preserve"> </w:t>
      </w:r>
    </w:p>
    <w:p w14:paraId="59B19AD7" w14:textId="77777777" w:rsidR="000358A5" w:rsidRDefault="00137E2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D8E12EF" w14:textId="77777777" w:rsidR="000358A5" w:rsidRDefault="00137E26">
      <w:pPr>
        <w:spacing w:after="319"/>
        <w:ind w:left="0" w:firstLine="0"/>
      </w:pPr>
      <w:r>
        <w:rPr>
          <w:rFonts w:ascii="Times New Roman" w:eastAsia="Times New Roman" w:hAnsi="Times New Roman" w:cs="Times New Roman"/>
          <w:b/>
          <w:sz w:val="21"/>
        </w:rPr>
        <w:t xml:space="preserve"> </w:t>
      </w:r>
    </w:p>
    <w:p w14:paraId="1E7912B9" w14:textId="77777777" w:rsidR="000358A5" w:rsidRDefault="00137E26">
      <w:pPr>
        <w:spacing w:after="0"/>
        <w:ind w:left="4153" w:firstLine="0"/>
      </w:pPr>
      <w:r>
        <w:rPr>
          <w:rFonts w:ascii="Times New Roman" w:eastAsia="Times New Roman" w:hAnsi="Times New Roman" w:cs="Times New Roman"/>
          <w:b/>
          <w:sz w:val="52"/>
        </w:rPr>
        <w:t xml:space="preserve"> </w:t>
      </w:r>
    </w:p>
    <w:p w14:paraId="25D00A04" w14:textId="77777777" w:rsidR="000358A5" w:rsidRDefault="00137E26">
      <w:pPr>
        <w:spacing w:after="29"/>
        <w:ind w:left="4153" w:firstLine="0"/>
      </w:pPr>
      <w:r>
        <w:rPr>
          <w:rFonts w:ascii="Times New Roman" w:eastAsia="Times New Roman" w:hAnsi="Times New Roman" w:cs="Times New Roman"/>
          <w:b/>
          <w:sz w:val="48"/>
        </w:rPr>
        <w:t xml:space="preserve"> </w:t>
      </w:r>
    </w:p>
    <w:p w14:paraId="391D07E1" w14:textId="77777777" w:rsidR="000358A5" w:rsidRDefault="00137E26">
      <w:pPr>
        <w:spacing w:after="3" w:line="262" w:lineRule="auto"/>
        <w:ind w:left="-15" w:firstLine="0"/>
      </w:pPr>
      <w:r>
        <w:rPr>
          <w:sz w:val="48"/>
        </w:rPr>
        <w:t>广发上海清算所</w:t>
      </w:r>
      <w:r>
        <w:rPr>
          <w:sz w:val="48"/>
        </w:rPr>
        <w:t xml:space="preserve"> </w:t>
      </w:r>
      <w:r>
        <w:rPr>
          <w:rFonts w:ascii="Times New Roman" w:eastAsia="Times New Roman" w:hAnsi="Times New Roman" w:cs="Times New Roman"/>
          <w:b/>
          <w:sz w:val="48"/>
        </w:rPr>
        <w:t xml:space="preserve">0-4 </w:t>
      </w:r>
      <w:r>
        <w:rPr>
          <w:sz w:val="48"/>
        </w:rPr>
        <w:t>年央企</w:t>
      </w:r>
      <w:r>
        <w:rPr>
          <w:sz w:val="48"/>
        </w:rPr>
        <w:t xml:space="preserve"> </w:t>
      </w:r>
      <w:r>
        <w:rPr>
          <w:rFonts w:ascii="Times New Roman" w:eastAsia="Times New Roman" w:hAnsi="Times New Roman" w:cs="Times New Roman"/>
          <w:b/>
          <w:sz w:val="48"/>
        </w:rPr>
        <w:t xml:space="preserve">80 </w:t>
      </w:r>
      <w:r>
        <w:rPr>
          <w:sz w:val="48"/>
        </w:rPr>
        <w:t>债券指数</w:t>
      </w:r>
      <w:r>
        <w:rPr>
          <w:rFonts w:ascii="Times New Roman" w:eastAsia="Times New Roman" w:hAnsi="Times New Roman" w:cs="Times New Roman"/>
          <w:b/>
          <w:sz w:val="48"/>
        </w:rPr>
        <w:t xml:space="preserve"> </w:t>
      </w:r>
    </w:p>
    <w:p w14:paraId="29C42712" w14:textId="77777777" w:rsidR="000358A5" w:rsidRDefault="00137E26">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651B9954" w14:textId="77777777" w:rsidR="000358A5" w:rsidRDefault="00137E26">
      <w:pPr>
        <w:spacing w:after="0"/>
        <w:ind w:left="4153" w:firstLine="0"/>
      </w:pPr>
      <w:r>
        <w:rPr>
          <w:rFonts w:ascii="Times New Roman" w:eastAsia="Times New Roman" w:hAnsi="Times New Roman" w:cs="Times New Roman"/>
          <w:b/>
          <w:sz w:val="52"/>
        </w:rPr>
        <w:t xml:space="preserve"> </w:t>
      </w:r>
    </w:p>
    <w:p w14:paraId="6ED629C4" w14:textId="77777777" w:rsidR="000358A5" w:rsidRDefault="00137E26">
      <w:pPr>
        <w:spacing w:after="0"/>
        <w:ind w:left="4153" w:firstLine="0"/>
      </w:pPr>
      <w:r>
        <w:rPr>
          <w:rFonts w:ascii="Times New Roman" w:eastAsia="Times New Roman" w:hAnsi="Times New Roman" w:cs="Times New Roman"/>
          <w:b/>
          <w:sz w:val="52"/>
        </w:rPr>
        <w:t xml:space="preserve"> </w:t>
      </w:r>
    </w:p>
    <w:p w14:paraId="290D46E1" w14:textId="77777777" w:rsidR="000358A5" w:rsidRDefault="00137E26">
      <w:pPr>
        <w:spacing w:after="0"/>
        <w:ind w:left="4153" w:firstLine="0"/>
      </w:pPr>
      <w:r>
        <w:rPr>
          <w:rFonts w:ascii="Times New Roman" w:eastAsia="Times New Roman" w:hAnsi="Times New Roman" w:cs="Times New Roman"/>
          <w:b/>
          <w:sz w:val="52"/>
        </w:rPr>
        <w:t xml:space="preserve"> </w:t>
      </w:r>
    </w:p>
    <w:p w14:paraId="7D64F72F" w14:textId="77777777" w:rsidR="000358A5" w:rsidRDefault="00137E26">
      <w:pPr>
        <w:spacing w:after="267"/>
        <w:ind w:left="0" w:firstLine="0"/>
      </w:pPr>
      <w:r>
        <w:rPr>
          <w:rFonts w:ascii="Times New Roman" w:eastAsia="Times New Roman" w:hAnsi="Times New Roman" w:cs="Times New Roman"/>
          <w:b/>
          <w:sz w:val="21"/>
        </w:rPr>
        <w:t xml:space="preserve"> </w:t>
      </w:r>
    </w:p>
    <w:p w14:paraId="256BB0ED" w14:textId="77777777" w:rsidR="000358A5" w:rsidRDefault="00137E26">
      <w:pPr>
        <w:ind w:left="1260" w:firstLine="0"/>
      </w:pPr>
      <w:r>
        <w:rPr>
          <w:sz w:val="36"/>
        </w:rPr>
        <w:t>基金管理人：广发基金管理有限公司</w:t>
      </w:r>
      <w:r>
        <w:rPr>
          <w:rFonts w:ascii="Times New Roman" w:eastAsia="Times New Roman" w:hAnsi="Times New Roman" w:cs="Times New Roman"/>
          <w:b/>
          <w:sz w:val="36"/>
        </w:rPr>
        <w:t xml:space="preserve">     </w:t>
      </w:r>
    </w:p>
    <w:p w14:paraId="2F6F2879" w14:textId="77777777" w:rsidR="000358A5" w:rsidRDefault="00137E26">
      <w:pPr>
        <w:spacing w:after="121"/>
        <w:ind w:left="0" w:right="127" w:firstLine="0"/>
        <w:jc w:val="center"/>
      </w:pPr>
      <w:r>
        <w:rPr>
          <w:sz w:val="36"/>
        </w:rPr>
        <w:t>基金托管人：交通银行股份有限公司</w:t>
      </w:r>
      <w:r>
        <w:rPr>
          <w:rFonts w:ascii="Times New Roman" w:eastAsia="Times New Roman" w:hAnsi="Times New Roman" w:cs="Times New Roman"/>
          <w:b/>
          <w:sz w:val="36"/>
        </w:rPr>
        <w:t xml:space="preserve">         </w:t>
      </w:r>
    </w:p>
    <w:p w14:paraId="56708285" w14:textId="77777777" w:rsidR="000358A5" w:rsidRDefault="00137E26">
      <w:pPr>
        <w:spacing w:after="210"/>
        <w:ind w:left="4153" w:firstLine="0"/>
      </w:pPr>
      <w:r>
        <w:rPr>
          <w:rFonts w:ascii="Times New Roman" w:eastAsia="Times New Roman" w:hAnsi="Times New Roman" w:cs="Times New Roman"/>
          <w:sz w:val="32"/>
        </w:rPr>
        <w:t xml:space="preserve"> </w:t>
      </w:r>
    </w:p>
    <w:p w14:paraId="354C1CFB" w14:textId="77777777" w:rsidR="000358A5" w:rsidRDefault="00137E26">
      <w:pPr>
        <w:spacing w:after="3672"/>
        <w:ind w:left="4153" w:firstLine="0"/>
      </w:pPr>
      <w:r>
        <w:rPr>
          <w:rFonts w:ascii="Times New Roman" w:eastAsia="Times New Roman" w:hAnsi="Times New Roman" w:cs="Times New Roman"/>
          <w:sz w:val="28"/>
        </w:rPr>
        <w:t xml:space="preserve"> </w:t>
      </w:r>
    </w:p>
    <w:p w14:paraId="44009BE8" w14:textId="77777777" w:rsidR="000358A5" w:rsidRDefault="00137E26">
      <w:pPr>
        <w:spacing w:after="0"/>
        <w:ind w:left="0" w:firstLine="0"/>
      </w:pPr>
      <w:r>
        <w:rPr>
          <w:rFonts w:ascii="Times New Roman" w:eastAsia="Times New Roman" w:hAnsi="Times New Roman" w:cs="Times New Roman"/>
          <w:sz w:val="18"/>
        </w:rPr>
        <w:t xml:space="preserve"> </w:t>
      </w:r>
    </w:p>
    <w:p w14:paraId="6669DB23" w14:textId="77777777" w:rsidR="000358A5" w:rsidRDefault="00137E26">
      <w:pPr>
        <w:spacing w:after="0"/>
        <w:ind w:left="0" w:firstLine="0"/>
      </w:pPr>
      <w:r>
        <w:rPr>
          <w:rFonts w:ascii="Times New Roman" w:eastAsia="Times New Roman" w:hAnsi="Times New Roman" w:cs="Times New Roman"/>
          <w:sz w:val="18"/>
        </w:rPr>
        <w:t xml:space="preserve"> </w:t>
      </w:r>
    </w:p>
    <w:p w14:paraId="0608AEFA" w14:textId="77777777" w:rsidR="000358A5" w:rsidRDefault="00137E26">
      <w:pPr>
        <w:spacing w:after="0"/>
        <w:ind w:left="0" w:firstLine="0"/>
      </w:pPr>
      <w:r>
        <w:rPr>
          <w:rFonts w:ascii="Times New Roman" w:eastAsia="Times New Roman" w:hAnsi="Times New Roman" w:cs="Times New Roman"/>
          <w:sz w:val="18"/>
        </w:rPr>
        <w:t xml:space="preserve"> </w:t>
      </w:r>
    </w:p>
    <w:p w14:paraId="162D5775" w14:textId="77777777" w:rsidR="000358A5" w:rsidRDefault="00137E26">
      <w:pPr>
        <w:spacing w:after="600"/>
        <w:ind w:left="0" w:right="888" w:firstLine="0"/>
        <w:jc w:val="right"/>
      </w:pPr>
      <w:r>
        <w:rPr>
          <w:rFonts w:ascii="Times New Roman" w:eastAsia="Times New Roman" w:hAnsi="Times New Roman" w:cs="Times New Roman"/>
          <w:sz w:val="18"/>
        </w:rPr>
        <w:lastRenderedPageBreak/>
        <w:t xml:space="preserve">                                  </w:t>
      </w:r>
    </w:p>
    <w:p w14:paraId="6480E48A" w14:textId="77777777" w:rsidR="000358A5" w:rsidRDefault="00137E26">
      <w:pPr>
        <w:spacing w:after="154"/>
        <w:ind w:left="0" w:right="1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6791548"/>
        <w:docPartObj>
          <w:docPartGallery w:val="Table of Contents"/>
        </w:docPartObj>
      </w:sdtPr>
      <w:sdtEndPr/>
      <w:sdtContent>
        <w:p w14:paraId="3FCC7573" w14:textId="77777777" w:rsidR="000358A5" w:rsidRDefault="00137E26">
          <w:pPr>
            <w:pStyle w:val="TOC1"/>
            <w:tabs>
              <w:tab w:val="right" w:leader="dot" w:pos="8430"/>
            </w:tabs>
          </w:pPr>
          <w:r>
            <w:fldChar w:fldCharType="begin"/>
          </w:r>
          <w:r>
            <w:instrText xml:space="preserve"> TOC \o "1-1" \h \z \u </w:instrText>
          </w:r>
          <w:r>
            <w:fldChar w:fldCharType="separate"/>
          </w:r>
          <w:hyperlink w:anchor="_Toc61801">
            <w:r>
              <w:t>第一部分</w:t>
            </w:r>
            <w:r>
              <w:rPr>
                <w:rFonts w:ascii="Times New Roman" w:eastAsia="Times New Roman" w:hAnsi="Times New Roman" w:cs="Times New Roman"/>
              </w:rPr>
              <w:t xml:space="preserve">  </w:t>
            </w:r>
            <w:r>
              <w:t>前言</w:t>
            </w:r>
            <w:r>
              <w:tab/>
            </w:r>
            <w:r>
              <w:fldChar w:fldCharType="begin"/>
            </w:r>
            <w:r>
              <w:instrText>PAGEREF _Toc61801 \h</w:instrText>
            </w:r>
            <w:r>
              <w:fldChar w:fldCharType="separate"/>
            </w:r>
            <w:r>
              <w:t xml:space="preserve">2 </w:t>
            </w:r>
            <w:r>
              <w:fldChar w:fldCharType="end"/>
            </w:r>
          </w:hyperlink>
        </w:p>
        <w:p w14:paraId="21C28529" w14:textId="77777777" w:rsidR="000358A5" w:rsidRDefault="00137E26">
          <w:pPr>
            <w:pStyle w:val="TOC1"/>
            <w:tabs>
              <w:tab w:val="right" w:leader="dot" w:pos="8430"/>
            </w:tabs>
          </w:pPr>
          <w:hyperlink w:anchor="_Toc61802">
            <w:r>
              <w:t>第二部分</w:t>
            </w:r>
            <w:r>
              <w:rPr>
                <w:rFonts w:ascii="Times New Roman" w:eastAsia="Times New Roman" w:hAnsi="Times New Roman" w:cs="Times New Roman"/>
              </w:rPr>
              <w:t xml:space="preserve">  </w:t>
            </w:r>
            <w:r>
              <w:t>释义</w:t>
            </w:r>
            <w:r>
              <w:tab/>
            </w:r>
            <w:r>
              <w:fldChar w:fldCharType="begin"/>
            </w:r>
            <w:r>
              <w:instrText>PAGEREF _Toc61802 \h</w:instrText>
            </w:r>
            <w:r>
              <w:fldChar w:fldCharType="separate"/>
            </w:r>
            <w:r>
              <w:t xml:space="preserve">4 </w:t>
            </w:r>
            <w:r>
              <w:fldChar w:fldCharType="end"/>
            </w:r>
          </w:hyperlink>
        </w:p>
        <w:p w14:paraId="3E7B3B34" w14:textId="77777777" w:rsidR="000358A5" w:rsidRDefault="00137E26">
          <w:pPr>
            <w:pStyle w:val="TOC1"/>
            <w:tabs>
              <w:tab w:val="right" w:leader="dot" w:pos="8430"/>
            </w:tabs>
          </w:pPr>
          <w:hyperlink w:anchor="_Toc61803">
            <w:r>
              <w:t>第三部分</w:t>
            </w:r>
            <w:r>
              <w:rPr>
                <w:rFonts w:ascii="Times New Roman" w:eastAsia="Times New Roman" w:hAnsi="Times New Roman" w:cs="Times New Roman"/>
              </w:rPr>
              <w:t xml:space="preserve">  </w:t>
            </w:r>
            <w:r>
              <w:t>基金的基本情况</w:t>
            </w:r>
            <w:r>
              <w:tab/>
            </w:r>
            <w:r>
              <w:fldChar w:fldCharType="begin"/>
            </w:r>
            <w:r>
              <w:instrText>PAGEREF _Toc61803 \h</w:instrText>
            </w:r>
            <w:r>
              <w:fldChar w:fldCharType="separate"/>
            </w:r>
            <w:r>
              <w:t xml:space="preserve">9 </w:t>
            </w:r>
            <w:r>
              <w:fldChar w:fldCharType="end"/>
            </w:r>
          </w:hyperlink>
        </w:p>
        <w:p w14:paraId="189B1468" w14:textId="77777777" w:rsidR="000358A5" w:rsidRDefault="00137E26">
          <w:pPr>
            <w:pStyle w:val="TOC1"/>
            <w:tabs>
              <w:tab w:val="right" w:leader="dot" w:pos="8430"/>
            </w:tabs>
          </w:pPr>
          <w:hyperlink w:anchor="_Toc61804">
            <w:r>
              <w:t>第四部分</w:t>
            </w:r>
            <w:r>
              <w:rPr>
                <w:rFonts w:ascii="Times New Roman" w:eastAsia="Times New Roman" w:hAnsi="Times New Roman" w:cs="Times New Roman"/>
              </w:rPr>
              <w:t xml:space="preserve">  </w:t>
            </w:r>
            <w:r>
              <w:t>基金份额的发售</w:t>
            </w:r>
            <w:r>
              <w:tab/>
            </w:r>
            <w:r>
              <w:fldChar w:fldCharType="begin"/>
            </w:r>
            <w:r>
              <w:instrText>PAGEREF _Toc61804 \h</w:instrText>
            </w:r>
            <w:r>
              <w:fldChar w:fldCharType="separate"/>
            </w:r>
            <w:r>
              <w:t xml:space="preserve">12 </w:t>
            </w:r>
            <w:r>
              <w:fldChar w:fldCharType="end"/>
            </w:r>
          </w:hyperlink>
        </w:p>
        <w:p w14:paraId="106A9D72" w14:textId="77777777" w:rsidR="000358A5" w:rsidRDefault="00137E26">
          <w:pPr>
            <w:pStyle w:val="TOC1"/>
            <w:tabs>
              <w:tab w:val="right" w:leader="dot" w:pos="8430"/>
            </w:tabs>
          </w:pPr>
          <w:hyperlink w:anchor="_Toc61805">
            <w:r>
              <w:t>第五部分</w:t>
            </w:r>
            <w:r>
              <w:rPr>
                <w:rFonts w:ascii="Times New Roman" w:eastAsia="Times New Roman" w:hAnsi="Times New Roman" w:cs="Times New Roman"/>
              </w:rPr>
              <w:t xml:space="preserve">  </w:t>
            </w:r>
            <w:r>
              <w:t>基金备案</w:t>
            </w:r>
            <w:r>
              <w:tab/>
            </w:r>
            <w:r>
              <w:fldChar w:fldCharType="begin"/>
            </w:r>
            <w:r>
              <w:instrText>PAGEREF _Toc61805 \h</w:instrText>
            </w:r>
            <w:r>
              <w:fldChar w:fldCharType="separate"/>
            </w:r>
            <w:r>
              <w:t xml:space="preserve">14 </w:t>
            </w:r>
            <w:r>
              <w:fldChar w:fldCharType="end"/>
            </w:r>
          </w:hyperlink>
        </w:p>
        <w:p w14:paraId="6526D2B6" w14:textId="77777777" w:rsidR="000358A5" w:rsidRDefault="00137E26">
          <w:pPr>
            <w:pStyle w:val="TOC1"/>
            <w:tabs>
              <w:tab w:val="right" w:leader="dot" w:pos="8430"/>
            </w:tabs>
          </w:pPr>
          <w:hyperlink w:anchor="_Toc61806">
            <w:r>
              <w:t>第六部分</w:t>
            </w:r>
            <w:r>
              <w:rPr>
                <w:rFonts w:ascii="Times New Roman" w:eastAsia="Times New Roman" w:hAnsi="Times New Roman" w:cs="Times New Roman"/>
              </w:rPr>
              <w:t xml:space="preserve">  </w:t>
            </w:r>
            <w:r>
              <w:t>基金份额的申购与赎回</w:t>
            </w:r>
            <w:r>
              <w:tab/>
            </w:r>
            <w:r>
              <w:fldChar w:fldCharType="begin"/>
            </w:r>
            <w:r>
              <w:instrText>PAGEREF _Toc61806 \h</w:instrText>
            </w:r>
            <w:r>
              <w:fldChar w:fldCharType="separate"/>
            </w:r>
            <w:r>
              <w:t xml:space="preserve">15 </w:t>
            </w:r>
            <w:r>
              <w:fldChar w:fldCharType="end"/>
            </w:r>
          </w:hyperlink>
        </w:p>
        <w:p w14:paraId="1D6E8814" w14:textId="77777777" w:rsidR="000358A5" w:rsidRDefault="00137E26">
          <w:pPr>
            <w:pStyle w:val="TOC1"/>
            <w:tabs>
              <w:tab w:val="right" w:leader="dot" w:pos="8430"/>
            </w:tabs>
          </w:pPr>
          <w:hyperlink w:anchor="_Toc61807">
            <w:r>
              <w:t>第七部分</w:t>
            </w:r>
            <w:r>
              <w:rPr>
                <w:rFonts w:ascii="Times New Roman" w:eastAsia="Times New Roman" w:hAnsi="Times New Roman" w:cs="Times New Roman"/>
              </w:rPr>
              <w:t xml:space="preserve">  </w:t>
            </w:r>
            <w:r>
              <w:t>基金合同当事人及权利义务</w:t>
            </w:r>
            <w:r>
              <w:tab/>
            </w:r>
            <w:r>
              <w:fldChar w:fldCharType="begin"/>
            </w:r>
            <w:r>
              <w:instrText>PAGEREF _Toc61807 \h</w:instrText>
            </w:r>
            <w:r>
              <w:fldChar w:fldCharType="separate"/>
            </w:r>
            <w:r>
              <w:t xml:space="preserve">24 </w:t>
            </w:r>
            <w:r>
              <w:fldChar w:fldCharType="end"/>
            </w:r>
          </w:hyperlink>
        </w:p>
        <w:p w14:paraId="346739B0" w14:textId="77777777" w:rsidR="000358A5" w:rsidRDefault="00137E26">
          <w:pPr>
            <w:pStyle w:val="TOC1"/>
            <w:tabs>
              <w:tab w:val="right" w:leader="dot" w:pos="8430"/>
            </w:tabs>
          </w:pPr>
          <w:hyperlink w:anchor="_Toc61808">
            <w:r>
              <w:t>第八部分</w:t>
            </w:r>
            <w:r>
              <w:rPr>
                <w:rFonts w:ascii="Times New Roman" w:eastAsia="Times New Roman" w:hAnsi="Times New Roman" w:cs="Times New Roman"/>
              </w:rPr>
              <w:t xml:space="preserve">  </w:t>
            </w:r>
            <w:r>
              <w:t>基金份额持有人大会</w:t>
            </w:r>
            <w:r>
              <w:tab/>
            </w:r>
            <w:r>
              <w:fldChar w:fldCharType="begin"/>
            </w:r>
            <w:r>
              <w:instrText>PAGEREF _Toc61808 \h</w:instrText>
            </w:r>
            <w:r>
              <w:fldChar w:fldCharType="separate"/>
            </w:r>
            <w:r>
              <w:t xml:space="preserve">31 </w:t>
            </w:r>
            <w:r>
              <w:fldChar w:fldCharType="end"/>
            </w:r>
          </w:hyperlink>
        </w:p>
        <w:p w14:paraId="771CE748" w14:textId="77777777" w:rsidR="000358A5" w:rsidRDefault="00137E26">
          <w:pPr>
            <w:pStyle w:val="TOC1"/>
            <w:tabs>
              <w:tab w:val="right" w:leader="dot" w:pos="8430"/>
            </w:tabs>
          </w:pPr>
          <w:hyperlink w:anchor="_Toc618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_Toc61809 \h</w:instrText>
            </w:r>
            <w:r>
              <w:fldChar w:fldCharType="separate"/>
            </w:r>
            <w:r>
              <w:t xml:space="preserve">40 </w:t>
            </w:r>
            <w:r>
              <w:fldChar w:fldCharType="end"/>
            </w:r>
          </w:hyperlink>
        </w:p>
        <w:p w14:paraId="2AE1A6E6" w14:textId="77777777" w:rsidR="000358A5" w:rsidRDefault="00137E26">
          <w:pPr>
            <w:pStyle w:val="TOC1"/>
            <w:tabs>
              <w:tab w:val="right" w:leader="dot" w:pos="8430"/>
            </w:tabs>
          </w:pPr>
          <w:hyperlink w:anchor="_Toc6181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_Toc61810 \h</w:instrText>
            </w:r>
            <w:r>
              <w:fldChar w:fldCharType="separate"/>
            </w:r>
            <w:r>
              <w:t xml:space="preserve">43 </w:t>
            </w:r>
            <w:r>
              <w:fldChar w:fldCharType="end"/>
            </w:r>
          </w:hyperlink>
        </w:p>
        <w:p w14:paraId="2DCC9534" w14:textId="77777777" w:rsidR="000358A5" w:rsidRDefault="00137E26">
          <w:pPr>
            <w:pStyle w:val="TOC1"/>
            <w:tabs>
              <w:tab w:val="right" w:leader="dot" w:pos="8430"/>
            </w:tabs>
          </w:pPr>
          <w:hyperlink w:anchor="_Toc61811">
            <w:r>
              <w:t>第十一部分</w:t>
            </w:r>
            <w:r>
              <w:rPr>
                <w:rFonts w:ascii="Times New Roman" w:eastAsia="Times New Roman" w:hAnsi="Times New Roman" w:cs="Times New Roman"/>
              </w:rPr>
              <w:t xml:space="preserve">  </w:t>
            </w:r>
            <w:r>
              <w:t>基金份额的登记</w:t>
            </w:r>
            <w:r>
              <w:tab/>
            </w:r>
            <w:r>
              <w:fldChar w:fldCharType="begin"/>
            </w:r>
            <w:r>
              <w:instrText>PAGEREF _Toc61811 \h</w:instrText>
            </w:r>
            <w:r>
              <w:fldChar w:fldCharType="separate"/>
            </w:r>
            <w:r>
              <w:t xml:space="preserve">44 </w:t>
            </w:r>
            <w:r>
              <w:fldChar w:fldCharType="end"/>
            </w:r>
          </w:hyperlink>
        </w:p>
        <w:p w14:paraId="1C84C8F4" w14:textId="77777777" w:rsidR="000358A5" w:rsidRDefault="00137E26">
          <w:pPr>
            <w:pStyle w:val="TOC1"/>
            <w:tabs>
              <w:tab w:val="right" w:leader="dot" w:pos="8430"/>
            </w:tabs>
          </w:pPr>
          <w:hyperlink w:anchor="_Toc61812">
            <w:r>
              <w:t>第十二部分</w:t>
            </w:r>
            <w:r>
              <w:rPr>
                <w:rFonts w:ascii="Times New Roman" w:eastAsia="Times New Roman" w:hAnsi="Times New Roman" w:cs="Times New Roman"/>
              </w:rPr>
              <w:t xml:space="preserve">  </w:t>
            </w:r>
            <w:r>
              <w:t>基金的投资</w:t>
            </w:r>
            <w:r>
              <w:tab/>
            </w:r>
            <w:r>
              <w:fldChar w:fldCharType="begin"/>
            </w:r>
            <w:r>
              <w:instrText>PAGEREF _Toc61812 \h</w:instrText>
            </w:r>
            <w:r>
              <w:fldChar w:fldCharType="separate"/>
            </w:r>
            <w:r>
              <w:t xml:space="preserve">46 </w:t>
            </w:r>
            <w:r>
              <w:fldChar w:fldCharType="end"/>
            </w:r>
          </w:hyperlink>
        </w:p>
        <w:p w14:paraId="2D1E030C" w14:textId="77777777" w:rsidR="000358A5" w:rsidRDefault="00137E26">
          <w:pPr>
            <w:pStyle w:val="TOC1"/>
            <w:tabs>
              <w:tab w:val="right" w:leader="dot" w:pos="8430"/>
            </w:tabs>
          </w:pPr>
          <w:hyperlink w:anchor="_Toc61813">
            <w:r>
              <w:t>第十三部分</w:t>
            </w:r>
            <w:r>
              <w:rPr>
                <w:rFonts w:ascii="Times New Roman" w:eastAsia="Times New Roman" w:hAnsi="Times New Roman" w:cs="Times New Roman"/>
              </w:rPr>
              <w:t xml:space="preserve">  </w:t>
            </w:r>
            <w:r>
              <w:t>基金的财产</w:t>
            </w:r>
            <w:r>
              <w:tab/>
            </w:r>
            <w:r>
              <w:fldChar w:fldCharType="begin"/>
            </w:r>
            <w:r>
              <w:instrText xml:space="preserve">PAGEREF _Toc61813 </w:instrText>
            </w:r>
            <w:r>
              <w:instrText>\h</w:instrText>
            </w:r>
            <w:r>
              <w:fldChar w:fldCharType="separate"/>
            </w:r>
            <w:r>
              <w:t xml:space="preserve">51 </w:t>
            </w:r>
            <w:r>
              <w:fldChar w:fldCharType="end"/>
            </w:r>
          </w:hyperlink>
        </w:p>
        <w:p w14:paraId="7367A4FE" w14:textId="77777777" w:rsidR="000358A5" w:rsidRDefault="00137E26">
          <w:pPr>
            <w:pStyle w:val="TOC1"/>
            <w:tabs>
              <w:tab w:val="right" w:leader="dot" w:pos="8430"/>
            </w:tabs>
          </w:pPr>
          <w:hyperlink w:anchor="_Toc61814">
            <w:r>
              <w:t>第十四部分</w:t>
            </w:r>
            <w:r>
              <w:rPr>
                <w:rFonts w:ascii="Times New Roman" w:eastAsia="Times New Roman" w:hAnsi="Times New Roman" w:cs="Times New Roman"/>
              </w:rPr>
              <w:t xml:space="preserve">  </w:t>
            </w:r>
            <w:r>
              <w:t>基金资产估值</w:t>
            </w:r>
            <w:r>
              <w:tab/>
            </w:r>
            <w:r>
              <w:fldChar w:fldCharType="begin"/>
            </w:r>
            <w:r>
              <w:instrText>PAGEREF _Toc61814 \h</w:instrText>
            </w:r>
            <w:r>
              <w:fldChar w:fldCharType="separate"/>
            </w:r>
            <w:r>
              <w:t xml:space="preserve">52 </w:t>
            </w:r>
            <w:r>
              <w:fldChar w:fldCharType="end"/>
            </w:r>
          </w:hyperlink>
        </w:p>
        <w:p w14:paraId="6A31A8F8" w14:textId="77777777" w:rsidR="000358A5" w:rsidRDefault="00137E26">
          <w:pPr>
            <w:pStyle w:val="TOC1"/>
            <w:tabs>
              <w:tab w:val="right" w:leader="dot" w:pos="8430"/>
            </w:tabs>
          </w:pPr>
          <w:hyperlink w:anchor="_Toc61815">
            <w:r>
              <w:t>第十五部分</w:t>
            </w:r>
            <w:r>
              <w:rPr>
                <w:rFonts w:ascii="Times New Roman" w:eastAsia="Times New Roman" w:hAnsi="Times New Roman" w:cs="Times New Roman"/>
              </w:rPr>
              <w:t xml:space="preserve">  </w:t>
            </w:r>
            <w:r>
              <w:t>基金费用与税收</w:t>
            </w:r>
            <w:r>
              <w:tab/>
            </w:r>
            <w:r>
              <w:fldChar w:fldCharType="begin"/>
            </w:r>
            <w:r>
              <w:instrText>PAGEREF _Toc61815 \h</w:instrText>
            </w:r>
            <w:r>
              <w:fldChar w:fldCharType="separate"/>
            </w:r>
            <w:r>
              <w:t xml:space="preserve">58 </w:t>
            </w:r>
            <w:r>
              <w:fldChar w:fldCharType="end"/>
            </w:r>
          </w:hyperlink>
        </w:p>
        <w:p w14:paraId="0E2C2650" w14:textId="77777777" w:rsidR="000358A5" w:rsidRDefault="00137E26">
          <w:pPr>
            <w:pStyle w:val="TOC1"/>
            <w:tabs>
              <w:tab w:val="right" w:leader="dot" w:pos="8430"/>
            </w:tabs>
          </w:pPr>
          <w:hyperlink w:anchor="_Toc61816">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1816 \h</w:instrText>
            </w:r>
            <w:r>
              <w:fldChar w:fldCharType="separate"/>
            </w:r>
            <w:r>
              <w:t xml:space="preserve">61 </w:t>
            </w:r>
            <w:r>
              <w:fldChar w:fldCharType="end"/>
            </w:r>
          </w:hyperlink>
        </w:p>
        <w:p w14:paraId="4EC673F9" w14:textId="77777777" w:rsidR="000358A5" w:rsidRDefault="00137E26">
          <w:pPr>
            <w:pStyle w:val="TOC1"/>
            <w:tabs>
              <w:tab w:val="right" w:leader="dot" w:pos="8430"/>
            </w:tabs>
          </w:pPr>
          <w:hyperlink w:anchor="_Toc61817">
            <w:r>
              <w:t>第十七部分</w:t>
            </w:r>
            <w:r>
              <w:rPr>
                <w:rFonts w:ascii="Times New Roman" w:eastAsia="Times New Roman" w:hAnsi="Times New Roman" w:cs="Times New Roman"/>
              </w:rPr>
              <w:t xml:space="preserve">  </w:t>
            </w:r>
            <w:r>
              <w:t>基金的会计与审计</w:t>
            </w:r>
            <w:r>
              <w:tab/>
            </w:r>
            <w:r>
              <w:fldChar w:fldCharType="begin"/>
            </w:r>
            <w:r>
              <w:instrText>PAGEREF _Toc61817 \h</w:instrText>
            </w:r>
            <w:r>
              <w:fldChar w:fldCharType="separate"/>
            </w:r>
            <w:r>
              <w:t xml:space="preserve">63 </w:t>
            </w:r>
            <w:r>
              <w:fldChar w:fldCharType="end"/>
            </w:r>
          </w:hyperlink>
        </w:p>
        <w:p w14:paraId="2E5BF80A" w14:textId="77777777" w:rsidR="000358A5" w:rsidRDefault="00137E26">
          <w:pPr>
            <w:pStyle w:val="TOC1"/>
            <w:tabs>
              <w:tab w:val="right" w:leader="dot" w:pos="8430"/>
            </w:tabs>
          </w:pPr>
          <w:hyperlink w:anchor="_Toc61818">
            <w:r>
              <w:t>第十八部分</w:t>
            </w:r>
            <w:r>
              <w:rPr>
                <w:rFonts w:ascii="Times New Roman" w:eastAsia="Times New Roman" w:hAnsi="Times New Roman" w:cs="Times New Roman"/>
              </w:rPr>
              <w:t xml:space="preserve">  </w:t>
            </w:r>
            <w:r>
              <w:t>基金的信息披</w:t>
            </w:r>
            <w:r>
              <w:t>露</w:t>
            </w:r>
            <w:r>
              <w:tab/>
            </w:r>
            <w:r>
              <w:fldChar w:fldCharType="begin"/>
            </w:r>
            <w:r>
              <w:instrText>PAGEREF _Toc61818 \h</w:instrText>
            </w:r>
            <w:r>
              <w:fldChar w:fldCharType="separate"/>
            </w:r>
            <w:r>
              <w:t xml:space="preserve">64 </w:t>
            </w:r>
            <w:r>
              <w:fldChar w:fldCharType="end"/>
            </w:r>
          </w:hyperlink>
        </w:p>
        <w:p w14:paraId="194776A5" w14:textId="77777777" w:rsidR="000358A5" w:rsidRDefault="00137E26">
          <w:pPr>
            <w:pStyle w:val="TOC1"/>
            <w:tabs>
              <w:tab w:val="right" w:leader="dot" w:pos="8430"/>
            </w:tabs>
          </w:pPr>
          <w:hyperlink w:anchor="_Toc6181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_Toc61819 \h</w:instrText>
            </w:r>
            <w:r>
              <w:fldChar w:fldCharType="separate"/>
            </w:r>
            <w:r>
              <w:t xml:space="preserve">71 </w:t>
            </w:r>
            <w:r>
              <w:fldChar w:fldCharType="end"/>
            </w:r>
          </w:hyperlink>
        </w:p>
        <w:p w14:paraId="659F57B4" w14:textId="77777777" w:rsidR="000358A5" w:rsidRDefault="00137E26">
          <w:pPr>
            <w:pStyle w:val="TOC1"/>
            <w:tabs>
              <w:tab w:val="right" w:leader="dot" w:pos="8430"/>
            </w:tabs>
          </w:pPr>
          <w:hyperlink w:anchor="_Toc61820">
            <w:r>
              <w:t>第二十部分</w:t>
            </w:r>
            <w:r>
              <w:rPr>
                <w:rFonts w:ascii="Times New Roman" w:eastAsia="Times New Roman" w:hAnsi="Times New Roman" w:cs="Times New Roman"/>
              </w:rPr>
              <w:t xml:space="preserve">  </w:t>
            </w:r>
            <w:r>
              <w:t>违约责任</w:t>
            </w:r>
            <w:r>
              <w:tab/>
            </w:r>
            <w:r>
              <w:fldChar w:fldCharType="begin"/>
            </w:r>
            <w:r>
              <w:instrText>PAGEREF _Toc61820 \h</w:instrText>
            </w:r>
            <w:r>
              <w:fldChar w:fldCharType="separate"/>
            </w:r>
            <w:r>
              <w:t xml:space="preserve">73 </w:t>
            </w:r>
            <w:r>
              <w:fldChar w:fldCharType="end"/>
            </w:r>
          </w:hyperlink>
        </w:p>
        <w:p w14:paraId="2CF48456" w14:textId="77777777" w:rsidR="000358A5" w:rsidRDefault="00137E26">
          <w:pPr>
            <w:pStyle w:val="TOC1"/>
            <w:tabs>
              <w:tab w:val="right" w:leader="dot" w:pos="8430"/>
            </w:tabs>
          </w:pPr>
          <w:hyperlink w:anchor="_Toc618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_Toc61821 \h</w:instrText>
            </w:r>
            <w:r>
              <w:fldChar w:fldCharType="separate"/>
            </w:r>
            <w:r>
              <w:t xml:space="preserve">74 </w:t>
            </w:r>
            <w:r>
              <w:fldChar w:fldCharType="end"/>
            </w:r>
          </w:hyperlink>
        </w:p>
        <w:p w14:paraId="3B8598F4" w14:textId="77777777" w:rsidR="000358A5" w:rsidRDefault="00137E26">
          <w:pPr>
            <w:pStyle w:val="TOC1"/>
            <w:tabs>
              <w:tab w:val="right" w:leader="dot" w:pos="8430"/>
            </w:tabs>
          </w:pPr>
          <w:hyperlink w:anchor="_Toc61822">
            <w:r>
              <w:t>第二十二部分</w:t>
            </w:r>
            <w:r>
              <w:rPr>
                <w:rFonts w:ascii="Times New Roman" w:eastAsia="Times New Roman" w:hAnsi="Times New Roman" w:cs="Times New Roman"/>
              </w:rPr>
              <w:t xml:space="preserve">  </w:t>
            </w:r>
            <w:r>
              <w:t>基金合同的效力</w:t>
            </w:r>
            <w:r>
              <w:tab/>
            </w:r>
            <w:r>
              <w:fldChar w:fldCharType="begin"/>
            </w:r>
            <w:r>
              <w:instrText>PAGEREF _Toc61822 \h</w:instrText>
            </w:r>
            <w:r>
              <w:fldChar w:fldCharType="separate"/>
            </w:r>
            <w:r>
              <w:t xml:space="preserve">75 </w:t>
            </w:r>
            <w:r>
              <w:fldChar w:fldCharType="end"/>
            </w:r>
          </w:hyperlink>
        </w:p>
        <w:p w14:paraId="0F49ADF2" w14:textId="77777777" w:rsidR="000358A5" w:rsidRDefault="00137E26">
          <w:pPr>
            <w:pStyle w:val="TOC1"/>
            <w:tabs>
              <w:tab w:val="right" w:leader="dot" w:pos="8430"/>
            </w:tabs>
          </w:pPr>
          <w:hyperlink w:anchor="_Toc6182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823 \h</w:instrText>
            </w:r>
            <w:r>
              <w:fldChar w:fldCharType="separate"/>
            </w:r>
            <w:r>
              <w:t xml:space="preserve">76 </w:t>
            </w:r>
            <w:r>
              <w:fldChar w:fldCharType="end"/>
            </w:r>
          </w:hyperlink>
        </w:p>
        <w:p w14:paraId="18A2E692" w14:textId="77777777" w:rsidR="000358A5" w:rsidRDefault="00137E26">
          <w:pPr>
            <w:pStyle w:val="TOC1"/>
            <w:tabs>
              <w:tab w:val="right" w:leader="dot" w:pos="8430"/>
            </w:tabs>
          </w:pPr>
          <w:hyperlink w:anchor="_Toc61824">
            <w:r>
              <w:t>第二十四部分</w:t>
            </w:r>
            <w:r>
              <w:rPr>
                <w:rFonts w:ascii="Times New Roman" w:eastAsia="Times New Roman" w:hAnsi="Times New Roman" w:cs="Times New Roman"/>
              </w:rPr>
              <w:t xml:space="preserve">  </w:t>
            </w:r>
            <w:r>
              <w:t>基金合同内容摘要</w:t>
            </w:r>
            <w:r>
              <w:tab/>
            </w:r>
            <w:r>
              <w:fldChar w:fldCharType="begin"/>
            </w:r>
            <w:r>
              <w:instrText>PAGEREF _Toc61824 \h</w:instrText>
            </w:r>
            <w:r>
              <w:fldChar w:fldCharType="separate"/>
            </w:r>
            <w:r>
              <w:t xml:space="preserve">77 </w:t>
            </w:r>
            <w:r>
              <w:fldChar w:fldCharType="end"/>
            </w:r>
          </w:hyperlink>
        </w:p>
        <w:p w14:paraId="3C7437B8" w14:textId="77777777" w:rsidR="000358A5" w:rsidRDefault="00137E26">
          <w:r>
            <w:fldChar w:fldCharType="end"/>
          </w:r>
        </w:p>
      </w:sdtContent>
    </w:sdt>
    <w:p w14:paraId="518A6F06" w14:textId="77777777" w:rsidR="000358A5" w:rsidRDefault="00137E26">
      <w:pPr>
        <w:pStyle w:val="1"/>
        <w:spacing w:after="35"/>
        <w:ind w:left="488" w:right="604"/>
      </w:pPr>
      <w:bookmarkStart w:id="0" w:name="_Toc6180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D22992" w14:textId="77777777" w:rsidR="000358A5" w:rsidRDefault="00137E26">
      <w:pPr>
        <w:spacing w:after="144"/>
        <w:ind w:left="0" w:firstLine="0"/>
      </w:pPr>
      <w:r>
        <w:rPr>
          <w:rFonts w:ascii="Times New Roman" w:eastAsia="Times New Roman" w:hAnsi="Times New Roman" w:cs="Times New Roman"/>
          <w:sz w:val="21"/>
        </w:rPr>
        <w:t xml:space="preserve"> </w:t>
      </w:r>
    </w:p>
    <w:p w14:paraId="0791B191" w14:textId="77777777" w:rsidR="000358A5" w:rsidRDefault="00137E26">
      <w:pPr>
        <w:ind w:left="490"/>
      </w:pPr>
      <w:r>
        <w:lastRenderedPageBreak/>
        <w:t>一、订立本基金合同的目的、依据和原则</w:t>
      </w:r>
      <w:r>
        <w:rPr>
          <w:rFonts w:ascii="Times New Roman" w:eastAsia="Times New Roman" w:hAnsi="Times New Roman" w:cs="Times New Roman"/>
        </w:rPr>
        <w:t xml:space="preserve"> </w:t>
      </w:r>
    </w:p>
    <w:p w14:paraId="7B55ADE3" w14:textId="77777777" w:rsidR="000358A5" w:rsidRDefault="00137E26">
      <w:pPr>
        <w:numPr>
          <w:ilvl w:val="0"/>
          <w:numId w:val="1"/>
        </w:numPr>
        <w:spacing w:after="0" w:line="379" w:lineRule="auto"/>
        <w:ind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20FCCFBC" w14:textId="77777777" w:rsidR="000358A5" w:rsidRDefault="00137E26">
      <w:pPr>
        <w:numPr>
          <w:ilvl w:val="0"/>
          <w:numId w:val="1"/>
        </w:numPr>
        <w:spacing w:after="8" w:line="372" w:lineRule="auto"/>
        <w:ind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Calibri" w:eastAsia="Calibri" w:hAnsi="Calibri" w:cs="Calibri"/>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DBA12ED" w14:textId="77777777" w:rsidR="000358A5" w:rsidRDefault="00137E2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674C759" w14:textId="77777777" w:rsidR="000358A5" w:rsidRDefault="00137E2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104C1E" w14:textId="77777777" w:rsidR="000358A5" w:rsidRDefault="00137E26">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44E9E0" w14:textId="77777777" w:rsidR="000358A5" w:rsidRDefault="00137E26">
      <w:pPr>
        <w:numPr>
          <w:ilvl w:val="0"/>
          <w:numId w:val="2"/>
        </w:numPr>
        <w:spacing w:after="0" w:line="383" w:lineRule="auto"/>
        <w:ind w:firstLine="48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债券指数证券投资基金由基金管理人</w:t>
      </w:r>
      <w:r>
        <w:t>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CCFB16" w14:textId="77777777" w:rsidR="000358A5" w:rsidRDefault="00137E26">
      <w:pPr>
        <w:spacing w:after="131" w:line="362" w:lineRule="auto"/>
        <w:ind w:left="-15" w:firstLine="480"/>
      </w:pPr>
      <w:r>
        <w:t>中国证监会对本基金募集的注册，并不表明其对本基金的投资价值、市场前景和收益做出实质性判断或保证，也不表明投资于本基金没有风险。投资者应当认真阅读基金合同、基金招募说明书、基金产品资料概要等信息披露文件，自主判断基金的投资价值，自主做出投资决策，自行承担投资风险。基金管理人依照恪尽职守、诚实信用、谨慎勤勉的原则管理和运用基金财产，</w:t>
      </w:r>
    </w:p>
    <w:p w14:paraId="21C94420" w14:textId="77777777" w:rsidR="000358A5" w:rsidRDefault="00137E26">
      <w:pPr>
        <w:spacing w:after="10" w:line="365" w:lineRule="auto"/>
        <w:ind w:left="-5"/>
      </w:pPr>
      <w:r>
        <w:t>但不保证投资于本基金一定盈利，也不保证最低收益。基金管理人应对基金的合规性</w:t>
      </w:r>
      <w:r>
        <w:t>负责，包括但不限于遵守关联关系等外部法律法规的要求。</w:t>
      </w:r>
      <w:r>
        <w:rPr>
          <w:rFonts w:ascii="Times New Roman" w:eastAsia="Times New Roman" w:hAnsi="Times New Roman" w:cs="Times New Roman"/>
        </w:rPr>
        <w:t xml:space="preserve"> </w:t>
      </w:r>
    </w:p>
    <w:p w14:paraId="41473DE4" w14:textId="77777777" w:rsidR="000358A5" w:rsidRDefault="00137E26">
      <w:pPr>
        <w:numPr>
          <w:ilvl w:val="0"/>
          <w:numId w:val="2"/>
        </w:numPr>
        <w:spacing w:after="8" w:line="372"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1E2B7E" w14:textId="77777777" w:rsidR="000358A5" w:rsidRDefault="00137E2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1776E8B" w14:textId="77777777" w:rsidR="000358A5" w:rsidRDefault="00137E26">
      <w:pPr>
        <w:spacing w:after="8" w:line="372" w:lineRule="auto"/>
        <w:ind w:left="-15" w:right="112" w:firstLine="470"/>
        <w:jc w:val="both"/>
      </w:pPr>
      <w:r>
        <w:t>七、本基金为指数基金，投资者投资于本基金面临跟踪误差控制未达约定目标、指数编制机构停止服务、成份券停牌或违约等潜在风险，详见本基金招募说明书。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6DD8A84E" w14:textId="77777777" w:rsidR="000358A5" w:rsidRDefault="00137E26">
      <w:pPr>
        <w:pStyle w:val="1"/>
        <w:ind w:left="488" w:right="604"/>
      </w:pPr>
      <w:bookmarkStart w:id="1" w:name="_Toc618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BDA210" w14:textId="77777777" w:rsidR="000358A5" w:rsidRDefault="00137E26">
      <w:pPr>
        <w:spacing w:after="223"/>
        <w:ind w:left="420" w:firstLine="0"/>
      </w:pPr>
      <w:r>
        <w:rPr>
          <w:rFonts w:ascii="Times New Roman" w:eastAsia="Times New Roman" w:hAnsi="Times New Roman" w:cs="Times New Roman"/>
          <w:sz w:val="21"/>
        </w:rPr>
        <w:t xml:space="preserve"> </w:t>
      </w:r>
    </w:p>
    <w:p w14:paraId="24FEFEAE" w14:textId="77777777" w:rsidR="000358A5" w:rsidRDefault="00137E26">
      <w:pPr>
        <w:ind w:left="490"/>
      </w:pPr>
      <w:r>
        <w:t>在本基</w:t>
      </w:r>
      <w:r>
        <w:t>金合同中，除非文意另有所指，下列词语或简称具有如下含义：</w:t>
      </w:r>
      <w:r>
        <w:rPr>
          <w:rFonts w:ascii="Times New Roman" w:eastAsia="Times New Roman" w:hAnsi="Times New Roman" w:cs="Times New Roman"/>
        </w:rPr>
        <w:t xml:space="preserve"> </w:t>
      </w:r>
    </w:p>
    <w:p w14:paraId="657D1BE5" w14:textId="77777777" w:rsidR="000358A5" w:rsidRDefault="00137E26">
      <w:pPr>
        <w:numPr>
          <w:ilvl w:val="0"/>
          <w:numId w:val="3"/>
        </w:numPr>
        <w:ind w:firstLine="480"/>
      </w:pPr>
      <w:r>
        <w:t>基金或本基金：指广发上海清算所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0BA4135C" w14:textId="77777777" w:rsidR="000358A5" w:rsidRDefault="00137E26">
      <w:pPr>
        <w:numPr>
          <w:ilvl w:val="0"/>
          <w:numId w:val="3"/>
        </w:numPr>
        <w:ind w:firstLine="480"/>
      </w:pPr>
      <w:r>
        <w:t>基金管理人：指广发基金管理有限公司</w:t>
      </w:r>
      <w:r>
        <w:rPr>
          <w:rFonts w:ascii="Times New Roman" w:eastAsia="Times New Roman" w:hAnsi="Times New Roman" w:cs="Times New Roman"/>
        </w:rPr>
        <w:t xml:space="preserve">         </w:t>
      </w:r>
    </w:p>
    <w:p w14:paraId="30876ADE" w14:textId="77777777" w:rsidR="000358A5" w:rsidRDefault="00137E26">
      <w:pPr>
        <w:numPr>
          <w:ilvl w:val="0"/>
          <w:numId w:val="3"/>
        </w:numPr>
        <w:ind w:firstLine="480"/>
      </w:pPr>
      <w:r>
        <w:t>基金托管人：指交通银行股份有限公司</w:t>
      </w:r>
      <w:r>
        <w:rPr>
          <w:rFonts w:ascii="Times New Roman" w:eastAsia="Times New Roman" w:hAnsi="Times New Roman" w:cs="Times New Roman"/>
        </w:rPr>
        <w:t xml:space="preserve">        </w:t>
      </w:r>
    </w:p>
    <w:p w14:paraId="561B9433" w14:textId="77777777" w:rsidR="000358A5" w:rsidRDefault="00137E26">
      <w:pPr>
        <w:numPr>
          <w:ilvl w:val="0"/>
          <w:numId w:val="3"/>
        </w:numPr>
        <w:spacing w:after="0" w:line="383" w:lineRule="auto"/>
        <w:ind w:firstLine="480"/>
      </w:pPr>
      <w:r>
        <w:t>基金合同或本基金合同：指《广发上海清算所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债券指数证券投资基金基金合同》及对本基金合同的任何有效修订和补充</w:t>
      </w:r>
      <w:r>
        <w:rPr>
          <w:rFonts w:ascii="Times New Roman" w:eastAsia="Times New Roman" w:hAnsi="Times New Roman" w:cs="Times New Roman"/>
        </w:rPr>
        <w:t xml:space="preserve"> </w:t>
      </w:r>
    </w:p>
    <w:p w14:paraId="7B11424A" w14:textId="77777777" w:rsidR="000358A5" w:rsidRDefault="00137E26">
      <w:pPr>
        <w:numPr>
          <w:ilvl w:val="0"/>
          <w:numId w:val="3"/>
        </w:numPr>
        <w:spacing w:after="8" w:line="372" w:lineRule="auto"/>
        <w:ind w:firstLine="480"/>
      </w:pPr>
      <w:r>
        <w:t>托管协议：指基金管理人与基金托管人就本基金签订之《广发上海清算所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债券指数证券投资基金托管协议》及对该托管协议的任何有效修订和补充</w:t>
      </w:r>
      <w:r>
        <w:rPr>
          <w:rFonts w:ascii="Times New Roman" w:eastAsia="Times New Roman" w:hAnsi="Times New Roman" w:cs="Times New Roman"/>
        </w:rPr>
        <w:t xml:space="preserve"> </w:t>
      </w:r>
    </w:p>
    <w:p w14:paraId="602901F3" w14:textId="77777777" w:rsidR="000358A5" w:rsidRDefault="00137E26">
      <w:pPr>
        <w:numPr>
          <w:ilvl w:val="0"/>
          <w:numId w:val="3"/>
        </w:numPr>
        <w:spacing w:after="0" w:line="383" w:lineRule="auto"/>
        <w:ind w:firstLine="480"/>
      </w:pPr>
      <w:r>
        <w:t>招募说明书：指《广发上海清算所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债券指数证券投资基金招募说明书》及其更新</w:t>
      </w:r>
      <w:r>
        <w:rPr>
          <w:rFonts w:ascii="Times New Roman" w:eastAsia="Times New Roman" w:hAnsi="Times New Roman" w:cs="Times New Roman"/>
        </w:rPr>
        <w:t xml:space="preserve"> </w:t>
      </w:r>
    </w:p>
    <w:p w14:paraId="203CA4DD" w14:textId="77777777" w:rsidR="000358A5" w:rsidRDefault="00137E26">
      <w:pPr>
        <w:numPr>
          <w:ilvl w:val="0"/>
          <w:numId w:val="3"/>
        </w:numPr>
        <w:spacing w:after="0" w:line="383" w:lineRule="auto"/>
        <w:ind w:firstLine="480"/>
      </w:pPr>
      <w:r>
        <w:t>基金份额发售公告：指《广发上海清算所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债券指数证券投资基金基金份额发售公告》</w:t>
      </w:r>
      <w:r>
        <w:rPr>
          <w:rFonts w:ascii="Times New Roman" w:eastAsia="Times New Roman" w:hAnsi="Times New Roman" w:cs="Times New Roman"/>
        </w:rPr>
        <w:t xml:space="preserve"> </w:t>
      </w:r>
    </w:p>
    <w:p w14:paraId="518D871A" w14:textId="77777777" w:rsidR="000358A5" w:rsidRDefault="00137E2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84E1F6" w14:textId="77777777" w:rsidR="000358A5" w:rsidRDefault="00137E2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DD7B53" w14:textId="77777777" w:rsidR="000358A5" w:rsidRDefault="00137E2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w:t>
      </w:r>
      <w:r>
        <w:t>订</w:t>
      </w:r>
      <w:r>
        <w:rPr>
          <w:rFonts w:ascii="Times New Roman" w:eastAsia="Times New Roman" w:hAnsi="Times New Roman" w:cs="Times New Roman"/>
        </w:rPr>
        <w:t xml:space="preserve"> </w:t>
      </w:r>
    </w:p>
    <w:p w14:paraId="24D0FAA4" w14:textId="77777777" w:rsidR="000358A5" w:rsidRDefault="00137E2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02C371B" w14:textId="77777777" w:rsidR="000358A5" w:rsidRDefault="00137E26">
      <w:pPr>
        <w:spacing w:line="377"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4AABE6" w14:textId="77777777" w:rsidR="000358A5" w:rsidRDefault="00137E2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B16D06" w14:textId="77777777" w:rsidR="000358A5" w:rsidRDefault="00137E2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B05892" w14:textId="77777777" w:rsidR="000358A5" w:rsidRDefault="00137E26">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F42A743" w14:textId="77777777" w:rsidR="000358A5" w:rsidRDefault="00137E2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B17A775" w14:textId="77777777" w:rsidR="000358A5" w:rsidRDefault="00137E26">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57FFF7A" w14:textId="77777777" w:rsidR="000358A5" w:rsidRDefault="00137E26">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A78F291" w14:textId="77777777" w:rsidR="000358A5" w:rsidRDefault="00137E26">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CFE7946" w14:textId="77777777" w:rsidR="000358A5" w:rsidRDefault="00137E26">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97F28AD" w14:textId="77777777" w:rsidR="000358A5" w:rsidRDefault="00137E26">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48622B" w14:textId="77777777" w:rsidR="000358A5" w:rsidRDefault="00137E26">
      <w:pPr>
        <w:numPr>
          <w:ilvl w:val="0"/>
          <w:numId w:val="3"/>
        </w:numPr>
        <w:spacing w:after="0" w:line="379" w:lineRule="auto"/>
        <w:ind w:firstLine="480"/>
      </w:pPr>
      <w:r>
        <w:t>投资人、投资者：指个人投资者、机构投资者、合格境外投资者以及法律法规或中国证监会</w:t>
      </w:r>
      <w:r>
        <w:t>允许购买证券投资基金的其他投资人的合称</w:t>
      </w:r>
      <w:r>
        <w:rPr>
          <w:rFonts w:ascii="Times New Roman" w:eastAsia="Times New Roman" w:hAnsi="Times New Roman" w:cs="Times New Roman"/>
        </w:rPr>
        <w:t xml:space="preserve"> </w:t>
      </w:r>
    </w:p>
    <w:p w14:paraId="49EAE5FC" w14:textId="77777777" w:rsidR="000358A5" w:rsidRDefault="00137E2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385D0A2" w14:textId="77777777" w:rsidR="000358A5" w:rsidRDefault="00137E26">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A1B9C2" w14:textId="77777777" w:rsidR="000358A5" w:rsidRDefault="00137E26">
      <w:pPr>
        <w:numPr>
          <w:ilvl w:val="0"/>
          <w:numId w:val="3"/>
        </w:numPr>
        <w:spacing w:line="373"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A601854" w14:textId="77777777" w:rsidR="000358A5" w:rsidRDefault="00137E26">
      <w:pPr>
        <w:numPr>
          <w:ilvl w:val="0"/>
          <w:numId w:val="3"/>
        </w:numPr>
        <w:spacing w:after="13" w:line="369" w:lineRule="auto"/>
        <w:ind w:firstLine="480"/>
      </w:pPr>
      <w:r>
        <w:t>登记业务：指基金登记、存管、过户、清算和结算业务，具体内容包括投资人基金账户的建立和管理、基金份额登记、基金销</w:t>
      </w:r>
      <w:r>
        <w:t>售业务的确认、清算和结算、代理发放红利、建立并保管基金份额持有人名册和办理非交易过户等</w:t>
      </w:r>
      <w:r>
        <w:rPr>
          <w:rFonts w:ascii="Times New Roman" w:eastAsia="Times New Roman" w:hAnsi="Times New Roman" w:cs="Times New Roman"/>
        </w:rPr>
        <w:t xml:space="preserve"> </w:t>
      </w:r>
    </w:p>
    <w:p w14:paraId="2392019E" w14:textId="77777777" w:rsidR="000358A5" w:rsidRDefault="00137E26">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354DF98" w14:textId="77777777" w:rsidR="000358A5" w:rsidRDefault="00137E26">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1291D9" w14:textId="77777777" w:rsidR="000358A5" w:rsidRDefault="00137E26">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572248D" w14:textId="77777777" w:rsidR="000358A5" w:rsidRDefault="00137E26">
      <w:pPr>
        <w:numPr>
          <w:ilvl w:val="0"/>
          <w:numId w:val="3"/>
        </w:numPr>
        <w:ind w:firstLine="480"/>
      </w:pPr>
      <w:r>
        <w:t>基金合同生效日：指基金募集达到法律法规</w:t>
      </w:r>
      <w:r>
        <w:t>规定及基金合同规定的条件，</w:t>
      </w:r>
    </w:p>
    <w:p w14:paraId="56F0EC38" w14:textId="77777777" w:rsidR="000358A5" w:rsidRDefault="00137E26">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73A3069E" w14:textId="77777777" w:rsidR="000358A5" w:rsidRDefault="00137E26">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41D947" w14:textId="77777777" w:rsidR="000358A5" w:rsidRDefault="00137E26">
      <w:pPr>
        <w:numPr>
          <w:ilvl w:val="0"/>
          <w:numId w:val="3"/>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93958A1" w14:textId="77777777" w:rsidR="000358A5" w:rsidRDefault="00137E2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7809D82D" w14:textId="77777777" w:rsidR="000358A5" w:rsidRDefault="00137E26">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CB71F53" w14:textId="77777777" w:rsidR="000358A5" w:rsidRDefault="00137E26">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397910" w14:textId="77777777" w:rsidR="000358A5" w:rsidRDefault="00137E2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E62059" w14:textId="77777777" w:rsidR="000358A5" w:rsidRDefault="00137E26">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5A73BF63" w14:textId="77777777" w:rsidR="000358A5" w:rsidRDefault="00137E2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258216A1" w14:textId="77777777" w:rsidR="000358A5" w:rsidRDefault="00137E26">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AAD3EA" w14:textId="77777777" w:rsidR="000358A5" w:rsidRDefault="00137E26">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6907F0A" w14:textId="77777777" w:rsidR="000358A5" w:rsidRDefault="00137E26">
      <w:pPr>
        <w:numPr>
          <w:ilvl w:val="0"/>
          <w:numId w:val="4"/>
        </w:numPr>
        <w:spacing w:after="0" w:line="379" w:lineRule="auto"/>
        <w:ind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006683F8" w14:textId="77777777" w:rsidR="000358A5" w:rsidRDefault="00137E26">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E172B1" w14:textId="77777777" w:rsidR="000358A5" w:rsidRDefault="00137E26">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EF9F9F3" w14:textId="77777777" w:rsidR="000358A5" w:rsidRDefault="00137E26">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F694B3" w14:textId="77777777" w:rsidR="000358A5" w:rsidRDefault="00137E26">
      <w:pPr>
        <w:numPr>
          <w:ilvl w:val="0"/>
          <w:numId w:val="4"/>
        </w:numPr>
        <w:spacing w:after="13" w:line="369" w:lineRule="auto"/>
        <w:ind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B3846C" w14:textId="77777777" w:rsidR="000358A5" w:rsidRDefault="00137E26">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EC0491" w14:textId="77777777" w:rsidR="000358A5" w:rsidRDefault="00137E26">
      <w:pPr>
        <w:numPr>
          <w:ilvl w:val="0"/>
          <w:numId w:val="4"/>
        </w:numPr>
        <w:ind w:firstLine="480"/>
      </w:pPr>
      <w:r>
        <w:t>元：指人民币元</w:t>
      </w:r>
      <w:r>
        <w:rPr>
          <w:rFonts w:ascii="Times New Roman" w:eastAsia="Times New Roman" w:hAnsi="Times New Roman" w:cs="Times New Roman"/>
        </w:rPr>
        <w:t xml:space="preserve"> </w:t>
      </w:r>
    </w:p>
    <w:p w14:paraId="227806B8" w14:textId="77777777" w:rsidR="000358A5" w:rsidRDefault="00137E26">
      <w:pPr>
        <w:numPr>
          <w:ilvl w:val="0"/>
          <w:numId w:val="4"/>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A684BA" w14:textId="77777777" w:rsidR="000358A5" w:rsidRDefault="00137E26">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3EC324" w14:textId="77777777" w:rsidR="000358A5" w:rsidRDefault="00137E26">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2ED10163" w14:textId="77777777" w:rsidR="000358A5" w:rsidRDefault="00137E26">
      <w:pPr>
        <w:numPr>
          <w:ilvl w:val="0"/>
          <w:numId w:val="4"/>
        </w:numPr>
        <w:spacing w:after="0" w:line="379" w:lineRule="auto"/>
        <w:ind w:firstLine="480"/>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232F0D7B" w14:textId="77777777" w:rsidR="000358A5" w:rsidRDefault="00137E26">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24EB58" w14:textId="77777777" w:rsidR="000358A5" w:rsidRDefault="00137E26">
      <w:pPr>
        <w:numPr>
          <w:ilvl w:val="0"/>
          <w:numId w:val="4"/>
        </w:numPr>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w:t>
      </w:r>
    </w:p>
    <w:p w14:paraId="266569A2" w14:textId="77777777" w:rsidR="000358A5" w:rsidRDefault="00137E26">
      <w:pPr>
        <w:spacing w:after="167" w:line="372" w:lineRule="auto"/>
        <w:ind w:left="-15"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w:t>
      </w:r>
      <w:r>
        <w:t>而从本类别基金资产中计提销售服务费</w:t>
      </w:r>
      <w:r>
        <w:rPr>
          <w:rFonts w:ascii="Times New Roman" w:eastAsia="Times New Roman" w:hAnsi="Times New Roman" w:cs="Times New Roman"/>
        </w:rPr>
        <w:t xml:space="preserve"> </w:t>
      </w:r>
    </w:p>
    <w:p w14:paraId="1B923D73" w14:textId="77777777" w:rsidR="000358A5" w:rsidRDefault="00137E26">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4C3733" w14:textId="77777777" w:rsidR="000358A5" w:rsidRDefault="00137E26">
      <w:pPr>
        <w:numPr>
          <w:ilvl w:val="0"/>
          <w:numId w:val="4"/>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EE71E1" w14:textId="77777777" w:rsidR="000358A5" w:rsidRDefault="00137E26">
      <w:pPr>
        <w:numPr>
          <w:ilvl w:val="0"/>
          <w:numId w:val="4"/>
        </w:numPr>
        <w:spacing w:after="8" w:line="372"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89369C0" w14:textId="77777777" w:rsidR="000358A5" w:rsidRDefault="00137E26">
      <w:pPr>
        <w:numPr>
          <w:ilvl w:val="0"/>
          <w:numId w:val="4"/>
        </w:numPr>
        <w:ind w:firstLine="480"/>
      </w:pPr>
      <w:r>
        <w:t>侧袋机制：指将基金投资组合中的特定资产从原有账户分离至一个专门</w:t>
      </w:r>
    </w:p>
    <w:p w14:paraId="4A4CE09D" w14:textId="77777777" w:rsidR="000358A5" w:rsidRDefault="00137E26">
      <w:pPr>
        <w:spacing w:after="22" w:line="362" w:lineRule="auto"/>
        <w:ind w:left="-5"/>
      </w:pPr>
      <w:r>
        <w:t>账户进行处置清算，目的在于有效隔离并化解风险，确保投资者得到公平对待，属</w:t>
      </w:r>
      <w:r>
        <w:t>于流动性风险管理工具。侧袋机制实施期间，原有账户称为主袋账户，专门账户称为侧袋账户</w:t>
      </w:r>
      <w:r>
        <w:rPr>
          <w:rFonts w:ascii="Times New Roman" w:eastAsia="Times New Roman" w:hAnsi="Times New Roman" w:cs="Times New Roman"/>
        </w:rPr>
        <w:t xml:space="preserve"> </w:t>
      </w:r>
    </w:p>
    <w:p w14:paraId="0251B63D" w14:textId="77777777" w:rsidR="000358A5" w:rsidRDefault="00137E26">
      <w:pPr>
        <w:numPr>
          <w:ilvl w:val="0"/>
          <w:numId w:val="4"/>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C8F56A" w14:textId="77777777" w:rsidR="000358A5" w:rsidRDefault="00137E26">
      <w:pPr>
        <w:numPr>
          <w:ilvl w:val="0"/>
          <w:numId w:val="4"/>
        </w:numPr>
        <w:spacing w:after="0" w:line="378" w:lineRule="auto"/>
        <w:ind w:firstLine="480"/>
      </w:pPr>
      <w:r>
        <w:t>不可抗力：指基金合同当事人不能预见、不能避免且不能克服的客观事件</w:t>
      </w:r>
      <w:r>
        <w:rPr>
          <w:rFonts w:ascii="Times New Roman" w:eastAsia="Times New Roman" w:hAnsi="Times New Roman" w:cs="Times New Roman"/>
        </w:rPr>
        <w:t xml:space="preserve"> </w:t>
      </w:r>
    </w:p>
    <w:p w14:paraId="1F7BA048" w14:textId="77777777" w:rsidR="000358A5" w:rsidRDefault="00137E26">
      <w:pPr>
        <w:numPr>
          <w:ilvl w:val="0"/>
          <w:numId w:val="4"/>
        </w:numPr>
        <w:spacing w:line="383" w:lineRule="auto"/>
        <w:ind w:firstLine="480"/>
      </w:pPr>
      <w:r>
        <w:t>基金产品资料概要：指《广发上海清算所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债券指数证券投资基金基金产品资料概要》及其更新</w:t>
      </w:r>
      <w:r>
        <w:rPr>
          <w:rFonts w:ascii="Times New Roman" w:eastAsia="Times New Roman" w:hAnsi="Times New Roman" w:cs="Times New Roman"/>
        </w:rPr>
        <w:t xml:space="preserve"> </w:t>
      </w:r>
    </w:p>
    <w:p w14:paraId="64C09A2F" w14:textId="77777777" w:rsidR="000358A5" w:rsidRDefault="00137E26">
      <w:pPr>
        <w:pStyle w:val="1"/>
        <w:ind w:left="488" w:right="605"/>
      </w:pPr>
      <w:bookmarkStart w:id="2" w:name="_Toc618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E7E779" w14:textId="77777777" w:rsidR="000358A5" w:rsidRDefault="00137E26">
      <w:pPr>
        <w:spacing w:after="177"/>
        <w:ind w:left="540" w:firstLine="0"/>
      </w:pPr>
      <w:r>
        <w:rPr>
          <w:rFonts w:ascii="Times New Roman" w:eastAsia="Times New Roman" w:hAnsi="Times New Roman" w:cs="Times New Roman"/>
        </w:rPr>
        <w:t xml:space="preserve"> </w:t>
      </w:r>
    </w:p>
    <w:p w14:paraId="1AA7E41A" w14:textId="77777777" w:rsidR="000358A5" w:rsidRDefault="00137E26">
      <w:pPr>
        <w:numPr>
          <w:ilvl w:val="0"/>
          <w:numId w:val="5"/>
        </w:numPr>
        <w:ind w:hanging="480"/>
      </w:pPr>
      <w:r>
        <w:t>基金名称</w:t>
      </w:r>
      <w:r>
        <w:rPr>
          <w:rFonts w:ascii="Times New Roman" w:eastAsia="Times New Roman" w:hAnsi="Times New Roman" w:cs="Times New Roman"/>
        </w:rPr>
        <w:t xml:space="preserve"> </w:t>
      </w:r>
    </w:p>
    <w:p w14:paraId="35E67670" w14:textId="77777777" w:rsidR="000358A5" w:rsidRDefault="00137E26">
      <w:pPr>
        <w:ind w:left="49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655A7AFB" w14:textId="77777777" w:rsidR="000358A5" w:rsidRDefault="00137E26">
      <w:pPr>
        <w:spacing w:after="177"/>
        <w:ind w:left="480" w:firstLine="0"/>
      </w:pPr>
      <w:r>
        <w:rPr>
          <w:rFonts w:ascii="Times New Roman" w:eastAsia="Times New Roman" w:hAnsi="Times New Roman" w:cs="Times New Roman"/>
        </w:rPr>
        <w:t xml:space="preserve"> </w:t>
      </w:r>
    </w:p>
    <w:p w14:paraId="5B2CD649" w14:textId="77777777" w:rsidR="000358A5" w:rsidRDefault="00137E26">
      <w:pPr>
        <w:numPr>
          <w:ilvl w:val="0"/>
          <w:numId w:val="5"/>
        </w:numPr>
        <w:spacing w:after="0" w:line="379" w:lineRule="auto"/>
        <w:ind w:hanging="480"/>
      </w:pPr>
      <w:r>
        <w:t>基金的类别债券型证券投资基金</w:t>
      </w:r>
      <w:r>
        <w:rPr>
          <w:rFonts w:ascii="Times New Roman" w:eastAsia="Times New Roman" w:hAnsi="Times New Roman" w:cs="Times New Roman"/>
        </w:rPr>
        <w:t xml:space="preserve"> </w:t>
      </w:r>
    </w:p>
    <w:p w14:paraId="622585F6" w14:textId="77777777" w:rsidR="000358A5" w:rsidRDefault="00137E26">
      <w:pPr>
        <w:spacing w:after="178"/>
        <w:ind w:left="540" w:firstLine="0"/>
      </w:pPr>
      <w:r>
        <w:rPr>
          <w:rFonts w:ascii="Times New Roman" w:eastAsia="Times New Roman" w:hAnsi="Times New Roman" w:cs="Times New Roman"/>
        </w:rPr>
        <w:t xml:space="preserve"> </w:t>
      </w:r>
    </w:p>
    <w:p w14:paraId="5491073B" w14:textId="77777777" w:rsidR="000358A5" w:rsidRDefault="00137E26">
      <w:pPr>
        <w:numPr>
          <w:ilvl w:val="0"/>
          <w:numId w:val="5"/>
        </w:numPr>
        <w:ind w:hanging="480"/>
      </w:pPr>
      <w:r>
        <w:t>基金的运作方式</w:t>
      </w:r>
      <w:r>
        <w:rPr>
          <w:rFonts w:ascii="Times New Roman" w:eastAsia="Times New Roman" w:hAnsi="Times New Roman" w:cs="Times New Roman"/>
        </w:rPr>
        <w:t xml:space="preserve"> </w:t>
      </w:r>
    </w:p>
    <w:p w14:paraId="5ACF4C9B" w14:textId="77777777" w:rsidR="000358A5" w:rsidRDefault="00137E26">
      <w:pPr>
        <w:ind w:left="550"/>
      </w:pPr>
      <w:r>
        <w:t>契约型开放式</w:t>
      </w:r>
      <w:r>
        <w:rPr>
          <w:rFonts w:ascii="Times New Roman" w:eastAsia="Times New Roman" w:hAnsi="Times New Roman" w:cs="Times New Roman"/>
        </w:rPr>
        <w:t xml:space="preserve"> </w:t>
      </w:r>
    </w:p>
    <w:p w14:paraId="5DBABEE8" w14:textId="77777777" w:rsidR="000358A5" w:rsidRDefault="00137E26">
      <w:pPr>
        <w:spacing w:after="177"/>
        <w:ind w:left="540" w:firstLine="0"/>
      </w:pPr>
      <w:r>
        <w:rPr>
          <w:rFonts w:ascii="Times New Roman" w:eastAsia="Times New Roman" w:hAnsi="Times New Roman" w:cs="Times New Roman"/>
        </w:rPr>
        <w:t xml:space="preserve"> </w:t>
      </w:r>
    </w:p>
    <w:p w14:paraId="603AB9FF" w14:textId="77777777" w:rsidR="000358A5" w:rsidRDefault="00137E26">
      <w:pPr>
        <w:numPr>
          <w:ilvl w:val="0"/>
          <w:numId w:val="5"/>
        </w:numPr>
        <w:ind w:hanging="480"/>
      </w:pPr>
      <w:r>
        <w:t>标的指数</w:t>
      </w:r>
      <w:r>
        <w:rPr>
          <w:rFonts w:ascii="Times New Roman" w:eastAsia="Times New Roman" w:hAnsi="Times New Roman" w:cs="Times New Roman"/>
        </w:rPr>
        <w:t xml:space="preserve"> </w:t>
      </w:r>
    </w:p>
    <w:p w14:paraId="47FE652C"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57C144B" w14:textId="77777777" w:rsidR="000358A5" w:rsidRDefault="00137E26">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23236B" w14:textId="77777777" w:rsidR="000358A5" w:rsidRDefault="00137E26">
      <w:pPr>
        <w:spacing w:after="12"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3126CC1" w14:textId="77777777" w:rsidR="000358A5" w:rsidRDefault="00137E26">
      <w:pPr>
        <w:spacing w:after="177"/>
        <w:ind w:left="425" w:firstLine="0"/>
      </w:pPr>
      <w:r>
        <w:rPr>
          <w:rFonts w:ascii="Times New Roman" w:eastAsia="Times New Roman" w:hAnsi="Times New Roman" w:cs="Times New Roman"/>
        </w:rPr>
        <w:t xml:space="preserve"> </w:t>
      </w:r>
    </w:p>
    <w:p w14:paraId="04E2FA63" w14:textId="77777777" w:rsidR="000358A5" w:rsidRDefault="00137E26">
      <w:pPr>
        <w:numPr>
          <w:ilvl w:val="0"/>
          <w:numId w:val="5"/>
        </w:numPr>
        <w:ind w:hanging="480"/>
      </w:pPr>
      <w:r>
        <w:t>基金的投资目标</w:t>
      </w:r>
      <w:r>
        <w:rPr>
          <w:rFonts w:ascii="Times New Roman" w:eastAsia="Times New Roman" w:hAnsi="Times New Roman" w:cs="Times New Roman"/>
        </w:rPr>
        <w:t xml:space="preserve"> </w:t>
      </w:r>
    </w:p>
    <w:p w14:paraId="12AC6C61" w14:textId="77777777" w:rsidR="000358A5" w:rsidRDefault="00137E26">
      <w:pPr>
        <w:spacing w:after="16" w:line="362" w:lineRule="auto"/>
        <w:ind w:left="-15" w:firstLine="425"/>
      </w:pPr>
      <w:r>
        <w:t>本基金通过指数化投资，争取在扣除各项费用之前获得与标的指数相似的总回报，追求跟踪偏离度及跟踪误差的最小化。在正常市场情况下，本基金力争追求日均跟踪偏离度的绝对值不超过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7BC6727E" w14:textId="77777777" w:rsidR="000358A5" w:rsidRDefault="00137E26">
      <w:pPr>
        <w:spacing w:after="177"/>
        <w:ind w:left="425" w:firstLine="0"/>
      </w:pPr>
      <w:r>
        <w:rPr>
          <w:rFonts w:ascii="Times New Roman" w:eastAsia="Times New Roman" w:hAnsi="Times New Roman" w:cs="Times New Roman"/>
        </w:rPr>
        <w:t xml:space="preserve"> </w:t>
      </w:r>
    </w:p>
    <w:p w14:paraId="072340E4" w14:textId="77777777" w:rsidR="000358A5" w:rsidRDefault="00137E26">
      <w:pPr>
        <w:numPr>
          <w:ilvl w:val="0"/>
          <w:numId w:val="5"/>
        </w:numPr>
        <w:ind w:hanging="480"/>
      </w:pPr>
      <w:r>
        <w:t>基金的最低募集份额总额</w:t>
      </w:r>
      <w:r>
        <w:rPr>
          <w:rFonts w:ascii="Times New Roman" w:eastAsia="Times New Roman" w:hAnsi="Times New Roman" w:cs="Times New Roman"/>
        </w:rPr>
        <w:t xml:space="preserve"> </w:t>
      </w:r>
    </w:p>
    <w:p w14:paraId="6E7D1AB4" w14:textId="77777777" w:rsidR="000358A5" w:rsidRDefault="00137E2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0766E37" w14:textId="77777777" w:rsidR="000358A5" w:rsidRDefault="00137E26">
      <w:pPr>
        <w:spacing w:after="178"/>
        <w:ind w:left="480" w:firstLine="0"/>
      </w:pPr>
      <w:r>
        <w:rPr>
          <w:rFonts w:ascii="Times New Roman" w:eastAsia="Times New Roman" w:hAnsi="Times New Roman" w:cs="Times New Roman"/>
        </w:rPr>
        <w:t xml:space="preserve"> </w:t>
      </w:r>
    </w:p>
    <w:p w14:paraId="6A6F1383" w14:textId="77777777" w:rsidR="000358A5" w:rsidRDefault="00137E26">
      <w:pPr>
        <w:numPr>
          <w:ilvl w:val="0"/>
          <w:numId w:val="5"/>
        </w:numPr>
        <w:ind w:hanging="480"/>
      </w:pPr>
      <w:r>
        <w:t>基金份额面值和认购费用</w:t>
      </w:r>
      <w:r>
        <w:rPr>
          <w:rFonts w:ascii="Times New Roman" w:eastAsia="Times New Roman" w:hAnsi="Times New Roman" w:cs="Times New Roman"/>
        </w:rPr>
        <w:t xml:space="preserve"> </w:t>
      </w:r>
    </w:p>
    <w:p w14:paraId="424C7922" w14:textId="77777777" w:rsidR="000358A5" w:rsidRDefault="00137E2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ACFE073" w14:textId="77777777" w:rsidR="000358A5" w:rsidRDefault="00137E26">
      <w:pPr>
        <w:ind w:left="490"/>
      </w:pPr>
      <w:r>
        <w:t>本基金认购费具体费率按招募说明书的规定执行。</w:t>
      </w:r>
      <w:r>
        <w:rPr>
          <w:rFonts w:ascii="Times New Roman" w:eastAsia="Times New Roman" w:hAnsi="Times New Roman" w:cs="Times New Roman"/>
        </w:rPr>
        <w:t xml:space="preserve"> </w:t>
      </w:r>
    </w:p>
    <w:p w14:paraId="63E2601C" w14:textId="77777777" w:rsidR="000358A5" w:rsidRDefault="00137E26">
      <w:pPr>
        <w:spacing w:after="177"/>
        <w:ind w:left="480" w:firstLine="0"/>
      </w:pPr>
      <w:r>
        <w:rPr>
          <w:rFonts w:ascii="Times New Roman" w:eastAsia="Times New Roman" w:hAnsi="Times New Roman" w:cs="Times New Roman"/>
        </w:rPr>
        <w:t xml:space="preserve"> </w:t>
      </w:r>
    </w:p>
    <w:p w14:paraId="7E8E052F" w14:textId="77777777" w:rsidR="000358A5" w:rsidRDefault="00137E26">
      <w:pPr>
        <w:numPr>
          <w:ilvl w:val="0"/>
          <w:numId w:val="5"/>
        </w:numPr>
        <w:ind w:hanging="480"/>
      </w:pPr>
      <w:r>
        <w:t>基金存续期限</w:t>
      </w:r>
      <w:r>
        <w:rPr>
          <w:rFonts w:ascii="Times New Roman" w:eastAsia="Times New Roman" w:hAnsi="Times New Roman" w:cs="Times New Roman"/>
        </w:rPr>
        <w:t xml:space="preserve"> </w:t>
      </w:r>
    </w:p>
    <w:p w14:paraId="2969D54F" w14:textId="77777777" w:rsidR="000358A5" w:rsidRDefault="00137E26">
      <w:pPr>
        <w:ind w:left="490"/>
      </w:pPr>
      <w:r>
        <w:t>不定期</w:t>
      </w:r>
      <w:r>
        <w:rPr>
          <w:rFonts w:ascii="Times New Roman" w:eastAsia="Times New Roman" w:hAnsi="Times New Roman" w:cs="Times New Roman"/>
        </w:rPr>
        <w:t xml:space="preserve"> </w:t>
      </w:r>
    </w:p>
    <w:p w14:paraId="5C290DA4" w14:textId="77777777" w:rsidR="000358A5" w:rsidRDefault="00137E26">
      <w:pPr>
        <w:spacing w:after="178"/>
        <w:ind w:left="480" w:firstLine="0"/>
      </w:pPr>
      <w:r>
        <w:rPr>
          <w:rFonts w:ascii="Times New Roman" w:eastAsia="Times New Roman" w:hAnsi="Times New Roman" w:cs="Times New Roman"/>
        </w:rPr>
        <w:t xml:space="preserve"> </w:t>
      </w:r>
    </w:p>
    <w:p w14:paraId="2DFD3388" w14:textId="77777777" w:rsidR="000358A5" w:rsidRDefault="00137E26">
      <w:pPr>
        <w:numPr>
          <w:ilvl w:val="0"/>
          <w:numId w:val="5"/>
        </w:numPr>
        <w:ind w:hanging="480"/>
      </w:pPr>
      <w:r>
        <w:t>基金份额的分类</w:t>
      </w:r>
      <w:r>
        <w:rPr>
          <w:rFonts w:ascii="Times New Roman" w:eastAsia="Times New Roman" w:hAnsi="Times New Roman" w:cs="Times New Roman"/>
        </w:rPr>
        <w:t xml:space="preserve"> </w:t>
      </w:r>
    </w:p>
    <w:p w14:paraId="65AEB1E9" w14:textId="77777777" w:rsidR="000358A5" w:rsidRDefault="00137E26">
      <w:pPr>
        <w:spacing w:after="0" w:line="383" w:lineRule="auto"/>
        <w:ind w:left="-15"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del w:id="7" w:author="FundLex" w:date="2026-10-22T00:04:00Z">
        <w:r>
          <w:delText/>
        </w:r>
      </w:del>
      <w:ins w:id="8" w:author="FundLex" w:date="2026-10-22T00:04:00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9EC18C0" w14:textId="77777777" w:rsidR="000358A5" w:rsidRDefault="00137E26">
      <w:pPr>
        <w:ind w:left="49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w:t>
      </w:r>
    </w:p>
    <w:p w14:paraId="717E672C" w14:textId="77777777" w:rsidR="000358A5" w:rsidRDefault="00137E26">
      <w:pPr>
        <w:ind w:left="-5"/>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w:t>
      </w:r>
    </w:p>
    <w:p w14:paraId="1948F2B5" w14:textId="77777777" w:rsidR="000358A5" w:rsidRDefault="00137E26">
      <w:pPr>
        <w:ind w:left="-5"/>
      </w:pPr>
      <w:r>
        <w:t>计算公式为：</w:t>
      </w:r>
      <w:r>
        <w:rPr>
          <w:rFonts w:ascii="Times New Roman" w:eastAsia="Times New Roman" w:hAnsi="Times New Roman" w:cs="Times New Roman"/>
        </w:rPr>
        <w:t xml:space="preserve"> </w:t>
      </w:r>
    </w:p>
    <w:p w14:paraId="1E93B6A3" w14:textId="77777777" w:rsidR="000358A5" w:rsidRDefault="00137E26">
      <w:pPr>
        <w:spacing w:after="0"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23D25D7D" w14:textId="77777777" w:rsidR="000358A5" w:rsidRDefault="00137E26">
      <w:pPr>
        <w:spacing w:after="7" w:line="360"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9" w:author="FundLex" w:date="2026-10-22T00:04:00Z">
        <w:r>
          <w:delText>调低赎回费率</w:delText>
        </w:r>
      </w:del>
      <w:ins w:id="10" w:author="FundLex" w:date="2026-10-22T00:04:00Z">
        <w:r>
          <w:t>调低销售服务费率</w:t>
        </w:r>
      </w:ins>
      <w:r>
        <w:t>或变更收费方式、或者停止现有基金份额类别的销售等，调整前基金管理人需及时</w:t>
      </w:r>
    </w:p>
    <w:p w14:paraId="585948D2" w14:textId="77777777" w:rsidR="000358A5" w:rsidRDefault="00137E26">
      <w:pPr>
        <w:spacing w:after="59"/>
        <w:ind w:left="-5"/>
      </w:pPr>
      <w:r>
        <w:t>公告。</w:t>
      </w:r>
      <w:r>
        <w:rPr>
          <w:rFonts w:ascii="Times New Roman" w:eastAsia="Times New Roman" w:hAnsi="Times New Roman" w:cs="Times New Roman"/>
        </w:rPr>
        <w:t xml:space="preserve"> </w:t>
      </w:r>
    </w:p>
    <w:p w14:paraId="744B73E8" w14:textId="77777777" w:rsidR="000358A5" w:rsidRDefault="00137E26">
      <w:pPr>
        <w:spacing w:after="144"/>
        <w:ind w:left="482" w:firstLine="0"/>
      </w:pPr>
      <w:r>
        <w:rPr>
          <w:rFonts w:ascii="Times New Roman" w:eastAsia="Times New Roman" w:hAnsi="Times New Roman" w:cs="Times New Roman"/>
          <w:sz w:val="21"/>
        </w:rPr>
        <w:t xml:space="preserve"> </w:t>
      </w:r>
    </w:p>
    <w:p w14:paraId="0DAA8066" w14:textId="77777777" w:rsidR="000358A5" w:rsidRDefault="00137E26">
      <w:pPr>
        <w:ind w:left="490"/>
      </w:pPr>
      <w:r>
        <w:t>十、未来条件许可情况下的基金模式转换</w:t>
      </w:r>
      <w:r>
        <w:rPr>
          <w:rFonts w:ascii="Times New Roman" w:eastAsia="Times New Roman" w:hAnsi="Times New Roman" w:cs="Times New Roman"/>
        </w:rPr>
        <w:t xml:space="preserve"> </w:t>
      </w:r>
    </w:p>
    <w:p w14:paraId="610C78EF" w14:textId="77777777" w:rsidR="000358A5" w:rsidRDefault="00137E26">
      <w:pPr>
        <w:spacing w:line="378" w:lineRule="auto"/>
        <w:ind w:left="-15" w:firstLine="480"/>
      </w:pPr>
      <w:r>
        <w:t>若将来本基金管理人推出同一标的指数的交易型开放式指数基金（</w:t>
      </w:r>
      <w:r>
        <w:rPr>
          <w:rFonts w:ascii="Times New Roman" w:eastAsia="Times New Roman" w:hAnsi="Times New Roman" w:cs="Times New Roman"/>
        </w:rPr>
        <w:t>ET</w:t>
      </w:r>
      <w:r>
        <w:rPr>
          <w:rFonts w:ascii="Times New Roman" w:eastAsia="Times New Roman" w:hAnsi="Times New Roman" w:cs="Times New Roman"/>
        </w:rPr>
        <w: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人大会审议。</w:t>
      </w:r>
      <w:r>
        <w:rPr>
          <w:rFonts w:ascii="Times New Roman" w:eastAsia="Times New Roman" w:hAnsi="Times New Roman" w:cs="Times New Roman"/>
        </w:rPr>
        <w:t xml:space="preserve"> </w:t>
      </w:r>
      <w:r>
        <w:br w:type="page"/>
      </w:r>
    </w:p>
    <w:p w14:paraId="36884549" w14:textId="77777777" w:rsidR="000358A5" w:rsidRDefault="00137E26">
      <w:pPr>
        <w:spacing w:after="244"/>
        <w:ind w:left="482" w:firstLine="0"/>
      </w:pPr>
      <w:r>
        <w:rPr>
          <w:rFonts w:ascii="Times New Roman" w:eastAsia="Times New Roman" w:hAnsi="Times New Roman" w:cs="Times New Roman"/>
          <w:sz w:val="21"/>
        </w:rPr>
        <w:t xml:space="preserve"> </w:t>
      </w:r>
    </w:p>
    <w:p w14:paraId="24D6E0E8" w14:textId="77777777" w:rsidR="000358A5" w:rsidRDefault="00137E26">
      <w:pPr>
        <w:pStyle w:val="1"/>
        <w:ind w:left="488" w:right="0"/>
      </w:pPr>
      <w:bookmarkStart w:id="3" w:name="_Toc618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7EE086" w14:textId="77777777" w:rsidR="000358A5" w:rsidRDefault="00137E26">
      <w:pPr>
        <w:spacing w:after="223"/>
        <w:ind w:left="420" w:firstLine="0"/>
      </w:pPr>
      <w:r>
        <w:rPr>
          <w:rFonts w:ascii="Times New Roman" w:eastAsia="Times New Roman" w:hAnsi="Times New Roman" w:cs="Times New Roman"/>
          <w:sz w:val="21"/>
        </w:rPr>
        <w:t xml:space="preserve"> </w:t>
      </w:r>
    </w:p>
    <w:p w14:paraId="38785005" w14:textId="77777777" w:rsidR="000358A5" w:rsidRDefault="00137E26">
      <w:pPr>
        <w:ind w:left="490"/>
      </w:pPr>
      <w:r>
        <w:t>一、基金份额的发售时间、发售方式、发售对象</w:t>
      </w:r>
      <w:r>
        <w:rPr>
          <w:rFonts w:ascii="Times New Roman" w:eastAsia="Times New Roman" w:hAnsi="Times New Roman" w:cs="Times New Roman"/>
        </w:rPr>
        <w:t xml:space="preserve"> </w:t>
      </w:r>
    </w:p>
    <w:p w14:paraId="7AA29366" w14:textId="77777777" w:rsidR="000358A5" w:rsidRDefault="00137E26">
      <w:pPr>
        <w:numPr>
          <w:ilvl w:val="0"/>
          <w:numId w:val="6"/>
        </w:numPr>
        <w:ind w:hanging="360"/>
      </w:pPr>
      <w:r>
        <w:t>发售时间</w:t>
      </w:r>
      <w:r>
        <w:rPr>
          <w:rFonts w:ascii="Times New Roman" w:eastAsia="Times New Roman" w:hAnsi="Times New Roman" w:cs="Times New Roman"/>
        </w:rPr>
        <w:t xml:space="preserve"> </w:t>
      </w:r>
    </w:p>
    <w:p w14:paraId="49FDAA1D" w14:textId="77777777" w:rsidR="000358A5" w:rsidRDefault="00137E2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73F055" w14:textId="77777777" w:rsidR="000358A5" w:rsidRDefault="00137E26">
      <w:pPr>
        <w:numPr>
          <w:ilvl w:val="0"/>
          <w:numId w:val="6"/>
        </w:numPr>
        <w:ind w:hanging="360"/>
      </w:pPr>
      <w:r>
        <w:t>发售方式</w:t>
      </w:r>
      <w:r>
        <w:rPr>
          <w:rFonts w:ascii="Times New Roman" w:eastAsia="Times New Roman" w:hAnsi="Times New Roman" w:cs="Times New Roman"/>
        </w:rPr>
        <w:t xml:space="preserve"> </w:t>
      </w:r>
    </w:p>
    <w:p w14:paraId="31D79F88" w14:textId="77777777" w:rsidR="000358A5" w:rsidRDefault="00137E26">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80FF627" w14:textId="77777777" w:rsidR="000358A5" w:rsidRDefault="00137E26">
      <w:pPr>
        <w:spacing w:after="10" w:line="365" w:lineRule="auto"/>
        <w:ind w:left="-15"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7631686" w14:textId="77777777" w:rsidR="000358A5" w:rsidRDefault="00137E2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F640326" w14:textId="77777777" w:rsidR="000358A5" w:rsidRDefault="00137E26">
      <w:pPr>
        <w:numPr>
          <w:ilvl w:val="0"/>
          <w:numId w:val="6"/>
        </w:numPr>
        <w:ind w:hanging="360"/>
      </w:pPr>
      <w:r>
        <w:t>发售对象</w:t>
      </w:r>
      <w:r>
        <w:rPr>
          <w:rFonts w:ascii="Times New Roman" w:eastAsia="Times New Roman" w:hAnsi="Times New Roman" w:cs="Times New Roman"/>
        </w:rPr>
        <w:t xml:space="preserve"> </w:t>
      </w:r>
    </w:p>
    <w:p w14:paraId="0AD994EF" w14:textId="77777777" w:rsidR="000358A5" w:rsidRDefault="00137E26">
      <w:pPr>
        <w:ind w:left="490"/>
      </w:pPr>
      <w:r>
        <w:t>符合法律法规规定的可投资于证券投资基金的个人投资者、机构投资者、合</w:t>
      </w:r>
    </w:p>
    <w:p w14:paraId="58335D47" w14:textId="77777777" w:rsidR="000358A5" w:rsidRDefault="00137E2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58E5F6F" w14:textId="77777777" w:rsidR="000358A5" w:rsidRDefault="00137E26">
      <w:pPr>
        <w:ind w:left="490"/>
      </w:pPr>
      <w:r>
        <w:t>二、基金份额的认购</w:t>
      </w:r>
      <w:r>
        <w:rPr>
          <w:rFonts w:ascii="Times New Roman" w:eastAsia="Times New Roman" w:hAnsi="Times New Roman" w:cs="Times New Roman"/>
        </w:rPr>
        <w:t xml:space="preserve"> </w:t>
      </w:r>
    </w:p>
    <w:p w14:paraId="01EFFBB8" w14:textId="77777777" w:rsidR="000358A5" w:rsidRDefault="00137E26">
      <w:pPr>
        <w:numPr>
          <w:ilvl w:val="0"/>
          <w:numId w:val="7"/>
        </w:numPr>
        <w:ind w:hanging="360"/>
      </w:pPr>
      <w:r>
        <w:t>认购费用</w:t>
      </w:r>
      <w:r>
        <w:rPr>
          <w:rFonts w:ascii="Times New Roman" w:eastAsia="Times New Roman" w:hAnsi="Times New Roman" w:cs="Times New Roman"/>
        </w:rPr>
        <w:t xml:space="preserve"> </w:t>
      </w:r>
    </w:p>
    <w:p w14:paraId="6E9885E0" w14:textId="77777777" w:rsidR="000358A5" w:rsidRDefault="00137E26">
      <w:pPr>
        <w:spacing w:after="0" w:line="384" w:lineRule="auto"/>
        <w:ind w:left="-1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C54DFE1" w14:textId="77777777" w:rsidR="000358A5" w:rsidRDefault="00137E26">
      <w:pPr>
        <w:numPr>
          <w:ilvl w:val="0"/>
          <w:numId w:val="7"/>
        </w:numPr>
        <w:ind w:hanging="360"/>
      </w:pPr>
      <w:r>
        <w:t>募集期利息的处理方式</w:t>
      </w:r>
      <w:r>
        <w:rPr>
          <w:rFonts w:ascii="Times New Roman" w:eastAsia="Times New Roman" w:hAnsi="Times New Roman" w:cs="Times New Roman"/>
        </w:rPr>
        <w:t xml:space="preserve"> </w:t>
      </w:r>
    </w:p>
    <w:p w14:paraId="0F1DB519" w14:textId="77777777" w:rsidR="000358A5" w:rsidRDefault="00137E26">
      <w:pPr>
        <w:spacing w:after="17" w:line="365" w:lineRule="auto"/>
        <w:ind w:left="-15" w:firstLine="480"/>
      </w:pPr>
      <w:r>
        <w:t>全部认购款项在募集期间产生的利息将折算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01B94B64" w14:textId="77777777" w:rsidR="000358A5" w:rsidRDefault="00137E26">
      <w:pPr>
        <w:numPr>
          <w:ilvl w:val="0"/>
          <w:numId w:val="7"/>
        </w:numPr>
        <w:ind w:hanging="360"/>
      </w:pPr>
      <w:r>
        <w:t>基金认购份额的计算</w:t>
      </w:r>
      <w:r>
        <w:rPr>
          <w:rFonts w:ascii="Times New Roman" w:eastAsia="Times New Roman" w:hAnsi="Times New Roman" w:cs="Times New Roman"/>
        </w:rPr>
        <w:t xml:space="preserve"> </w:t>
      </w:r>
    </w:p>
    <w:p w14:paraId="3C8DDD7F" w14:textId="77777777" w:rsidR="000358A5" w:rsidRDefault="00137E26">
      <w:pPr>
        <w:ind w:left="490"/>
      </w:pPr>
      <w:r>
        <w:t>基金认购份额具体的计算方法在招募说明书中列示。</w:t>
      </w:r>
      <w:r>
        <w:rPr>
          <w:rFonts w:ascii="Times New Roman" w:eastAsia="Times New Roman" w:hAnsi="Times New Roman" w:cs="Times New Roman"/>
        </w:rPr>
        <w:t xml:space="preserve"> </w:t>
      </w:r>
    </w:p>
    <w:p w14:paraId="29772463" w14:textId="77777777" w:rsidR="000358A5" w:rsidRDefault="00137E26">
      <w:pPr>
        <w:numPr>
          <w:ilvl w:val="0"/>
          <w:numId w:val="7"/>
        </w:numPr>
        <w:ind w:hanging="360"/>
      </w:pPr>
      <w:r>
        <w:t>认购份额余额的处理方式</w:t>
      </w:r>
      <w:r>
        <w:rPr>
          <w:rFonts w:ascii="Times New Roman" w:eastAsia="Times New Roman" w:hAnsi="Times New Roman" w:cs="Times New Roman"/>
        </w:rPr>
        <w:t xml:space="preserve"> </w:t>
      </w:r>
    </w:p>
    <w:p w14:paraId="5ABBACE0" w14:textId="77777777" w:rsidR="000358A5" w:rsidRDefault="00137E2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CE3EF14" w14:textId="77777777" w:rsidR="000358A5" w:rsidRDefault="00137E26">
      <w:pPr>
        <w:ind w:left="490"/>
      </w:pPr>
      <w:r>
        <w:t>三、基金份额认购金额的限制</w:t>
      </w:r>
      <w:r>
        <w:rPr>
          <w:rFonts w:ascii="Times New Roman" w:eastAsia="Times New Roman" w:hAnsi="Times New Roman" w:cs="Times New Roman"/>
        </w:rPr>
        <w:t xml:space="preserve"> </w:t>
      </w:r>
    </w:p>
    <w:p w14:paraId="7F57CD12" w14:textId="77777777" w:rsidR="000358A5" w:rsidRDefault="00137E26">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666320A6" w14:textId="77777777" w:rsidR="000358A5" w:rsidRDefault="00137E26">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E87CEA" w14:textId="77777777" w:rsidR="000358A5" w:rsidRDefault="00137E26">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0CD31C" w14:textId="77777777" w:rsidR="000358A5" w:rsidRDefault="00137E26">
      <w:pPr>
        <w:numPr>
          <w:ilvl w:val="0"/>
          <w:numId w:val="8"/>
        </w:numPr>
        <w:spacing w:after="0" w:line="379" w:lineRule="auto"/>
        <w:ind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4C0B9231" w14:textId="77777777" w:rsidR="000358A5" w:rsidRDefault="00137E26">
      <w:pPr>
        <w:numPr>
          <w:ilvl w:val="0"/>
          <w:numId w:val="8"/>
        </w:numPr>
        <w:ind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72F44467" w14:textId="77777777" w:rsidR="000358A5" w:rsidRDefault="00137E26">
      <w:pPr>
        <w:spacing w:after="13" w:line="364" w:lineRule="auto"/>
        <w:ind w:left="-5"/>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F1251F"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129D9ED" w14:textId="77777777" w:rsidR="000358A5" w:rsidRDefault="00137E26">
      <w:pPr>
        <w:pStyle w:val="1"/>
        <w:ind w:left="488" w:right="602"/>
      </w:pPr>
      <w:bookmarkStart w:id="4" w:name="_Toc618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D9A0D66" w14:textId="77777777" w:rsidR="000358A5" w:rsidRDefault="00137E26">
      <w:pPr>
        <w:spacing w:after="177"/>
        <w:ind w:left="540" w:firstLine="0"/>
      </w:pPr>
      <w:r>
        <w:rPr>
          <w:rFonts w:ascii="Times New Roman" w:eastAsia="Times New Roman" w:hAnsi="Times New Roman" w:cs="Times New Roman"/>
        </w:rPr>
        <w:t xml:space="preserve"> </w:t>
      </w:r>
    </w:p>
    <w:p w14:paraId="5A00D3A7" w14:textId="77777777" w:rsidR="000358A5" w:rsidRDefault="00137E26">
      <w:pPr>
        <w:numPr>
          <w:ilvl w:val="0"/>
          <w:numId w:val="9"/>
        </w:numPr>
        <w:ind w:hanging="480"/>
      </w:pPr>
      <w:r>
        <w:t>基金备案的条件</w:t>
      </w:r>
      <w:r>
        <w:rPr>
          <w:rFonts w:ascii="Times New Roman" w:eastAsia="Times New Roman" w:hAnsi="Times New Roman" w:cs="Times New Roman"/>
        </w:rPr>
        <w:t xml:space="preserve"> </w:t>
      </w:r>
    </w:p>
    <w:p w14:paraId="6CC48B8D" w14:textId="77777777" w:rsidR="000358A5" w:rsidRDefault="00137E2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B2A90EA" w14:textId="77777777" w:rsidR="000358A5" w:rsidRDefault="00137E2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06420A" w14:textId="77777777" w:rsidR="000358A5" w:rsidRDefault="00137E26">
      <w:pPr>
        <w:spacing w:after="0" w:line="360" w:lineRule="auto"/>
        <w:ind w:left="-15" w:firstLine="480"/>
      </w:pPr>
      <w:r>
        <w:t>基金募集达到基金备案条件的，自基金管</w:t>
      </w:r>
      <w:r>
        <w:t>理人办理完毕基金备案手续并取得中国证监会书面确认之日起，《基金合同》生效；否则《基金合同》不生效。基金管理人在收到中国证监会确认文件的次日对《基金合同》生效事宜予以公告。</w:t>
      </w:r>
    </w:p>
    <w:p w14:paraId="7A205C16" w14:textId="77777777" w:rsidR="000358A5" w:rsidRDefault="00137E2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79ABC2" w14:textId="77777777" w:rsidR="000358A5" w:rsidRDefault="00137E26">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44BEFD61" w14:textId="77777777" w:rsidR="000358A5" w:rsidRDefault="00137E26">
      <w:pPr>
        <w:ind w:left="490"/>
      </w:pPr>
      <w:r>
        <w:t>如果募集期限届满，未满足基金备案条件，基金管理人应当承担下列责任：</w:t>
      </w:r>
      <w:r>
        <w:rPr>
          <w:rFonts w:ascii="Times New Roman" w:eastAsia="Times New Roman" w:hAnsi="Times New Roman" w:cs="Times New Roman"/>
        </w:rPr>
        <w:t xml:space="preserve"> </w:t>
      </w:r>
    </w:p>
    <w:p w14:paraId="6E0B4C26" w14:textId="77777777" w:rsidR="000358A5" w:rsidRDefault="00137E26">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2754CCF" w14:textId="77777777" w:rsidR="000358A5" w:rsidRDefault="00137E26">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2910768B" w14:textId="77777777" w:rsidR="000358A5" w:rsidRDefault="00137E26">
      <w:pPr>
        <w:numPr>
          <w:ilvl w:val="0"/>
          <w:numId w:val="10"/>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7A08810" w14:textId="77777777" w:rsidR="000358A5" w:rsidRDefault="00137E26">
      <w:pPr>
        <w:ind w:left="490"/>
      </w:pPr>
      <w:r>
        <w:t>三、基金存续期内的基金份额持有人数量和资产规模</w:t>
      </w:r>
      <w:r>
        <w:rPr>
          <w:rFonts w:ascii="Times New Roman" w:eastAsia="Times New Roman" w:hAnsi="Times New Roman" w:cs="Times New Roman"/>
        </w:rPr>
        <w:t xml:space="preserve"> </w:t>
      </w:r>
    </w:p>
    <w:p w14:paraId="6490B849" w14:textId="77777777" w:rsidR="000358A5" w:rsidRDefault="00137E26">
      <w:pPr>
        <w:spacing w:after="15" w:line="362" w:lineRule="auto"/>
        <w:ind w:left="-15" w:firstLine="480"/>
      </w:pPr>
      <w:r>
        <w:t>《基金合同》生效后，连续二十个工作日出现基金份额持有人数量不满二百人或者基金资产净值低于五千万元情形的，基金管理人应当在定期报告中予以披露；连续五十个工作日出现前述情形的，基金管理人应当终止基金合同，并按照基金合同的约定程序进行清算，不需要召开基金份额持有人大</w:t>
      </w:r>
      <w:r>
        <w:t>会进行表决。</w:t>
      </w:r>
      <w:r>
        <w:rPr>
          <w:rFonts w:ascii="Times New Roman" w:eastAsia="Times New Roman" w:hAnsi="Times New Roman" w:cs="Times New Roman"/>
        </w:rPr>
        <w:t xml:space="preserve"> </w:t>
      </w:r>
    </w:p>
    <w:p w14:paraId="1EFAA6B5" w14:textId="77777777" w:rsidR="000358A5" w:rsidRDefault="00137E26">
      <w:pPr>
        <w:ind w:left="490"/>
      </w:pPr>
      <w:r>
        <w:t>法律法规或中国证监会另有规定时，从其规定。</w:t>
      </w:r>
    </w:p>
    <w:p w14:paraId="10DA2D99" w14:textId="77777777" w:rsidR="000358A5" w:rsidRDefault="00137E26">
      <w:pPr>
        <w:spacing w:after="323"/>
        <w:ind w:left="0" w:firstLine="0"/>
      </w:pPr>
      <w:r>
        <w:rPr>
          <w:rFonts w:ascii="Times New Roman" w:eastAsia="Times New Roman" w:hAnsi="Times New Roman" w:cs="Times New Roman"/>
          <w:sz w:val="21"/>
        </w:rPr>
        <w:t xml:space="preserve"> </w:t>
      </w:r>
    </w:p>
    <w:p w14:paraId="1D13F0C5" w14:textId="77777777" w:rsidR="000358A5" w:rsidRDefault="00137E26">
      <w:pPr>
        <w:pStyle w:val="1"/>
        <w:spacing w:after="123"/>
        <w:ind w:left="2206" w:right="0"/>
        <w:jc w:val="left"/>
      </w:pPr>
      <w:bookmarkStart w:id="5" w:name="_Toc618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087329" w14:textId="77777777" w:rsidR="000358A5" w:rsidRDefault="00137E26">
      <w:pPr>
        <w:spacing w:after="177"/>
        <w:ind w:left="540" w:firstLine="0"/>
      </w:pPr>
      <w:r>
        <w:rPr>
          <w:rFonts w:ascii="Times New Roman" w:eastAsia="Times New Roman" w:hAnsi="Times New Roman" w:cs="Times New Roman"/>
        </w:rPr>
        <w:t xml:space="preserve"> </w:t>
      </w:r>
    </w:p>
    <w:p w14:paraId="5C36AB35" w14:textId="77777777" w:rsidR="000358A5" w:rsidRDefault="00137E26">
      <w:pPr>
        <w:numPr>
          <w:ilvl w:val="0"/>
          <w:numId w:val="11"/>
        </w:numPr>
        <w:ind w:hanging="480"/>
      </w:pPr>
      <w:r>
        <w:t>申购和赎回场所</w:t>
      </w:r>
      <w:r>
        <w:rPr>
          <w:rFonts w:ascii="Times New Roman" w:eastAsia="Times New Roman" w:hAnsi="Times New Roman" w:cs="Times New Roman"/>
        </w:rPr>
        <w:t xml:space="preserve"> </w:t>
      </w:r>
    </w:p>
    <w:p w14:paraId="3852FCC0" w14:textId="77777777" w:rsidR="000358A5" w:rsidRDefault="00137E26">
      <w:pPr>
        <w:spacing w:after="19" w:line="360" w:lineRule="auto"/>
        <w:ind w:left="-15"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B72C30" w14:textId="77777777" w:rsidR="000358A5" w:rsidRDefault="00137E26">
      <w:pPr>
        <w:numPr>
          <w:ilvl w:val="0"/>
          <w:numId w:val="11"/>
        </w:numPr>
        <w:ind w:hanging="480"/>
      </w:pPr>
      <w:r>
        <w:t>申购和赎回的开放日及时间</w:t>
      </w:r>
      <w:r>
        <w:rPr>
          <w:rFonts w:ascii="Times New Roman" w:eastAsia="Times New Roman" w:hAnsi="Times New Roman" w:cs="Times New Roman"/>
        </w:rPr>
        <w:t xml:space="preserve"> </w:t>
      </w:r>
    </w:p>
    <w:p w14:paraId="2827107F" w14:textId="77777777" w:rsidR="000358A5" w:rsidRDefault="00137E26">
      <w:pPr>
        <w:numPr>
          <w:ilvl w:val="0"/>
          <w:numId w:val="12"/>
        </w:numPr>
        <w:ind w:hanging="360"/>
      </w:pPr>
      <w:r>
        <w:t>开放日及开放时间</w:t>
      </w:r>
      <w:r>
        <w:rPr>
          <w:rFonts w:ascii="Times New Roman" w:eastAsia="Times New Roman" w:hAnsi="Times New Roman" w:cs="Times New Roman"/>
        </w:rPr>
        <w:t xml:space="preserve"> </w:t>
      </w:r>
    </w:p>
    <w:p w14:paraId="7DB0908E" w14:textId="77777777" w:rsidR="000358A5" w:rsidRDefault="00137E26">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9A68F2B" w14:textId="77777777" w:rsidR="000358A5" w:rsidRDefault="00137E2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CF60EE" w14:textId="77777777" w:rsidR="000358A5" w:rsidRDefault="00137E26">
      <w:pPr>
        <w:numPr>
          <w:ilvl w:val="0"/>
          <w:numId w:val="12"/>
        </w:numPr>
        <w:ind w:hanging="360"/>
      </w:pPr>
      <w:r>
        <w:t>申购、赎回开始日及业务办理时间</w:t>
      </w:r>
      <w:r>
        <w:rPr>
          <w:rFonts w:ascii="Times New Roman" w:eastAsia="Times New Roman" w:hAnsi="Times New Roman" w:cs="Times New Roman"/>
        </w:rPr>
        <w:t xml:space="preserve"> </w:t>
      </w:r>
    </w:p>
    <w:p w14:paraId="7FC64B1F"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753CDB18"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AE2B38" w14:textId="77777777" w:rsidR="000358A5" w:rsidRDefault="00137E2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6BCD4CA" w14:textId="77777777" w:rsidR="000358A5" w:rsidRDefault="00137E26">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53C343B" w14:textId="77777777" w:rsidR="000358A5" w:rsidRDefault="00137E26">
      <w:pPr>
        <w:ind w:left="490"/>
      </w:pPr>
      <w:r>
        <w:t>三、申购与赎回的原则</w:t>
      </w:r>
      <w:r>
        <w:rPr>
          <w:rFonts w:ascii="Times New Roman" w:eastAsia="Times New Roman" w:hAnsi="Times New Roman" w:cs="Times New Roman"/>
        </w:rPr>
        <w:t xml:space="preserve"> </w:t>
      </w:r>
    </w:p>
    <w:p w14:paraId="01AC9607" w14:textId="77777777" w:rsidR="000358A5" w:rsidRDefault="00137E26">
      <w:pPr>
        <w:spacing w:after="162" w:line="372" w:lineRule="auto"/>
        <w:ind w:left="-15" w:right="112"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5042ECF" w14:textId="77777777" w:rsidR="000358A5" w:rsidRDefault="00137E26">
      <w:pPr>
        <w:numPr>
          <w:ilvl w:val="0"/>
          <w:numId w:val="13"/>
        </w:numPr>
        <w:ind w:firstLine="480"/>
      </w:pPr>
      <w:r>
        <w:t>当日的申购与赎回申请可以在基金管理人规定的时间内撤销；</w:t>
      </w:r>
      <w:r>
        <w:rPr>
          <w:rFonts w:ascii="Times New Roman" w:eastAsia="Times New Roman" w:hAnsi="Times New Roman" w:cs="Times New Roman"/>
        </w:rPr>
        <w:t xml:space="preserve"> </w:t>
      </w:r>
    </w:p>
    <w:p w14:paraId="1C8491BF" w14:textId="77777777" w:rsidR="000358A5" w:rsidRDefault="00137E26">
      <w:pPr>
        <w:numPr>
          <w:ilvl w:val="0"/>
          <w:numId w:val="13"/>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4D80F00" w14:textId="77777777" w:rsidR="000358A5" w:rsidRDefault="00137E26">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C438D6" w14:textId="77777777" w:rsidR="000358A5" w:rsidRDefault="00137E26">
      <w:pPr>
        <w:spacing w:after="131"/>
        <w:ind w:left="490"/>
      </w:pPr>
      <w:r>
        <w:t>基金管理人可在法律法规允许的情况下，对上述原则进行调整。基金管理人</w:t>
      </w:r>
    </w:p>
    <w:p w14:paraId="75C5284E" w14:textId="77777777" w:rsidR="000358A5" w:rsidRDefault="00137E2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7A82BE1" w14:textId="77777777" w:rsidR="000358A5" w:rsidRDefault="00137E26">
      <w:pPr>
        <w:ind w:left="490"/>
      </w:pPr>
      <w:r>
        <w:t>四、申购与赎回的程序</w:t>
      </w:r>
      <w:r>
        <w:rPr>
          <w:rFonts w:ascii="Times New Roman" w:eastAsia="Times New Roman" w:hAnsi="Times New Roman" w:cs="Times New Roman"/>
        </w:rPr>
        <w:t xml:space="preserve"> </w:t>
      </w:r>
    </w:p>
    <w:p w14:paraId="79A80DCF" w14:textId="77777777" w:rsidR="000358A5" w:rsidRDefault="00137E26">
      <w:pPr>
        <w:numPr>
          <w:ilvl w:val="0"/>
          <w:numId w:val="14"/>
        </w:numPr>
        <w:ind w:hanging="360"/>
      </w:pPr>
      <w:r>
        <w:t>申购和赎回的申请方式</w:t>
      </w:r>
      <w:r>
        <w:rPr>
          <w:rFonts w:ascii="Times New Roman" w:eastAsia="Times New Roman" w:hAnsi="Times New Roman" w:cs="Times New Roman"/>
        </w:rPr>
        <w:t xml:space="preserve"> </w:t>
      </w:r>
    </w:p>
    <w:p w14:paraId="3F26AB72" w14:textId="77777777" w:rsidR="000358A5" w:rsidRDefault="00137E2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98C07F5" w14:textId="77777777" w:rsidR="000358A5" w:rsidRDefault="00137E26">
      <w:pPr>
        <w:numPr>
          <w:ilvl w:val="0"/>
          <w:numId w:val="14"/>
        </w:numPr>
        <w:ind w:hanging="360"/>
      </w:pPr>
      <w:r>
        <w:t>申购和赎回的款项支付</w:t>
      </w:r>
      <w:r>
        <w:rPr>
          <w:rFonts w:ascii="Times New Roman" w:eastAsia="Times New Roman" w:hAnsi="Times New Roman" w:cs="Times New Roman"/>
        </w:rPr>
        <w:t xml:space="preserve"> </w:t>
      </w:r>
    </w:p>
    <w:p w14:paraId="1C1A3027" w14:textId="77777777" w:rsidR="000358A5" w:rsidRDefault="00137E26">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3B5FC18" w14:textId="77777777" w:rsidR="000358A5" w:rsidRDefault="00137E26">
      <w:pPr>
        <w:spacing w:after="6" w:line="375" w:lineRule="auto"/>
        <w:ind w:left="-15" w:firstLine="480"/>
      </w:pPr>
      <w:r>
        <w:t>基金份额持有人递交赎回申请，赎回成立；本基金登记机构确认赎回时，赎回生效。投资人赎回申请生效</w:t>
      </w:r>
      <w:r>
        <w:t>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794F9D6" w14:textId="77777777" w:rsidR="000358A5" w:rsidRDefault="00137E26">
      <w:pPr>
        <w:numPr>
          <w:ilvl w:val="0"/>
          <w:numId w:val="14"/>
        </w:numPr>
        <w:ind w:hanging="360"/>
      </w:pPr>
      <w:r>
        <w:t>申购和赎回申请的确认</w:t>
      </w:r>
      <w:r>
        <w:rPr>
          <w:rFonts w:ascii="Times New Roman" w:eastAsia="Times New Roman" w:hAnsi="Times New Roman" w:cs="Times New Roman"/>
        </w:rPr>
        <w:t xml:space="preserve"> </w:t>
      </w:r>
    </w:p>
    <w:p w14:paraId="59416DC4" w14:textId="77777777" w:rsidR="000358A5" w:rsidRDefault="00137E26">
      <w:pPr>
        <w:spacing w:after="9"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3E1CEF0A" w14:textId="77777777" w:rsidR="000358A5" w:rsidRDefault="00137E26">
      <w:pPr>
        <w:spacing w:after="16" w:line="365" w:lineRule="auto"/>
        <w:ind w:left="490"/>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70B2F9E" w14:textId="77777777" w:rsidR="000358A5" w:rsidRDefault="00137E26">
      <w:pPr>
        <w:ind w:left="490"/>
      </w:pPr>
      <w:r>
        <w:t>五、申购和赎回的数量限制</w:t>
      </w:r>
      <w:r>
        <w:rPr>
          <w:rFonts w:ascii="Times New Roman" w:eastAsia="Times New Roman" w:hAnsi="Times New Roman" w:cs="Times New Roman"/>
        </w:rPr>
        <w:t xml:space="preserve"> </w:t>
      </w:r>
    </w:p>
    <w:p w14:paraId="032EAA34" w14:textId="77777777" w:rsidR="000358A5" w:rsidRDefault="00137E26">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0442C49" w14:textId="77777777" w:rsidR="000358A5" w:rsidRDefault="00137E26">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63CA7B" w14:textId="77777777" w:rsidR="000358A5" w:rsidRDefault="00137E26">
      <w:pPr>
        <w:numPr>
          <w:ilvl w:val="0"/>
          <w:numId w:val="15"/>
        </w:numPr>
        <w:spacing w:after="1" w:line="379" w:lineRule="auto"/>
        <w:ind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095BB8FD" w14:textId="77777777" w:rsidR="000358A5" w:rsidRDefault="00137E26">
      <w:pPr>
        <w:numPr>
          <w:ilvl w:val="0"/>
          <w:numId w:val="15"/>
        </w:numPr>
        <w:ind w:firstLine="480"/>
      </w:pPr>
      <w:r>
        <w:t>当接受申购申请对存量基金份额持有人利益构成潜在重大不利影响时，</w:t>
      </w:r>
    </w:p>
    <w:p w14:paraId="1ED46F65" w14:textId="77777777" w:rsidR="000358A5" w:rsidRDefault="00137E26">
      <w:pPr>
        <w:spacing w:after="23" w:line="362" w:lineRule="auto"/>
        <w:ind w:lef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6C232FB" w14:textId="77777777" w:rsidR="000358A5" w:rsidRDefault="00137E26">
      <w:pPr>
        <w:numPr>
          <w:ilvl w:val="0"/>
          <w:numId w:val="15"/>
        </w:numPr>
        <w:spacing w:after="0" w:line="373" w:lineRule="auto"/>
        <w:ind w:firstLine="480"/>
      </w:pPr>
      <w:r>
        <w:t>基金管理人可在法律法规允许的情况下，调整上述规定申购金额、赎回</w:t>
      </w:r>
      <w:r>
        <w:t>份额的数量限制、总规模限额以及相关比例上限。基金管理人必须在调整前依照</w:t>
      </w:r>
    </w:p>
    <w:p w14:paraId="732AB759" w14:textId="77777777" w:rsidR="000358A5" w:rsidRDefault="00137E26">
      <w:pPr>
        <w:ind w:left="-5"/>
      </w:pPr>
      <w:r>
        <w:t>《信息披露办法》的有关规定在规定媒介上公告。</w:t>
      </w:r>
      <w:r>
        <w:rPr>
          <w:rFonts w:ascii="Times New Roman" w:eastAsia="Times New Roman" w:hAnsi="Times New Roman" w:cs="Times New Roman"/>
        </w:rPr>
        <w:t xml:space="preserve"> </w:t>
      </w:r>
    </w:p>
    <w:p w14:paraId="48C8CE50" w14:textId="77777777" w:rsidR="000358A5" w:rsidRDefault="00137E26">
      <w:pPr>
        <w:ind w:left="490"/>
      </w:pPr>
      <w:r>
        <w:t>六、申购和赎回的价格、费用及其用途</w:t>
      </w:r>
      <w:r>
        <w:rPr>
          <w:rFonts w:ascii="Times New Roman" w:eastAsia="Times New Roman" w:hAnsi="Times New Roman" w:cs="Times New Roman"/>
        </w:rPr>
        <w:t xml:space="preserve"> </w:t>
      </w:r>
    </w:p>
    <w:p w14:paraId="5A9FAC00" w14:textId="77777777" w:rsidR="000358A5" w:rsidRDefault="00137E26">
      <w:pPr>
        <w:numPr>
          <w:ilvl w:val="0"/>
          <w:numId w:val="16"/>
        </w:numPr>
        <w:spacing w:after="8" w:line="372" w:lineRule="auto"/>
        <w:ind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966D24" w14:textId="77777777" w:rsidR="000358A5" w:rsidRDefault="00137E26">
      <w:pPr>
        <w:numPr>
          <w:ilvl w:val="0"/>
          <w:numId w:val="16"/>
        </w:numPr>
        <w:ind w:firstLine="480"/>
      </w:pPr>
      <w:r>
        <w:t>申购份额的计算及余额的处理方式：本基金申购份额的计算详见《招募</w:t>
      </w:r>
    </w:p>
    <w:p w14:paraId="37E5E28F" w14:textId="77777777" w:rsidR="000358A5" w:rsidRDefault="00137E26">
      <w:pPr>
        <w:spacing w:after="8" w:line="372" w:lineRule="auto"/>
        <w:ind w:left="-15" w:right="44" w:firstLine="0"/>
        <w:jc w:val="both"/>
      </w:pPr>
      <w:r>
        <w:t>说明书》。</w:t>
      </w:r>
      <w:del w:id="11" w:author="FundLex" w:date="2026-10-22T00:04:00Z">
        <w:r>
          <w:delText>本基金</w:delText>
        </w:r>
        <w:r>
          <w:delText xml:space="preserve"> </w:delText>
        </w:r>
        <w:r>
          <w:rPr>
            <w:rFonts w:ascii="Times New Roman" w:eastAsia="Times New Roman" w:hAnsi="Times New Roman" w:cs="Times New Roman"/>
          </w:rPr>
          <w:delText xml:space="preserve">A </w:delText>
        </w:r>
        <w:r>
          <w:delText>类基金份额及</w:delText>
        </w:r>
        <w:r>
          <w:delText xml:space="preserve"> </w:delText>
        </w:r>
        <w:r>
          <w:rPr>
            <w:rFonts w:ascii="Times New Roman" w:eastAsia="Times New Roman" w:hAnsi="Times New Roman" w:cs="Times New Roman"/>
          </w:rPr>
          <w:delText xml:space="preserve">D </w:delText>
        </w:r>
        <w:r>
          <w:delText>类基金份额</w:delText>
        </w:r>
        <w:r>
          <w:delText>的申购费率由基金管理人决定，并在招募说明书中列示。</w:delText>
        </w:r>
      </w:del>
      <w:ins w:id="12" w:author="FundLex" w:date="2026-10-22T00:04:00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3151AF" w14:textId="77777777" w:rsidR="000358A5" w:rsidRDefault="00137E26">
      <w:pPr>
        <w:numPr>
          <w:ilvl w:val="0"/>
          <w:numId w:val="16"/>
        </w:numPr>
        <w:spacing w:after="5" w:line="373" w:lineRule="auto"/>
        <w:ind w:firstLine="480"/>
      </w:pPr>
      <w:r>
        <w:t>赎回金额的计算及处理方式：本基金赎回金额的计算详见《招募说明书》。本基金的赎回费率由基金管理人决定，并在招募说明书中列示。</w:t>
      </w:r>
      <w:del w:id="13" w:author="FundLex" w:date="2026-10-22T00:04:00Z">
        <w:r>
          <w:delText>赎回金额为按实际确认的有效赎回份额乘以当日该类基金份额净值并扣除相应的费用，赎回金额单位为元。</w:delText>
        </w:r>
      </w:del>
      <w:ins w:id="14" w:author="FundLex" w:date="2026-10-22T00:04:00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44174FDC" w14:textId="77777777" w:rsidR="000358A5" w:rsidRDefault="00137E26">
      <w:pPr>
        <w:numPr>
          <w:ilvl w:val="0"/>
          <w:numId w:val="16"/>
        </w:numPr>
        <w:spacing w:after="1" w:line="383" w:lineRule="auto"/>
        <w:ind w:firstLine="480"/>
      </w:pPr>
      <w:del w:id="15" w:author="FundLex" w:date="2026-10-22T00:04:00Z">
        <w:r>
          <w:delText>本基金</w:delText>
        </w:r>
        <w:r>
          <w:delText xml:space="preserve"> </w:delText>
        </w:r>
        <w:r>
          <w:rPr>
            <w:rFonts w:ascii="Times New Roman" w:eastAsia="Times New Roman" w:hAnsi="Times New Roman" w:cs="Times New Roman"/>
          </w:rPr>
          <w:delText xml:space="preserve">A </w:delText>
        </w:r>
        <w:r>
          <w:delText>类基金份额及</w:delText>
        </w:r>
        <w:r>
          <w:delText xml:space="preserve"> </w:delText>
        </w:r>
        <w:r>
          <w:rPr>
            <w:rFonts w:ascii="Times New Roman" w:eastAsia="Times New Roman" w:hAnsi="Times New Roman" w:cs="Times New Roman"/>
          </w:rPr>
          <w:delText xml:space="preserve">D </w:delText>
        </w:r>
        <w:r>
          <w:delText>类基金份额的申购费用由该类基金份额的投资人承担，不列入基金财产。本基金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w:delText>
        </w:r>
      </w:del>
      <w:ins w:id="16" w:author="FundLex" w:date="2026-10-22T00:04:00Z">
        <w:r>
          <w:t>通过直销机构申购本基金A类、D类基金份额不收取申购费，通过其他销售机构申购本基金A类、D类基金份额的申购费用由投资人承担，不列入基金财产。本基金C类基金份额不收取申购费用。</w:t>
        </w:r>
      </w:ins>
      <w:r>
        <w:rPr>
          <w:rFonts w:ascii="Times New Roman" w:eastAsia="Times New Roman" w:hAnsi="Times New Roman" w:cs="Times New Roman"/>
        </w:rPr>
        <w:t xml:space="preserve"> </w:t>
      </w:r>
    </w:p>
    <w:p w14:paraId="4D5F87FB" w14:textId="77777777" w:rsidR="000358A5" w:rsidRDefault="00137E26">
      <w:pPr>
        <w:numPr>
          <w:ilvl w:val="0"/>
          <w:numId w:val="16"/>
        </w:numPr>
        <w:spacing w:after="8" w:line="372" w:lineRule="auto"/>
        <w:ind w:firstLine="480"/>
      </w:pPr>
      <w:del w:id="17" w:author="FundLex" w:date="2026-10-22T00:04:00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w:delText>
        </w:r>
      </w:del>
      <w:ins w:id="18" w:author="FundLex" w:date="2026-10-22T00:04:00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64F098F3" w14:textId="77777777" w:rsidR="000358A5" w:rsidRDefault="00137E26">
      <w:pPr>
        <w:numPr>
          <w:ilvl w:val="0"/>
          <w:numId w:val="16"/>
        </w:numPr>
        <w:spacing w:after="20" w:line="368" w:lineRule="auto"/>
        <w:ind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del w:id="19" w:author="FundLex" w:date="2026-10-22T00:04:00Z">
        <w:r>
          <w:delText>本基金对持续持有期少于</w:delText>
        </w:r>
        <w:r>
          <w:delText xml:space="preserve"> </w:delText>
        </w:r>
        <w:r>
          <w:rPr>
            <w:rFonts w:ascii="Times New Roman" w:eastAsia="Times New Roman" w:hAnsi="Times New Roman" w:cs="Times New Roman"/>
          </w:rPr>
          <w:delText xml:space="preserve">7 </w:delText>
        </w:r>
        <w:r>
          <w:delText>日的投资者收取</w:delText>
        </w:r>
        <w:r>
          <w:delText xml:space="preserve"> </w:delText>
        </w:r>
        <w:r>
          <w:rPr>
            <w:rFonts w:ascii="Times New Roman" w:eastAsia="Times New Roman" w:hAnsi="Times New Roman" w:cs="Times New Roman"/>
          </w:rPr>
          <w:delText>1.50%</w:delText>
        </w:r>
        <w:r>
          <w:delText>的赎回费，并将上述赎回费全额计入基金财产。</w:delText>
        </w:r>
      </w:del>
      <w:ins w:id="20" w:author="FundLex" w:date="2026-10-22T00:04:00Z">
        <w:r>
          <w:t/>
        </w:r>
      </w:ins>
      <w:r>
        <w:rPr>
          <w:rFonts w:ascii="Times New Roman" w:eastAsia="Times New Roman" w:hAnsi="Times New Roman" w:cs="Times New Roman"/>
        </w:rPr>
        <w:t xml:space="preserve"> </w:t>
      </w:r>
    </w:p>
    <w:p w14:paraId="7D288A46" w14:textId="77777777" w:rsidR="000358A5" w:rsidRDefault="00137E26">
      <w:pPr>
        <w:numPr>
          <w:ilvl w:val="0"/>
          <w:numId w:val="16"/>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1" w:author="FundLex" w:date="2026-10-22T00:04:00Z">
        <w:r>
          <w:delText>基金管理人可以适当调低基金销售服务费率、基金申购费率和基金赎回费率。</w:delText>
        </w:r>
      </w:del>
      <w:ins w:id="22" w:author="FundLex" w:date="2026-10-22T00:04:00Z">
        <w:r>
          <w:t>基金管理人可以适当调低基金申购费率和销售服务费率。</w:t>
        </w:r>
      </w:ins>
      <w:r>
        <w:rPr>
          <w:rFonts w:ascii="Times New Roman" w:eastAsia="Times New Roman" w:hAnsi="Times New Roman" w:cs="Times New Roman"/>
        </w:rPr>
        <w:t xml:space="preserve"> </w:t>
      </w:r>
    </w:p>
    <w:p w14:paraId="174DA421" w14:textId="77777777" w:rsidR="000358A5" w:rsidRDefault="00137E26">
      <w:pPr>
        <w:numPr>
          <w:ilvl w:val="0"/>
          <w:numId w:val="16"/>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9E53D7" w14:textId="77777777" w:rsidR="000358A5" w:rsidRDefault="00137E26">
      <w:pPr>
        <w:ind w:left="490"/>
      </w:pPr>
      <w:r>
        <w:t>七、拒绝或暂停申购的情形</w:t>
      </w:r>
      <w:r>
        <w:rPr>
          <w:rFonts w:ascii="Times New Roman" w:eastAsia="Times New Roman" w:hAnsi="Times New Roman" w:cs="Times New Roman"/>
        </w:rPr>
        <w:t xml:space="preserve"> </w:t>
      </w:r>
    </w:p>
    <w:p w14:paraId="0D032E62" w14:textId="77777777" w:rsidR="000358A5" w:rsidRDefault="00137E26">
      <w:pPr>
        <w:ind w:left="490"/>
      </w:pPr>
      <w:r>
        <w:t>发生下列情况时，基金管理人可拒绝</w:t>
      </w:r>
      <w:r>
        <w:t>或暂停接受投资人的申购申请：</w:t>
      </w:r>
      <w:r>
        <w:rPr>
          <w:rFonts w:ascii="Times New Roman" w:eastAsia="Times New Roman" w:hAnsi="Times New Roman" w:cs="Times New Roman"/>
        </w:rPr>
        <w:t xml:space="preserve"> </w:t>
      </w:r>
    </w:p>
    <w:p w14:paraId="4E171FD2" w14:textId="77777777" w:rsidR="000358A5" w:rsidRDefault="00137E26">
      <w:pPr>
        <w:numPr>
          <w:ilvl w:val="0"/>
          <w:numId w:val="17"/>
        </w:numPr>
        <w:ind w:firstLine="480"/>
      </w:pPr>
      <w:r>
        <w:t>因不可抗力导致基金无法正常运作。</w:t>
      </w:r>
      <w:r>
        <w:rPr>
          <w:rFonts w:ascii="Times New Roman" w:eastAsia="Times New Roman" w:hAnsi="Times New Roman" w:cs="Times New Roman"/>
        </w:rPr>
        <w:t xml:space="preserve"> </w:t>
      </w:r>
    </w:p>
    <w:p w14:paraId="682C9A4C" w14:textId="77777777" w:rsidR="000358A5" w:rsidRDefault="00137E26">
      <w:pPr>
        <w:numPr>
          <w:ilvl w:val="0"/>
          <w:numId w:val="17"/>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2283BBD" w14:textId="77777777" w:rsidR="000358A5" w:rsidRDefault="00137E26">
      <w:pPr>
        <w:numPr>
          <w:ilvl w:val="0"/>
          <w:numId w:val="17"/>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C888B3E" w14:textId="77777777" w:rsidR="000358A5" w:rsidRDefault="00137E26">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528B3D" w14:textId="77777777" w:rsidR="000358A5" w:rsidRDefault="00137E26">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2B4621A" w14:textId="77777777" w:rsidR="000358A5" w:rsidRDefault="00137E26">
      <w:pPr>
        <w:numPr>
          <w:ilvl w:val="0"/>
          <w:numId w:val="17"/>
        </w:numPr>
        <w:spacing w:after="0" w:line="379" w:lineRule="auto"/>
        <w:ind w:firstLine="480"/>
      </w:pPr>
      <w:r>
        <w:t>基金资产规模过大，使基金管理人无法找</w:t>
      </w:r>
      <w:r>
        <w:t>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D244919" w14:textId="77777777" w:rsidR="000358A5" w:rsidRDefault="00137E26">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153321" w14:textId="77777777" w:rsidR="000358A5" w:rsidRDefault="00137E26">
      <w:pPr>
        <w:numPr>
          <w:ilvl w:val="0"/>
          <w:numId w:val="17"/>
        </w:numPr>
        <w:spacing w:after="5" w:line="378" w:lineRule="auto"/>
        <w:ind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5733CF" w14:textId="77777777" w:rsidR="000358A5" w:rsidRDefault="00137E26">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786B563A" w14:textId="77777777" w:rsidR="000358A5" w:rsidRDefault="00137E26">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8D7DA98" w14:textId="77777777" w:rsidR="000358A5" w:rsidRDefault="00137E26">
      <w:pPr>
        <w:ind w:left="490"/>
      </w:pPr>
      <w:r>
        <w:t>八、暂停赎回或延缓支付赎回款项的情形</w:t>
      </w:r>
      <w:r>
        <w:rPr>
          <w:rFonts w:ascii="Times New Roman" w:eastAsia="Times New Roman" w:hAnsi="Times New Roman" w:cs="Times New Roman"/>
        </w:rPr>
        <w:t xml:space="preserve"> </w:t>
      </w:r>
    </w:p>
    <w:p w14:paraId="1BE9C5DF" w14:textId="77777777" w:rsidR="000358A5" w:rsidRDefault="00137E2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58CEE1" w14:textId="77777777" w:rsidR="000358A5" w:rsidRDefault="00137E26">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540589E5" w14:textId="77777777" w:rsidR="000358A5" w:rsidRDefault="00137E26">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87EF47" w14:textId="77777777" w:rsidR="000358A5" w:rsidRDefault="00137E26">
      <w:pPr>
        <w:numPr>
          <w:ilvl w:val="0"/>
          <w:numId w:val="18"/>
        </w:numPr>
        <w:spacing w:after="10" w:line="372" w:lineRule="auto"/>
        <w:ind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F375DF" w14:textId="77777777" w:rsidR="000358A5" w:rsidRDefault="00137E26">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6FDC83F" w14:textId="77777777" w:rsidR="000358A5" w:rsidRDefault="00137E26">
      <w:pPr>
        <w:numPr>
          <w:ilvl w:val="0"/>
          <w:numId w:val="18"/>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0F809BA" w14:textId="77777777" w:rsidR="000358A5" w:rsidRDefault="00137E26">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69A138A" w14:textId="77777777" w:rsidR="000358A5" w:rsidRDefault="00137E26">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FEC6F58" w14:textId="77777777" w:rsidR="000358A5" w:rsidRDefault="00137E26">
      <w:pPr>
        <w:ind w:left="490"/>
      </w:pPr>
      <w:r>
        <w:t>九、巨额赎回的情形及处理方式</w:t>
      </w:r>
      <w:r>
        <w:rPr>
          <w:rFonts w:ascii="Times New Roman" w:eastAsia="Times New Roman" w:hAnsi="Times New Roman" w:cs="Times New Roman"/>
        </w:rPr>
        <w:t xml:space="preserve"> </w:t>
      </w:r>
    </w:p>
    <w:p w14:paraId="2C78777C" w14:textId="77777777" w:rsidR="000358A5" w:rsidRDefault="00137E26">
      <w:pPr>
        <w:numPr>
          <w:ilvl w:val="0"/>
          <w:numId w:val="19"/>
        </w:numPr>
        <w:ind w:hanging="360"/>
      </w:pPr>
      <w:r>
        <w:t>巨额赎回的认定</w:t>
      </w:r>
      <w:r>
        <w:rPr>
          <w:rFonts w:ascii="Times New Roman" w:eastAsia="Times New Roman" w:hAnsi="Times New Roman" w:cs="Times New Roman"/>
        </w:rPr>
        <w:t xml:space="preserve"> </w:t>
      </w:r>
    </w:p>
    <w:p w14:paraId="248C94E8" w14:textId="77777777" w:rsidR="000358A5" w:rsidRDefault="00137E2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40395F59" w14:textId="77777777" w:rsidR="000358A5" w:rsidRDefault="00137E2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40BB5B7" w14:textId="77777777" w:rsidR="000358A5" w:rsidRDefault="00137E26">
      <w:pPr>
        <w:numPr>
          <w:ilvl w:val="0"/>
          <w:numId w:val="19"/>
        </w:numPr>
        <w:ind w:hanging="360"/>
      </w:pPr>
      <w:r>
        <w:t>巨额赎回的处理方式</w:t>
      </w:r>
      <w:r>
        <w:rPr>
          <w:rFonts w:ascii="Times New Roman" w:eastAsia="Times New Roman" w:hAnsi="Times New Roman" w:cs="Times New Roman"/>
        </w:rPr>
        <w:t xml:space="preserve"> </w:t>
      </w:r>
    </w:p>
    <w:p w14:paraId="00472C43" w14:textId="77777777" w:rsidR="000358A5" w:rsidRDefault="00137E26">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79C6B4" w14:textId="77777777" w:rsidR="000358A5" w:rsidRDefault="00137E26">
      <w:pPr>
        <w:numPr>
          <w:ilvl w:val="0"/>
          <w:numId w:val="20"/>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C8C25A" w14:textId="77777777" w:rsidR="000358A5" w:rsidRDefault="00137E26">
      <w:pPr>
        <w:numPr>
          <w:ilvl w:val="0"/>
          <w:numId w:val="20"/>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FD4F28E" w14:textId="77777777" w:rsidR="000358A5" w:rsidRDefault="00137E26">
      <w:pPr>
        <w:spacing w:after="17" w:line="364" w:lineRule="auto"/>
        <w:ind w:left="-1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7769EECD" w14:textId="77777777" w:rsidR="000358A5" w:rsidRDefault="00137E26">
      <w:pPr>
        <w:numPr>
          <w:ilvl w:val="0"/>
          <w:numId w:val="20"/>
        </w:numPr>
        <w:spacing w:after="8" w:line="372" w:lineRule="auto"/>
        <w:ind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FB17AC" w14:textId="77777777" w:rsidR="000358A5" w:rsidRDefault="00137E2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CC7FC38" w14:textId="77777777" w:rsidR="000358A5" w:rsidRDefault="00137E26">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23EF46" w14:textId="77777777" w:rsidR="000358A5" w:rsidRDefault="00137E26">
      <w:pPr>
        <w:ind w:left="490"/>
      </w:pPr>
      <w:r>
        <w:t>十、暂停申购或赎回的公告和重新开放申购或赎回的公告</w:t>
      </w:r>
      <w:r>
        <w:rPr>
          <w:rFonts w:ascii="Times New Roman" w:eastAsia="Times New Roman" w:hAnsi="Times New Roman" w:cs="Times New Roman"/>
        </w:rPr>
        <w:t xml:space="preserve"> </w:t>
      </w:r>
    </w:p>
    <w:p w14:paraId="409F1EE1" w14:textId="77777777" w:rsidR="000358A5" w:rsidRDefault="00137E26">
      <w:pPr>
        <w:numPr>
          <w:ilvl w:val="0"/>
          <w:numId w:val="21"/>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3707E66" w14:textId="77777777" w:rsidR="000358A5" w:rsidRDefault="00137E26">
      <w:pPr>
        <w:numPr>
          <w:ilvl w:val="0"/>
          <w:numId w:val="21"/>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ADCEAA" w14:textId="77777777" w:rsidR="000358A5" w:rsidRDefault="00137E26">
      <w:pPr>
        <w:numPr>
          <w:ilvl w:val="0"/>
          <w:numId w:val="21"/>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w:t>
      </w:r>
      <w:r>
        <w:t>一个工作日的基金份额净值。</w:t>
      </w:r>
      <w:r>
        <w:rPr>
          <w:rFonts w:ascii="Times New Roman" w:eastAsia="Times New Roman" w:hAnsi="Times New Roman" w:cs="Times New Roman"/>
        </w:rPr>
        <w:t xml:space="preserve"> </w:t>
      </w:r>
    </w:p>
    <w:p w14:paraId="0FDE5821" w14:textId="77777777" w:rsidR="000358A5" w:rsidRDefault="00137E26">
      <w:pPr>
        <w:numPr>
          <w:ilvl w:val="0"/>
          <w:numId w:val="21"/>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FE7B3F1" w14:textId="77777777" w:rsidR="000358A5" w:rsidRDefault="00137E26">
      <w:pPr>
        <w:numPr>
          <w:ilvl w:val="0"/>
          <w:numId w:val="22"/>
        </w:numPr>
        <w:spacing w:after="23" w:line="362" w:lineRule="auto"/>
        <w:ind w:hanging="720"/>
      </w:pPr>
      <w:r>
        <w:t>基金的转换</w:t>
      </w: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EF091A" w14:textId="77777777" w:rsidR="000358A5" w:rsidRDefault="00137E26">
      <w:pPr>
        <w:numPr>
          <w:ilvl w:val="0"/>
          <w:numId w:val="22"/>
        </w:numPr>
        <w:ind w:hanging="720"/>
      </w:pPr>
      <w:r>
        <w:t>基金份额的转让</w:t>
      </w:r>
      <w:r>
        <w:rPr>
          <w:rFonts w:ascii="Times New Roman" w:eastAsia="Times New Roman" w:hAnsi="Times New Roman" w:cs="Times New Roman"/>
        </w:rPr>
        <w:t xml:space="preserve"> </w:t>
      </w:r>
    </w:p>
    <w:p w14:paraId="2B3D2182" w14:textId="77777777" w:rsidR="000358A5" w:rsidRDefault="00137E2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633B43C1" w14:textId="77777777" w:rsidR="000358A5" w:rsidRDefault="00137E26">
      <w:pPr>
        <w:numPr>
          <w:ilvl w:val="0"/>
          <w:numId w:val="22"/>
        </w:numPr>
        <w:ind w:hanging="720"/>
      </w:pPr>
      <w:r>
        <w:t>基金的非交易过户</w:t>
      </w:r>
      <w:r>
        <w:rPr>
          <w:rFonts w:ascii="Times New Roman" w:eastAsia="Times New Roman" w:hAnsi="Times New Roman" w:cs="Times New Roman"/>
        </w:rPr>
        <w:t xml:space="preserve"> </w:t>
      </w:r>
    </w:p>
    <w:p w14:paraId="73A3208C" w14:textId="77777777" w:rsidR="000358A5" w:rsidRDefault="00137E26">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24881B" w14:textId="77777777" w:rsidR="000358A5" w:rsidRDefault="00137E26">
      <w:pPr>
        <w:spacing w:after="131"/>
        <w:ind w:left="490"/>
      </w:pPr>
      <w:r>
        <w:t>继承是指基金份额持有人死亡，其持有的基金份额由其合法的继承人继承；</w:t>
      </w:r>
    </w:p>
    <w:p w14:paraId="1886475B" w14:textId="77777777" w:rsidR="000358A5" w:rsidRDefault="00137E2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6C35D6" w14:textId="77777777" w:rsidR="000358A5" w:rsidRDefault="00137E26">
      <w:pPr>
        <w:numPr>
          <w:ilvl w:val="0"/>
          <w:numId w:val="22"/>
        </w:numPr>
        <w:ind w:hanging="720"/>
      </w:pPr>
      <w:r>
        <w:t>基金的转托管</w:t>
      </w:r>
      <w:r>
        <w:rPr>
          <w:rFonts w:ascii="Times New Roman" w:eastAsia="Times New Roman" w:hAnsi="Times New Roman" w:cs="Times New Roman"/>
        </w:rPr>
        <w:t xml:space="preserve"> </w:t>
      </w:r>
    </w:p>
    <w:p w14:paraId="3C5A5365" w14:textId="77777777" w:rsidR="000358A5" w:rsidRDefault="00137E26">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3E1EE2" w14:textId="77777777" w:rsidR="000358A5" w:rsidRDefault="00137E26">
      <w:pPr>
        <w:numPr>
          <w:ilvl w:val="0"/>
          <w:numId w:val="22"/>
        </w:numPr>
        <w:ind w:hanging="720"/>
      </w:pPr>
      <w:r>
        <w:t>定期定额投资计划</w:t>
      </w:r>
      <w:r>
        <w:rPr>
          <w:rFonts w:ascii="Times New Roman" w:eastAsia="Times New Roman" w:hAnsi="Times New Roman" w:cs="Times New Roman"/>
        </w:rPr>
        <w:t xml:space="preserve"> </w:t>
      </w:r>
    </w:p>
    <w:p w14:paraId="1A33B219" w14:textId="77777777" w:rsidR="000358A5" w:rsidRDefault="00137E26">
      <w:pPr>
        <w:spacing w:after="22" w:line="362"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44356F" w14:textId="77777777" w:rsidR="000358A5" w:rsidRDefault="00137E26">
      <w:pPr>
        <w:numPr>
          <w:ilvl w:val="0"/>
          <w:numId w:val="22"/>
        </w:numPr>
        <w:spacing w:after="131"/>
        <w:ind w:hanging="720"/>
      </w:pPr>
      <w:r>
        <w:t>基金的冻结、解冻与质押基金登记机构只受理国家有权机关依法要求的基金份额的冻结与解冻，以及</w:t>
      </w:r>
    </w:p>
    <w:p w14:paraId="6FC2C0AF" w14:textId="77777777" w:rsidR="000358A5" w:rsidRDefault="00137E26">
      <w:pPr>
        <w:spacing w:after="14" w:line="363" w:lineRule="auto"/>
        <w:ind w:left="-5"/>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D66DFDB" w14:textId="77777777" w:rsidR="000358A5" w:rsidRDefault="00137E26">
      <w:pPr>
        <w:spacing w:after="18" w:line="365" w:lineRule="auto"/>
        <w:ind w:left="-15"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14:paraId="0EA685CA" w14:textId="77777777" w:rsidR="000358A5" w:rsidRDefault="00137E26">
      <w:pPr>
        <w:numPr>
          <w:ilvl w:val="0"/>
          <w:numId w:val="22"/>
        </w:numPr>
        <w:ind w:hanging="720"/>
      </w:pPr>
      <w:r>
        <w:t>基金份额折算</w:t>
      </w:r>
      <w:r>
        <w:rPr>
          <w:rFonts w:ascii="Times New Roman" w:eastAsia="Times New Roman" w:hAnsi="Times New Roman" w:cs="Times New Roman"/>
        </w:rPr>
        <w:t xml:space="preserve">  </w:t>
      </w:r>
    </w:p>
    <w:p w14:paraId="256756D3" w14:textId="77777777" w:rsidR="000358A5" w:rsidRDefault="00137E26">
      <w:pPr>
        <w:spacing w:after="1" w:line="379" w:lineRule="auto"/>
        <w:ind w:left="-15" w:firstLine="480"/>
      </w:pPr>
      <w:r>
        <w:t>在对基金份额持有人利益无实质不利影响的前提下，基金管理人经与基金托管人协商一致，可对基金份额进行折算，不需召开基金份额持有人大会审议。</w:t>
      </w:r>
      <w:r>
        <w:rPr>
          <w:rFonts w:ascii="Times New Roman" w:eastAsia="Times New Roman" w:hAnsi="Times New Roman" w:cs="Times New Roman"/>
        </w:rPr>
        <w:t xml:space="preserve"> </w:t>
      </w:r>
    </w:p>
    <w:p w14:paraId="087A9839" w14:textId="77777777" w:rsidR="000358A5" w:rsidRDefault="00137E26">
      <w:pPr>
        <w:numPr>
          <w:ilvl w:val="0"/>
          <w:numId w:val="22"/>
        </w:numPr>
        <w:spacing w:after="20" w:line="364" w:lineRule="auto"/>
        <w:ind w:hanging="720"/>
      </w:pPr>
      <w:r>
        <w:t>当技术条件成熟，在不违反法律法规且对基金份额持有人利益无实质不利影响的前提下，经与基金托管人协商一致，基金管理人可根据具体情况对上述申购和赎回的安排进行补充和调整，或者安排本基金的一类或多类基金份额在证券交易所上市交易、申购或赎回，或者办理基金份额的转让、过户、质押等业务，或者安排本基金的一类或多类基金份额在银行间市场办理协议转让等业务，届时无须召开基金份额持有人大会审议但须提前公告。</w:t>
      </w:r>
      <w:r>
        <w:rPr>
          <w:rFonts w:ascii="Times New Roman" w:eastAsia="Times New Roman" w:hAnsi="Times New Roman" w:cs="Times New Roman"/>
        </w:rPr>
        <w:t xml:space="preserve"> </w:t>
      </w:r>
    </w:p>
    <w:p w14:paraId="622E85B1" w14:textId="77777777" w:rsidR="000358A5" w:rsidRDefault="00137E26">
      <w:pPr>
        <w:numPr>
          <w:ilvl w:val="0"/>
          <w:numId w:val="22"/>
        </w:numPr>
        <w:ind w:hanging="720"/>
      </w:pPr>
      <w:r>
        <w:t>实施侧袋机制期间本基金的申购与赎回</w:t>
      </w:r>
      <w:r>
        <w:rPr>
          <w:rFonts w:ascii="Times New Roman" w:eastAsia="Times New Roman" w:hAnsi="Times New Roman" w:cs="Times New Roman"/>
        </w:rPr>
        <w:t xml:space="preserve"> </w:t>
      </w:r>
    </w:p>
    <w:p w14:paraId="2DCBBFFA" w14:textId="77777777" w:rsidR="000358A5" w:rsidRDefault="00137E2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C90AA24" w14:textId="77777777" w:rsidR="000358A5" w:rsidRDefault="00137E26">
      <w:pPr>
        <w:pStyle w:val="1"/>
        <w:ind w:left="488" w:right="604"/>
      </w:pPr>
      <w:bookmarkStart w:id="6" w:name="_Toc618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DC1C7D" w14:textId="77777777" w:rsidR="000358A5" w:rsidRDefault="00137E26">
      <w:pPr>
        <w:spacing w:after="177"/>
        <w:ind w:left="480" w:firstLine="0"/>
      </w:pPr>
      <w:r>
        <w:rPr>
          <w:rFonts w:ascii="Times New Roman" w:eastAsia="Times New Roman" w:hAnsi="Times New Roman" w:cs="Times New Roman"/>
        </w:rPr>
        <w:t xml:space="preserve"> </w:t>
      </w:r>
    </w:p>
    <w:p w14:paraId="1B3DD987" w14:textId="77777777" w:rsidR="000358A5" w:rsidRDefault="00137E26">
      <w:pPr>
        <w:ind w:left="490"/>
      </w:pPr>
      <w:r>
        <w:t>一、基金管理人</w:t>
      </w:r>
      <w:r>
        <w:rPr>
          <w:rFonts w:ascii="Times New Roman" w:eastAsia="Times New Roman" w:hAnsi="Times New Roman" w:cs="Times New Roman"/>
        </w:rPr>
        <w:t xml:space="preserve"> </w:t>
      </w:r>
    </w:p>
    <w:p w14:paraId="2ECEDC06" w14:textId="77777777" w:rsidR="000358A5" w:rsidRDefault="00137E2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0DB8CB3" w14:textId="77777777" w:rsidR="000358A5" w:rsidRDefault="00137E26">
      <w:pPr>
        <w:ind w:left="490"/>
      </w:pPr>
      <w:r>
        <w:t>名称：广发基金管理有限公司</w:t>
      </w:r>
      <w:r>
        <w:rPr>
          <w:rFonts w:ascii="Times New Roman" w:eastAsia="Times New Roman" w:hAnsi="Times New Roman" w:cs="Times New Roman"/>
        </w:rPr>
        <w:t xml:space="preserve"> </w:t>
      </w:r>
    </w:p>
    <w:p w14:paraId="11B1838D" w14:textId="77777777" w:rsidR="000358A5" w:rsidRDefault="00137E2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106780" w14:textId="77777777" w:rsidR="000358A5" w:rsidRDefault="00137E2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5F8AF1" w14:textId="77777777" w:rsidR="000358A5" w:rsidRDefault="00137E26">
      <w:pPr>
        <w:ind w:left="490"/>
      </w:pPr>
      <w:r>
        <w:t>批准设立机关及批准设立文号：中国证券监督管理委员会证监基金字</w:t>
      </w:r>
    </w:p>
    <w:p w14:paraId="2E62198B" w14:textId="77777777" w:rsidR="000358A5" w:rsidRDefault="00137E26">
      <w:pPr>
        <w:pStyle w:val="2"/>
      </w:pPr>
      <w:r>
        <w:t xml:space="preserve">[2003]91 </w:t>
      </w:r>
      <w:r>
        <w:rPr>
          <w:rFonts w:ascii="宋体" w:eastAsia="宋体" w:hAnsi="宋体" w:cs="宋体"/>
        </w:rPr>
        <w:t>号</w:t>
      </w:r>
      <w:r>
        <w:t xml:space="preserve"> </w:t>
      </w:r>
    </w:p>
    <w:p w14:paraId="047AA2BF" w14:textId="77777777" w:rsidR="000358A5" w:rsidRDefault="00137E26">
      <w:pPr>
        <w:ind w:left="490"/>
      </w:pPr>
      <w:r>
        <w:t>组织形式：有限责任公司</w:t>
      </w:r>
      <w:r>
        <w:rPr>
          <w:rFonts w:ascii="Times New Roman" w:eastAsia="Times New Roman" w:hAnsi="Times New Roman" w:cs="Times New Roman"/>
        </w:rPr>
        <w:t xml:space="preserve"> </w:t>
      </w:r>
    </w:p>
    <w:p w14:paraId="6FC2242B" w14:textId="77777777" w:rsidR="000358A5" w:rsidRDefault="00137E2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F27AF6" w14:textId="77777777" w:rsidR="000358A5" w:rsidRDefault="00137E26">
      <w:pPr>
        <w:pStyle w:val="2"/>
        <w:ind w:left="475"/>
      </w:pPr>
      <w:r>
        <w:rPr>
          <w:rFonts w:ascii="宋体" w:eastAsia="宋体" w:hAnsi="宋体" w:cs="宋体"/>
        </w:rPr>
        <w:t>联系电话：</w:t>
      </w:r>
      <w:r>
        <w:t xml:space="preserve">020-83936666 </w:t>
      </w:r>
    </w:p>
    <w:p w14:paraId="4263F43A" w14:textId="77777777" w:rsidR="000358A5" w:rsidRDefault="00137E2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9D2C24"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B3171B" w14:textId="77777777" w:rsidR="000358A5" w:rsidRDefault="00137E26">
      <w:pPr>
        <w:numPr>
          <w:ilvl w:val="0"/>
          <w:numId w:val="23"/>
        </w:numPr>
        <w:ind w:firstLine="480"/>
      </w:pPr>
      <w:r>
        <w:t>依法募集资金；</w:t>
      </w:r>
      <w:r>
        <w:rPr>
          <w:rFonts w:ascii="Times New Roman" w:eastAsia="Times New Roman" w:hAnsi="Times New Roman" w:cs="Times New Roman"/>
        </w:rPr>
        <w:t xml:space="preserve"> </w:t>
      </w:r>
    </w:p>
    <w:p w14:paraId="408A18DC" w14:textId="77777777" w:rsidR="000358A5" w:rsidRDefault="00137E26">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CE896A7" w14:textId="77777777" w:rsidR="000358A5" w:rsidRDefault="00137E26">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E83944" w14:textId="77777777" w:rsidR="000358A5" w:rsidRDefault="00137E26">
      <w:pPr>
        <w:numPr>
          <w:ilvl w:val="0"/>
          <w:numId w:val="23"/>
        </w:numPr>
        <w:ind w:firstLine="480"/>
      </w:pPr>
      <w:r>
        <w:t>销售基金份额；</w:t>
      </w:r>
      <w:r>
        <w:rPr>
          <w:rFonts w:ascii="Times New Roman" w:eastAsia="Times New Roman" w:hAnsi="Times New Roman" w:cs="Times New Roman"/>
        </w:rPr>
        <w:t xml:space="preserve"> </w:t>
      </w:r>
    </w:p>
    <w:p w14:paraId="54E9D32C" w14:textId="77777777" w:rsidR="000358A5" w:rsidRDefault="00137E26">
      <w:pPr>
        <w:numPr>
          <w:ilvl w:val="0"/>
          <w:numId w:val="23"/>
        </w:numPr>
        <w:ind w:firstLine="480"/>
      </w:pPr>
      <w:r>
        <w:t>按照规定召集基金份额持有人大会；</w:t>
      </w:r>
      <w:r>
        <w:rPr>
          <w:rFonts w:ascii="Times New Roman" w:eastAsia="Times New Roman" w:hAnsi="Times New Roman" w:cs="Times New Roman"/>
        </w:rPr>
        <w:t xml:space="preserve"> </w:t>
      </w:r>
    </w:p>
    <w:p w14:paraId="29572749" w14:textId="77777777" w:rsidR="000358A5" w:rsidRDefault="00137E26">
      <w:pPr>
        <w:numPr>
          <w:ilvl w:val="0"/>
          <w:numId w:val="23"/>
        </w:numPr>
        <w:ind w:firstLine="480"/>
      </w:pPr>
      <w:r>
        <w:t>依据《基金合同》及有关法律规定监督基金托管人，如认为基金托管</w:t>
      </w:r>
    </w:p>
    <w:p w14:paraId="0F8AEF5E"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0DA670" w14:textId="77777777" w:rsidR="000358A5" w:rsidRDefault="00137E26">
      <w:pPr>
        <w:numPr>
          <w:ilvl w:val="0"/>
          <w:numId w:val="23"/>
        </w:numPr>
        <w:spacing w:after="204"/>
        <w:ind w:firstLine="480"/>
      </w:pPr>
      <w:r>
        <w:t>在基金托管人更换时，提名新的基</w:t>
      </w:r>
      <w:r>
        <w:t>金托管人；</w:t>
      </w:r>
      <w:r>
        <w:rPr>
          <w:rFonts w:ascii="Times New Roman" w:eastAsia="Times New Roman" w:hAnsi="Times New Roman" w:cs="Times New Roman"/>
        </w:rPr>
        <w:t xml:space="preserve"> </w:t>
      </w:r>
    </w:p>
    <w:p w14:paraId="06B706DC" w14:textId="77777777" w:rsidR="000358A5" w:rsidRDefault="00137E26">
      <w:pPr>
        <w:numPr>
          <w:ilvl w:val="0"/>
          <w:numId w:val="23"/>
        </w:numPr>
        <w:ind w:firstLine="480"/>
      </w:pPr>
      <w:r>
        <w:t>选择、更换基金销售机构，对基金销售机构的相关行为进行监督和处</w:t>
      </w:r>
    </w:p>
    <w:p w14:paraId="368ED62D" w14:textId="77777777" w:rsidR="000358A5" w:rsidRDefault="00137E26">
      <w:pPr>
        <w:spacing w:after="124"/>
        <w:ind w:left="-5"/>
      </w:pPr>
      <w:r>
        <w:t>理；</w:t>
      </w:r>
      <w:r>
        <w:rPr>
          <w:rFonts w:ascii="Times New Roman" w:eastAsia="Times New Roman" w:hAnsi="Times New Roman" w:cs="Times New Roman"/>
        </w:rPr>
        <w:t xml:space="preserve">  </w:t>
      </w:r>
    </w:p>
    <w:p w14:paraId="20BB554A" w14:textId="77777777" w:rsidR="000358A5" w:rsidRDefault="00137E26">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C3C2A9" w14:textId="77777777" w:rsidR="000358A5" w:rsidRDefault="00137E26">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0FB1DF" w14:textId="77777777" w:rsidR="000358A5" w:rsidRDefault="00137E26">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727A81A" w14:textId="77777777" w:rsidR="000358A5" w:rsidRDefault="00137E26">
      <w:pPr>
        <w:numPr>
          <w:ilvl w:val="0"/>
          <w:numId w:val="23"/>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68E375" w14:textId="77777777" w:rsidR="000358A5" w:rsidRDefault="00137E26">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DEADCA4" w14:textId="77777777" w:rsidR="000358A5" w:rsidRDefault="00137E26">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1F50F3" w14:textId="77777777" w:rsidR="000358A5" w:rsidRDefault="00137E26">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A715E29" w14:textId="77777777" w:rsidR="000358A5" w:rsidRDefault="00137E26">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36033E" w14:textId="77777777" w:rsidR="000358A5" w:rsidRDefault="00137E26">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5272BC7" w14:textId="77777777" w:rsidR="000358A5" w:rsidRDefault="00137E26">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C74B5C" w14:textId="77777777" w:rsidR="000358A5" w:rsidRDefault="00137E26">
      <w:pPr>
        <w:numPr>
          <w:ilvl w:val="0"/>
          <w:numId w:val="24"/>
        </w:numPr>
        <w:spacing w:after="0" w:line="357" w:lineRule="auto"/>
        <w:ind w:firstLine="480"/>
      </w:pPr>
      <w:r>
        <w:t>依法募集资金，办理或者委托经中国证监会认定的</w:t>
      </w:r>
      <w:r>
        <w:t>其他机构办理基金份额的发售、申购、赎回和登记事宜；</w:t>
      </w:r>
      <w:r>
        <w:rPr>
          <w:rFonts w:ascii="Times New Roman" w:eastAsia="Times New Roman" w:hAnsi="Times New Roman" w:cs="Times New Roman"/>
        </w:rPr>
        <w:t xml:space="preserve"> </w:t>
      </w:r>
    </w:p>
    <w:p w14:paraId="1AA2C8A3" w14:textId="77777777" w:rsidR="000358A5" w:rsidRDefault="00137E26">
      <w:pPr>
        <w:numPr>
          <w:ilvl w:val="0"/>
          <w:numId w:val="24"/>
        </w:numPr>
        <w:ind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F7E23D" w14:textId="77777777" w:rsidR="000358A5" w:rsidRDefault="00137E26">
      <w:pPr>
        <w:numPr>
          <w:ilvl w:val="0"/>
          <w:numId w:val="2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DAF33DF" w14:textId="77777777" w:rsidR="000358A5" w:rsidRDefault="00137E26">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65D9A3" w14:textId="77777777" w:rsidR="000358A5" w:rsidRDefault="00137E26">
      <w:pPr>
        <w:numPr>
          <w:ilvl w:val="0"/>
          <w:numId w:val="24"/>
        </w:numPr>
        <w:spacing w:after="3"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F5B2412"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2683A8EC" w14:textId="77777777" w:rsidR="000358A5" w:rsidRDefault="00137E26">
      <w:pPr>
        <w:numPr>
          <w:ilvl w:val="0"/>
          <w:numId w:val="24"/>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3F42C2B" w14:textId="77777777" w:rsidR="000358A5" w:rsidRDefault="00137E26">
      <w:pPr>
        <w:numPr>
          <w:ilvl w:val="0"/>
          <w:numId w:val="24"/>
        </w:numPr>
        <w:ind w:firstLine="480"/>
      </w:pPr>
      <w:r>
        <w:t>依法接受基金托管人的监督；</w:t>
      </w:r>
      <w:r>
        <w:rPr>
          <w:rFonts w:ascii="Times New Roman" w:eastAsia="Times New Roman" w:hAnsi="Times New Roman" w:cs="Times New Roman"/>
        </w:rPr>
        <w:t xml:space="preserve"> </w:t>
      </w:r>
    </w:p>
    <w:p w14:paraId="694F3D91" w14:textId="77777777" w:rsidR="000358A5" w:rsidRDefault="00137E26">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F9DC9D" w14:textId="77777777" w:rsidR="000358A5" w:rsidRDefault="00137E26">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4F912CF4" w14:textId="77777777" w:rsidR="000358A5" w:rsidRDefault="00137E26">
      <w:pPr>
        <w:numPr>
          <w:ilvl w:val="0"/>
          <w:numId w:val="24"/>
        </w:numPr>
        <w:ind w:firstLine="480"/>
      </w:pPr>
      <w:r>
        <w:t>编制季度报告、中期报告和年度报告；</w:t>
      </w:r>
      <w:r>
        <w:rPr>
          <w:rFonts w:ascii="Times New Roman" w:eastAsia="Times New Roman" w:hAnsi="Times New Roman" w:cs="Times New Roman"/>
        </w:rPr>
        <w:t xml:space="preserve"> </w:t>
      </w:r>
    </w:p>
    <w:p w14:paraId="0F767625" w14:textId="77777777" w:rsidR="000358A5" w:rsidRDefault="00137E26">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9F1353" w14:textId="77777777" w:rsidR="000358A5" w:rsidRDefault="00137E26">
      <w:pPr>
        <w:numPr>
          <w:ilvl w:val="0"/>
          <w:numId w:val="24"/>
        </w:numPr>
        <w:ind w:firstLine="480"/>
      </w:pPr>
      <w:r>
        <w:t>保守基金商业秘密，不泄露基金投资计划、投资意向等。除《基金法》</w:t>
      </w:r>
    </w:p>
    <w:p w14:paraId="47B54599" w14:textId="77777777" w:rsidR="000358A5" w:rsidRDefault="00137E26">
      <w:pPr>
        <w:spacing w:after="18" w:line="365" w:lineRule="auto"/>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103BCE62" w14:textId="77777777" w:rsidR="000358A5" w:rsidRDefault="00137E26">
      <w:pPr>
        <w:numPr>
          <w:ilvl w:val="0"/>
          <w:numId w:val="2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694A3C" w14:textId="77777777" w:rsidR="000358A5" w:rsidRDefault="00137E26">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1F51C853" w14:textId="77777777" w:rsidR="000358A5" w:rsidRDefault="00137E26">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7EDA8B" w14:textId="77777777" w:rsidR="000358A5" w:rsidRDefault="00137E26">
      <w:pPr>
        <w:numPr>
          <w:ilvl w:val="0"/>
          <w:numId w:val="2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92B76C" w14:textId="77777777" w:rsidR="000358A5" w:rsidRDefault="00137E26">
      <w:pPr>
        <w:numPr>
          <w:ilvl w:val="0"/>
          <w:numId w:val="24"/>
        </w:numPr>
        <w:spacing w:after="13" w:line="369" w:lineRule="auto"/>
        <w:ind w:firstLine="480"/>
      </w:pPr>
      <w:r>
        <w:t>确保需要向基金投资者提供的各项文件或资料在规定时间发出，并且保证投资者能够按照《基金合同》规定的时间</w:t>
      </w:r>
      <w:r>
        <w:t>和方式，随时查阅到与基金有关的公开资料，并在支付合理成本的条件下得到有关资料的复印件；</w:t>
      </w:r>
      <w:r>
        <w:rPr>
          <w:rFonts w:ascii="Times New Roman" w:eastAsia="Times New Roman" w:hAnsi="Times New Roman" w:cs="Times New Roman"/>
        </w:rPr>
        <w:t xml:space="preserve"> </w:t>
      </w:r>
    </w:p>
    <w:p w14:paraId="77939B86" w14:textId="77777777" w:rsidR="000358A5" w:rsidRDefault="00137E26">
      <w:pPr>
        <w:numPr>
          <w:ilvl w:val="0"/>
          <w:numId w:val="2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C25618" w14:textId="77777777" w:rsidR="000358A5" w:rsidRDefault="00137E26">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6DBEA5" w14:textId="77777777" w:rsidR="000358A5" w:rsidRDefault="00137E26">
      <w:pPr>
        <w:numPr>
          <w:ilvl w:val="0"/>
          <w:numId w:val="24"/>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379762" w14:textId="77777777" w:rsidR="000358A5" w:rsidRDefault="00137E26">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w:t>
      </w:r>
      <w:r>
        <w:t>人追偿；</w:t>
      </w:r>
      <w:r>
        <w:rPr>
          <w:rFonts w:ascii="Times New Roman" w:eastAsia="Times New Roman" w:hAnsi="Times New Roman" w:cs="Times New Roman"/>
        </w:rPr>
        <w:t xml:space="preserve"> </w:t>
      </w:r>
    </w:p>
    <w:p w14:paraId="76B76377" w14:textId="77777777" w:rsidR="000358A5" w:rsidRDefault="00137E26">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6FB667" w14:textId="77777777" w:rsidR="000358A5" w:rsidRDefault="00137E26">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B57617" w14:textId="77777777" w:rsidR="000358A5" w:rsidRDefault="00137E26">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80471E" w14:textId="77777777" w:rsidR="000358A5" w:rsidRDefault="00137E26">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4C351FFE" w14:textId="77777777" w:rsidR="000358A5" w:rsidRDefault="00137E26">
      <w:pPr>
        <w:numPr>
          <w:ilvl w:val="0"/>
          <w:numId w:val="24"/>
        </w:numPr>
        <w:ind w:firstLine="480"/>
      </w:pPr>
      <w:r>
        <w:t>建立并保存基金份额持有人名册；</w:t>
      </w:r>
      <w:r>
        <w:rPr>
          <w:rFonts w:ascii="Times New Roman" w:eastAsia="Times New Roman" w:hAnsi="Times New Roman" w:cs="Times New Roman"/>
        </w:rPr>
        <w:t xml:space="preserve"> </w:t>
      </w:r>
    </w:p>
    <w:p w14:paraId="2D1921CD" w14:textId="77777777" w:rsidR="000358A5" w:rsidRDefault="00137E26">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383276BC" w14:textId="77777777" w:rsidR="000358A5" w:rsidRDefault="00137E26">
      <w:pPr>
        <w:ind w:left="490"/>
      </w:pPr>
      <w:r>
        <w:t>二、基金托管人</w:t>
      </w:r>
      <w:r>
        <w:rPr>
          <w:rFonts w:ascii="Times New Roman" w:eastAsia="Times New Roman" w:hAnsi="Times New Roman" w:cs="Times New Roman"/>
        </w:rPr>
        <w:t xml:space="preserve"> </w:t>
      </w:r>
    </w:p>
    <w:p w14:paraId="0301EC28" w14:textId="77777777" w:rsidR="000358A5" w:rsidRDefault="00137E26">
      <w:pPr>
        <w:numPr>
          <w:ilvl w:val="0"/>
          <w:numId w:val="25"/>
        </w:numPr>
        <w:ind w:hanging="780"/>
      </w:pPr>
      <w:r>
        <w:t>基金托管人简况</w:t>
      </w:r>
      <w:r>
        <w:rPr>
          <w:rFonts w:ascii="Times New Roman" w:eastAsia="Times New Roman" w:hAnsi="Times New Roman" w:cs="Times New Roman"/>
        </w:rPr>
        <w:t xml:space="preserve"> </w:t>
      </w:r>
    </w:p>
    <w:p w14:paraId="7BCD768C" w14:textId="77777777" w:rsidR="000358A5" w:rsidRDefault="00137E26">
      <w:pPr>
        <w:ind w:left="490"/>
      </w:pPr>
      <w:r>
        <w:t>名称：交通银行股份有限公司</w:t>
      </w:r>
      <w:r>
        <w:rPr>
          <w:rFonts w:ascii="Times New Roman" w:eastAsia="Times New Roman" w:hAnsi="Times New Roman" w:cs="Times New Roman"/>
        </w:rPr>
        <w:t xml:space="preserve"> </w:t>
      </w:r>
    </w:p>
    <w:p w14:paraId="1449C5A9" w14:textId="77777777" w:rsidR="000358A5" w:rsidRDefault="00137E26">
      <w:pPr>
        <w:spacing w:after="0" w:line="382" w:lineRule="auto"/>
        <w:ind w:left="490"/>
      </w:pPr>
      <w:r>
        <w:t>注册地址：上海市浦东新区银城中路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6D30A50E" w14:textId="77777777" w:rsidR="000358A5" w:rsidRDefault="00137E26">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7E3900EB" w14:textId="77777777" w:rsidR="000358A5" w:rsidRDefault="00137E26">
      <w:pPr>
        <w:spacing w:after="0" w:line="383" w:lineRule="auto"/>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号组织形式：股份有限公司</w:t>
      </w:r>
      <w:r>
        <w:rPr>
          <w:rFonts w:ascii="Times New Roman" w:eastAsia="Times New Roman" w:hAnsi="Times New Roman" w:cs="Times New Roman"/>
        </w:rPr>
        <w:t xml:space="preserve"> </w:t>
      </w:r>
    </w:p>
    <w:p w14:paraId="6BE53ADE" w14:textId="77777777" w:rsidR="000358A5" w:rsidRDefault="00137E26">
      <w:pPr>
        <w:spacing w:after="0" w:line="380" w:lineRule="auto"/>
        <w:ind w:left="490" w:right="2370"/>
      </w:pPr>
      <w:r>
        <w:t>注册资本：</w:t>
      </w:r>
      <w:r>
        <w:rPr>
          <w:rFonts w:ascii="Times New Roman" w:eastAsia="Times New Roman" w:hAnsi="Times New Roman" w:cs="Times New Roman"/>
        </w:rPr>
        <w:t xml:space="preserve">742.6272 </w:t>
      </w:r>
      <w:r>
        <w:t>亿元人民币存续期间：持续经营</w:t>
      </w:r>
      <w:r>
        <w:rPr>
          <w:rFonts w:ascii="Times New Roman" w:eastAsia="Times New Roman" w:hAnsi="Times New Roman" w:cs="Times New Roman"/>
        </w:rPr>
        <w:t xml:space="preserve"> </w:t>
      </w:r>
    </w:p>
    <w:p w14:paraId="54104E75" w14:textId="77777777" w:rsidR="000358A5" w:rsidRDefault="00137E26">
      <w:pPr>
        <w:numPr>
          <w:ilvl w:val="0"/>
          <w:numId w:val="25"/>
        </w:numPr>
        <w:ind w:hanging="780"/>
      </w:pPr>
      <w:r>
        <w:t>基金托管人的权利与义务</w:t>
      </w:r>
      <w:r>
        <w:rPr>
          <w:rFonts w:ascii="Times New Roman" w:eastAsia="Times New Roman" w:hAnsi="Times New Roman" w:cs="Times New Roman"/>
        </w:rPr>
        <w:t xml:space="preserve"> </w:t>
      </w:r>
    </w:p>
    <w:p w14:paraId="109EC96E"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A23C28" w14:textId="77777777" w:rsidR="000358A5" w:rsidRDefault="00137E26">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8EA910B" w14:textId="77777777" w:rsidR="000358A5" w:rsidRDefault="00137E26">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CB038D" w14:textId="77777777" w:rsidR="000358A5" w:rsidRDefault="00137E26">
      <w:pPr>
        <w:numPr>
          <w:ilvl w:val="0"/>
          <w:numId w:val="26"/>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6C5406AC" w14:textId="77777777" w:rsidR="000358A5" w:rsidRDefault="00137E26">
      <w:pPr>
        <w:numPr>
          <w:ilvl w:val="0"/>
          <w:numId w:val="27"/>
        </w:numPr>
        <w:ind w:hanging="600"/>
      </w:pPr>
      <w:r>
        <w:t>提议召开或召集基金份额持有人大会；</w:t>
      </w:r>
      <w:r>
        <w:rPr>
          <w:rFonts w:ascii="Times New Roman" w:eastAsia="Times New Roman" w:hAnsi="Times New Roman" w:cs="Times New Roman"/>
        </w:rPr>
        <w:t xml:space="preserve"> </w:t>
      </w:r>
    </w:p>
    <w:p w14:paraId="6E90D524" w14:textId="77777777" w:rsidR="000358A5" w:rsidRDefault="00137E26">
      <w:pPr>
        <w:numPr>
          <w:ilvl w:val="0"/>
          <w:numId w:val="27"/>
        </w:numPr>
        <w:ind w:hanging="600"/>
      </w:pPr>
      <w:r>
        <w:t>在基金管理人更换时，提名新的基金管理人；</w:t>
      </w:r>
      <w:r>
        <w:rPr>
          <w:rFonts w:ascii="Times New Roman" w:eastAsia="Times New Roman" w:hAnsi="Times New Roman" w:cs="Times New Roman"/>
        </w:rPr>
        <w:t xml:space="preserve"> </w:t>
      </w:r>
    </w:p>
    <w:p w14:paraId="454DAC35" w14:textId="77777777" w:rsidR="000358A5" w:rsidRDefault="00137E26">
      <w:pPr>
        <w:numPr>
          <w:ilvl w:val="0"/>
          <w:numId w:val="27"/>
        </w:numPr>
        <w:ind w:hanging="600"/>
      </w:pPr>
      <w:r>
        <w:t>法律法规及中国证监会规定的和《基金合同》约定的其他权利。</w:t>
      </w:r>
      <w:r>
        <w:rPr>
          <w:rFonts w:ascii="Times New Roman" w:eastAsia="Times New Roman" w:hAnsi="Times New Roman" w:cs="Times New Roman"/>
        </w:rPr>
        <w:t xml:space="preserve"> </w:t>
      </w:r>
    </w:p>
    <w:p w14:paraId="4FD436E8"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4B5154" w14:textId="77777777" w:rsidR="000358A5" w:rsidRDefault="00137E26">
      <w:pPr>
        <w:numPr>
          <w:ilvl w:val="0"/>
          <w:numId w:val="28"/>
        </w:numPr>
        <w:ind w:firstLine="480"/>
      </w:pPr>
      <w:r>
        <w:t>以诚实信用</w:t>
      </w:r>
      <w:r>
        <w:t>、勤勉尽责的原则持有并安全保管基金财产；</w:t>
      </w:r>
      <w:r>
        <w:rPr>
          <w:rFonts w:ascii="Times New Roman" w:eastAsia="Times New Roman" w:hAnsi="Times New Roman" w:cs="Times New Roman"/>
        </w:rPr>
        <w:t xml:space="preserve"> </w:t>
      </w:r>
    </w:p>
    <w:p w14:paraId="337BBE56" w14:textId="77777777" w:rsidR="000358A5" w:rsidRDefault="00137E26">
      <w:pPr>
        <w:numPr>
          <w:ilvl w:val="0"/>
          <w:numId w:val="28"/>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41B346" w14:textId="77777777" w:rsidR="000358A5" w:rsidRDefault="00137E26">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874997" w14:textId="77777777" w:rsidR="000358A5" w:rsidRDefault="00137E26">
      <w:pPr>
        <w:numPr>
          <w:ilvl w:val="0"/>
          <w:numId w:val="28"/>
        </w:numPr>
        <w:spacing w:after="0" w:line="379" w:lineRule="auto"/>
        <w:ind w:firstLine="480"/>
      </w:pPr>
      <w:r>
        <w:t>除依据《基金法》《基金合同》及其他有关规定外，不得利用基金财产为自己及任何第三人</w:t>
      </w:r>
      <w:r>
        <w:t>谋取利益，不得委托第三人托管基金财产；</w:t>
      </w:r>
      <w:r>
        <w:rPr>
          <w:rFonts w:ascii="Times New Roman" w:eastAsia="Times New Roman" w:hAnsi="Times New Roman" w:cs="Times New Roman"/>
        </w:rPr>
        <w:t xml:space="preserve"> </w:t>
      </w:r>
    </w:p>
    <w:p w14:paraId="7D1EF26E" w14:textId="77777777" w:rsidR="000358A5" w:rsidRDefault="00137E26">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747583A" w14:textId="77777777" w:rsidR="000358A5" w:rsidRDefault="00137E26">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10830E" w14:textId="77777777" w:rsidR="000358A5" w:rsidRDefault="00137E26">
      <w:pPr>
        <w:numPr>
          <w:ilvl w:val="0"/>
          <w:numId w:val="28"/>
        </w:numPr>
        <w:spacing w:after="13" w:line="369"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4F80B60F" w14:textId="77777777" w:rsidR="000358A5" w:rsidRDefault="00137E26">
      <w:pPr>
        <w:numPr>
          <w:ilvl w:val="0"/>
          <w:numId w:val="28"/>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7D52E99" w14:textId="77777777" w:rsidR="000358A5" w:rsidRDefault="00137E26">
      <w:pPr>
        <w:numPr>
          <w:ilvl w:val="0"/>
          <w:numId w:val="28"/>
        </w:numPr>
        <w:ind w:firstLine="480"/>
      </w:pPr>
      <w:r>
        <w:t>办理与基金托管业务活动有关的</w:t>
      </w:r>
      <w:r>
        <w:t>信息披露事项；</w:t>
      </w:r>
      <w:r>
        <w:rPr>
          <w:rFonts w:ascii="Times New Roman" w:eastAsia="Times New Roman" w:hAnsi="Times New Roman" w:cs="Times New Roman"/>
        </w:rPr>
        <w:t xml:space="preserve"> </w:t>
      </w:r>
    </w:p>
    <w:p w14:paraId="6869728E" w14:textId="77777777" w:rsidR="000358A5" w:rsidRDefault="00137E26">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05C9CA9" w14:textId="77777777" w:rsidR="000358A5" w:rsidRDefault="00137E26">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BF2C886" w14:textId="77777777" w:rsidR="000358A5" w:rsidRDefault="00137E26">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C03A14F" w14:textId="77777777" w:rsidR="000358A5" w:rsidRDefault="00137E26">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502B72" w14:textId="77777777" w:rsidR="000358A5" w:rsidRDefault="00137E26">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F5C6D" w14:textId="77777777" w:rsidR="000358A5" w:rsidRDefault="00137E26">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04A99B4A" w14:textId="77777777" w:rsidR="000358A5" w:rsidRDefault="00137E26">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9B7299D" w14:textId="77777777" w:rsidR="000358A5" w:rsidRDefault="00137E26">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C47409" w14:textId="77777777" w:rsidR="000358A5" w:rsidRDefault="00137E26">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A42475" w14:textId="77777777" w:rsidR="000358A5" w:rsidRDefault="00137E26">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177645" w14:textId="77777777" w:rsidR="000358A5" w:rsidRDefault="00137E2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02116C6" w14:textId="77777777" w:rsidR="000358A5" w:rsidRDefault="00137E2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0737E61" w14:textId="77777777" w:rsidR="000358A5" w:rsidRDefault="00137E26">
      <w:pPr>
        <w:ind w:left="490"/>
      </w:pPr>
      <w:r>
        <w:t>三、基金份额持有人</w:t>
      </w:r>
      <w:r>
        <w:rPr>
          <w:rFonts w:ascii="Times New Roman" w:eastAsia="Times New Roman" w:hAnsi="Times New Roman" w:cs="Times New Roman"/>
        </w:rPr>
        <w:t xml:space="preserve"> </w:t>
      </w:r>
    </w:p>
    <w:p w14:paraId="69C3F78C" w14:textId="77777777" w:rsidR="000358A5" w:rsidRDefault="00137E26">
      <w:pPr>
        <w:spacing w:after="131"/>
        <w:ind w:left="490"/>
      </w:pPr>
      <w:r>
        <w:t>基金投资者持有本基金基金份额的行为即视为对《基金合</w:t>
      </w:r>
      <w:r>
        <w:t>同》的承认和接受，</w:t>
      </w:r>
    </w:p>
    <w:p w14:paraId="1DFCAB6D"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493351"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0425F2C" w14:textId="77777777" w:rsidR="000358A5" w:rsidRDefault="00137E26">
      <w:pPr>
        <w:numPr>
          <w:ilvl w:val="0"/>
          <w:numId w:val="30"/>
        </w:numPr>
        <w:ind w:firstLine="480"/>
      </w:pPr>
      <w:r>
        <w:t>分享基金财产收益；</w:t>
      </w:r>
      <w:r>
        <w:rPr>
          <w:rFonts w:ascii="Times New Roman" w:eastAsia="Times New Roman" w:hAnsi="Times New Roman" w:cs="Times New Roman"/>
        </w:rPr>
        <w:t xml:space="preserve"> </w:t>
      </w:r>
    </w:p>
    <w:p w14:paraId="3D4A1665" w14:textId="77777777" w:rsidR="000358A5" w:rsidRDefault="00137E26">
      <w:pPr>
        <w:numPr>
          <w:ilvl w:val="0"/>
          <w:numId w:val="30"/>
        </w:numPr>
        <w:ind w:firstLine="480"/>
      </w:pPr>
      <w:r>
        <w:t>参与分配清算后的剩余基金财产；</w:t>
      </w:r>
      <w:r>
        <w:rPr>
          <w:rFonts w:ascii="Times New Roman" w:eastAsia="Times New Roman" w:hAnsi="Times New Roman" w:cs="Times New Roman"/>
        </w:rPr>
        <w:t xml:space="preserve"> </w:t>
      </w:r>
    </w:p>
    <w:p w14:paraId="5E49E600" w14:textId="77777777" w:rsidR="000358A5" w:rsidRDefault="00137E26">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4096883" w14:textId="77777777" w:rsidR="000358A5" w:rsidRDefault="00137E26">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07FB539E" w14:textId="77777777" w:rsidR="000358A5" w:rsidRDefault="00137E26">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C388B3" w14:textId="77777777" w:rsidR="000358A5" w:rsidRDefault="00137E26">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1B600CA0" w14:textId="77777777" w:rsidR="000358A5" w:rsidRDefault="00137E26">
      <w:pPr>
        <w:numPr>
          <w:ilvl w:val="0"/>
          <w:numId w:val="30"/>
        </w:numPr>
        <w:ind w:firstLine="480"/>
      </w:pPr>
      <w:r>
        <w:t>监督基金管理人的投资运作；</w:t>
      </w:r>
      <w:r>
        <w:rPr>
          <w:rFonts w:ascii="Times New Roman" w:eastAsia="Times New Roman" w:hAnsi="Times New Roman" w:cs="Times New Roman"/>
        </w:rPr>
        <w:t xml:space="preserve"> </w:t>
      </w:r>
    </w:p>
    <w:p w14:paraId="4ED1288C" w14:textId="77777777" w:rsidR="000358A5" w:rsidRDefault="00137E26">
      <w:pPr>
        <w:numPr>
          <w:ilvl w:val="0"/>
          <w:numId w:val="30"/>
        </w:numPr>
        <w:spacing w:after="0" w:line="379" w:lineRule="auto"/>
        <w:ind w:firstLine="480"/>
      </w:pPr>
      <w:r>
        <w:t>对基金管理人、基金托管人、基</w:t>
      </w:r>
      <w:r>
        <w:t>金服务机构损害其合法权益的行为依法提起诉讼或仲裁；</w:t>
      </w:r>
      <w:r>
        <w:rPr>
          <w:rFonts w:ascii="Times New Roman" w:eastAsia="Times New Roman" w:hAnsi="Times New Roman" w:cs="Times New Roman"/>
        </w:rPr>
        <w:t xml:space="preserve"> </w:t>
      </w:r>
    </w:p>
    <w:p w14:paraId="490D5535" w14:textId="77777777" w:rsidR="000358A5" w:rsidRDefault="00137E2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F8A9DA2"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CE1F5A" w14:textId="77777777" w:rsidR="000358A5" w:rsidRDefault="00137E26">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35958ED2" w14:textId="77777777" w:rsidR="000358A5" w:rsidRDefault="00137E26">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94E0EF" w14:textId="77777777" w:rsidR="000358A5" w:rsidRDefault="00137E26">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7B861812" w14:textId="77777777" w:rsidR="000358A5" w:rsidRDefault="00137E26">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62567647" w14:textId="77777777" w:rsidR="000358A5" w:rsidRDefault="00137E26">
      <w:pPr>
        <w:numPr>
          <w:ilvl w:val="0"/>
          <w:numId w:val="31"/>
        </w:numPr>
        <w:spacing w:after="0" w:line="379" w:lineRule="auto"/>
        <w:ind w:firstLine="480"/>
      </w:pPr>
      <w:r>
        <w:t>在其持有的基金份额范围内，承担基金亏损或者《</w:t>
      </w:r>
      <w:r>
        <w:t>基金合同》终止的有限责任；</w:t>
      </w:r>
      <w:r>
        <w:rPr>
          <w:rFonts w:ascii="Times New Roman" w:eastAsia="Times New Roman" w:hAnsi="Times New Roman" w:cs="Times New Roman"/>
        </w:rPr>
        <w:t xml:space="preserve"> </w:t>
      </w:r>
    </w:p>
    <w:p w14:paraId="2A0478DB" w14:textId="77777777" w:rsidR="000358A5" w:rsidRDefault="00137E26">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89D3517" w14:textId="77777777" w:rsidR="000358A5" w:rsidRDefault="00137E2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20A6A6E" w14:textId="77777777" w:rsidR="000358A5" w:rsidRDefault="00137E26">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34A1C4D8" w14:textId="77777777" w:rsidR="000358A5" w:rsidRDefault="00137E2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D0965DD" w14:textId="77777777" w:rsidR="000358A5" w:rsidRDefault="00137E26">
      <w:pPr>
        <w:pStyle w:val="1"/>
        <w:ind w:left="488" w:right="603"/>
      </w:pPr>
      <w:bookmarkStart w:id="7" w:name="_Toc618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95AF7F" w14:textId="77777777" w:rsidR="000358A5" w:rsidRDefault="00137E26">
      <w:pPr>
        <w:spacing w:after="170"/>
        <w:ind w:left="418" w:firstLine="0"/>
      </w:pPr>
      <w:r>
        <w:rPr>
          <w:rFonts w:ascii="Times New Roman" w:eastAsia="Times New Roman" w:hAnsi="Times New Roman" w:cs="Times New Roman"/>
        </w:rPr>
        <w:t xml:space="preserve"> </w:t>
      </w:r>
    </w:p>
    <w:p w14:paraId="057A574F" w14:textId="77777777" w:rsidR="000358A5" w:rsidRDefault="00137E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741FB5" w14:textId="77777777" w:rsidR="000358A5" w:rsidRDefault="00137E26">
      <w:pPr>
        <w:ind w:left="490"/>
      </w:pPr>
      <w:r>
        <w:t>本基金份额持有人大会暂不设立日常机构。</w:t>
      </w:r>
      <w:r>
        <w:rPr>
          <w:rFonts w:ascii="Times New Roman" w:eastAsia="Times New Roman" w:hAnsi="Times New Roman" w:cs="Times New Roman"/>
        </w:rPr>
        <w:t xml:space="preserve"> </w:t>
      </w:r>
    </w:p>
    <w:p w14:paraId="1EF12A76" w14:textId="77777777" w:rsidR="000358A5" w:rsidRDefault="00137E26">
      <w:pPr>
        <w:ind w:left="490"/>
      </w:pPr>
      <w:r>
        <w:t>一、召开事由</w:t>
      </w:r>
      <w:r>
        <w:rPr>
          <w:rFonts w:ascii="Times New Roman" w:eastAsia="Times New Roman" w:hAnsi="Times New Roman" w:cs="Times New Roman"/>
        </w:rPr>
        <w:t xml:space="preserve"> </w:t>
      </w:r>
    </w:p>
    <w:p w14:paraId="24F6C430" w14:textId="77777777" w:rsidR="000358A5" w:rsidRDefault="00137E26">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D13EAE" w14:textId="77777777" w:rsidR="000358A5" w:rsidRDefault="00137E26">
      <w:pPr>
        <w:numPr>
          <w:ilvl w:val="0"/>
          <w:numId w:val="32"/>
        </w:numPr>
        <w:spacing w:after="126"/>
        <w:ind w:firstLine="480"/>
      </w:pPr>
      <w:r>
        <w:t>终止《基金合同》；</w:t>
      </w:r>
      <w:r>
        <w:rPr>
          <w:rFonts w:ascii="Times New Roman" w:eastAsia="Times New Roman" w:hAnsi="Times New Roman" w:cs="Times New Roman"/>
        </w:rPr>
        <w:t xml:space="preserve"> </w:t>
      </w:r>
    </w:p>
    <w:p w14:paraId="5B5E5980" w14:textId="77777777" w:rsidR="000358A5" w:rsidRDefault="00137E26">
      <w:pPr>
        <w:numPr>
          <w:ilvl w:val="0"/>
          <w:numId w:val="32"/>
        </w:numPr>
        <w:spacing w:after="128"/>
        <w:ind w:firstLine="480"/>
      </w:pPr>
      <w:r>
        <w:t>更换基金管理人；</w:t>
      </w:r>
      <w:r>
        <w:rPr>
          <w:rFonts w:ascii="Times New Roman" w:eastAsia="Times New Roman" w:hAnsi="Times New Roman" w:cs="Times New Roman"/>
        </w:rPr>
        <w:t xml:space="preserve"> </w:t>
      </w:r>
    </w:p>
    <w:p w14:paraId="4D9C577E" w14:textId="77777777" w:rsidR="000358A5" w:rsidRDefault="00137E26">
      <w:pPr>
        <w:numPr>
          <w:ilvl w:val="0"/>
          <w:numId w:val="32"/>
        </w:numPr>
        <w:spacing w:after="126"/>
        <w:ind w:firstLine="480"/>
      </w:pPr>
      <w:r>
        <w:t>更换基金托管人；</w:t>
      </w:r>
      <w:r>
        <w:rPr>
          <w:rFonts w:ascii="Times New Roman" w:eastAsia="Times New Roman" w:hAnsi="Times New Roman" w:cs="Times New Roman"/>
        </w:rPr>
        <w:t xml:space="preserve"> </w:t>
      </w:r>
    </w:p>
    <w:p w14:paraId="01D56E5E" w14:textId="77777777" w:rsidR="000358A5" w:rsidRDefault="00137E26">
      <w:pPr>
        <w:numPr>
          <w:ilvl w:val="0"/>
          <w:numId w:val="32"/>
        </w:numPr>
        <w:spacing w:after="126"/>
        <w:ind w:firstLine="480"/>
      </w:pPr>
      <w:r>
        <w:t>转换基金运作方式；</w:t>
      </w:r>
      <w:r>
        <w:rPr>
          <w:rFonts w:ascii="Times New Roman" w:eastAsia="Times New Roman" w:hAnsi="Times New Roman" w:cs="Times New Roman"/>
        </w:rPr>
        <w:t xml:space="preserve"> </w:t>
      </w:r>
    </w:p>
    <w:p w14:paraId="73F7CDB5" w14:textId="77777777" w:rsidR="000358A5" w:rsidRDefault="00137E26">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49B967D" w14:textId="77777777" w:rsidR="000358A5" w:rsidRDefault="00137E26">
      <w:pPr>
        <w:numPr>
          <w:ilvl w:val="0"/>
          <w:numId w:val="32"/>
        </w:numPr>
        <w:spacing w:after="126"/>
        <w:ind w:firstLine="480"/>
      </w:pPr>
      <w:r>
        <w:t>变更基金类别；</w:t>
      </w:r>
      <w:r>
        <w:rPr>
          <w:rFonts w:ascii="Times New Roman" w:eastAsia="Times New Roman" w:hAnsi="Times New Roman" w:cs="Times New Roman"/>
        </w:rPr>
        <w:t xml:space="preserve"> </w:t>
      </w:r>
    </w:p>
    <w:p w14:paraId="5FE8FC05" w14:textId="77777777" w:rsidR="000358A5" w:rsidRDefault="00137E26">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8193804" w14:textId="77777777" w:rsidR="000358A5" w:rsidRDefault="00137E26">
      <w:pPr>
        <w:numPr>
          <w:ilvl w:val="0"/>
          <w:numId w:val="3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A86B005" w14:textId="77777777" w:rsidR="000358A5" w:rsidRDefault="00137E26">
      <w:pPr>
        <w:numPr>
          <w:ilvl w:val="0"/>
          <w:numId w:val="32"/>
        </w:numPr>
        <w:spacing w:after="129"/>
        <w:ind w:firstLine="480"/>
      </w:pPr>
      <w:r>
        <w:t>变更基金份额持有人大会程序；</w:t>
      </w:r>
      <w:r>
        <w:rPr>
          <w:rFonts w:ascii="Times New Roman" w:eastAsia="Times New Roman" w:hAnsi="Times New Roman" w:cs="Times New Roman"/>
        </w:rPr>
        <w:t xml:space="preserve"> </w:t>
      </w:r>
    </w:p>
    <w:p w14:paraId="2C1B7CFE" w14:textId="77777777" w:rsidR="000358A5" w:rsidRDefault="00137E26">
      <w:pPr>
        <w:numPr>
          <w:ilvl w:val="0"/>
          <w:numId w:val="3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3596F98F" w14:textId="77777777" w:rsidR="000358A5" w:rsidRDefault="00137E26">
      <w:pPr>
        <w:numPr>
          <w:ilvl w:val="0"/>
          <w:numId w:val="3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0C241" w14:textId="77777777" w:rsidR="000358A5" w:rsidRDefault="00137E26">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E59399D" w14:textId="77777777" w:rsidR="000358A5" w:rsidRDefault="00137E26">
      <w:pPr>
        <w:numPr>
          <w:ilvl w:val="0"/>
          <w:numId w:val="32"/>
        </w:numPr>
        <w:spacing w:after="129"/>
        <w:ind w:firstLine="480"/>
      </w:pPr>
      <w:r>
        <w:t>法律法规、《基金合同》或中国证监会规定的其他应当召开基金份额</w:t>
      </w:r>
    </w:p>
    <w:p w14:paraId="20041B92" w14:textId="77777777" w:rsidR="000358A5" w:rsidRDefault="00137E26">
      <w:pPr>
        <w:spacing w:after="79"/>
        <w:ind w:left="-5"/>
      </w:pPr>
      <w:r>
        <w:t>持有人大会的事项。</w:t>
      </w:r>
      <w:r>
        <w:rPr>
          <w:rFonts w:ascii="Times New Roman" w:eastAsia="Times New Roman" w:hAnsi="Times New Roman" w:cs="Times New Roman"/>
        </w:rPr>
        <w:t xml:space="preserve"> </w:t>
      </w:r>
    </w:p>
    <w:p w14:paraId="58A27A38" w14:textId="77777777" w:rsidR="000358A5" w:rsidRDefault="00137E26">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C378970" w14:textId="77777777" w:rsidR="000358A5" w:rsidRDefault="00137E26">
      <w:pPr>
        <w:numPr>
          <w:ilvl w:val="0"/>
          <w:numId w:val="33"/>
        </w:numPr>
        <w:spacing w:after="12" w:line="369" w:lineRule="auto"/>
        <w:ind w:firstLine="480"/>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29A07863" w14:textId="77777777" w:rsidR="000358A5" w:rsidRDefault="00137E26">
      <w:pPr>
        <w:numPr>
          <w:ilvl w:val="0"/>
          <w:numId w:val="33"/>
        </w:numPr>
        <w:ind w:firstLine="480"/>
      </w:pPr>
      <w:r>
        <w:t>因相应的法律法规发生变动而应当对《基金合同》进行</w:t>
      </w:r>
      <w:r>
        <w:t>修改；</w:t>
      </w:r>
      <w:r>
        <w:rPr>
          <w:rFonts w:ascii="Times New Roman" w:eastAsia="Times New Roman" w:hAnsi="Times New Roman" w:cs="Times New Roman"/>
        </w:rPr>
        <w:t xml:space="preserve"> </w:t>
      </w:r>
    </w:p>
    <w:p w14:paraId="0C373A9F" w14:textId="77777777" w:rsidR="000358A5" w:rsidRDefault="00137E26">
      <w:pPr>
        <w:numPr>
          <w:ilvl w:val="0"/>
          <w:numId w:val="33"/>
        </w:numPr>
        <w:spacing w:after="1" w:line="378"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3DD09245" w14:textId="77777777" w:rsidR="000358A5" w:rsidRDefault="00137E26">
      <w:pPr>
        <w:numPr>
          <w:ilvl w:val="0"/>
          <w:numId w:val="33"/>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8836DD" w14:textId="77777777" w:rsidR="000358A5" w:rsidRDefault="00137E26">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55AD6EF0" w14:textId="77777777" w:rsidR="000358A5" w:rsidRDefault="00137E26">
      <w:pPr>
        <w:numPr>
          <w:ilvl w:val="0"/>
          <w:numId w:val="33"/>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85BEEE" w14:textId="77777777" w:rsidR="000358A5" w:rsidRDefault="00137E26">
      <w:pPr>
        <w:numPr>
          <w:ilvl w:val="0"/>
          <w:numId w:val="33"/>
        </w:numPr>
        <w:spacing w:after="0" w:line="379" w:lineRule="auto"/>
        <w:ind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1AFAB72F" w14:textId="77777777" w:rsidR="000358A5" w:rsidRDefault="00137E26">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F525055" w14:textId="77777777" w:rsidR="000358A5" w:rsidRDefault="00137E26">
      <w:pPr>
        <w:ind w:left="490"/>
      </w:pPr>
      <w:r>
        <w:t>二、会议召集人及召集方式</w:t>
      </w:r>
      <w:r>
        <w:rPr>
          <w:rFonts w:ascii="Times New Roman" w:eastAsia="Times New Roman" w:hAnsi="Times New Roman" w:cs="Times New Roman"/>
        </w:rPr>
        <w:t xml:space="preserve"> </w:t>
      </w:r>
    </w:p>
    <w:p w14:paraId="33E08095" w14:textId="77777777" w:rsidR="000358A5" w:rsidRDefault="00137E26">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6B19458" w14:textId="77777777" w:rsidR="000358A5" w:rsidRDefault="00137E26">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594C0FF" w14:textId="77777777" w:rsidR="000358A5" w:rsidRDefault="00137E26">
      <w:pPr>
        <w:numPr>
          <w:ilvl w:val="0"/>
          <w:numId w:val="34"/>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BCC5FC"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043C1A"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48265F8"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8EC198" w14:textId="77777777" w:rsidR="000358A5" w:rsidRDefault="00137E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04A5D0A5" w14:textId="77777777" w:rsidR="000358A5" w:rsidRDefault="00137E26">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6841F70C" w14:textId="77777777" w:rsidR="000358A5" w:rsidRDefault="00137E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AF6E89" w14:textId="77777777" w:rsidR="000358A5" w:rsidRDefault="00137E26">
      <w:pPr>
        <w:numPr>
          <w:ilvl w:val="0"/>
          <w:numId w:val="41"/>
        </w:numPr>
        <w:ind w:firstLine="480"/>
      </w:pPr>
      <w:r>
        <w:t>会议召开的时间、地点和会议形式；</w:t>
      </w:r>
      <w:r>
        <w:rPr>
          <w:rFonts w:ascii="Times New Roman" w:eastAsia="Times New Roman" w:hAnsi="Times New Roman" w:cs="Times New Roman"/>
        </w:rPr>
        <w:t xml:space="preserve"> </w:t>
      </w:r>
    </w:p>
    <w:p w14:paraId="76305C2D" w14:textId="77777777" w:rsidR="000358A5" w:rsidRDefault="00137E2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384D2575" w14:textId="77777777" w:rsidR="000358A5" w:rsidRDefault="00137E2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02A2BDC5" w14:textId="77777777" w:rsidR="000358A5" w:rsidRDefault="00137E2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56CDE3" w14:textId="77777777" w:rsidR="000358A5" w:rsidRDefault="00137E26">
      <w:pPr>
        <w:numPr>
          <w:ilvl w:val="0"/>
          <w:numId w:val="41"/>
        </w:numPr>
        <w:ind w:firstLine="480"/>
      </w:pPr>
      <w:r>
        <w:t>会务常设联系人姓名及联系电话；</w:t>
      </w:r>
      <w:r>
        <w:rPr>
          <w:rFonts w:ascii="Times New Roman" w:eastAsia="Times New Roman" w:hAnsi="Times New Roman" w:cs="Times New Roman"/>
        </w:rPr>
        <w:t xml:space="preserve"> </w:t>
      </w:r>
    </w:p>
    <w:p w14:paraId="75255475" w14:textId="77777777" w:rsidR="000358A5" w:rsidRDefault="00137E2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425F8ED" w14:textId="77777777" w:rsidR="000358A5" w:rsidRDefault="00137E26">
      <w:pPr>
        <w:numPr>
          <w:ilvl w:val="0"/>
          <w:numId w:val="41"/>
        </w:numPr>
        <w:ind w:firstLine="480"/>
      </w:pPr>
      <w:r>
        <w:t>召集人需要通知的其他事项。</w:t>
      </w:r>
      <w:r>
        <w:rPr>
          <w:rFonts w:ascii="Times New Roman" w:eastAsia="Times New Roman" w:hAnsi="Times New Roman" w:cs="Times New Roman"/>
        </w:rPr>
        <w:t xml:space="preserve"> </w:t>
      </w:r>
    </w:p>
    <w:p w14:paraId="2FCB6FA5" w14:textId="77777777" w:rsidR="000358A5" w:rsidRDefault="00137E26">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A86D4B9" w14:textId="77777777" w:rsidR="000358A5" w:rsidRDefault="00137E26">
      <w:pPr>
        <w:numPr>
          <w:ilvl w:val="0"/>
          <w:numId w:val="35"/>
        </w:numPr>
        <w:ind w:hanging="480"/>
      </w:pPr>
      <w:r>
        <w:t>基金份额持有人出席会议的方式</w:t>
      </w:r>
      <w:r>
        <w:rPr>
          <w:rFonts w:ascii="Times New Roman" w:eastAsia="Times New Roman" w:hAnsi="Times New Roman" w:cs="Times New Roman"/>
        </w:rPr>
        <w:t xml:space="preserve"> </w:t>
      </w:r>
    </w:p>
    <w:p w14:paraId="119B9780" w14:textId="77777777" w:rsidR="000358A5" w:rsidRDefault="00137E26">
      <w:pPr>
        <w:spacing w:after="18" w:line="365" w:lineRule="auto"/>
        <w:ind w:left="-15"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190FB842" w14:textId="77777777" w:rsidR="000358A5" w:rsidRDefault="00137E2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1C7CA5" w14:textId="77777777" w:rsidR="000358A5" w:rsidRDefault="00137E26">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E6700D" w14:textId="77777777" w:rsidR="000358A5" w:rsidRDefault="00137E26">
      <w:pPr>
        <w:numPr>
          <w:ilvl w:val="0"/>
          <w:numId w:val="38"/>
        </w:numPr>
        <w:spacing w:after="5" w:line="378" w:lineRule="auto"/>
        <w:ind w:right="56" w:firstLine="475"/>
      </w:pPr>
      <w:r>
        <w:t>经核对，汇总到会者出示的在权</w:t>
      </w:r>
      <w:r>
        <w:t>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657FB5" w14:textId="77777777" w:rsidR="000358A5" w:rsidRDefault="00137E26">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5E12C8D" w14:textId="77777777" w:rsidR="000358A5" w:rsidRDefault="00137E26">
      <w:pPr>
        <w:ind w:left="490"/>
      </w:pPr>
      <w:r>
        <w:t>在同时符合以下条件时，通讯开会的方式视为有效：</w:t>
      </w:r>
      <w:r>
        <w:rPr>
          <w:rFonts w:ascii="Times New Roman" w:eastAsia="Times New Roman" w:hAnsi="Times New Roman" w:cs="Times New Roman"/>
        </w:rPr>
        <w:t xml:space="preserve"> </w:t>
      </w:r>
    </w:p>
    <w:p w14:paraId="3A770958" w14:textId="77777777" w:rsidR="000358A5" w:rsidRDefault="00137E26">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AE52EF" w14:textId="77777777" w:rsidR="000358A5" w:rsidRDefault="00137E26">
      <w:pPr>
        <w:numPr>
          <w:ilvl w:val="0"/>
          <w:numId w:val="39"/>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B045C2" w14:textId="77777777" w:rsidR="000358A5" w:rsidRDefault="00137E26">
      <w:pPr>
        <w:numPr>
          <w:ilvl w:val="0"/>
          <w:numId w:val="39"/>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710063" w14:textId="77777777" w:rsidR="000358A5" w:rsidRDefault="00137E26">
      <w:pPr>
        <w:numPr>
          <w:ilvl w:val="0"/>
          <w:numId w:val="39"/>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428B8CB"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59463410" w14:textId="77777777" w:rsidR="000358A5" w:rsidRDefault="00137E26">
      <w:pPr>
        <w:numPr>
          <w:ilvl w:val="0"/>
          <w:numId w:val="39"/>
        </w:numPr>
        <w:ind w:firstLine="480"/>
      </w:pPr>
      <w:r>
        <w:t>会议通知公布前报中国证监会备案。</w:t>
      </w:r>
      <w:r>
        <w:rPr>
          <w:rFonts w:ascii="Times New Roman" w:eastAsia="Times New Roman" w:hAnsi="Times New Roman" w:cs="Times New Roman"/>
        </w:rPr>
        <w:t xml:space="preserve"> </w:t>
      </w:r>
    </w:p>
    <w:p w14:paraId="75482E70" w14:textId="77777777" w:rsidR="000358A5" w:rsidRDefault="00137E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6D2A7CB7" w14:textId="77777777" w:rsidR="000358A5" w:rsidRDefault="00137E26">
      <w:pPr>
        <w:numPr>
          <w:ilvl w:val="0"/>
          <w:numId w:val="36"/>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FF6667" w14:textId="77777777" w:rsidR="000358A5" w:rsidRDefault="00137E26">
      <w:pPr>
        <w:numPr>
          <w:ilvl w:val="0"/>
          <w:numId w:val="36"/>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0842E1" w14:textId="77777777" w:rsidR="000358A5" w:rsidRDefault="00137E26">
      <w:pPr>
        <w:numPr>
          <w:ilvl w:val="0"/>
          <w:numId w:val="35"/>
        </w:numPr>
        <w:ind w:hanging="480"/>
      </w:pPr>
      <w:r>
        <w:t>议事内容与程序</w:t>
      </w:r>
      <w:r>
        <w:rPr>
          <w:rFonts w:ascii="Times New Roman" w:eastAsia="Times New Roman" w:hAnsi="Times New Roman" w:cs="Times New Roman"/>
        </w:rPr>
        <w:t xml:space="preserve"> </w:t>
      </w:r>
    </w:p>
    <w:p w14:paraId="6DFA73D3" w14:textId="77777777" w:rsidR="000358A5" w:rsidRDefault="00137E26">
      <w:pPr>
        <w:numPr>
          <w:ilvl w:val="0"/>
          <w:numId w:val="40"/>
        </w:numPr>
        <w:ind w:hanging="360"/>
      </w:pPr>
      <w:r>
        <w:t>议事内容及提案权</w:t>
      </w:r>
      <w:r>
        <w:rPr>
          <w:rFonts w:ascii="Times New Roman" w:eastAsia="Times New Roman" w:hAnsi="Times New Roman" w:cs="Times New Roman"/>
        </w:rPr>
        <w:t xml:space="preserve"> </w:t>
      </w:r>
    </w:p>
    <w:p w14:paraId="3C3A476F" w14:textId="77777777" w:rsidR="000358A5" w:rsidRDefault="00137E26">
      <w:pPr>
        <w:spacing w:after="15" w:line="362" w:lineRule="auto"/>
        <w:ind w:left="-15"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D348D0" w14:textId="77777777" w:rsidR="000358A5" w:rsidRDefault="00137E26">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9D2516" w14:textId="77777777" w:rsidR="000358A5" w:rsidRDefault="00137E26">
      <w:pPr>
        <w:ind w:left="490"/>
      </w:pPr>
      <w:r>
        <w:t>基金份额持有人大会不得对未事先公告的议事内容进行表决。</w:t>
      </w:r>
      <w:r>
        <w:rPr>
          <w:rFonts w:ascii="Times New Roman" w:eastAsia="Times New Roman" w:hAnsi="Times New Roman" w:cs="Times New Roman"/>
        </w:rPr>
        <w:t xml:space="preserve"> </w:t>
      </w:r>
    </w:p>
    <w:p w14:paraId="0DA48873" w14:textId="77777777" w:rsidR="000358A5" w:rsidRDefault="00137E26">
      <w:pPr>
        <w:numPr>
          <w:ilvl w:val="0"/>
          <w:numId w:val="40"/>
        </w:numPr>
        <w:ind w:hanging="360"/>
      </w:pPr>
      <w:r>
        <w:t>议事程序</w:t>
      </w:r>
      <w:r>
        <w:rPr>
          <w:rFonts w:ascii="Times New Roman" w:eastAsia="Times New Roman" w:hAnsi="Times New Roman" w:cs="Times New Roman"/>
        </w:rPr>
        <w:t xml:space="preserve"> </w:t>
      </w:r>
    </w:p>
    <w:p w14:paraId="7C1353E1" w14:textId="77777777" w:rsidR="000358A5" w:rsidRDefault="00137E26">
      <w:pPr>
        <w:numPr>
          <w:ilvl w:val="0"/>
          <w:numId w:val="37"/>
        </w:numPr>
        <w:spacing w:after="131"/>
        <w:ind w:hanging="600"/>
      </w:pPr>
      <w:r>
        <w:t>现场开会在现场开会的方式下，首先由大会主持人按照下列第七条规定程序确定和公</w:t>
      </w:r>
    </w:p>
    <w:p w14:paraId="0C85D01C"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8D6EE8" w14:textId="77777777" w:rsidR="000358A5" w:rsidRDefault="00137E2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E47E9E" w14:textId="77777777" w:rsidR="000358A5" w:rsidRDefault="00137E26">
      <w:pPr>
        <w:numPr>
          <w:ilvl w:val="0"/>
          <w:numId w:val="37"/>
        </w:numPr>
        <w:ind w:hanging="600"/>
      </w:pPr>
      <w:r>
        <w:t>通讯开会</w:t>
      </w:r>
      <w:r>
        <w:rPr>
          <w:rFonts w:ascii="Times New Roman" w:eastAsia="Times New Roman" w:hAnsi="Times New Roman" w:cs="Times New Roman"/>
        </w:rPr>
        <w:t xml:space="preserve"> </w:t>
      </w:r>
    </w:p>
    <w:p w14:paraId="18DA400E" w14:textId="77777777" w:rsidR="000358A5" w:rsidRDefault="00137E26">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D80599" w14:textId="77777777" w:rsidR="000358A5" w:rsidRDefault="00137E26">
      <w:pPr>
        <w:numPr>
          <w:ilvl w:val="0"/>
          <w:numId w:val="35"/>
        </w:numPr>
        <w:ind w:hanging="480"/>
      </w:pPr>
      <w:r>
        <w:t>表决</w:t>
      </w:r>
      <w:r>
        <w:rPr>
          <w:rFonts w:ascii="Times New Roman" w:eastAsia="Times New Roman" w:hAnsi="Times New Roman" w:cs="Times New Roman"/>
        </w:rPr>
        <w:t xml:space="preserve"> </w:t>
      </w:r>
    </w:p>
    <w:p w14:paraId="055B6E04" w14:textId="77777777" w:rsidR="000358A5" w:rsidRDefault="00137E26">
      <w:pPr>
        <w:ind w:left="490"/>
      </w:pPr>
      <w:r>
        <w:t>基金份额持有人所持每份基金份额有一票表决权。</w:t>
      </w:r>
      <w:r>
        <w:rPr>
          <w:rFonts w:ascii="Times New Roman" w:eastAsia="Times New Roman" w:hAnsi="Times New Roman" w:cs="Times New Roman"/>
        </w:rPr>
        <w:t xml:space="preserve"> </w:t>
      </w:r>
    </w:p>
    <w:p w14:paraId="1F98421B" w14:textId="77777777" w:rsidR="000358A5" w:rsidRDefault="00137E26">
      <w:pPr>
        <w:ind w:left="490"/>
      </w:pPr>
      <w:r>
        <w:t>基金份额持有人大会决议分为一般决议和特别决议：</w:t>
      </w:r>
      <w:r>
        <w:rPr>
          <w:rFonts w:ascii="Times New Roman" w:eastAsia="Times New Roman" w:hAnsi="Times New Roman" w:cs="Times New Roman"/>
        </w:rPr>
        <w:t xml:space="preserve"> </w:t>
      </w:r>
    </w:p>
    <w:p w14:paraId="2F2CD78F" w14:textId="77777777" w:rsidR="000358A5" w:rsidRDefault="00137E26">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5642F1" w14:textId="77777777" w:rsidR="000358A5" w:rsidRDefault="00137E26">
      <w:pPr>
        <w:numPr>
          <w:ilvl w:val="0"/>
          <w:numId w:val="42"/>
        </w:numPr>
        <w:ind w:firstLine="480"/>
      </w:pPr>
      <w:r>
        <w:t>特别决议，特别决议应当经参加大会的基金份额持有人或其代理人所持</w:t>
      </w:r>
    </w:p>
    <w:p w14:paraId="16530805" w14:textId="77777777" w:rsidR="000358A5" w:rsidRDefault="00137E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6773F2" w14:textId="77777777" w:rsidR="000358A5" w:rsidRDefault="00137E26">
      <w:pPr>
        <w:ind w:left="490"/>
      </w:pPr>
      <w:r>
        <w:t>基金份额持有人大会采取记名方式进行投票表决。</w:t>
      </w:r>
      <w:r>
        <w:rPr>
          <w:rFonts w:ascii="Times New Roman" w:eastAsia="Times New Roman" w:hAnsi="Times New Roman" w:cs="Times New Roman"/>
        </w:rPr>
        <w:t xml:space="preserve"> </w:t>
      </w:r>
    </w:p>
    <w:p w14:paraId="3DD7D35F" w14:textId="77777777" w:rsidR="000358A5" w:rsidRDefault="00137E26">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D4AFCB" w14:textId="77777777" w:rsidR="000358A5" w:rsidRDefault="00137E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68AEC6" w14:textId="77777777" w:rsidR="000358A5" w:rsidRDefault="00137E26">
      <w:pPr>
        <w:ind w:left="490"/>
      </w:pPr>
      <w:r>
        <w:t>七、计票</w:t>
      </w:r>
      <w:r>
        <w:rPr>
          <w:rFonts w:ascii="Times New Roman" w:eastAsia="Times New Roman" w:hAnsi="Times New Roman" w:cs="Times New Roman"/>
        </w:rPr>
        <w:t xml:space="preserve"> </w:t>
      </w:r>
    </w:p>
    <w:p w14:paraId="5005CC54" w14:textId="77777777" w:rsidR="000358A5" w:rsidRDefault="00137E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7C89A9" w14:textId="77777777" w:rsidR="000358A5" w:rsidRDefault="00137E26">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B9D564" w14:textId="77777777" w:rsidR="000358A5" w:rsidRDefault="00137E26">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3C0B43" w14:textId="77777777" w:rsidR="000358A5" w:rsidRDefault="00137E26">
      <w:pPr>
        <w:numPr>
          <w:ilvl w:val="0"/>
          <w:numId w:val="43"/>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88CA14" w14:textId="77777777" w:rsidR="000358A5" w:rsidRDefault="00137E26">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BD38B5" w14:textId="77777777" w:rsidR="000358A5" w:rsidRDefault="00137E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35509E" w14:textId="77777777" w:rsidR="000358A5" w:rsidRDefault="00137E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62A792" w14:textId="77777777" w:rsidR="000358A5" w:rsidRDefault="00137E26">
      <w:pPr>
        <w:numPr>
          <w:ilvl w:val="0"/>
          <w:numId w:val="44"/>
        </w:numPr>
        <w:ind w:hanging="480"/>
      </w:pPr>
      <w:r>
        <w:t>生效与</w:t>
      </w:r>
      <w:r>
        <w:t>公告</w:t>
      </w:r>
      <w:r>
        <w:rPr>
          <w:rFonts w:ascii="Times New Roman" w:eastAsia="Times New Roman" w:hAnsi="Times New Roman" w:cs="Times New Roman"/>
        </w:rPr>
        <w:t xml:space="preserve"> </w:t>
      </w:r>
    </w:p>
    <w:p w14:paraId="42C374B7" w14:textId="77777777" w:rsidR="000358A5" w:rsidRDefault="00137E26">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6160E0" w14:textId="77777777" w:rsidR="000358A5" w:rsidRDefault="00137E26">
      <w:pPr>
        <w:ind w:left="490"/>
      </w:pPr>
      <w:r>
        <w:t>基金份额持有人大会的决议自表决通过之日起生效。</w:t>
      </w:r>
      <w:r>
        <w:rPr>
          <w:rFonts w:ascii="Times New Roman" w:eastAsia="Times New Roman" w:hAnsi="Times New Roman" w:cs="Times New Roman"/>
        </w:rPr>
        <w:t xml:space="preserve"> </w:t>
      </w:r>
    </w:p>
    <w:p w14:paraId="35CE6DC2" w14:textId="77777777" w:rsidR="000358A5" w:rsidRDefault="00137E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557308" w14:textId="77777777" w:rsidR="000358A5" w:rsidRDefault="00137E26">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AE5A8" w14:textId="77777777" w:rsidR="000358A5" w:rsidRDefault="00137E26">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10B91927" w14:textId="77777777" w:rsidR="000358A5" w:rsidRDefault="00137E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806ACB5" w14:textId="77777777" w:rsidR="000358A5" w:rsidRDefault="00137E26">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1C76CB" w14:textId="77777777" w:rsidR="000358A5" w:rsidRDefault="00137E26">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0617D3" w14:textId="77777777" w:rsidR="000358A5" w:rsidRDefault="00137E26">
      <w:pPr>
        <w:numPr>
          <w:ilvl w:val="0"/>
          <w:numId w:val="45"/>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CCB779" w14:textId="77777777" w:rsidR="000358A5" w:rsidRDefault="00137E26">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A74AD1" w14:textId="77777777" w:rsidR="000358A5" w:rsidRDefault="00137E26">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6EDEDB2" w14:textId="77777777" w:rsidR="000358A5" w:rsidRDefault="00137E26">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C4B839" w14:textId="77777777" w:rsidR="000358A5" w:rsidRDefault="00137E26">
      <w:pPr>
        <w:ind w:left="490"/>
      </w:pPr>
      <w:r>
        <w:t>同一主侧袋账户内的每份基金份额具有平等的表决权。</w:t>
      </w:r>
      <w:r>
        <w:rPr>
          <w:rFonts w:ascii="Times New Roman" w:eastAsia="Times New Roman" w:hAnsi="Times New Roman" w:cs="Times New Roman"/>
        </w:rPr>
        <w:t xml:space="preserve"> </w:t>
      </w:r>
    </w:p>
    <w:p w14:paraId="25DC50DB" w14:textId="77777777" w:rsidR="000358A5" w:rsidRDefault="00137E26">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1016957D" w14:textId="77777777" w:rsidR="000358A5" w:rsidRDefault="00137E26">
      <w:pPr>
        <w:spacing w:after="82"/>
        <w:ind w:left="480" w:firstLine="0"/>
      </w:pPr>
      <w:r>
        <w:rPr>
          <w:rFonts w:ascii="Times New Roman" w:eastAsia="Times New Roman" w:hAnsi="Times New Roman" w:cs="Times New Roman"/>
        </w:rPr>
        <w:t xml:space="preserve"> </w:t>
      </w:r>
    </w:p>
    <w:p w14:paraId="4D718B2A" w14:textId="77777777" w:rsidR="000358A5" w:rsidRDefault="00137E26">
      <w:pPr>
        <w:spacing w:after="0"/>
        <w:ind w:left="482" w:firstLine="0"/>
      </w:pPr>
      <w:r>
        <w:rPr>
          <w:rFonts w:ascii="Times New Roman" w:eastAsia="Times New Roman" w:hAnsi="Times New Roman" w:cs="Times New Roman"/>
          <w:sz w:val="21"/>
        </w:rPr>
        <w:t xml:space="preserve"> </w:t>
      </w:r>
      <w:r>
        <w:br w:type="page"/>
      </w:r>
    </w:p>
    <w:p w14:paraId="17F4B149" w14:textId="77777777" w:rsidR="000358A5" w:rsidRDefault="00137E26">
      <w:pPr>
        <w:pStyle w:val="1"/>
        <w:spacing w:after="239"/>
        <w:ind w:left="533" w:right="0"/>
        <w:jc w:val="left"/>
      </w:pPr>
      <w:bookmarkStart w:id="8" w:name="_Toc618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420DFF" w14:textId="77777777" w:rsidR="000358A5" w:rsidRDefault="00137E26">
      <w:pPr>
        <w:spacing w:after="182"/>
        <w:ind w:left="0" w:firstLine="0"/>
      </w:pPr>
      <w:r>
        <w:rPr>
          <w:rFonts w:ascii="Times New Roman" w:eastAsia="Times New Roman" w:hAnsi="Times New Roman" w:cs="Times New Roman"/>
        </w:rPr>
        <w:t xml:space="preserve"> </w:t>
      </w:r>
    </w:p>
    <w:p w14:paraId="7E1FA642" w14:textId="77777777" w:rsidR="000358A5" w:rsidRDefault="00137E26">
      <w:pPr>
        <w:ind w:left="490"/>
      </w:pPr>
      <w:r>
        <w:t>一、基金管理人和基金托管人职责终止的情形</w:t>
      </w:r>
      <w:r>
        <w:rPr>
          <w:rFonts w:ascii="Times New Roman" w:eastAsia="Times New Roman" w:hAnsi="Times New Roman" w:cs="Times New Roman"/>
        </w:rPr>
        <w:t xml:space="preserve"> </w:t>
      </w:r>
    </w:p>
    <w:p w14:paraId="1F3A1BC7" w14:textId="77777777" w:rsidR="000358A5" w:rsidRDefault="00137E2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48670E" w14:textId="77777777" w:rsidR="000358A5" w:rsidRDefault="00137E26">
      <w:pPr>
        <w:ind w:left="490"/>
      </w:pPr>
      <w:r>
        <w:t>有下列情形之一的，基金管理人职责终止：</w:t>
      </w:r>
      <w:r>
        <w:rPr>
          <w:rFonts w:ascii="Times New Roman" w:eastAsia="Times New Roman" w:hAnsi="Times New Roman" w:cs="Times New Roman"/>
        </w:rPr>
        <w:t xml:space="preserve"> </w:t>
      </w:r>
    </w:p>
    <w:p w14:paraId="5BA63BAE" w14:textId="77777777" w:rsidR="000358A5" w:rsidRDefault="00137E26">
      <w:pPr>
        <w:numPr>
          <w:ilvl w:val="0"/>
          <w:numId w:val="46"/>
        </w:numPr>
        <w:ind w:hanging="360"/>
      </w:pPr>
      <w:r>
        <w:t>被依法取消基金管理资格；</w:t>
      </w:r>
      <w:r>
        <w:rPr>
          <w:rFonts w:ascii="Times New Roman" w:eastAsia="Times New Roman" w:hAnsi="Times New Roman" w:cs="Times New Roman"/>
        </w:rPr>
        <w:t xml:space="preserve"> </w:t>
      </w:r>
    </w:p>
    <w:p w14:paraId="134C79E0" w14:textId="77777777" w:rsidR="000358A5" w:rsidRDefault="00137E26">
      <w:pPr>
        <w:numPr>
          <w:ilvl w:val="0"/>
          <w:numId w:val="46"/>
        </w:numPr>
        <w:ind w:hanging="360"/>
      </w:pPr>
      <w:r>
        <w:t>被基金份额持有人大会解任；</w:t>
      </w:r>
      <w:r>
        <w:rPr>
          <w:rFonts w:ascii="Times New Roman" w:eastAsia="Times New Roman" w:hAnsi="Times New Roman" w:cs="Times New Roman"/>
        </w:rPr>
        <w:t xml:space="preserve"> </w:t>
      </w:r>
    </w:p>
    <w:p w14:paraId="77EC3CEB" w14:textId="77777777" w:rsidR="000358A5" w:rsidRDefault="00137E2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CEA0C91" w14:textId="77777777" w:rsidR="000358A5" w:rsidRDefault="00137E2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79F0E0A0" w14:textId="77777777" w:rsidR="000358A5" w:rsidRDefault="00137E2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E6650B" w14:textId="77777777" w:rsidR="000358A5" w:rsidRDefault="00137E26">
      <w:pPr>
        <w:ind w:left="490"/>
      </w:pPr>
      <w:r>
        <w:t>有下列情形之一的，基金托管人职责终止：</w:t>
      </w:r>
      <w:r>
        <w:rPr>
          <w:rFonts w:ascii="Times New Roman" w:eastAsia="Times New Roman" w:hAnsi="Times New Roman" w:cs="Times New Roman"/>
        </w:rPr>
        <w:t xml:space="preserve"> </w:t>
      </w:r>
    </w:p>
    <w:p w14:paraId="29BF27D8" w14:textId="77777777" w:rsidR="000358A5" w:rsidRDefault="00137E26">
      <w:pPr>
        <w:numPr>
          <w:ilvl w:val="0"/>
          <w:numId w:val="47"/>
        </w:numPr>
        <w:ind w:hanging="360"/>
      </w:pPr>
      <w:r>
        <w:t>被依法取消基金托管资格；</w:t>
      </w:r>
      <w:r>
        <w:rPr>
          <w:rFonts w:ascii="Times New Roman" w:eastAsia="Times New Roman" w:hAnsi="Times New Roman" w:cs="Times New Roman"/>
        </w:rPr>
        <w:t xml:space="preserve"> </w:t>
      </w:r>
    </w:p>
    <w:p w14:paraId="256862EF" w14:textId="77777777" w:rsidR="000358A5" w:rsidRDefault="00137E26">
      <w:pPr>
        <w:numPr>
          <w:ilvl w:val="0"/>
          <w:numId w:val="47"/>
        </w:numPr>
        <w:ind w:hanging="360"/>
      </w:pPr>
      <w:r>
        <w:t>被基金份额持有人大会解任；</w:t>
      </w:r>
      <w:r>
        <w:rPr>
          <w:rFonts w:ascii="Times New Roman" w:eastAsia="Times New Roman" w:hAnsi="Times New Roman" w:cs="Times New Roman"/>
        </w:rPr>
        <w:t xml:space="preserve"> </w:t>
      </w:r>
    </w:p>
    <w:p w14:paraId="30A84005" w14:textId="77777777" w:rsidR="000358A5" w:rsidRDefault="00137E2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1ACC773" w14:textId="77777777" w:rsidR="000358A5" w:rsidRDefault="00137E2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C6C5322" w14:textId="77777777" w:rsidR="000358A5" w:rsidRDefault="00137E26">
      <w:pPr>
        <w:ind w:left="490"/>
      </w:pPr>
      <w:r>
        <w:t>二、基金管理人和基金托管人的更换程序</w:t>
      </w:r>
      <w:r>
        <w:rPr>
          <w:rFonts w:ascii="Times New Roman" w:eastAsia="Times New Roman" w:hAnsi="Times New Roman" w:cs="Times New Roman"/>
        </w:rPr>
        <w:t xml:space="preserve"> </w:t>
      </w:r>
    </w:p>
    <w:p w14:paraId="02BDF65A" w14:textId="77777777" w:rsidR="000358A5" w:rsidRDefault="00137E2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A09A9C" w14:textId="77777777" w:rsidR="000358A5" w:rsidRDefault="00137E26">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8582A31"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576A45" w14:textId="77777777" w:rsidR="000358A5" w:rsidRDefault="00137E26">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94DC6B" w14:textId="77777777" w:rsidR="000358A5" w:rsidRDefault="00137E26">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D8B862" w14:textId="77777777" w:rsidR="000358A5" w:rsidRDefault="00137E26">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B265453" w14:textId="77777777" w:rsidR="000358A5" w:rsidRDefault="00137E26">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87DF45B" w14:textId="77777777" w:rsidR="000358A5" w:rsidRDefault="00137E26">
      <w:pPr>
        <w:numPr>
          <w:ilvl w:val="0"/>
          <w:numId w:val="48"/>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531418CE" w14:textId="77777777" w:rsidR="000358A5" w:rsidRDefault="00137E26">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087732" w14:textId="77777777" w:rsidR="000358A5" w:rsidRDefault="00137E26">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D18344" w14:textId="77777777" w:rsidR="000358A5" w:rsidRDefault="00137E2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A5BA32" w14:textId="77777777" w:rsidR="000358A5" w:rsidRDefault="00137E26">
      <w:pPr>
        <w:numPr>
          <w:ilvl w:val="0"/>
          <w:numId w:val="49"/>
        </w:numPr>
        <w:ind w:firstLine="480"/>
      </w:pPr>
      <w:r>
        <w:t>提名：</w:t>
      </w:r>
      <w:r>
        <w:t>新任基金托管人由基金管理人或由单独或合计持有</w:t>
      </w:r>
      <w:r>
        <w:t xml:space="preserve"> </w:t>
      </w:r>
      <w:r>
        <w:rPr>
          <w:rFonts w:ascii="Times New Roman" w:eastAsia="Times New Roman" w:hAnsi="Times New Roman" w:cs="Times New Roman"/>
        </w:rPr>
        <w:t>10%</w:t>
      </w:r>
      <w:r>
        <w:t>以上（含</w:t>
      </w:r>
    </w:p>
    <w:p w14:paraId="60E4D89E"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57180A" w14:textId="77777777" w:rsidR="000358A5" w:rsidRDefault="00137E26">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420E07" w14:textId="77777777" w:rsidR="000358A5" w:rsidRDefault="00137E26">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20E693" w14:textId="77777777" w:rsidR="000358A5" w:rsidRDefault="00137E26">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A92E9" w14:textId="77777777" w:rsidR="000358A5" w:rsidRDefault="00137E26">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E22B1B6" w14:textId="77777777" w:rsidR="000358A5" w:rsidRDefault="00137E26">
      <w:pPr>
        <w:numPr>
          <w:ilvl w:val="0"/>
          <w:numId w:val="49"/>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74086E61" w14:textId="77777777" w:rsidR="000358A5" w:rsidRDefault="00137E26">
      <w:pPr>
        <w:numPr>
          <w:ilvl w:val="0"/>
          <w:numId w:val="49"/>
        </w:numPr>
        <w:spacing w:after="12" w:line="370" w:lineRule="auto"/>
        <w:ind w:firstLine="480"/>
      </w:pPr>
      <w:r>
        <w:t>审计：基金托管人职责终止</w:t>
      </w:r>
      <w:r>
        <w:t>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F6239" w14:textId="77777777" w:rsidR="000358A5" w:rsidRDefault="00137E26">
      <w:pPr>
        <w:ind w:left="490"/>
      </w:pPr>
      <w:r>
        <w:t>（三）基金管理人与基金托管人同时更换的条件和程序。</w:t>
      </w:r>
      <w:r>
        <w:rPr>
          <w:rFonts w:ascii="Times New Roman" w:eastAsia="Times New Roman" w:hAnsi="Times New Roman" w:cs="Times New Roman"/>
        </w:rPr>
        <w:t xml:space="preserve"> </w:t>
      </w:r>
    </w:p>
    <w:p w14:paraId="6BE7D63B" w14:textId="77777777" w:rsidR="000358A5" w:rsidRDefault="00137E26">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12981D" w14:textId="77777777" w:rsidR="000358A5" w:rsidRDefault="00137E26">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3C6252B3" w14:textId="77777777" w:rsidR="000358A5" w:rsidRDefault="00137E26">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230B5F6A" w14:textId="77777777" w:rsidR="000358A5" w:rsidRDefault="00137E26">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583CCE"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2214F68" w14:textId="77777777" w:rsidR="000358A5" w:rsidRDefault="00137E26">
      <w:pPr>
        <w:pStyle w:val="1"/>
        <w:ind w:left="488" w:right="602"/>
      </w:pPr>
      <w:bookmarkStart w:id="9" w:name="_Toc618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EFEE78" w14:textId="77777777" w:rsidR="000358A5" w:rsidRDefault="00137E26">
      <w:pPr>
        <w:spacing w:after="175"/>
        <w:ind w:left="0" w:firstLine="0"/>
      </w:pPr>
      <w:r>
        <w:rPr>
          <w:rFonts w:ascii="Times New Roman" w:eastAsia="Times New Roman" w:hAnsi="Times New Roman" w:cs="Times New Roman"/>
        </w:rPr>
        <w:t xml:space="preserve"> </w:t>
      </w:r>
    </w:p>
    <w:p w14:paraId="599C5972" w14:textId="77777777" w:rsidR="000358A5" w:rsidRDefault="00137E2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E2051D0" w14:textId="77777777" w:rsidR="000358A5" w:rsidRDefault="00137E2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EF8BE1" w14:textId="77777777" w:rsidR="000358A5" w:rsidRDefault="00137E26">
      <w:pPr>
        <w:pStyle w:val="1"/>
        <w:ind w:left="488" w:right="603"/>
      </w:pPr>
      <w:bookmarkStart w:id="10" w:name="_Toc618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D5FF1F" w14:textId="77777777" w:rsidR="000358A5" w:rsidRDefault="00137E26">
      <w:pPr>
        <w:spacing w:after="182"/>
        <w:ind w:left="0" w:firstLine="0"/>
      </w:pPr>
      <w:r>
        <w:rPr>
          <w:rFonts w:ascii="Times New Roman" w:eastAsia="Times New Roman" w:hAnsi="Times New Roman" w:cs="Times New Roman"/>
        </w:rPr>
        <w:t xml:space="preserve"> </w:t>
      </w:r>
    </w:p>
    <w:p w14:paraId="04A90D93" w14:textId="77777777" w:rsidR="000358A5" w:rsidRDefault="00137E26">
      <w:pPr>
        <w:numPr>
          <w:ilvl w:val="0"/>
          <w:numId w:val="51"/>
        </w:numPr>
        <w:ind w:hanging="480"/>
      </w:pPr>
      <w:r>
        <w:t>基金的份额登记业务</w:t>
      </w:r>
      <w:r>
        <w:rPr>
          <w:rFonts w:ascii="Times New Roman" w:eastAsia="Times New Roman" w:hAnsi="Times New Roman" w:cs="Times New Roman"/>
        </w:rPr>
        <w:t xml:space="preserve"> </w:t>
      </w:r>
    </w:p>
    <w:p w14:paraId="647A748D" w14:textId="77777777" w:rsidR="000358A5" w:rsidRDefault="00137E2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8D62F3F" w14:textId="77777777" w:rsidR="000358A5" w:rsidRDefault="00137E26">
      <w:pPr>
        <w:ind w:left="-5"/>
      </w:pPr>
      <w:r>
        <w:t>和结算、代理发放红利、建立并保管基</w:t>
      </w:r>
      <w:r>
        <w:t>金份额持有人名册和办理非交易过户等。</w:t>
      </w:r>
      <w:r>
        <w:rPr>
          <w:rFonts w:ascii="Times New Roman" w:eastAsia="Times New Roman" w:hAnsi="Times New Roman" w:cs="Times New Roman"/>
        </w:rPr>
        <w:t xml:space="preserve"> </w:t>
      </w:r>
    </w:p>
    <w:p w14:paraId="5BDF5E8C" w14:textId="77777777" w:rsidR="000358A5" w:rsidRDefault="00137E26">
      <w:pPr>
        <w:numPr>
          <w:ilvl w:val="0"/>
          <w:numId w:val="51"/>
        </w:numPr>
        <w:ind w:hanging="480"/>
      </w:pPr>
      <w:r>
        <w:t>基金登记业务办理机构</w:t>
      </w:r>
      <w:r>
        <w:rPr>
          <w:rFonts w:ascii="Times New Roman" w:eastAsia="Times New Roman" w:hAnsi="Times New Roman" w:cs="Times New Roman"/>
        </w:rPr>
        <w:t xml:space="preserve"> </w:t>
      </w:r>
    </w:p>
    <w:p w14:paraId="233B18D2" w14:textId="77777777" w:rsidR="000358A5" w:rsidRDefault="00137E26">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D3402B6" w14:textId="77777777" w:rsidR="000358A5" w:rsidRDefault="00137E26">
      <w:pPr>
        <w:numPr>
          <w:ilvl w:val="0"/>
          <w:numId w:val="51"/>
        </w:numPr>
        <w:ind w:hanging="480"/>
      </w:pPr>
      <w:r>
        <w:t>基金登记机构的权利</w:t>
      </w:r>
      <w:r>
        <w:rPr>
          <w:rFonts w:ascii="Times New Roman" w:eastAsia="Times New Roman" w:hAnsi="Times New Roman" w:cs="Times New Roman"/>
        </w:rPr>
        <w:t xml:space="preserve"> </w:t>
      </w:r>
    </w:p>
    <w:p w14:paraId="3F58D277" w14:textId="77777777" w:rsidR="000358A5" w:rsidRDefault="00137E26">
      <w:pPr>
        <w:ind w:left="490"/>
      </w:pPr>
      <w:r>
        <w:t>基金登记机构享有以下权利：</w:t>
      </w:r>
      <w:r>
        <w:rPr>
          <w:rFonts w:ascii="Times New Roman" w:eastAsia="Times New Roman" w:hAnsi="Times New Roman" w:cs="Times New Roman"/>
        </w:rPr>
        <w:t xml:space="preserve"> </w:t>
      </w:r>
    </w:p>
    <w:p w14:paraId="4D8EEA9C" w14:textId="77777777" w:rsidR="000358A5" w:rsidRDefault="00137E26">
      <w:pPr>
        <w:numPr>
          <w:ilvl w:val="0"/>
          <w:numId w:val="52"/>
        </w:numPr>
        <w:ind w:firstLine="480"/>
      </w:pPr>
      <w:r>
        <w:t>取得登记费；</w:t>
      </w:r>
      <w:r>
        <w:rPr>
          <w:rFonts w:ascii="Times New Roman" w:eastAsia="Times New Roman" w:hAnsi="Times New Roman" w:cs="Times New Roman"/>
        </w:rPr>
        <w:t xml:space="preserve"> </w:t>
      </w:r>
    </w:p>
    <w:p w14:paraId="7ECB322B" w14:textId="77777777" w:rsidR="000358A5" w:rsidRDefault="00137E26">
      <w:pPr>
        <w:numPr>
          <w:ilvl w:val="0"/>
          <w:numId w:val="52"/>
        </w:numPr>
        <w:ind w:firstLine="480"/>
      </w:pPr>
      <w:r>
        <w:t>建立和管理投资者基金账户；</w:t>
      </w:r>
      <w:r>
        <w:rPr>
          <w:rFonts w:ascii="Times New Roman" w:eastAsia="Times New Roman" w:hAnsi="Times New Roman" w:cs="Times New Roman"/>
        </w:rPr>
        <w:t xml:space="preserve"> </w:t>
      </w:r>
    </w:p>
    <w:p w14:paraId="5450911C" w14:textId="77777777" w:rsidR="000358A5" w:rsidRDefault="00137E26">
      <w:pPr>
        <w:numPr>
          <w:ilvl w:val="0"/>
          <w:numId w:val="52"/>
        </w:numPr>
        <w:ind w:firstLine="480"/>
      </w:pPr>
      <w:r>
        <w:t>保管基金份额持有人开户资料、交易</w:t>
      </w:r>
      <w:r>
        <w:t>资料、基金份额持有人名册等；</w:t>
      </w:r>
      <w:r>
        <w:rPr>
          <w:rFonts w:ascii="Times New Roman" w:eastAsia="Times New Roman" w:hAnsi="Times New Roman" w:cs="Times New Roman"/>
        </w:rPr>
        <w:t xml:space="preserve"> </w:t>
      </w:r>
    </w:p>
    <w:p w14:paraId="31DBB1D2" w14:textId="77777777" w:rsidR="000358A5" w:rsidRDefault="00137E26">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441862D" w14:textId="77777777" w:rsidR="000358A5" w:rsidRDefault="00137E26">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0C551B9" w14:textId="77777777" w:rsidR="000358A5" w:rsidRDefault="00137E26">
      <w:pPr>
        <w:ind w:left="490"/>
      </w:pPr>
      <w:r>
        <w:t>四、基金登记机构的义务</w:t>
      </w:r>
      <w:r>
        <w:rPr>
          <w:rFonts w:ascii="Times New Roman" w:eastAsia="Times New Roman" w:hAnsi="Times New Roman" w:cs="Times New Roman"/>
        </w:rPr>
        <w:t xml:space="preserve"> </w:t>
      </w:r>
    </w:p>
    <w:p w14:paraId="5CDD1D31" w14:textId="77777777" w:rsidR="000358A5" w:rsidRDefault="00137E26">
      <w:pPr>
        <w:ind w:left="490"/>
      </w:pPr>
      <w:r>
        <w:t>基金登记机构承担以下义务：</w:t>
      </w:r>
      <w:r>
        <w:rPr>
          <w:rFonts w:ascii="Times New Roman" w:eastAsia="Times New Roman" w:hAnsi="Times New Roman" w:cs="Times New Roman"/>
        </w:rPr>
        <w:t xml:space="preserve"> </w:t>
      </w:r>
    </w:p>
    <w:p w14:paraId="29B5CBBA" w14:textId="77777777" w:rsidR="000358A5" w:rsidRDefault="00137E26">
      <w:pPr>
        <w:numPr>
          <w:ilvl w:val="0"/>
          <w:numId w:val="53"/>
        </w:numPr>
        <w:ind w:firstLine="480"/>
      </w:pPr>
      <w:r>
        <w:t>配备足够的专业人员办理本基金份额的登记业务；</w:t>
      </w:r>
      <w:r>
        <w:rPr>
          <w:rFonts w:ascii="Times New Roman" w:eastAsia="Times New Roman" w:hAnsi="Times New Roman" w:cs="Times New Roman"/>
        </w:rPr>
        <w:t xml:space="preserve"> </w:t>
      </w:r>
    </w:p>
    <w:p w14:paraId="3E5559C4" w14:textId="77777777" w:rsidR="000358A5" w:rsidRDefault="00137E26">
      <w:pPr>
        <w:numPr>
          <w:ilvl w:val="0"/>
          <w:numId w:val="53"/>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B617AB5" w14:textId="77777777" w:rsidR="000358A5" w:rsidRDefault="00137E26">
      <w:pPr>
        <w:numPr>
          <w:ilvl w:val="0"/>
          <w:numId w:val="53"/>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5AD6F09" w14:textId="77777777" w:rsidR="000358A5" w:rsidRDefault="00137E26">
      <w:pPr>
        <w:numPr>
          <w:ilvl w:val="0"/>
          <w:numId w:val="53"/>
        </w:numPr>
        <w:spacing w:after="17" w:line="366" w:lineRule="auto"/>
        <w:ind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897AB8" w14:textId="77777777" w:rsidR="000358A5" w:rsidRDefault="00137E26">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35C580" w14:textId="77777777" w:rsidR="000358A5" w:rsidRDefault="00137E26">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E6A57B" w14:textId="77777777" w:rsidR="000358A5" w:rsidRDefault="00137E26">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A671B54" w14:textId="77777777" w:rsidR="000358A5" w:rsidRDefault="00137E26">
      <w:pPr>
        <w:pStyle w:val="1"/>
        <w:ind w:left="488" w:right="604"/>
      </w:pPr>
      <w:bookmarkStart w:id="11" w:name="_Toc618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902F78" w14:textId="77777777" w:rsidR="000358A5" w:rsidRDefault="00137E26">
      <w:pPr>
        <w:spacing w:after="177"/>
        <w:ind w:left="480" w:firstLine="0"/>
      </w:pPr>
      <w:r>
        <w:rPr>
          <w:rFonts w:ascii="Times New Roman" w:eastAsia="Times New Roman" w:hAnsi="Times New Roman" w:cs="Times New Roman"/>
        </w:rPr>
        <w:t xml:space="preserve"> </w:t>
      </w:r>
    </w:p>
    <w:p w14:paraId="6679F325" w14:textId="77777777" w:rsidR="000358A5" w:rsidRDefault="00137E26">
      <w:pPr>
        <w:numPr>
          <w:ilvl w:val="0"/>
          <w:numId w:val="54"/>
        </w:numPr>
        <w:ind w:hanging="480"/>
      </w:pPr>
      <w:r>
        <w:t>投资目标</w:t>
      </w:r>
      <w:r>
        <w:rPr>
          <w:rFonts w:ascii="Times New Roman" w:eastAsia="Times New Roman" w:hAnsi="Times New Roman" w:cs="Times New Roman"/>
        </w:rPr>
        <w:t xml:space="preserve"> </w:t>
      </w:r>
    </w:p>
    <w:p w14:paraId="6F71C9A6" w14:textId="77777777" w:rsidR="000358A5" w:rsidRDefault="00137E26">
      <w:pPr>
        <w:spacing w:after="6" w:line="360" w:lineRule="auto"/>
        <w:ind w:left="-15" w:firstLine="480"/>
      </w:pPr>
      <w:r>
        <w:t>本基金通过指数化投资，争取在扣除各项费用之前获得与标的指数相似的总回报，追求跟踪偏离度及跟踪误差的最小化。在正常市场情况下，本基金力争追</w:t>
      </w:r>
    </w:p>
    <w:p w14:paraId="7B51E521" w14:textId="77777777" w:rsidR="000358A5" w:rsidRDefault="00137E26">
      <w:pPr>
        <w:ind w:left="-5"/>
      </w:pPr>
      <w:r>
        <w:t>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0FD01EB3" w14:textId="77777777" w:rsidR="000358A5" w:rsidRDefault="00137E26">
      <w:pPr>
        <w:numPr>
          <w:ilvl w:val="0"/>
          <w:numId w:val="54"/>
        </w:numPr>
        <w:ind w:hanging="480"/>
      </w:pPr>
      <w:r>
        <w:t>投资范围</w:t>
      </w:r>
      <w:r>
        <w:rPr>
          <w:rFonts w:ascii="Times New Roman" w:eastAsia="Times New Roman" w:hAnsi="Times New Roman" w:cs="Times New Roman"/>
        </w:rPr>
        <w:t xml:space="preserve"> </w:t>
      </w:r>
    </w:p>
    <w:p w14:paraId="3E36684F" w14:textId="77777777" w:rsidR="000358A5" w:rsidRDefault="00137E26">
      <w:pPr>
        <w:spacing w:after="131"/>
        <w:ind w:left="490"/>
      </w:pPr>
      <w:r>
        <w:t>本基金主要投资于标的指数成份券及备选成份券，为更好实现投资目标，还</w:t>
      </w:r>
    </w:p>
    <w:p w14:paraId="484C69C7" w14:textId="77777777" w:rsidR="000358A5" w:rsidRDefault="00137E26">
      <w:pPr>
        <w:spacing w:after="16" w:line="361"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3682D148"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53A396C4" w14:textId="77777777" w:rsidR="000358A5" w:rsidRDefault="00137E26">
      <w:pPr>
        <w:spacing w:after="12"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5DBAE5A" w14:textId="77777777" w:rsidR="000358A5" w:rsidRDefault="00137E26">
      <w:pPr>
        <w:ind w:left="490"/>
      </w:pPr>
      <w:r>
        <w:t>基金的投资组合比例为：本基金投资于债券资产的比例不低于基金资产的</w:t>
      </w:r>
    </w:p>
    <w:p w14:paraId="17BC81AC" w14:textId="77777777" w:rsidR="000358A5" w:rsidRDefault="00137E26">
      <w:pPr>
        <w:spacing w:after="0" w:line="378" w:lineRule="auto"/>
        <w:ind w:left="-5"/>
      </w:pP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p>
    <w:p w14:paraId="35C76832"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DF50F4B" w14:textId="77777777" w:rsidR="000358A5" w:rsidRDefault="00137E26">
      <w:pPr>
        <w:numPr>
          <w:ilvl w:val="0"/>
          <w:numId w:val="55"/>
        </w:numPr>
        <w:ind w:hanging="480"/>
      </w:pPr>
      <w:r>
        <w:t>投资标的指数</w:t>
      </w:r>
      <w:r>
        <w:rPr>
          <w:rFonts w:ascii="Times New Roman" w:eastAsia="Times New Roman" w:hAnsi="Times New Roman" w:cs="Times New Roman"/>
        </w:rPr>
        <w:t xml:space="preserve"> </w:t>
      </w:r>
    </w:p>
    <w:p w14:paraId="7D5894DF"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4A542D0A" w14:textId="77777777" w:rsidR="000358A5" w:rsidRDefault="00137E26">
      <w:pPr>
        <w:spacing w:after="21" w:line="366" w:lineRule="auto"/>
        <w:ind w:left="-15" w:firstLine="480"/>
      </w:pPr>
      <w:r>
        <w:t>未来若出现标的指数不符合要求（因成份券价格波动等指数编制方法变动之外的因素致</w:t>
      </w:r>
      <w:r>
        <w:t>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50C68E" w14:textId="77777777" w:rsidR="000358A5" w:rsidRDefault="00137E26">
      <w:pPr>
        <w:numPr>
          <w:ilvl w:val="0"/>
          <w:numId w:val="55"/>
        </w:numPr>
        <w:ind w:hanging="480"/>
      </w:pPr>
      <w:r>
        <w:t>投资策略</w:t>
      </w:r>
      <w:r>
        <w:rPr>
          <w:rFonts w:ascii="Times New Roman" w:eastAsia="Times New Roman" w:hAnsi="Times New Roman" w:cs="Times New Roman"/>
        </w:rPr>
        <w:t xml:space="preserve"> </w:t>
      </w:r>
    </w:p>
    <w:p w14:paraId="27DDFAF9" w14:textId="77777777" w:rsidR="000358A5" w:rsidRDefault="00137E26">
      <w:pPr>
        <w:spacing w:after="15" w:line="368" w:lineRule="auto"/>
        <w:ind w:left="-15" w:firstLine="480"/>
      </w:pPr>
      <w:r>
        <w:t>本基金</w:t>
      </w:r>
      <w:r>
        <w:t>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09F1DD94" w14:textId="77777777" w:rsidR="000358A5" w:rsidRDefault="00137E26">
      <w:pPr>
        <w:numPr>
          <w:ilvl w:val="0"/>
          <w:numId w:val="55"/>
        </w:numPr>
        <w:ind w:hanging="480"/>
      </w:pPr>
      <w:r>
        <w:t>投资限制</w:t>
      </w:r>
      <w:r>
        <w:rPr>
          <w:rFonts w:ascii="Times New Roman" w:eastAsia="Times New Roman" w:hAnsi="Times New Roman" w:cs="Times New Roman"/>
        </w:rPr>
        <w:t xml:space="preserve"> </w:t>
      </w:r>
    </w:p>
    <w:p w14:paraId="1ECE364F"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06295F"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4F6E15F3" w14:textId="77777777" w:rsidR="000358A5" w:rsidRDefault="00137E26">
      <w:pPr>
        <w:numPr>
          <w:ilvl w:val="0"/>
          <w:numId w:val="56"/>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4CEF75" w14:textId="77777777" w:rsidR="000358A5" w:rsidRDefault="00137E26">
      <w:pPr>
        <w:numPr>
          <w:ilvl w:val="0"/>
          <w:numId w:val="56"/>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8B2FBA" w14:textId="77777777" w:rsidR="000358A5" w:rsidRDefault="00137E26">
      <w:pPr>
        <w:numPr>
          <w:ilvl w:val="0"/>
          <w:numId w:val="56"/>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2AC57" w14:textId="77777777" w:rsidR="000358A5" w:rsidRDefault="00137E26">
      <w:pPr>
        <w:numPr>
          <w:ilvl w:val="0"/>
          <w:numId w:val="56"/>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A612A" w14:textId="77777777" w:rsidR="000358A5" w:rsidRDefault="00137E26">
      <w:pPr>
        <w:numPr>
          <w:ilvl w:val="0"/>
          <w:numId w:val="56"/>
        </w:numPr>
        <w:spacing w:after="5" w:line="379" w:lineRule="auto"/>
        <w:ind w:firstLine="480"/>
      </w:pPr>
      <w:r>
        <w:t>本基金进入全国银行间同业市场进行债券回购的资金余额不得超过基金资产净值</w:t>
      </w:r>
      <w:r>
        <w:t>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1BE871D" w14:textId="77777777" w:rsidR="000358A5" w:rsidRDefault="00137E26">
      <w:pPr>
        <w:numPr>
          <w:ilvl w:val="0"/>
          <w:numId w:val="56"/>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522AF1" w14:textId="77777777" w:rsidR="000358A5" w:rsidRDefault="00137E26">
      <w:pPr>
        <w:numPr>
          <w:ilvl w:val="0"/>
          <w:numId w:val="5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463D5C" w14:textId="77777777" w:rsidR="000358A5" w:rsidRDefault="00137E26">
      <w:pPr>
        <w:numPr>
          <w:ilvl w:val="0"/>
          <w:numId w:val="56"/>
        </w:numPr>
        <w:spacing w:line="373"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ACDC26" w14:textId="77777777" w:rsidR="000358A5" w:rsidRDefault="00137E26">
      <w:pPr>
        <w:numPr>
          <w:ilvl w:val="0"/>
          <w:numId w:val="56"/>
        </w:numPr>
        <w:ind w:firstLine="480"/>
      </w:pPr>
      <w:r>
        <w:t>法律法规及中国证监会规定的和《基金合同》约定的其他投资限制</w:t>
      </w:r>
      <w:r>
        <w:t>。</w:t>
      </w:r>
      <w:r>
        <w:rPr>
          <w:rFonts w:ascii="Times New Roman" w:eastAsia="Times New Roman" w:hAnsi="Times New Roman" w:cs="Times New Roman"/>
        </w:rPr>
        <w:t xml:space="preserve">  </w:t>
      </w:r>
    </w:p>
    <w:p w14:paraId="5B865CAB"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4C9DF52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D365C9"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F4B0D3"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308291" w14:textId="77777777" w:rsidR="000358A5" w:rsidRDefault="00137E26">
      <w:pPr>
        <w:ind w:left="490"/>
      </w:pPr>
      <w:r>
        <w:t>为维护基金份额持有人的合法权益，基金财产</w:t>
      </w:r>
      <w:r>
        <w:t>不得用于下列投资或者活动：</w:t>
      </w:r>
      <w:r>
        <w:rPr>
          <w:rFonts w:ascii="Times New Roman" w:eastAsia="Times New Roman" w:hAnsi="Times New Roman" w:cs="Times New Roman"/>
        </w:rPr>
        <w:t xml:space="preserve"> </w:t>
      </w:r>
    </w:p>
    <w:p w14:paraId="400DCE71" w14:textId="77777777" w:rsidR="000358A5" w:rsidRDefault="00137E26">
      <w:pPr>
        <w:numPr>
          <w:ilvl w:val="0"/>
          <w:numId w:val="57"/>
        </w:numPr>
        <w:ind w:hanging="600"/>
      </w:pPr>
      <w:r>
        <w:t>承销证券；</w:t>
      </w:r>
      <w:r>
        <w:rPr>
          <w:rFonts w:ascii="Times New Roman" w:eastAsia="Times New Roman" w:hAnsi="Times New Roman" w:cs="Times New Roman"/>
        </w:rPr>
        <w:t xml:space="preserve"> </w:t>
      </w:r>
    </w:p>
    <w:p w14:paraId="6CB58FC0" w14:textId="77777777" w:rsidR="000358A5" w:rsidRDefault="00137E26">
      <w:pPr>
        <w:numPr>
          <w:ilvl w:val="0"/>
          <w:numId w:val="57"/>
        </w:numPr>
        <w:ind w:hanging="600"/>
      </w:pPr>
      <w:r>
        <w:t>违反规定向他人贷款或者提供担保；</w:t>
      </w:r>
      <w:r>
        <w:rPr>
          <w:rFonts w:ascii="Times New Roman" w:eastAsia="Times New Roman" w:hAnsi="Times New Roman" w:cs="Times New Roman"/>
        </w:rPr>
        <w:t xml:space="preserve"> </w:t>
      </w:r>
    </w:p>
    <w:p w14:paraId="0C58BCA1" w14:textId="77777777" w:rsidR="000358A5" w:rsidRDefault="00137E26">
      <w:pPr>
        <w:numPr>
          <w:ilvl w:val="0"/>
          <w:numId w:val="57"/>
        </w:numPr>
        <w:ind w:hanging="600"/>
      </w:pPr>
      <w:r>
        <w:t>从事承担无限责任的投资；</w:t>
      </w:r>
      <w:r>
        <w:rPr>
          <w:rFonts w:ascii="Times New Roman" w:eastAsia="Times New Roman" w:hAnsi="Times New Roman" w:cs="Times New Roman"/>
        </w:rPr>
        <w:t xml:space="preserve"> </w:t>
      </w:r>
    </w:p>
    <w:p w14:paraId="434913FA" w14:textId="77777777" w:rsidR="000358A5" w:rsidRDefault="00137E26">
      <w:pPr>
        <w:numPr>
          <w:ilvl w:val="0"/>
          <w:numId w:val="57"/>
        </w:numPr>
        <w:ind w:hanging="600"/>
      </w:pPr>
      <w:r>
        <w:t>买卖其他基金份额，但是中国证监会另有规定的除外；</w:t>
      </w:r>
      <w:r>
        <w:rPr>
          <w:rFonts w:ascii="Times New Roman" w:eastAsia="Times New Roman" w:hAnsi="Times New Roman" w:cs="Times New Roman"/>
        </w:rPr>
        <w:t xml:space="preserve"> </w:t>
      </w:r>
    </w:p>
    <w:p w14:paraId="65902D18" w14:textId="77777777" w:rsidR="000358A5" w:rsidRDefault="00137E26">
      <w:pPr>
        <w:numPr>
          <w:ilvl w:val="0"/>
          <w:numId w:val="57"/>
        </w:numPr>
        <w:ind w:hanging="600"/>
      </w:pPr>
      <w:r>
        <w:t>向其基金管理人、基金托管人出资；</w:t>
      </w:r>
      <w:r>
        <w:rPr>
          <w:rFonts w:ascii="Times New Roman" w:eastAsia="Times New Roman" w:hAnsi="Times New Roman" w:cs="Times New Roman"/>
        </w:rPr>
        <w:t xml:space="preserve"> </w:t>
      </w:r>
    </w:p>
    <w:p w14:paraId="671ED24D" w14:textId="77777777" w:rsidR="000358A5" w:rsidRDefault="00137E26">
      <w:pPr>
        <w:numPr>
          <w:ilvl w:val="0"/>
          <w:numId w:val="57"/>
        </w:numPr>
        <w:ind w:hanging="600"/>
      </w:pPr>
      <w:r>
        <w:t>从事内幕交易、操纵证券交易价格及其他不正当的证券交易活动；</w:t>
      </w:r>
      <w:r>
        <w:rPr>
          <w:rFonts w:ascii="Times New Roman" w:eastAsia="Times New Roman" w:hAnsi="Times New Roman" w:cs="Times New Roman"/>
        </w:rPr>
        <w:t xml:space="preserve"> </w:t>
      </w:r>
    </w:p>
    <w:p w14:paraId="2476B2FC" w14:textId="77777777" w:rsidR="000358A5" w:rsidRDefault="00137E26">
      <w:pPr>
        <w:numPr>
          <w:ilvl w:val="0"/>
          <w:numId w:val="57"/>
        </w:numPr>
        <w:ind w:hanging="600"/>
      </w:pPr>
      <w:r>
        <w:t>依照法律法规有关规定，由中国证监会规定禁止的其他活动。</w:t>
      </w:r>
      <w:r>
        <w:rPr>
          <w:rFonts w:ascii="Times New Roman" w:eastAsia="Times New Roman" w:hAnsi="Times New Roman" w:cs="Times New Roman"/>
        </w:rPr>
        <w:t xml:space="preserve"> </w:t>
      </w:r>
    </w:p>
    <w:p w14:paraId="78BD2D4F" w14:textId="77777777" w:rsidR="000358A5" w:rsidRDefault="00137E2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801FA5" w14:textId="77777777" w:rsidR="000358A5" w:rsidRDefault="00137E26">
      <w:pPr>
        <w:spacing w:after="17" w:line="366"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4ABECE" w14:textId="77777777" w:rsidR="000358A5" w:rsidRDefault="00137E26">
      <w:pPr>
        <w:numPr>
          <w:ilvl w:val="0"/>
          <w:numId w:val="58"/>
        </w:numPr>
        <w:ind w:hanging="480"/>
      </w:pPr>
      <w:r>
        <w:t>业绩比较基准</w:t>
      </w:r>
      <w:r>
        <w:rPr>
          <w:rFonts w:ascii="Times New Roman" w:eastAsia="Times New Roman" w:hAnsi="Times New Roman" w:cs="Times New Roman"/>
        </w:rPr>
        <w:t xml:space="preserve"> </w:t>
      </w:r>
    </w:p>
    <w:p w14:paraId="1086B1B7" w14:textId="77777777" w:rsidR="000358A5" w:rsidRDefault="00137E26">
      <w:pPr>
        <w:ind w:left="490"/>
      </w:pPr>
      <w:r>
        <w:t>本基金的业绩比较基准为</w:t>
      </w:r>
      <w:r>
        <w:t>“</w:t>
      </w: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债券指数收益率</w:t>
      </w:r>
      <w:r>
        <w:t>×</w:t>
      </w:r>
    </w:p>
    <w:p w14:paraId="1A5C7AE5" w14:textId="77777777" w:rsidR="000358A5" w:rsidRDefault="00137E26">
      <w:pPr>
        <w:ind w:left="-5"/>
      </w:pP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68E36C9E" w14:textId="77777777" w:rsidR="000358A5" w:rsidRDefault="00137E26">
      <w:pPr>
        <w:numPr>
          <w:ilvl w:val="0"/>
          <w:numId w:val="58"/>
        </w:numPr>
        <w:ind w:hanging="480"/>
      </w:pPr>
      <w:r>
        <w:t>风险收益特征</w:t>
      </w:r>
      <w:r>
        <w:rPr>
          <w:rFonts w:ascii="Times New Roman" w:eastAsia="Times New Roman" w:hAnsi="Times New Roman" w:cs="Times New Roman"/>
        </w:rPr>
        <w:t xml:space="preserve"> </w:t>
      </w:r>
    </w:p>
    <w:p w14:paraId="77CAE9E6" w14:textId="77777777" w:rsidR="000358A5" w:rsidRDefault="00137E26">
      <w:pPr>
        <w:spacing w:after="18" w:line="365" w:lineRule="auto"/>
        <w:ind w:left="-15" w:firstLine="480"/>
      </w:pPr>
      <w:r>
        <w:t>本基金为债券型指数基金，其预期风险和预</w:t>
      </w:r>
      <w:r>
        <w:t>期收益低于股票型基金、混合型基金，高于货币市场基金。</w:t>
      </w:r>
      <w:r>
        <w:rPr>
          <w:rFonts w:ascii="Times New Roman" w:eastAsia="Times New Roman" w:hAnsi="Times New Roman" w:cs="Times New Roman"/>
        </w:rPr>
        <w:t xml:space="preserve">  </w:t>
      </w:r>
    </w:p>
    <w:p w14:paraId="3E7C0A1A" w14:textId="77777777" w:rsidR="000358A5" w:rsidRDefault="00137E26">
      <w:pPr>
        <w:numPr>
          <w:ilvl w:val="0"/>
          <w:numId w:val="58"/>
        </w:numPr>
        <w:ind w:hanging="480"/>
      </w:pPr>
      <w:r>
        <w:t>未来条件许可情况下的基金模式转换</w:t>
      </w:r>
      <w:r>
        <w:rPr>
          <w:rFonts w:ascii="Times New Roman" w:eastAsia="Times New Roman" w:hAnsi="Times New Roman" w:cs="Times New Roman"/>
        </w:rPr>
        <w:t xml:space="preserve"> </w:t>
      </w:r>
    </w:p>
    <w:p w14:paraId="379C5080" w14:textId="77777777" w:rsidR="000358A5" w:rsidRDefault="00137E26">
      <w:pPr>
        <w:spacing w:after="16" w:line="367" w:lineRule="auto"/>
        <w:ind w:left="-15"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w:t>
      </w:r>
      <w:r>
        <w:t>人大会审议。</w:t>
      </w:r>
      <w:r>
        <w:rPr>
          <w:rFonts w:ascii="Times New Roman" w:eastAsia="Times New Roman" w:hAnsi="Times New Roman" w:cs="Times New Roman"/>
        </w:rPr>
        <w:t xml:space="preserve"> </w:t>
      </w:r>
    </w:p>
    <w:p w14:paraId="02C91C2A" w14:textId="77777777" w:rsidR="000358A5" w:rsidRDefault="00137E26">
      <w:pPr>
        <w:numPr>
          <w:ilvl w:val="0"/>
          <w:numId w:val="58"/>
        </w:numPr>
        <w:ind w:hanging="480"/>
      </w:pPr>
      <w:r>
        <w:t>基金管理人代表基金行使股东或债权人权利的处理原则及方法</w:t>
      </w:r>
      <w:r>
        <w:rPr>
          <w:rFonts w:ascii="Times New Roman" w:eastAsia="Times New Roman" w:hAnsi="Times New Roman" w:cs="Times New Roman"/>
        </w:rPr>
        <w:t xml:space="preserve"> </w:t>
      </w:r>
    </w:p>
    <w:p w14:paraId="784A2CAE" w14:textId="77777777" w:rsidR="000358A5" w:rsidRDefault="00137E26">
      <w:pPr>
        <w:numPr>
          <w:ilvl w:val="0"/>
          <w:numId w:val="5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A0FC9C" w14:textId="77777777" w:rsidR="000358A5" w:rsidRDefault="00137E26">
      <w:pPr>
        <w:numPr>
          <w:ilvl w:val="0"/>
          <w:numId w:val="59"/>
        </w:numPr>
        <w:ind w:firstLine="480"/>
      </w:pPr>
      <w:r>
        <w:t>不谋求对上市公司的控股；</w:t>
      </w:r>
      <w:r>
        <w:rPr>
          <w:rFonts w:ascii="Times New Roman" w:eastAsia="Times New Roman" w:hAnsi="Times New Roman" w:cs="Times New Roman"/>
        </w:rPr>
        <w:t xml:space="preserve">  </w:t>
      </w:r>
    </w:p>
    <w:p w14:paraId="4B07BEB8" w14:textId="77777777" w:rsidR="000358A5" w:rsidRDefault="00137E26">
      <w:pPr>
        <w:numPr>
          <w:ilvl w:val="0"/>
          <w:numId w:val="59"/>
        </w:numPr>
        <w:ind w:firstLine="480"/>
      </w:pPr>
      <w:r>
        <w:t>有利于基金财产的安全与增值；</w:t>
      </w:r>
      <w:r>
        <w:rPr>
          <w:rFonts w:ascii="Times New Roman" w:eastAsia="Times New Roman" w:hAnsi="Times New Roman" w:cs="Times New Roman"/>
        </w:rPr>
        <w:t xml:space="preserve">  </w:t>
      </w:r>
    </w:p>
    <w:p w14:paraId="032C6EB7" w14:textId="77777777" w:rsidR="000358A5" w:rsidRDefault="00137E26">
      <w:pPr>
        <w:numPr>
          <w:ilvl w:val="0"/>
          <w:numId w:val="5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A01C19" w14:textId="77777777" w:rsidR="000358A5" w:rsidRDefault="00137E26">
      <w:pPr>
        <w:ind w:left="490"/>
      </w:pPr>
      <w:r>
        <w:t>十、侧袋机制的实施和投资运作安排</w:t>
      </w:r>
      <w:r>
        <w:rPr>
          <w:rFonts w:ascii="Times New Roman" w:eastAsia="Times New Roman" w:hAnsi="Times New Roman" w:cs="Times New Roman"/>
        </w:rPr>
        <w:t xml:space="preserve"> </w:t>
      </w:r>
    </w:p>
    <w:p w14:paraId="4B62DF13" w14:textId="77777777" w:rsidR="000358A5" w:rsidRDefault="00137E26">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14AD47" w14:textId="77777777" w:rsidR="000358A5" w:rsidRDefault="00137E26">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3483A4F" w14:textId="77777777" w:rsidR="000358A5" w:rsidRDefault="00137E26">
      <w:pPr>
        <w:pStyle w:val="1"/>
        <w:ind w:left="488" w:right="604"/>
      </w:pPr>
      <w:bookmarkStart w:id="12" w:name="_Toc618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4F1C769" w14:textId="77777777" w:rsidR="000358A5" w:rsidRDefault="00137E26">
      <w:pPr>
        <w:spacing w:after="177"/>
        <w:ind w:left="480" w:firstLine="0"/>
      </w:pPr>
      <w:r>
        <w:rPr>
          <w:rFonts w:ascii="Times New Roman" w:eastAsia="Times New Roman" w:hAnsi="Times New Roman" w:cs="Times New Roman"/>
        </w:rPr>
        <w:t xml:space="preserve"> </w:t>
      </w:r>
    </w:p>
    <w:p w14:paraId="1A7BD167" w14:textId="77777777" w:rsidR="000358A5" w:rsidRDefault="00137E26">
      <w:pPr>
        <w:numPr>
          <w:ilvl w:val="0"/>
          <w:numId w:val="60"/>
        </w:numPr>
        <w:ind w:hanging="480"/>
      </w:pPr>
      <w:r>
        <w:t>基金资产总值</w:t>
      </w:r>
      <w:r>
        <w:rPr>
          <w:rFonts w:ascii="Times New Roman" w:eastAsia="Times New Roman" w:hAnsi="Times New Roman" w:cs="Times New Roman"/>
        </w:rPr>
        <w:t xml:space="preserve"> </w:t>
      </w:r>
    </w:p>
    <w:p w14:paraId="1B1D101F" w14:textId="77777777" w:rsidR="000358A5" w:rsidRDefault="00137E26">
      <w:pPr>
        <w:spacing w:after="18" w:line="365" w:lineRule="auto"/>
        <w:ind w:left="-15"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00357A" w14:textId="77777777" w:rsidR="000358A5" w:rsidRDefault="00137E26">
      <w:pPr>
        <w:numPr>
          <w:ilvl w:val="0"/>
          <w:numId w:val="60"/>
        </w:numPr>
        <w:ind w:hanging="480"/>
      </w:pPr>
      <w:r>
        <w:t>基金资产净值</w:t>
      </w:r>
      <w:r>
        <w:rPr>
          <w:rFonts w:ascii="Times New Roman" w:eastAsia="Times New Roman" w:hAnsi="Times New Roman" w:cs="Times New Roman"/>
        </w:rPr>
        <w:t xml:space="preserve"> </w:t>
      </w:r>
    </w:p>
    <w:p w14:paraId="34105659" w14:textId="77777777" w:rsidR="000358A5" w:rsidRDefault="00137E26">
      <w:pPr>
        <w:ind w:left="490"/>
      </w:pPr>
      <w:r>
        <w:t>基金资产净值是指基金资产总值减去基金负债后的价值。</w:t>
      </w:r>
      <w:r>
        <w:rPr>
          <w:rFonts w:ascii="Times New Roman" w:eastAsia="Times New Roman" w:hAnsi="Times New Roman" w:cs="Times New Roman"/>
        </w:rPr>
        <w:t xml:space="preserve"> </w:t>
      </w:r>
    </w:p>
    <w:p w14:paraId="71CD63AE" w14:textId="77777777" w:rsidR="000358A5" w:rsidRDefault="00137E26">
      <w:pPr>
        <w:numPr>
          <w:ilvl w:val="0"/>
          <w:numId w:val="60"/>
        </w:numPr>
        <w:ind w:hanging="480"/>
      </w:pPr>
      <w:r>
        <w:t>基金财产的账户</w:t>
      </w:r>
      <w:r>
        <w:rPr>
          <w:rFonts w:ascii="Times New Roman" w:eastAsia="Times New Roman" w:hAnsi="Times New Roman" w:cs="Times New Roman"/>
        </w:rPr>
        <w:t xml:space="preserve"> </w:t>
      </w:r>
    </w:p>
    <w:p w14:paraId="6F75F1C2" w14:textId="77777777" w:rsidR="000358A5" w:rsidRDefault="00137E26">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AC8A0E1" w14:textId="77777777" w:rsidR="000358A5" w:rsidRDefault="00137E26">
      <w:pPr>
        <w:numPr>
          <w:ilvl w:val="0"/>
          <w:numId w:val="60"/>
        </w:numPr>
        <w:ind w:hanging="480"/>
      </w:pPr>
      <w:r>
        <w:t>基金财产的保管和处分</w:t>
      </w:r>
      <w:r>
        <w:rPr>
          <w:rFonts w:ascii="Times New Roman" w:eastAsia="Times New Roman" w:hAnsi="Times New Roman" w:cs="Times New Roman"/>
        </w:rPr>
        <w:t xml:space="preserve"> </w:t>
      </w:r>
    </w:p>
    <w:p w14:paraId="1DD0A5E4" w14:textId="77777777" w:rsidR="000358A5" w:rsidRDefault="00137E2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78E09C" w14:textId="77777777" w:rsidR="000358A5" w:rsidRDefault="00137E2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04DB723" w14:textId="77777777" w:rsidR="000358A5" w:rsidRDefault="00137E26">
      <w:pPr>
        <w:pStyle w:val="1"/>
        <w:ind w:left="488" w:right="605"/>
      </w:pPr>
      <w:bookmarkStart w:id="13" w:name="_Toc618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7773DC" w14:textId="77777777" w:rsidR="000358A5" w:rsidRDefault="00137E26">
      <w:pPr>
        <w:spacing w:after="177"/>
        <w:ind w:left="480" w:firstLine="0"/>
      </w:pPr>
      <w:r>
        <w:rPr>
          <w:rFonts w:ascii="Times New Roman" w:eastAsia="Times New Roman" w:hAnsi="Times New Roman" w:cs="Times New Roman"/>
        </w:rPr>
        <w:t xml:space="preserve"> </w:t>
      </w:r>
    </w:p>
    <w:p w14:paraId="41A496F7" w14:textId="77777777" w:rsidR="000358A5" w:rsidRDefault="00137E26">
      <w:pPr>
        <w:numPr>
          <w:ilvl w:val="0"/>
          <w:numId w:val="61"/>
        </w:numPr>
        <w:ind w:hanging="480"/>
      </w:pPr>
      <w:r>
        <w:t>估值日</w:t>
      </w:r>
      <w:r>
        <w:rPr>
          <w:rFonts w:ascii="Times New Roman" w:eastAsia="Times New Roman" w:hAnsi="Times New Roman" w:cs="Times New Roman"/>
        </w:rPr>
        <w:t xml:space="preserve"> </w:t>
      </w:r>
    </w:p>
    <w:p w14:paraId="62405400" w14:textId="77777777" w:rsidR="000358A5" w:rsidRDefault="00137E2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8E36EC6" w14:textId="77777777" w:rsidR="000358A5" w:rsidRDefault="00137E26">
      <w:pPr>
        <w:numPr>
          <w:ilvl w:val="0"/>
          <w:numId w:val="61"/>
        </w:numPr>
        <w:ind w:hanging="480"/>
      </w:pPr>
      <w:r>
        <w:t>估值对象</w:t>
      </w:r>
      <w:r>
        <w:rPr>
          <w:rFonts w:ascii="Times New Roman" w:eastAsia="Times New Roman" w:hAnsi="Times New Roman" w:cs="Times New Roman"/>
        </w:rPr>
        <w:t xml:space="preserve"> </w:t>
      </w:r>
    </w:p>
    <w:p w14:paraId="281D758D" w14:textId="77777777" w:rsidR="000358A5" w:rsidRDefault="00137E26">
      <w:pPr>
        <w:ind w:left="490"/>
      </w:pPr>
      <w:r>
        <w:t>基金所拥有的债券和银行存款本息、应收款项、其它投资等资产及负债。</w:t>
      </w:r>
      <w:r>
        <w:rPr>
          <w:rFonts w:ascii="Times New Roman" w:eastAsia="Times New Roman" w:hAnsi="Times New Roman" w:cs="Times New Roman"/>
        </w:rPr>
        <w:t xml:space="preserve"> </w:t>
      </w:r>
    </w:p>
    <w:p w14:paraId="0D3370FA" w14:textId="77777777" w:rsidR="000358A5" w:rsidRDefault="00137E26">
      <w:pPr>
        <w:numPr>
          <w:ilvl w:val="0"/>
          <w:numId w:val="61"/>
        </w:numPr>
        <w:ind w:hanging="480"/>
      </w:pPr>
      <w:r>
        <w:t>估值原则</w:t>
      </w:r>
      <w:r>
        <w:rPr>
          <w:rFonts w:ascii="Times New Roman" w:eastAsia="Times New Roman" w:hAnsi="Times New Roman" w:cs="Times New Roman"/>
        </w:rPr>
        <w:t xml:space="preserve"> </w:t>
      </w:r>
    </w:p>
    <w:p w14:paraId="0981D6A1" w14:textId="77777777" w:rsidR="000358A5" w:rsidRDefault="00137E26">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5138D9E" w14:textId="77777777" w:rsidR="000358A5" w:rsidRDefault="00137E26">
      <w:pPr>
        <w:numPr>
          <w:ilvl w:val="0"/>
          <w:numId w:val="62"/>
        </w:numPr>
        <w:spacing w:after="11" w:line="363" w:lineRule="auto"/>
        <w:ind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A2CC9E7" w14:textId="77777777" w:rsidR="000358A5" w:rsidRDefault="00137E26">
      <w:pPr>
        <w:spacing w:after="23"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w:t>
      </w:r>
      <w:r>
        <w:t>产或负债所产生的溢价或折价。</w:t>
      </w:r>
      <w:r>
        <w:rPr>
          <w:rFonts w:ascii="Times New Roman" w:eastAsia="Times New Roman" w:hAnsi="Times New Roman" w:cs="Times New Roman"/>
        </w:rPr>
        <w:t xml:space="preserve"> </w:t>
      </w:r>
    </w:p>
    <w:p w14:paraId="534A8526" w14:textId="77777777" w:rsidR="000358A5" w:rsidRDefault="00137E26">
      <w:pPr>
        <w:numPr>
          <w:ilvl w:val="0"/>
          <w:numId w:val="62"/>
        </w:numPr>
        <w:spacing w:after="18"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E2E1A9" w14:textId="77777777" w:rsidR="000358A5" w:rsidRDefault="00137E26">
      <w:pPr>
        <w:numPr>
          <w:ilvl w:val="0"/>
          <w:numId w:val="62"/>
        </w:numPr>
        <w:spacing w:after="0"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F80EF3" w14:textId="77777777" w:rsidR="000358A5" w:rsidRDefault="00137E26">
      <w:pPr>
        <w:ind w:left="490"/>
      </w:pPr>
      <w:r>
        <w:t>四、估值方法</w:t>
      </w:r>
      <w:r>
        <w:rPr>
          <w:rFonts w:ascii="Times New Roman" w:eastAsia="Times New Roman" w:hAnsi="Times New Roman" w:cs="Times New Roman"/>
        </w:rPr>
        <w:t xml:space="preserve"> </w:t>
      </w:r>
    </w:p>
    <w:p w14:paraId="0562522E" w14:textId="77777777" w:rsidR="000358A5" w:rsidRDefault="00137E26">
      <w:pPr>
        <w:ind w:left="490"/>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7F75048" w14:textId="77777777" w:rsidR="000358A5" w:rsidRDefault="00137E26">
      <w:pPr>
        <w:numPr>
          <w:ilvl w:val="0"/>
          <w:numId w:val="63"/>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5CF9C04" w14:textId="77777777" w:rsidR="000358A5" w:rsidRDefault="00137E26">
      <w:pPr>
        <w:numPr>
          <w:ilvl w:val="0"/>
          <w:numId w:val="63"/>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A138B2" w14:textId="77777777" w:rsidR="000358A5" w:rsidRDefault="00137E26">
      <w:pPr>
        <w:numPr>
          <w:ilvl w:val="0"/>
          <w:numId w:val="63"/>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C08C613" w14:textId="77777777" w:rsidR="000358A5" w:rsidRDefault="00137E26">
      <w:pPr>
        <w:numPr>
          <w:ilvl w:val="0"/>
          <w:numId w:val="63"/>
        </w:numPr>
        <w:spacing w:after="12" w:line="370" w:lineRule="auto"/>
        <w:ind w:firstLine="480"/>
      </w:pPr>
      <w:r>
        <w:t>交易所上市不存在活跃市场的有价证券，采用估值技术确定公允价值。交易所上市的资产支持证券和私募债券，采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77A3B6B1" w14:textId="77777777" w:rsidR="000358A5" w:rsidRDefault="00137E26">
      <w:pPr>
        <w:numPr>
          <w:ilvl w:val="0"/>
          <w:numId w:val="63"/>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EA4A4CD" w14:textId="77777777" w:rsidR="000358A5" w:rsidRDefault="00137E26">
      <w:pPr>
        <w:ind w:left="490"/>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D533A17" w14:textId="77777777" w:rsidR="000358A5" w:rsidRDefault="00137E26">
      <w:pPr>
        <w:numPr>
          <w:ilvl w:val="0"/>
          <w:numId w:val="64"/>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CE87A98" w14:textId="77777777" w:rsidR="000358A5" w:rsidRDefault="00137E26">
      <w:pPr>
        <w:numPr>
          <w:ilvl w:val="0"/>
          <w:numId w:val="64"/>
        </w:numPr>
        <w:spacing w:after="13" w:line="369" w:lineRule="auto"/>
        <w:ind w:firstLine="480"/>
      </w:pPr>
      <w:r>
        <w:t>对银行间市场未上市，且第三方估值机构未提供估值价格的债券，在发行利率与二级市场利率</w:t>
      </w:r>
      <w:r>
        <w:t>不存在明显差异，未上市期间市场利率没有发生大的变动的情况下，按成本估值。</w:t>
      </w:r>
      <w:r>
        <w:rPr>
          <w:rFonts w:ascii="Times New Roman" w:eastAsia="Times New Roman" w:hAnsi="Times New Roman" w:cs="Times New Roman"/>
        </w:rPr>
        <w:t xml:space="preserve"> </w:t>
      </w:r>
    </w:p>
    <w:p w14:paraId="6DB3E4F8" w14:textId="77777777" w:rsidR="000358A5" w:rsidRDefault="00137E26">
      <w:pPr>
        <w:numPr>
          <w:ilvl w:val="0"/>
          <w:numId w:val="6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963F070" w14:textId="77777777" w:rsidR="000358A5" w:rsidRDefault="00137E26">
      <w:pPr>
        <w:numPr>
          <w:ilvl w:val="0"/>
          <w:numId w:val="65"/>
        </w:numPr>
        <w:spacing w:after="8" w:line="372" w:lineRule="auto"/>
        <w:ind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7A0BB35A" w14:textId="77777777" w:rsidR="000358A5" w:rsidRDefault="00137E26">
      <w:pPr>
        <w:numPr>
          <w:ilvl w:val="0"/>
          <w:numId w:val="65"/>
        </w:numPr>
        <w:spacing w:after="13" w:line="369" w:lineRule="auto"/>
        <w:ind w:firstLine="480"/>
      </w:pPr>
      <w:r>
        <w:t>当本基金发生大额申购或赎回情形时，基金管理人可以采用摆动定价机制，以确保基金估值的公平性，</w:t>
      </w:r>
      <w:r>
        <w:t>具体处理原则与操作规范遵循相关法律法规以及监管部门、自律组织的规定。</w:t>
      </w:r>
      <w:r>
        <w:rPr>
          <w:rFonts w:ascii="Times New Roman" w:eastAsia="Times New Roman" w:hAnsi="Times New Roman" w:cs="Times New Roman"/>
        </w:rPr>
        <w:t xml:space="preserve"> </w:t>
      </w:r>
    </w:p>
    <w:p w14:paraId="2DEC8C84" w14:textId="77777777" w:rsidR="000358A5" w:rsidRDefault="00137E26">
      <w:pPr>
        <w:numPr>
          <w:ilvl w:val="0"/>
          <w:numId w:val="65"/>
        </w:numPr>
        <w:spacing w:after="15" w:line="365"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6D77180" w14:textId="77777777" w:rsidR="000358A5" w:rsidRDefault="00137E26">
      <w:pPr>
        <w:numPr>
          <w:ilvl w:val="0"/>
          <w:numId w:val="6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2A3BA0" w14:textId="77777777" w:rsidR="000358A5" w:rsidRDefault="00137E2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3E5A31" w14:textId="77777777" w:rsidR="000358A5" w:rsidRDefault="00137E26">
      <w:pPr>
        <w:spacing w:after="24"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由此给基金份额持有人和基金造成损失以及因该交易日基金资</w:t>
      </w:r>
      <w:r>
        <w:t>产净值计算顺延错误而引起损失的，基金托管人不负责赔付。</w:t>
      </w:r>
      <w:r>
        <w:rPr>
          <w:rFonts w:ascii="Times New Roman" w:eastAsia="Times New Roman" w:hAnsi="Times New Roman" w:cs="Times New Roman"/>
        </w:rPr>
        <w:t xml:space="preserve"> </w:t>
      </w:r>
    </w:p>
    <w:p w14:paraId="4816E763" w14:textId="77777777" w:rsidR="000358A5" w:rsidRDefault="00137E26">
      <w:pPr>
        <w:ind w:left="490"/>
      </w:pPr>
      <w:r>
        <w:t>五、估值程序</w:t>
      </w:r>
      <w:r>
        <w:rPr>
          <w:rFonts w:ascii="Times New Roman" w:eastAsia="Times New Roman" w:hAnsi="Times New Roman" w:cs="Times New Roman"/>
        </w:rPr>
        <w:t xml:space="preserve"> </w:t>
      </w:r>
    </w:p>
    <w:p w14:paraId="31B795C9" w14:textId="77777777" w:rsidR="000358A5" w:rsidRDefault="00137E26">
      <w:pPr>
        <w:numPr>
          <w:ilvl w:val="0"/>
          <w:numId w:val="66"/>
        </w:numPr>
        <w:spacing w:after="0" w:line="372" w:lineRule="auto"/>
        <w:ind w:firstLine="480"/>
      </w:pPr>
      <w:r>
        <w:t>各类基金份额的基金份额净值是按照每个工作日闭市后，基金资产净值除以当日该类基金份额的余额总数计算，精确到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6AFA0B2C" w14:textId="77777777" w:rsidR="000358A5" w:rsidRDefault="00137E26">
      <w:pPr>
        <w:ind w:left="490"/>
      </w:pPr>
      <w:r>
        <w:t>每个工作日计算基金资产净值及各类基金份额净值，并按规定披露。</w:t>
      </w:r>
      <w:r>
        <w:rPr>
          <w:rFonts w:ascii="Times New Roman" w:eastAsia="Times New Roman" w:hAnsi="Times New Roman" w:cs="Times New Roman"/>
        </w:rPr>
        <w:t xml:space="preserve"> </w:t>
      </w:r>
    </w:p>
    <w:p w14:paraId="158B77F2" w14:textId="77777777" w:rsidR="000358A5" w:rsidRDefault="00137E26">
      <w:pPr>
        <w:numPr>
          <w:ilvl w:val="0"/>
          <w:numId w:val="66"/>
        </w:numPr>
        <w:spacing w:after="17" w:line="366" w:lineRule="auto"/>
        <w:ind w:firstLine="480"/>
      </w:pPr>
      <w:r>
        <w:t>基金管理人应每个工作日对基金资产估值。但基金管理人根据法律法规或本基金合同的规定暂停估值时除外。基金管理人每个工作日对基金资产估值后，将</w:t>
      </w:r>
      <w:r>
        <w:t>各类基金份额净值结果发送基金托管人，经基金托管人复核无误后，由基金管理人对外公布。</w:t>
      </w:r>
      <w:r>
        <w:rPr>
          <w:rFonts w:ascii="Times New Roman" w:eastAsia="Times New Roman" w:hAnsi="Times New Roman" w:cs="Times New Roman"/>
        </w:rPr>
        <w:t xml:space="preserve"> </w:t>
      </w:r>
    </w:p>
    <w:p w14:paraId="22853431" w14:textId="77777777" w:rsidR="000358A5" w:rsidRDefault="00137E26">
      <w:pPr>
        <w:ind w:left="490"/>
      </w:pPr>
      <w:r>
        <w:t>六、估值错误的处理</w:t>
      </w:r>
      <w:r>
        <w:rPr>
          <w:rFonts w:ascii="Times New Roman" w:eastAsia="Times New Roman" w:hAnsi="Times New Roman" w:cs="Times New Roman"/>
        </w:rPr>
        <w:t xml:space="preserve"> </w:t>
      </w:r>
    </w:p>
    <w:p w14:paraId="6B2FF4E5" w14:textId="77777777" w:rsidR="000358A5" w:rsidRDefault="00137E26">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D2DEC4" w14:textId="77777777" w:rsidR="000358A5" w:rsidRDefault="00137E26">
      <w:pPr>
        <w:ind w:left="490"/>
      </w:pPr>
      <w:r>
        <w:t>本基金合同的当事人应按照以下约定处理：</w:t>
      </w:r>
      <w:r>
        <w:rPr>
          <w:rFonts w:ascii="Times New Roman" w:eastAsia="Times New Roman" w:hAnsi="Times New Roman" w:cs="Times New Roman"/>
        </w:rPr>
        <w:t xml:space="preserve"> </w:t>
      </w:r>
    </w:p>
    <w:p w14:paraId="19B8DC7F" w14:textId="77777777" w:rsidR="000358A5" w:rsidRDefault="00137E26">
      <w:pPr>
        <w:numPr>
          <w:ilvl w:val="0"/>
          <w:numId w:val="67"/>
        </w:numPr>
        <w:spacing w:after="25" w:line="361" w:lineRule="auto"/>
        <w:ind w:hanging="360"/>
      </w:pPr>
      <w:r>
        <w:t>估值错误类型本基金运作过程中，如果由于基金管理人或基金托管人、或登记机构、或销售机构、或投资人自身的过错造成估值错误，导致其他当事人遭受损失的，过错的责任人应当对由于该估值错误</w:t>
      </w:r>
      <w:r>
        <w:t>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3EFBF10" w14:textId="77777777" w:rsidR="000358A5" w:rsidRDefault="00137E26">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F81BB39" w14:textId="77777777" w:rsidR="000358A5" w:rsidRDefault="00137E2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F887EC" w14:textId="77777777" w:rsidR="000358A5" w:rsidRDefault="00137E26">
      <w:pPr>
        <w:numPr>
          <w:ilvl w:val="0"/>
          <w:numId w:val="67"/>
        </w:numPr>
        <w:ind w:hanging="360"/>
      </w:pPr>
      <w:r>
        <w:t>估值错误处理原则</w:t>
      </w:r>
      <w:r>
        <w:rPr>
          <w:rFonts w:ascii="Times New Roman" w:eastAsia="Times New Roman" w:hAnsi="Times New Roman" w:cs="Times New Roman"/>
        </w:rPr>
        <w:t xml:space="preserve"> </w:t>
      </w:r>
    </w:p>
    <w:p w14:paraId="0F833949" w14:textId="77777777" w:rsidR="000358A5" w:rsidRDefault="00137E26">
      <w:pPr>
        <w:numPr>
          <w:ilvl w:val="0"/>
          <w:numId w:val="68"/>
        </w:numPr>
        <w:ind w:firstLine="480"/>
      </w:pPr>
      <w:r>
        <w:t>估值错误已发生，但尚未给当事人造成损失时，估值错误责任方应及</w:t>
      </w:r>
    </w:p>
    <w:p w14:paraId="3839631D" w14:textId="77777777" w:rsidR="000358A5" w:rsidRDefault="00137E26">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9C0EDA" w14:textId="77777777" w:rsidR="000358A5" w:rsidRDefault="00137E26">
      <w:pPr>
        <w:numPr>
          <w:ilvl w:val="0"/>
          <w:numId w:val="6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F28754" w14:textId="77777777" w:rsidR="000358A5" w:rsidRDefault="00137E26">
      <w:pPr>
        <w:numPr>
          <w:ilvl w:val="0"/>
          <w:numId w:val="68"/>
        </w:numPr>
        <w:spacing w:after="18" w:line="365"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83E7BF4" w14:textId="77777777" w:rsidR="000358A5" w:rsidRDefault="00137E26">
      <w:pPr>
        <w:numPr>
          <w:ilvl w:val="0"/>
          <w:numId w:val="6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02622B3" w14:textId="77777777" w:rsidR="000358A5" w:rsidRDefault="00137E2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20DE572" w14:textId="77777777" w:rsidR="000358A5" w:rsidRDefault="00137E26">
      <w:pPr>
        <w:ind w:left="490"/>
      </w:pPr>
      <w:r>
        <w:t>估值错误被发现后，有关的当事人应当及时进行处理，处理的程序如下：</w:t>
      </w:r>
      <w:r>
        <w:rPr>
          <w:rFonts w:ascii="Times New Roman" w:eastAsia="Times New Roman" w:hAnsi="Times New Roman" w:cs="Times New Roman"/>
        </w:rPr>
        <w:t xml:space="preserve"> </w:t>
      </w:r>
    </w:p>
    <w:p w14:paraId="1A283E01" w14:textId="77777777" w:rsidR="000358A5" w:rsidRDefault="00137E26">
      <w:pPr>
        <w:numPr>
          <w:ilvl w:val="0"/>
          <w:numId w:val="6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DF5BF2" w14:textId="77777777" w:rsidR="000358A5" w:rsidRDefault="00137E26">
      <w:pPr>
        <w:numPr>
          <w:ilvl w:val="0"/>
          <w:numId w:val="69"/>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D71380" w14:textId="77777777" w:rsidR="000358A5" w:rsidRDefault="00137E26">
      <w:pPr>
        <w:numPr>
          <w:ilvl w:val="0"/>
          <w:numId w:val="6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114055E" w14:textId="77777777" w:rsidR="000358A5" w:rsidRDefault="00137E26">
      <w:pPr>
        <w:numPr>
          <w:ilvl w:val="0"/>
          <w:numId w:val="6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1EC842" w14:textId="77777777" w:rsidR="000358A5" w:rsidRDefault="00137E2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F54F0A" w14:textId="77777777" w:rsidR="000358A5" w:rsidRDefault="00137E26">
      <w:pPr>
        <w:numPr>
          <w:ilvl w:val="0"/>
          <w:numId w:val="70"/>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0E5FBEA" w14:textId="77777777" w:rsidR="000358A5" w:rsidRDefault="00137E26">
      <w:pPr>
        <w:numPr>
          <w:ilvl w:val="0"/>
          <w:numId w:val="70"/>
        </w:numPr>
        <w:ind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51FE0C36" w14:textId="77777777" w:rsidR="000358A5" w:rsidRDefault="00137E26">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27430B" w14:textId="77777777" w:rsidR="000358A5" w:rsidRDefault="00137E26">
      <w:pPr>
        <w:numPr>
          <w:ilvl w:val="0"/>
          <w:numId w:val="70"/>
        </w:numPr>
        <w:ind w:firstLine="480"/>
      </w:pPr>
      <w:r>
        <w:t>前述内容如法律法规或监管机关另有规定的，从其规定处理。</w:t>
      </w:r>
      <w:r>
        <w:rPr>
          <w:rFonts w:ascii="Times New Roman" w:eastAsia="Times New Roman" w:hAnsi="Times New Roman" w:cs="Times New Roman"/>
        </w:rPr>
        <w:t xml:space="preserve"> </w:t>
      </w:r>
    </w:p>
    <w:p w14:paraId="6F43C526" w14:textId="77777777" w:rsidR="000358A5" w:rsidRDefault="00137E26">
      <w:pPr>
        <w:ind w:left="490"/>
      </w:pPr>
      <w:r>
        <w:t>七、暂停估值的情形</w:t>
      </w:r>
      <w:r>
        <w:rPr>
          <w:rFonts w:ascii="Times New Roman" w:eastAsia="Times New Roman" w:hAnsi="Times New Roman" w:cs="Times New Roman"/>
        </w:rPr>
        <w:t xml:space="preserve"> </w:t>
      </w:r>
    </w:p>
    <w:p w14:paraId="15EF3FF0" w14:textId="77777777" w:rsidR="000358A5" w:rsidRDefault="00137E26">
      <w:pPr>
        <w:numPr>
          <w:ilvl w:val="0"/>
          <w:numId w:val="7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6749ADA" w14:textId="77777777" w:rsidR="000358A5" w:rsidRDefault="00137E26">
      <w:pPr>
        <w:numPr>
          <w:ilvl w:val="0"/>
          <w:numId w:val="7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2656DAC" w14:textId="77777777" w:rsidR="000358A5" w:rsidRDefault="00137E26">
      <w:pPr>
        <w:numPr>
          <w:ilvl w:val="0"/>
          <w:numId w:val="7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2D161B" w14:textId="77777777" w:rsidR="000358A5" w:rsidRDefault="00137E26">
      <w:pPr>
        <w:numPr>
          <w:ilvl w:val="0"/>
          <w:numId w:val="71"/>
        </w:numPr>
        <w:ind w:firstLine="480"/>
      </w:pPr>
      <w:r>
        <w:t>中国证监会和基金合同认定的其它情形。</w:t>
      </w:r>
      <w:r>
        <w:rPr>
          <w:rFonts w:ascii="Times New Roman" w:eastAsia="Times New Roman" w:hAnsi="Times New Roman" w:cs="Times New Roman"/>
        </w:rPr>
        <w:t xml:space="preserve"> </w:t>
      </w:r>
    </w:p>
    <w:p w14:paraId="54B5F39B" w14:textId="77777777" w:rsidR="000358A5" w:rsidRDefault="00137E26">
      <w:pPr>
        <w:numPr>
          <w:ilvl w:val="0"/>
          <w:numId w:val="72"/>
        </w:numPr>
        <w:ind w:hanging="480"/>
      </w:pPr>
      <w:r>
        <w:t>基金净值的确认</w:t>
      </w:r>
      <w:r>
        <w:rPr>
          <w:rFonts w:ascii="Times New Roman" w:eastAsia="Times New Roman" w:hAnsi="Times New Roman" w:cs="Times New Roman"/>
        </w:rPr>
        <w:t xml:space="preserve"> </w:t>
      </w:r>
    </w:p>
    <w:p w14:paraId="634F6D6E" w14:textId="77777777" w:rsidR="000358A5" w:rsidRDefault="00137E26">
      <w:pPr>
        <w:spacing w:after="23" w:line="362" w:lineRule="auto"/>
        <w:ind w:left="-15" w:firstLine="480"/>
      </w:pPr>
      <w:r>
        <w:t>用于基金信息披露的基金资产净值和各类基金份额净值由基金管理人负责计算，基金托管人负责进</w:t>
      </w:r>
      <w:r>
        <w:t>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25F2EB" w14:textId="77777777" w:rsidR="000358A5" w:rsidRDefault="00137E26">
      <w:pPr>
        <w:numPr>
          <w:ilvl w:val="0"/>
          <w:numId w:val="72"/>
        </w:numPr>
        <w:ind w:hanging="480"/>
      </w:pPr>
      <w:r>
        <w:t>特殊情形的处理</w:t>
      </w:r>
      <w:r>
        <w:rPr>
          <w:rFonts w:ascii="Times New Roman" w:eastAsia="Times New Roman" w:hAnsi="Times New Roman" w:cs="Times New Roman"/>
        </w:rPr>
        <w:t xml:space="preserve">  </w:t>
      </w:r>
    </w:p>
    <w:p w14:paraId="3FE51908" w14:textId="77777777" w:rsidR="000358A5" w:rsidRDefault="00137E26">
      <w:pPr>
        <w:numPr>
          <w:ilvl w:val="0"/>
          <w:numId w:val="73"/>
        </w:numPr>
        <w:spacing w:after="0" w:line="384" w:lineRule="auto"/>
        <w:ind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2FE24E4" w14:textId="77777777" w:rsidR="000358A5" w:rsidRDefault="00137E26">
      <w:pPr>
        <w:numPr>
          <w:ilvl w:val="0"/>
          <w:numId w:val="73"/>
        </w:numPr>
        <w:spacing w:after="1" w:line="366" w:lineRule="auto"/>
        <w:ind w:firstLine="480"/>
      </w:pPr>
      <w:r>
        <w:t>由于证券交易所及其登记结算公司等第三方机构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7ADA28A0" w14:textId="77777777" w:rsidR="000358A5" w:rsidRDefault="00137E26">
      <w:pPr>
        <w:spacing w:after="0"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E556E40" w14:textId="77777777" w:rsidR="000358A5" w:rsidRDefault="00137E26">
      <w:pPr>
        <w:pStyle w:val="1"/>
        <w:ind w:left="488" w:right="603"/>
      </w:pPr>
      <w:bookmarkStart w:id="14" w:name="_Toc618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7344EC" w14:textId="77777777" w:rsidR="000358A5" w:rsidRDefault="00137E26">
      <w:pPr>
        <w:spacing w:after="177"/>
        <w:ind w:left="480" w:firstLine="0"/>
      </w:pPr>
      <w:r>
        <w:rPr>
          <w:rFonts w:ascii="Times New Roman" w:eastAsia="Times New Roman" w:hAnsi="Times New Roman" w:cs="Times New Roman"/>
        </w:rPr>
        <w:t xml:space="preserve"> </w:t>
      </w:r>
    </w:p>
    <w:p w14:paraId="3727EA00" w14:textId="77777777" w:rsidR="000358A5" w:rsidRDefault="00137E26">
      <w:pPr>
        <w:ind w:left="490"/>
      </w:pPr>
      <w:r>
        <w:t>一、基金费用的种类</w:t>
      </w:r>
      <w:r>
        <w:rPr>
          <w:rFonts w:ascii="Times New Roman" w:eastAsia="Times New Roman" w:hAnsi="Times New Roman" w:cs="Times New Roman"/>
        </w:rPr>
        <w:t xml:space="preserve"> </w:t>
      </w:r>
    </w:p>
    <w:p w14:paraId="1148DACB" w14:textId="77777777" w:rsidR="000358A5" w:rsidRDefault="00137E26">
      <w:pPr>
        <w:numPr>
          <w:ilvl w:val="0"/>
          <w:numId w:val="74"/>
        </w:numPr>
        <w:ind w:firstLine="480"/>
      </w:pPr>
      <w:r>
        <w:t>基金管理人的管理费；</w:t>
      </w:r>
      <w:r>
        <w:rPr>
          <w:rFonts w:ascii="Times New Roman" w:eastAsia="Times New Roman" w:hAnsi="Times New Roman" w:cs="Times New Roman"/>
        </w:rPr>
        <w:t xml:space="preserve"> </w:t>
      </w:r>
    </w:p>
    <w:p w14:paraId="32FE5A97" w14:textId="77777777" w:rsidR="000358A5" w:rsidRDefault="00137E26">
      <w:pPr>
        <w:numPr>
          <w:ilvl w:val="0"/>
          <w:numId w:val="74"/>
        </w:numPr>
        <w:ind w:firstLine="480"/>
      </w:pPr>
      <w:r>
        <w:t>基金托管人的托管费；</w:t>
      </w:r>
      <w:r>
        <w:rPr>
          <w:rFonts w:ascii="Times New Roman" w:eastAsia="Times New Roman" w:hAnsi="Times New Roman" w:cs="Times New Roman"/>
        </w:rPr>
        <w:t xml:space="preserve"> </w:t>
      </w:r>
    </w:p>
    <w:p w14:paraId="62E61936" w14:textId="77777777" w:rsidR="000358A5" w:rsidRDefault="00137E26">
      <w:pPr>
        <w:numPr>
          <w:ilvl w:val="0"/>
          <w:numId w:val="7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621BF6" w14:textId="77777777" w:rsidR="000358A5" w:rsidRDefault="00137E26">
      <w:pPr>
        <w:numPr>
          <w:ilvl w:val="0"/>
          <w:numId w:val="74"/>
        </w:numPr>
        <w:ind w:firstLine="480"/>
      </w:pPr>
      <w:r>
        <w:t>《基金合同》生效后与基金相关的信息披露费用；</w:t>
      </w:r>
      <w:r>
        <w:rPr>
          <w:rFonts w:ascii="Times New Roman" w:eastAsia="Times New Roman" w:hAnsi="Times New Roman" w:cs="Times New Roman"/>
        </w:rPr>
        <w:t xml:space="preserve"> </w:t>
      </w:r>
    </w:p>
    <w:p w14:paraId="3ED7830F" w14:textId="77777777" w:rsidR="000358A5" w:rsidRDefault="00137E26">
      <w:pPr>
        <w:numPr>
          <w:ilvl w:val="0"/>
          <w:numId w:val="74"/>
        </w:numPr>
        <w:ind w:firstLine="480"/>
      </w:pPr>
      <w:r>
        <w:t>《基金合同》生效后与基金相关的会计师费、律师费和诉讼费；</w:t>
      </w:r>
      <w:r>
        <w:rPr>
          <w:rFonts w:ascii="Times New Roman" w:eastAsia="Times New Roman" w:hAnsi="Times New Roman" w:cs="Times New Roman"/>
        </w:rPr>
        <w:t xml:space="preserve"> </w:t>
      </w:r>
    </w:p>
    <w:p w14:paraId="6CCBB65B" w14:textId="77777777" w:rsidR="000358A5" w:rsidRDefault="00137E26">
      <w:pPr>
        <w:numPr>
          <w:ilvl w:val="0"/>
          <w:numId w:val="74"/>
        </w:numPr>
        <w:ind w:firstLine="480"/>
      </w:pPr>
      <w:r>
        <w:t>基金份额持有人大会费用；</w:t>
      </w:r>
      <w:r>
        <w:rPr>
          <w:rFonts w:ascii="Times New Roman" w:eastAsia="Times New Roman" w:hAnsi="Times New Roman" w:cs="Times New Roman"/>
        </w:rPr>
        <w:t xml:space="preserve"> </w:t>
      </w:r>
    </w:p>
    <w:p w14:paraId="5E1FAE14" w14:textId="77777777" w:rsidR="000358A5" w:rsidRDefault="00137E26">
      <w:pPr>
        <w:numPr>
          <w:ilvl w:val="0"/>
          <w:numId w:val="74"/>
        </w:numPr>
        <w:ind w:firstLine="480"/>
      </w:pPr>
      <w:r>
        <w:t>基金的证券交易费用；</w:t>
      </w:r>
      <w:r>
        <w:rPr>
          <w:rFonts w:ascii="Times New Roman" w:eastAsia="Times New Roman" w:hAnsi="Times New Roman" w:cs="Times New Roman"/>
        </w:rPr>
        <w:t xml:space="preserve"> </w:t>
      </w:r>
    </w:p>
    <w:p w14:paraId="00661A33" w14:textId="77777777" w:rsidR="000358A5" w:rsidRDefault="00137E26">
      <w:pPr>
        <w:numPr>
          <w:ilvl w:val="0"/>
          <w:numId w:val="74"/>
        </w:numPr>
        <w:ind w:firstLine="480"/>
      </w:pPr>
      <w:r>
        <w:t>基金的银行汇划费用；</w:t>
      </w:r>
      <w:r>
        <w:rPr>
          <w:rFonts w:ascii="Times New Roman" w:eastAsia="Times New Roman" w:hAnsi="Times New Roman" w:cs="Times New Roman"/>
        </w:rPr>
        <w:t xml:space="preserve"> </w:t>
      </w:r>
    </w:p>
    <w:p w14:paraId="6807BD57" w14:textId="77777777" w:rsidR="000358A5" w:rsidRDefault="00137E26">
      <w:pPr>
        <w:numPr>
          <w:ilvl w:val="0"/>
          <w:numId w:val="74"/>
        </w:numPr>
        <w:ind w:firstLine="480"/>
      </w:pPr>
      <w:r>
        <w:t>基金相关账户的开户费用和维护费用；</w:t>
      </w:r>
      <w:r>
        <w:rPr>
          <w:rFonts w:ascii="Times New Roman" w:eastAsia="Times New Roman" w:hAnsi="Times New Roman" w:cs="Times New Roman"/>
        </w:rPr>
        <w:t xml:space="preserve"> </w:t>
      </w:r>
    </w:p>
    <w:p w14:paraId="0BF78FE5" w14:textId="77777777" w:rsidR="000358A5" w:rsidRDefault="00137E26">
      <w:pPr>
        <w:numPr>
          <w:ilvl w:val="0"/>
          <w:numId w:val="7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3580B86" w14:textId="77777777" w:rsidR="000358A5" w:rsidRDefault="00137E26">
      <w:pPr>
        <w:ind w:left="490"/>
      </w:pPr>
      <w:r>
        <w:t>本基金终止清算时所发生费用，按实际支出额从基金财产总值中扣除。</w:t>
      </w:r>
      <w:r>
        <w:rPr>
          <w:rFonts w:ascii="Times New Roman" w:eastAsia="Times New Roman" w:hAnsi="Times New Roman" w:cs="Times New Roman"/>
        </w:rPr>
        <w:t xml:space="preserve"> </w:t>
      </w:r>
    </w:p>
    <w:p w14:paraId="53BEEA85" w14:textId="77777777" w:rsidR="000358A5" w:rsidRDefault="00137E26">
      <w:pPr>
        <w:ind w:left="490"/>
      </w:pPr>
      <w:r>
        <w:t>二、基金费用计提方法、计提标准和支付方式</w:t>
      </w:r>
      <w:r>
        <w:rPr>
          <w:rFonts w:ascii="Times New Roman" w:eastAsia="Times New Roman" w:hAnsi="Times New Roman" w:cs="Times New Roman"/>
        </w:rPr>
        <w:t xml:space="preserve"> </w:t>
      </w:r>
    </w:p>
    <w:p w14:paraId="5E37DE29" w14:textId="77777777" w:rsidR="000358A5" w:rsidRDefault="00137E2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52AFAD"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F2A3F17"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C31485"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F710E1"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4F440F"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8F2AF64" w14:textId="77777777" w:rsidR="000358A5" w:rsidRDefault="00137E2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3F80A9" w14:textId="77777777" w:rsidR="000358A5" w:rsidRDefault="00137E26">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378FDC"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A96DB2B"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62B7D8"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3AE49" w14:textId="77777777" w:rsidR="000358A5" w:rsidRDefault="00137E26">
      <w:pPr>
        <w:spacing w:after="5"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FB21808" w14:textId="77777777" w:rsidR="000358A5" w:rsidRDefault="00137E2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E50F239"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26976B5"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2FBDD4A"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652A0F"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B0B7AE9" w14:textId="77777777" w:rsidR="000358A5" w:rsidRDefault="00137E26">
      <w:pPr>
        <w:spacing w:after="5" w:line="370" w:lineRule="auto"/>
        <w:ind w:left="-15" w:firstLine="480"/>
      </w:pPr>
      <w:del w:id="23" w:author="FundLex" w:date="2026-10-22T00:04:00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个工作日内从基金财产中一次性划出，由基金管理人代收，基金管理人收到后按相关合同规定支付给基金销售机构等。若遇法定节假日、公休假或不可抗力等，支付日期顺延。</w:delText>
        </w:r>
      </w:del>
      <w:ins w:id="24" w:author="FundLex" w:date="2026-10-22T00:04:00Z">
        <w:r>
          <w:t/>
        </w:r>
      </w:ins>
      <w:r>
        <w:rPr>
          <w:rFonts w:ascii="Times New Roman" w:eastAsia="Times New Roman" w:hAnsi="Times New Roman" w:cs="Times New Roman"/>
        </w:rPr>
        <w:t xml:space="preserve"> </w:t>
      </w:r>
    </w:p>
    <w:p w14:paraId="427700FB" w14:textId="77777777" w:rsidR="000358A5" w:rsidRDefault="00137E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A6D69D5" w14:textId="77777777" w:rsidR="000358A5" w:rsidRDefault="00137E26">
      <w:pPr>
        <w:ind w:left="490"/>
      </w:pPr>
      <w:r>
        <w:t>销售服务费使用范围不包括基金募集期间的上述费用。</w:t>
      </w:r>
      <w:r>
        <w:rPr>
          <w:rFonts w:ascii="Times New Roman" w:eastAsia="Times New Roman" w:hAnsi="Times New Roman" w:cs="Times New Roman"/>
        </w:rPr>
        <w:t xml:space="preserve"> </w:t>
      </w:r>
    </w:p>
    <w:p w14:paraId="0282099E" w14:textId="77777777" w:rsidR="000358A5" w:rsidRDefault="00137E26">
      <w:pPr>
        <w:spacing w:after="0" w:line="383" w:lineRule="auto"/>
        <w:ind w:left="-1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B7A1D4" w14:textId="77777777" w:rsidR="000358A5" w:rsidRDefault="00137E2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0CC81B09" w14:textId="77777777" w:rsidR="000358A5" w:rsidRDefault="00137E26">
      <w:pPr>
        <w:numPr>
          <w:ilvl w:val="0"/>
          <w:numId w:val="7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C1EAA7" w14:textId="77777777" w:rsidR="000358A5" w:rsidRDefault="00137E26">
      <w:pPr>
        <w:numPr>
          <w:ilvl w:val="0"/>
          <w:numId w:val="75"/>
        </w:numPr>
        <w:ind w:firstLine="480"/>
      </w:pPr>
      <w:r>
        <w:t>基金管理人和基金托管人处理与基金运作无关的事项发生的费用；</w:t>
      </w:r>
      <w:r>
        <w:rPr>
          <w:rFonts w:ascii="Times New Roman" w:eastAsia="Times New Roman" w:hAnsi="Times New Roman" w:cs="Times New Roman"/>
        </w:rPr>
        <w:t xml:space="preserve"> </w:t>
      </w:r>
    </w:p>
    <w:p w14:paraId="71540652" w14:textId="77777777" w:rsidR="000358A5" w:rsidRDefault="00137E26">
      <w:pPr>
        <w:numPr>
          <w:ilvl w:val="0"/>
          <w:numId w:val="75"/>
        </w:numPr>
        <w:ind w:firstLine="480"/>
      </w:pPr>
      <w:r>
        <w:t>《基金合同》生效前的相关费用；</w:t>
      </w:r>
      <w:r>
        <w:rPr>
          <w:rFonts w:ascii="Times New Roman" w:eastAsia="Times New Roman" w:hAnsi="Times New Roman" w:cs="Times New Roman"/>
        </w:rPr>
        <w:t xml:space="preserve"> </w:t>
      </w:r>
    </w:p>
    <w:p w14:paraId="3F836928" w14:textId="77777777" w:rsidR="000358A5" w:rsidRDefault="00137E26">
      <w:pPr>
        <w:numPr>
          <w:ilvl w:val="0"/>
          <w:numId w:val="75"/>
        </w:numPr>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F65F6A1" w14:textId="77777777" w:rsidR="000358A5" w:rsidRDefault="00137E26">
      <w:pPr>
        <w:numPr>
          <w:ilvl w:val="0"/>
          <w:numId w:val="7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5B342D2" w14:textId="77777777" w:rsidR="000358A5" w:rsidRDefault="00137E26">
      <w:pPr>
        <w:numPr>
          <w:ilvl w:val="0"/>
          <w:numId w:val="76"/>
        </w:numPr>
        <w:ind w:hanging="480"/>
      </w:pPr>
      <w:r>
        <w:t>费用调整</w:t>
      </w:r>
      <w:r>
        <w:rPr>
          <w:rFonts w:ascii="Times New Roman" w:eastAsia="Times New Roman" w:hAnsi="Times New Roman" w:cs="Times New Roman"/>
        </w:rPr>
        <w:t xml:space="preserve">  </w:t>
      </w:r>
    </w:p>
    <w:p w14:paraId="7917654D" w14:textId="77777777" w:rsidR="000358A5" w:rsidRDefault="00137E26">
      <w:pPr>
        <w:spacing w:after="10" w:line="365" w:lineRule="auto"/>
        <w:ind w:left="-15" w:firstLine="480"/>
      </w:pPr>
      <w:r>
        <w:t>基金管理人和基金托管人协商一致后，可根据基金发展情况在履行适当程序后，调整基金管理费率、基金托管费率、基金销售服务费率等相关费率。</w:t>
      </w:r>
      <w:r>
        <w:rPr>
          <w:rFonts w:ascii="Times New Roman" w:eastAsia="Times New Roman" w:hAnsi="Times New Roman" w:cs="Times New Roman"/>
        </w:rPr>
        <w:t xml:space="preserve">  </w:t>
      </w:r>
    </w:p>
    <w:p w14:paraId="11963449" w14:textId="77777777" w:rsidR="000358A5" w:rsidRDefault="00137E26">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A608AFE" w14:textId="77777777" w:rsidR="000358A5" w:rsidRDefault="00137E26">
      <w:pPr>
        <w:numPr>
          <w:ilvl w:val="0"/>
          <w:numId w:val="76"/>
        </w:numPr>
        <w:ind w:hanging="480"/>
      </w:pPr>
      <w:r>
        <w:t>实施侧袋机制期间的基金费用</w:t>
      </w:r>
      <w:r>
        <w:rPr>
          <w:rFonts w:ascii="Times New Roman" w:eastAsia="Times New Roman" w:hAnsi="Times New Roman" w:cs="Times New Roman"/>
        </w:rPr>
        <w:t xml:space="preserve"> </w:t>
      </w:r>
    </w:p>
    <w:p w14:paraId="74C10E22" w14:textId="77777777" w:rsidR="000358A5" w:rsidRDefault="00137E2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w:t>
      </w:r>
      <w:r>
        <w:t>书的规定。</w:t>
      </w:r>
      <w:r>
        <w:rPr>
          <w:rFonts w:ascii="Times New Roman" w:eastAsia="Times New Roman" w:hAnsi="Times New Roman" w:cs="Times New Roman"/>
        </w:rPr>
        <w:t xml:space="preserve"> </w:t>
      </w:r>
    </w:p>
    <w:p w14:paraId="2D4822B7" w14:textId="77777777" w:rsidR="000358A5" w:rsidRDefault="00137E26">
      <w:pPr>
        <w:numPr>
          <w:ilvl w:val="0"/>
          <w:numId w:val="76"/>
        </w:numPr>
        <w:ind w:hanging="480"/>
      </w:pPr>
      <w:r>
        <w:t>基金税收</w:t>
      </w:r>
      <w:r>
        <w:rPr>
          <w:rFonts w:ascii="Times New Roman" w:eastAsia="Times New Roman" w:hAnsi="Times New Roman" w:cs="Times New Roman"/>
        </w:rPr>
        <w:t xml:space="preserve"> </w:t>
      </w:r>
    </w:p>
    <w:p w14:paraId="4368A3C4" w14:textId="77777777" w:rsidR="000358A5" w:rsidRDefault="00137E2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05F7584" w14:textId="77777777" w:rsidR="000358A5" w:rsidRDefault="00137E26">
      <w:pPr>
        <w:pStyle w:val="1"/>
        <w:spacing w:after="37"/>
        <w:ind w:left="488" w:right="603"/>
      </w:pPr>
      <w:bookmarkStart w:id="15" w:name="_Toc618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2BFE3B" w14:textId="77777777" w:rsidR="000358A5" w:rsidRDefault="00137E26">
      <w:pPr>
        <w:spacing w:after="144"/>
        <w:ind w:left="0" w:firstLine="0"/>
      </w:pPr>
      <w:r>
        <w:rPr>
          <w:rFonts w:ascii="Times New Roman" w:eastAsia="Times New Roman" w:hAnsi="Times New Roman" w:cs="Times New Roman"/>
          <w:sz w:val="21"/>
        </w:rPr>
        <w:t xml:space="preserve"> </w:t>
      </w:r>
    </w:p>
    <w:p w14:paraId="77C4D687" w14:textId="77777777" w:rsidR="000358A5" w:rsidRDefault="00137E26">
      <w:pPr>
        <w:numPr>
          <w:ilvl w:val="0"/>
          <w:numId w:val="77"/>
        </w:numPr>
        <w:ind w:hanging="480"/>
      </w:pPr>
      <w:r>
        <w:t>基金利润的构成</w:t>
      </w:r>
      <w:r>
        <w:rPr>
          <w:rFonts w:ascii="Times New Roman" w:eastAsia="Times New Roman" w:hAnsi="Times New Roman" w:cs="Times New Roman"/>
        </w:rPr>
        <w:t xml:space="preserve"> </w:t>
      </w:r>
    </w:p>
    <w:p w14:paraId="5566E29E" w14:textId="77777777" w:rsidR="000358A5" w:rsidRDefault="00137E26">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109EB0" w14:textId="77777777" w:rsidR="000358A5" w:rsidRDefault="00137E26">
      <w:pPr>
        <w:numPr>
          <w:ilvl w:val="0"/>
          <w:numId w:val="77"/>
        </w:numPr>
        <w:ind w:hanging="480"/>
      </w:pPr>
      <w:r>
        <w:t>基金可供分配利润</w:t>
      </w:r>
      <w:r>
        <w:rPr>
          <w:rFonts w:ascii="Times New Roman" w:eastAsia="Times New Roman" w:hAnsi="Times New Roman" w:cs="Times New Roman"/>
        </w:rPr>
        <w:t xml:space="preserve"> </w:t>
      </w:r>
    </w:p>
    <w:p w14:paraId="03A4B73C" w14:textId="77777777" w:rsidR="000358A5" w:rsidRDefault="00137E2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161E7C" w14:textId="77777777" w:rsidR="000358A5" w:rsidRDefault="00137E26">
      <w:pPr>
        <w:numPr>
          <w:ilvl w:val="0"/>
          <w:numId w:val="77"/>
        </w:numPr>
        <w:ind w:hanging="480"/>
      </w:pPr>
      <w:r>
        <w:t>基金收益分配原则</w:t>
      </w:r>
      <w:r>
        <w:rPr>
          <w:rFonts w:ascii="Times New Roman" w:eastAsia="Times New Roman" w:hAnsi="Times New Roman" w:cs="Times New Roman"/>
        </w:rPr>
        <w:t xml:space="preserve"> </w:t>
      </w:r>
    </w:p>
    <w:p w14:paraId="289C62E6" w14:textId="77777777" w:rsidR="000358A5" w:rsidRDefault="00137E26">
      <w:pPr>
        <w:numPr>
          <w:ilvl w:val="0"/>
          <w:numId w:val="78"/>
        </w:numPr>
        <w:spacing w:after="8" w:line="372" w:lineRule="auto"/>
        <w:ind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8AE1F5" w14:textId="77777777" w:rsidR="000358A5" w:rsidRDefault="00137E26">
      <w:pPr>
        <w:numPr>
          <w:ilvl w:val="0"/>
          <w:numId w:val="78"/>
        </w:numPr>
        <w:spacing w:after="13" w:line="369" w:lineRule="auto"/>
        <w:ind w:firstLine="540"/>
      </w:pPr>
      <w:r>
        <w:t>本基</w:t>
      </w:r>
      <w:r>
        <w:t>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0B23A8" w14:textId="77777777" w:rsidR="000358A5" w:rsidRDefault="00137E26">
      <w:pPr>
        <w:numPr>
          <w:ilvl w:val="0"/>
          <w:numId w:val="78"/>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63D1F3" w14:textId="77777777" w:rsidR="000358A5" w:rsidRDefault="00137E26">
      <w:pPr>
        <w:numPr>
          <w:ilvl w:val="0"/>
          <w:numId w:val="78"/>
        </w:numPr>
        <w:spacing w:after="10" w:line="371" w:lineRule="auto"/>
        <w:ind w:firstLine="540"/>
      </w:pPr>
      <w:del w:id="25" w:author="FundLex" w:date="2026-10-22T00:04:00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6" w:author="FundLex" w:date="2026-10-22T00:04:00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B7A4319" w14:textId="77777777" w:rsidR="000358A5" w:rsidRDefault="00137E26">
      <w:pPr>
        <w:numPr>
          <w:ilvl w:val="0"/>
          <w:numId w:val="78"/>
        </w:numPr>
        <w:ind w:firstLine="540"/>
      </w:pPr>
      <w:r>
        <w:t>法律法规或监管机关另</w:t>
      </w:r>
      <w:r>
        <w:t>有规定的，从其规定。</w:t>
      </w:r>
      <w:r>
        <w:rPr>
          <w:rFonts w:ascii="Times New Roman" w:eastAsia="Times New Roman" w:hAnsi="Times New Roman" w:cs="Times New Roman"/>
        </w:rPr>
        <w:t xml:space="preserve"> </w:t>
      </w:r>
    </w:p>
    <w:p w14:paraId="7C6CFE87" w14:textId="77777777" w:rsidR="000358A5" w:rsidRDefault="00137E26">
      <w:pPr>
        <w:spacing w:after="21" w:line="363" w:lineRule="auto"/>
        <w:ind w:left="-15"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6D892F" w14:textId="77777777" w:rsidR="000358A5" w:rsidRDefault="00137E26">
      <w:pPr>
        <w:ind w:left="550"/>
      </w:pPr>
      <w:r>
        <w:t>四、收益分配方案</w:t>
      </w:r>
      <w:r>
        <w:rPr>
          <w:rFonts w:ascii="Times New Roman" w:eastAsia="Times New Roman" w:hAnsi="Times New Roman" w:cs="Times New Roman"/>
        </w:rPr>
        <w:t xml:space="preserve"> </w:t>
      </w:r>
    </w:p>
    <w:p w14:paraId="1134D1EE" w14:textId="77777777" w:rsidR="000358A5" w:rsidRDefault="00137E26">
      <w:pPr>
        <w:spacing w:line="365" w:lineRule="auto"/>
        <w:ind w:left="-15"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26642B2" w14:textId="77777777" w:rsidR="000358A5" w:rsidRDefault="00137E26">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197917" w14:textId="77777777" w:rsidR="000358A5" w:rsidRDefault="00137E26">
      <w:pPr>
        <w:ind w:left="550"/>
      </w:pPr>
      <w:r>
        <w:t>法律法规或监管机关另有规定的，从其规定。</w:t>
      </w:r>
      <w:r>
        <w:rPr>
          <w:rFonts w:ascii="Times New Roman" w:eastAsia="Times New Roman" w:hAnsi="Times New Roman" w:cs="Times New Roman"/>
        </w:rPr>
        <w:t xml:space="preserve"> </w:t>
      </w:r>
    </w:p>
    <w:p w14:paraId="24471357" w14:textId="77777777" w:rsidR="000358A5" w:rsidRDefault="00137E26">
      <w:pPr>
        <w:numPr>
          <w:ilvl w:val="0"/>
          <w:numId w:val="79"/>
        </w:numPr>
        <w:ind w:hanging="480"/>
      </w:pPr>
      <w:r>
        <w:t>基金收益分配中发生的费用</w:t>
      </w:r>
      <w:r>
        <w:rPr>
          <w:rFonts w:ascii="Times New Roman" w:eastAsia="Times New Roman" w:hAnsi="Times New Roman" w:cs="Times New Roman"/>
        </w:rPr>
        <w:t xml:space="preserve"> </w:t>
      </w:r>
    </w:p>
    <w:p w14:paraId="55BDBBFB" w14:textId="77777777" w:rsidR="000358A5" w:rsidRDefault="00137E2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AE1820B" w14:textId="77777777" w:rsidR="000358A5" w:rsidRDefault="00137E26">
      <w:pPr>
        <w:numPr>
          <w:ilvl w:val="0"/>
          <w:numId w:val="79"/>
        </w:numPr>
        <w:ind w:hanging="480"/>
      </w:pPr>
      <w:r>
        <w:t>实施侧袋机制期间的收益分配</w:t>
      </w:r>
      <w:r>
        <w:rPr>
          <w:rFonts w:ascii="Times New Roman" w:eastAsia="Times New Roman" w:hAnsi="Times New Roman" w:cs="Times New Roman"/>
        </w:rPr>
        <w:t xml:space="preserve"> </w:t>
      </w:r>
    </w:p>
    <w:p w14:paraId="6846D57B" w14:textId="77777777" w:rsidR="000358A5" w:rsidRDefault="00137E26">
      <w:pPr>
        <w:spacing w:line="365" w:lineRule="auto"/>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0078C8B2" w14:textId="77777777" w:rsidR="000358A5" w:rsidRDefault="00137E26">
      <w:pPr>
        <w:pStyle w:val="1"/>
        <w:ind w:left="488" w:right="603"/>
      </w:pPr>
      <w:bookmarkStart w:id="16" w:name="_Toc618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B8158E" w14:textId="77777777" w:rsidR="000358A5" w:rsidRDefault="00137E26">
      <w:pPr>
        <w:spacing w:after="177"/>
        <w:ind w:left="480" w:firstLine="0"/>
      </w:pPr>
      <w:r>
        <w:rPr>
          <w:rFonts w:ascii="Times New Roman" w:eastAsia="Times New Roman" w:hAnsi="Times New Roman" w:cs="Times New Roman"/>
        </w:rPr>
        <w:t xml:space="preserve"> </w:t>
      </w:r>
    </w:p>
    <w:p w14:paraId="151FA79B" w14:textId="77777777" w:rsidR="000358A5" w:rsidRDefault="00137E26">
      <w:pPr>
        <w:ind w:left="490"/>
      </w:pPr>
      <w:r>
        <w:t>一、基金会计政策</w:t>
      </w:r>
      <w:r>
        <w:rPr>
          <w:rFonts w:ascii="Times New Roman" w:eastAsia="Times New Roman" w:hAnsi="Times New Roman" w:cs="Times New Roman"/>
        </w:rPr>
        <w:t xml:space="preserve"> </w:t>
      </w:r>
    </w:p>
    <w:p w14:paraId="7A6D9B11" w14:textId="77777777" w:rsidR="000358A5" w:rsidRDefault="00137E26">
      <w:pPr>
        <w:numPr>
          <w:ilvl w:val="0"/>
          <w:numId w:val="80"/>
        </w:numPr>
        <w:ind w:firstLine="480"/>
      </w:pPr>
      <w:r>
        <w:t>基金管理人为本基金的基金会计责任方；</w:t>
      </w:r>
      <w:r>
        <w:rPr>
          <w:rFonts w:ascii="Times New Roman" w:eastAsia="Times New Roman" w:hAnsi="Times New Roman" w:cs="Times New Roman"/>
        </w:rPr>
        <w:t xml:space="preserve"> </w:t>
      </w:r>
    </w:p>
    <w:p w14:paraId="59E2D4BF" w14:textId="77777777" w:rsidR="000358A5" w:rsidRDefault="00137E26">
      <w:pPr>
        <w:numPr>
          <w:ilvl w:val="0"/>
          <w:numId w:val="80"/>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88577" w14:textId="77777777" w:rsidR="000358A5" w:rsidRDefault="00137E26">
      <w:pPr>
        <w:numPr>
          <w:ilvl w:val="0"/>
          <w:numId w:val="80"/>
        </w:numPr>
        <w:ind w:firstLine="480"/>
      </w:pPr>
      <w:r>
        <w:t>基金核算以人民币为记账本位币，以人民币元为记账单位；</w:t>
      </w:r>
      <w:r>
        <w:rPr>
          <w:rFonts w:ascii="Times New Roman" w:eastAsia="Times New Roman" w:hAnsi="Times New Roman" w:cs="Times New Roman"/>
        </w:rPr>
        <w:t xml:space="preserve"> </w:t>
      </w:r>
    </w:p>
    <w:p w14:paraId="57F51D84" w14:textId="77777777" w:rsidR="000358A5" w:rsidRDefault="00137E26">
      <w:pPr>
        <w:numPr>
          <w:ilvl w:val="0"/>
          <w:numId w:val="80"/>
        </w:numPr>
        <w:ind w:firstLine="480"/>
      </w:pPr>
      <w:r>
        <w:t>会计制度执行国家有关会计制度；</w:t>
      </w:r>
      <w:r>
        <w:rPr>
          <w:rFonts w:ascii="Times New Roman" w:eastAsia="Times New Roman" w:hAnsi="Times New Roman" w:cs="Times New Roman"/>
        </w:rPr>
        <w:t xml:space="preserve"> </w:t>
      </w:r>
    </w:p>
    <w:p w14:paraId="717A3162" w14:textId="77777777" w:rsidR="000358A5" w:rsidRDefault="00137E26">
      <w:pPr>
        <w:numPr>
          <w:ilvl w:val="0"/>
          <w:numId w:val="80"/>
        </w:numPr>
        <w:ind w:firstLine="480"/>
      </w:pPr>
      <w:r>
        <w:t>本基金独立建账、独立核算；</w:t>
      </w:r>
      <w:r>
        <w:rPr>
          <w:rFonts w:ascii="Times New Roman" w:eastAsia="Times New Roman" w:hAnsi="Times New Roman" w:cs="Times New Roman"/>
        </w:rPr>
        <w:t xml:space="preserve"> </w:t>
      </w:r>
    </w:p>
    <w:p w14:paraId="77C57409" w14:textId="77777777" w:rsidR="000358A5" w:rsidRDefault="00137E26">
      <w:pPr>
        <w:numPr>
          <w:ilvl w:val="0"/>
          <w:numId w:val="8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D016BC9" w14:textId="77777777" w:rsidR="000358A5" w:rsidRDefault="00137E26">
      <w:pPr>
        <w:numPr>
          <w:ilvl w:val="0"/>
          <w:numId w:val="8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90FB39" w14:textId="77777777" w:rsidR="000358A5" w:rsidRDefault="00137E26">
      <w:pPr>
        <w:ind w:left="490"/>
      </w:pPr>
      <w:r>
        <w:t>二、基金的年度审计</w:t>
      </w:r>
      <w:r>
        <w:rPr>
          <w:rFonts w:ascii="Times New Roman" w:eastAsia="Times New Roman" w:hAnsi="Times New Roman" w:cs="Times New Roman"/>
        </w:rPr>
        <w:t xml:space="preserve"> </w:t>
      </w:r>
    </w:p>
    <w:p w14:paraId="5702A7A0" w14:textId="77777777" w:rsidR="000358A5" w:rsidRDefault="00137E26">
      <w:pPr>
        <w:numPr>
          <w:ilvl w:val="0"/>
          <w:numId w:val="8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BE590E0" w14:textId="77777777" w:rsidR="000358A5" w:rsidRDefault="00137E26">
      <w:pPr>
        <w:numPr>
          <w:ilvl w:val="0"/>
          <w:numId w:val="81"/>
        </w:numPr>
        <w:ind w:firstLine="480"/>
      </w:pPr>
      <w:r>
        <w:t>会计师事务所更换经办注册会计师，应事先征得基金管理人同意。</w:t>
      </w:r>
      <w:r>
        <w:rPr>
          <w:rFonts w:ascii="Times New Roman" w:eastAsia="Times New Roman" w:hAnsi="Times New Roman" w:cs="Times New Roman"/>
        </w:rPr>
        <w:t xml:space="preserve"> </w:t>
      </w:r>
    </w:p>
    <w:p w14:paraId="50F39C7E" w14:textId="77777777" w:rsidR="000358A5" w:rsidRDefault="00137E26">
      <w:pPr>
        <w:numPr>
          <w:ilvl w:val="0"/>
          <w:numId w:val="81"/>
        </w:numPr>
        <w:ind w:firstLine="480"/>
      </w:pPr>
      <w:r>
        <w:t>基金管理人认为有充足理由更换会计师事务所，须通报基金托管人。更</w:t>
      </w:r>
    </w:p>
    <w:p w14:paraId="2CC773AD" w14:textId="77777777" w:rsidR="000358A5" w:rsidRDefault="00137E26">
      <w:pPr>
        <w:ind w:left="-5"/>
      </w:pPr>
      <w:r>
        <w:t>换会计师事务所需按照《信息披露办法》的有关规</w:t>
      </w:r>
      <w:r>
        <w:t>定在规定媒介公告。</w:t>
      </w:r>
      <w:r>
        <w:rPr>
          <w:rFonts w:ascii="Times New Roman" w:eastAsia="Times New Roman" w:hAnsi="Times New Roman" w:cs="Times New Roman"/>
        </w:rPr>
        <w:t xml:space="preserve"> </w:t>
      </w:r>
    </w:p>
    <w:p w14:paraId="7AAD8EE2" w14:textId="77777777" w:rsidR="000358A5" w:rsidRDefault="00137E26">
      <w:pPr>
        <w:pStyle w:val="1"/>
        <w:ind w:left="488" w:right="603"/>
      </w:pPr>
      <w:bookmarkStart w:id="17" w:name="_Toc618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4F688A" w14:textId="77777777" w:rsidR="000358A5" w:rsidRDefault="00137E26">
      <w:pPr>
        <w:spacing w:after="170"/>
        <w:ind w:left="480" w:firstLine="0"/>
      </w:pPr>
      <w:r>
        <w:rPr>
          <w:rFonts w:ascii="Times New Roman" w:eastAsia="Times New Roman" w:hAnsi="Times New Roman" w:cs="Times New Roman"/>
        </w:rPr>
        <w:t xml:space="preserve"> </w:t>
      </w:r>
    </w:p>
    <w:p w14:paraId="546A5A76" w14:textId="77777777" w:rsidR="000358A5" w:rsidRDefault="00137E26">
      <w:pPr>
        <w:numPr>
          <w:ilvl w:val="0"/>
          <w:numId w:val="82"/>
        </w:numPr>
        <w:spacing w:after="131"/>
        <w:ind w:hanging="480"/>
      </w:pPr>
      <w:r>
        <w:t>本基金的信息披露应符合《基金法》《运作办法》《信息披露办法》《流</w:t>
      </w:r>
    </w:p>
    <w:p w14:paraId="0F1D431A" w14:textId="77777777" w:rsidR="000358A5" w:rsidRDefault="00137E26">
      <w:pPr>
        <w:spacing w:after="18" w:line="365" w:lineRule="auto"/>
        <w:ind w:left="-5"/>
      </w:pPr>
      <w:r>
        <w:t>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0A3F4F0" w14:textId="77777777" w:rsidR="000358A5" w:rsidRDefault="00137E26">
      <w:pPr>
        <w:numPr>
          <w:ilvl w:val="0"/>
          <w:numId w:val="82"/>
        </w:numPr>
        <w:ind w:hanging="480"/>
      </w:pPr>
      <w:r>
        <w:t>信息披露义务人</w:t>
      </w:r>
      <w:r>
        <w:rPr>
          <w:rFonts w:ascii="Times New Roman" w:eastAsia="Times New Roman" w:hAnsi="Times New Roman" w:cs="Times New Roman"/>
        </w:rPr>
        <w:t xml:space="preserve"> </w:t>
      </w:r>
    </w:p>
    <w:p w14:paraId="5CF899BD" w14:textId="77777777" w:rsidR="000358A5" w:rsidRDefault="00137E26">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2EDFEB" w14:textId="77777777" w:rsidR="000358A5" w:rsidRDefault="00137E26">
      <w:pPr>
        <w:spacing w:after="131"/>
        <w:ind w:left="490"/>
      </w:pPr>
      <w:r>
        <w:t>本基金信息披露义务人以保护基金份额持有人利益为根本出发点，按照法律</w:t>
      </w:r>
    </w:p>
    <w:p w14:paraId="495128AA" w14:textId="77777777" w:rsidR="000358A5" w:rsidRDefault="00137E2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91E9FC" w14:textId="77777777" w:rsidR="000358A5" w:rsidRDefault="00137E26">
      <w:pPr>
        <w:spacing w:after="23" w:line="362"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DCA356B" w14:textId="77777777" w:rsidR="000358A5" w:rsidRDefault="00137E26">
      <w:pPr>
        <w:numPr>
          <w:ilvl w:val="0"/>
          <w:numId w:val="82"/>
        </w:numPr>
        <w:ind w:hanging="480"/>
      </w:pPr>
      <w:r>
        <w:t>本基金信息披露义务人承诺公开披露的基金信息，不得有下列行为：</w:t>
      </w:r>
      <w:r>
        <w:rPr>
          <w:rFonts w:ascii="Times New Roman" w:eastAsia="Times New Roman" w:hAnsi="Times New Roman" w:cs="Times New Roman"/>
        </w:rPr>
        <w:t xml:space="preserve"> </w:t>
      </w:r>
    </w:p>
    <w:p w14:paraId="51705802" w14:textId="77777777" w:rsidR="000358A5" w:rsidRDefault="00137E26">
      <w:pPr>
        <w:numPr>
          <w:ilvl w:val="0"/>
          <w:numId w:val="83"/>
        </w:numPr>
        <w:ind w:firstLine="480"/>
      </w:pPr>
      <w:r>
        <w:t>虚假记载、误导性陈述或者重大遗漏；</w:t>
      </w:r>
      <w:r>
        <w:rPr>
          <w:rFonts w:ascii="Times New Roman" w:eastAsia="Times New Roman" w:hAnsi="Times New Roman" w:cs="Times New Roman"/>
        </w:rPr>
        <w:t xml:space="preserve"> </w:t>
      </w:r>
    </w:p>
    <w:p w14:paraId="5DED3498" w14:textId="77777777" w:rsidR="000358A5" w:rsidRDefault="00137E26">
      <w:pPr>
        <w:numPr>
          <w:ilvl w:val="0"/>
          <w:numId w:val="83"/>
        </w:numPr>
        <w:ind w:firstLine="480"/>
      </w:pPr>
      <w:r>
        <w:t>对证券投资业绩进行预测；</w:t>
      </w:r>
      <w:r>
        <w:rPr>
          <w:rFonts w:ascii="Times New Roman" w:eastAsia="Times New Roman" w:hAnsi="Times New Roman" w:cs="Times New Roman"/>
        </w:rPr>
        <w:t xml:space="preserve"> </w:t>
      </w:r>
    </w:p>
    <w:p w14:paraId="70078C53" w14:textId="77777777" w:rsidR="000358A5" w:rsidRDefault="00137E26">
      <w:pPr>
        <w:numPr>
          <w:ilvl w:val="0"/>
          <w:numId w:val="83"/>
        </w:numPr>
        <w:ind w:firstLine="480"/>
      </w:pPr>
      <w:r>
        <w:t>违规承诺收益或者承担损失；</w:t>
      </w:r>
      <w:r>
        <w:rPr>
          <w:rFonts w:ascii="Times New Roman" w:eastAsia="Times New Roman" w:hAnsi="Times New Roman" w:cs="Times New Roman"/>
        </w:rPr>
        <w:t xml:space="preserve"> </w:t>
      </w:r>
    </w:p>
    <w:p w14:paraId="6C9F3593" w14:textId="77777777" w:rsidR="000358A5" w:rsidRDefault="00137E26">
      <w:pPr>
        <w:numPr>
          <w:ilvl w:val="0"/>
          <w:numId w:val="83"/>
        </w:numPr>
        <w:ind w:firstLine="480"/>
      </w:pPr>
      <w:r>
        <w:t>诋毁其他基金管理人、基金托管人或者基金销售机构；</w:t>
      </w:r>
      <w:r>
        <w:rPr>
          <w:rFonts w:ascii="Times New Roman" w:eastAsia="Times New Roman" w:hAnsi="Times New Roman" w:cs="Times New Roman"/>
        </w:rPr>
        <w:t xml:space="preserve"> </w:t>
      </w:r>
    </w:p>
    <w:p w14:paraId="32D7381F" w14:textId="77777777" w:rsidR="000358A5" w:rsidRDefault="00137E26">
      <w:pPr>
        <w:numPr>
          <w:ilvl w:val="0"/>
          <w:numId w:val="8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590D083" w14:textId="77777777" w:rsidR="000358A5" w:rsidRDefault="00137E26">
      <w:pPr>
        <w:numPr>
          <w:ilvl w:val="0"/>
          <w:numId w:val="83"/>
        </w:numPr>
        <w:ind w:firstLine="480"/>
      </w:pPr>
      <w:r>
        <w:t>中国证监会禁止的其他行为。</w:t>
      </w:r>
      <w:r>
        <w:rPr>
          <w:rFonts w:ascii="Times New Roman" w:eastAsia="Times New Roman" w:hAnsi="Times New Roman" w:cs="Times New Roman"/>
        </w:rPr>
        <w:t xml:space="preserve"> </w:t>
      </w:r>
    </w:p>
    <w:p w14:paraId="1F9BDD80" w14:textId="77777777" w:rsidR="000358A5" w:rsidRDefault="00137E26">
      <w:pPr>
        <w:numPr>
          <w:ilvl w:val="0"/>
          <w:numId w:val="84"/>
        </w:numPr>
        <w:spacing w:after="8"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98D3BE9" w14:textId="77777777" w:rsidR="000358A5" w:rsidRDefault="00137E26">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7A402D43" w14:textId="77777777" w:rsidR="000358A5" w:rsidRDefault="00137E26">
      <w:pPr>
        <w:numPr>
          <w:ilvl w:val="0"/>
          <w:numId w:val="8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B155875" w14:textId="77777777" w:rsidR="000358A5" w:rsidRDefault="00137E26">
      <w:pPr>
        <w:ind w:right="270"/>
        <w:jc w:val="right"/>
      </w:pPr>
      <w:r>
        <w:t>（一）基金招募说明书、《基金合同》、基金托管协议、基金产品资料概要</w:t>
      </w:r>
      <w:r>
        <w:rPr>
          <w:rFonts w:ascii="Times New Roman" w:eastAsia="Times New Roman" w:hAnsi="Times New Roman" w:cs="Times New Roman"/>
        </w:rPr>
        <w:t xml:space="preserve"> </w:t>
      </w:r>
    </w:p>
    <w:p w14:paraId="4CEF3062" w14:textId="77777777" w:rsidR="000358A5" w:rsidRDefault="00137E26">
      <w:pPr>
        <w:numPr>
          <w:ilvl w:val="0"/>
          <w:numId w:val="8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1FFC11" w14:textId="77777777" w:rsidR="000358A5" w:rsidRDefault="00137E26">
      <w:pPr>
        <w:numPr>
          <w:ilvl w:val="0"/>
          <w:numId w:val="8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915D132" w14:textId="77777777" w:rsidR="000358A5" w:rsidRDefault="00137E26">
      <w:pPr>
        <w:numPr>
          <w:ilvl w:val="0"/>
          <w:numId w:val="8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074DC5" w14:textId="77777777" w:rsidR="000358A5" w:rsidRDefault="00137E26">
      <w:pPr>
        <w:numPr>
          <w:ilvl w:val="0"/>
          <w:numId w:val="85"/>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43F59E7" w14:textId="77777777" w:rsidR="000358A5" w:rsidRDefault="00137E2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68DCDE" w14:textId="77777777" w:rsidR="000358A5" w:rsidRDefault="00137E26">
      <w:pPr>
        <w:numPr>
          <w:ilvl w:val="0"/>
          <w:numId w:val="86"/>
        </w:numPr>
        <w:ind w:firstLine="480"/>
      </w:pPr>
      <w:r>
        <w:t>基金份额发售公告</w:t>
      </w:r>
      <w:r>
        <w:rPr>
          <w:rFonts w:ascii="Times New Roman" w:eastAsia="Times New Roman" w:hAnsi="Times New Roman" w:cs="Times New Roman"/>
        </w:rPr>
        <w:t xml:space="preserve"> </w:t>
      </w:r>
    </w:p>
    <w:p w14:paraId="7AEE047D" w14:textId="77777777" w:rsidR="000358A5" w:rsidRDefault="00137E26">
      <w:pPr>
        <w:ind w:left="490"/>
      </w:pPr>
      <w:r>
        <w:t>基金管理人应当就基金份额发售的具体事宜编制基金份额发售公告，并在披</w:t>
      </w:r>
    </w:p>
    <w:p w14:paraId="182F396E" w14:textId="77777777" w:rsidR="000358A5" w:rsidRDefault="00137E26">
      <w:pPr>
        <w:ind w:left="-5"/>
      </w:pPr>
      <w:r>
        <w:t>露招募说明书的当日登载于规定媒介上。</w:t>
      </w:r>
      <w:r>
        <w:rPr>
          <w:rFonts w:ascii="Times New Roman" w:eastAsia="Times New Roman" w:hAnsi="Times New Roman" w:cs="Times New Roman"/>
        </w:rPr>
        <w:t xml:space="preserve"> </w:t>
      </w:r>
    </w:p>
    <w:p w14:paraId="66BAFAEA" w14:textId="77777777" w:rsidR="000358A5" w:rsidRDefault="00137E26">
      <w:pPr>
        <w:numPr>
          <w:ilvl w:val="0"/>
          <w:numId w:val="86"/>
        </w:numPr>
        <w:ind w:firstLine="480"/>
      </w:pPr>
      <w:r>
        <w:t>《基金合同》生效公告</w:t>
      </w:r>
      <w:r>
        <w:rPr>
          <w:rFonts w:ascii="Times New Roman" w:eastAsia="Times New Roman" w:hAnsi="Times New Roman" w:cs="Times New Roman"/>
        </w:rPr>
        <w:t xml:space="preserve"> </w:t>
      </w:r>
    </w:p>
    <w:p w14:paraId="2E38C790" w14:textId="77777777" w:rsidR="000358A5" w:rsidRDefault="00137E26">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4CB002" w14:textId="77777777" w:rsidR="000358A5" w:rsidRDefault="00137E26">
      <w:pPr>
        <w:numPr>
          <w:ilvl w:val="0"/>
          <w:numId w:val="86"/>
        </w:numPr>
        <w:ind w:firstLine="480"/>
      </w:pPr>
      <w:r>
        <w:t>基金净值信息</w:t>
      </w:r>
      <w:r>
        <w:rPr>
          <w:rFonts w:ascii="Times New Roman" w:eastAsia="Times New Roman" w:hAnsi="Times New Roman" w:cs="Times New Roman"/>
        </w:rPr>
        <w:t xml:space="preserve"> </w:t>
      </w:r>
    </w:p>
    <w:p w14:paraId="40092E9E" w14:textId="77777777" w:rsidR="000358A5" w:rsidRDefault="00137E26">
      <w:pPr>
        <w:spacing w:after="10" w:line="365" w:lineRule="auto"/>
        <w:ind w:left="-1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3B4E40D6" w14:textId="77777777" w:rsidR="000358A5" w:rsidRDefault="00137E26">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41A18A0" w14:textId="77777777" w:rsidR="000358A5" w:rsidRDefault="00137E26">
      <w:pPr>
        <w:spacing w:after="1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82F8585" w14:textId="77777777" w:rsidR="000358A5" w:rsidRDefault="00137E26">
      <w:pPr>
        <w:numPr>
          <w:ilvl w:val="0"/>
          <w:numId w:val="86"/>
        </w:numPr>
        <w:ind w:firstLine="480"/>
      </w:pPr>
      <w:r>
        <w:t>基金份额申购、赎回价格</w:t>
      </w:r>
      <w:r>
        <w:rPr>
          <w:rFonts w:ascii="Times New Roman" w:eastAsia="Times New Roman" w:hAnsi="Times New Roman" w:cs="Times New Roman"/>
        </w:rPr>
        <w:t xml:space="preserve"> </w:t>
      </w:r>
    </w:p>
    <w:p w14:paraId="12221F87" w14:textId="77777777" w:rsidR="000358A5" w:rsidRDefault="00137E2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203A36" w14:textId="77777777" w:rsidR="000358A5" w:rsidRDefault="00137E26">
      <w:pPr>
        <w:numPr>
          <w:ilvl w:val="0"/>
          <w:numId w:val="86"/>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965FDFC" w14:textId="77777777" w:rsidR="000358A5" w:rsidRDefault="00137E26">
      <w:pPr>
        <w:spacing w:after="18" w:line="365" w:lineRule="auto"/>
        <w:ind w:left="-1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8CD9A9F" w14:textId="77777777" w:rsidR="000358A5" w:rsidRDefault="00137E2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B172B8" w14:textId="77777777" w:rsidR="000358A5" w:rsidRDefault="00137E26">
      <w:pPr>
        <w:spacing w:line="36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C8AD614" w14:textId="77777777" w:rsidR="000358A5" w:rsidRDefault="00137E26">
      <w:pPr>
        <w:numPr>
          <w:ilvl w:val="0"/>
          <w:numId w:val="86"/>
        </w:numPr>
        <w:ind w:firstLine="480"/>
      </w:pPr>
      <w:r>
        <w:t>临时报告</w:t>
      </w:r>
      <w:r>
        <w:rPr>
          <w:rFonts w:ascii="Times New Roman" w:eastAsia="Times New Roman" w:hAnsi="Times New Roman" w:cs="Times New Roman"/>
        </w:rPr>
        <w:t xml:space="preserve"> </w:t>
      </w:r>
    </w:p>
    <w:p w14:paraId="7543CA47" w14:textId="77777777" w:rsidR="000358A5" w:rsidRDefault="00137E2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B4004D" w14:textId="77777777" w:rsidR="000358A5" w:rsidRDefault="00137E2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7C6336" w14:textId="77777777" w:rsidR="000358A5" w:rsidRDefault="00137E26">
      <w:pPr>
        <w:numPr>
          <w:ilvl w:val="0"/>
          <w:numId w:val="87"/>
        </w:numPr>
        <w:ind w:firstLine="480"/>
      </w:pPr>
      <w:r>
        <w:t>基金份额持有人大会的召开及决定的事项；</w:t>
      </w:r>
      <w:r>
        <w:rPr>
          <w:rFonts w:ascii="Times New Roman" w:eastAsia="Times New Roman" w:hAnsi="Times New Roman" w:cs="Times New Roman"/>
        </w:rPr>
        <w:t xml:space="preserve"> </w:t>
      </w:r>
    </w:p>
    <w:p w14:paraId="66F6F544" w14:textId="77777777" w:rsidR="000358A5" w:rsidRDefault="00137E26">
      <w:pPr>
        <w:numPr>
          <w:ilvl w:val="0"/>
          <w:numId w:val="87"/>
        </w:numPr>
        <w:ind w:firstLine="480"/>
      </w:pPr>
      <w:r>
        <w:t>基金合同终止、基金清算；</w:t>
      </w:r>
      <w:r>
        <w:rPr>
          <w:rFonts w:ascii="Times New Roman" w:eastAsia="Times New Roman" w:hAnsi="Times New Roman" w:cs="Times New Roman"/>
        </w:rPr>
        <w:t xml:space="preserve"> </w:t>
      </w:r>
    </w:p>
    <w:p w14:paraId="2B2C2C10" w14:textId="77777777" w:rsidR="000358A5" w:rsidRDefault="00137E26">
      <w:pPr>
        <w:numPr>
          <w:ilvl w:val="0"/>
          <w:numId w:val="87"/>
        </w:numPr>
        <w:ind w:firstLine="480"/>
      </w:pPr>
      <w:r>
        <w:t>转换基金运作方式、基金合并；</w:t>
      </w:r>
      <w:r>
        <w:rPr>
          <w:rFonts w:ascii="Times New Roman" w:eastAsia="Times New Roman" w:hAnsi="Times New Roman" w:cs="Times New Roman"/>
        </w:rPr>
        <w:t xml:space="preserve"> </w:t>
      </w:r>
    </w:p>
    <w:p w14:paraId="58A32D0A" w14:textId="77777777" w:rsidR="000358A5" w:rsidRDefault="00137E26">
      <w:pPr>
        <w:numPr>
          <w:ilvl w:val="0"/>
          <w:numId w:val="8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703C090" w14:textId="77777777" w:rsidR="000358A5" w:rsidRDefault="00137E26">
      <w:pPr>
        <w:numPr>
          <w:ilvl w:val="0"/>
          <w:numId w:val="87"/>
        </w:numPr>
        <w:ind w:firstLine="480"/>
      </w:pPr>
      <w:r>
        <w:t>基金管理人委托基金服务机构代为办理基金的份额登记、核算、估值等</w:t>
      </w:r>
    </w:p>
    <w:p w14:paraId="35FF0551" w14:textId="77777777" w:rsidR="000358A5" w:rsidRDefault="00137E26">
      <w:pPr>
        <w:ind w:left="-5"/>
      </w:pPr>
      <w:r>
        <w:t>事项，基金托管人委托基金服务机构代为办理基金的核算、估值、复核等事项；</w:t>
      </w:r>
      <w:r>
        <w:rPr>
          <w:rFonts w:ascii="Times New Roman" w:eastAsia="Times New Roman" w:hAnsi="Times New Roman" w:cs="Times New Roman"/>
        </w:rPr>
        <w:t xml:space="preserve"> </w:t>
      </w:r>
    </w:p>
    <w:p w14:paraId="137BC653" w14:textId="77777777" w:rsidR="000358A5" w:rsidRDefault="00137E26">
      <w:pPr>
        <w:numPr>
          <w:ilvl w:val="0"/>
          <w:numId w:val="87"/>
        </w:numPr>
        <w:ind w:firstLine="480"/>
      </w:pPr>
      <w:r>
        <w:t>基金管理人、基金托管人的法定名称、住所发生变更；</w:t>
      </w:r>
      <w:r>
        <w:rPr>
          <w:rFonts w:ascii="Times New Roman" w:eastAsia="Times New Roman" w:hAnsi="Times New Roman" w:cs="Times New Roman"/>
        </w:rPr>
        <w:t xml:space="preserve"> </w:t>
      </w:r>
    </w:p>
    <w:p w14:paraId="0E742616" w14:textId="77777777" w:rsidR="000358A5" w:rsidRDefault="00137E26">
      <w:pPr>
        <w:numPr>
          <w:ilvl w:val="0"/>
          <w:numId w:val="8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8E5DBDB" w14:textId="77777777" w:rsidR="000358A5" w:rsidRDefault="00137E26">
      <w:pPr>
        <w:numPr>
          <w:ilvl w:val="0"/>
          <w:numId w:val="87"/>
        </w:numPr>
        <w:ind w:firstLine="480"/>
      </w:pPr>
      <w:r>
        <w:t>基金募集期延长或提前结束募集；</w:t>
      </w:r>
      <w:r>
        <w:rPr>
          <w:rFonts w:ascii="Times New Roman" w:eastAsia="Times New Roman" w:hAnsi="Times New Roman" w:cs="Times New Roman"/>
        </w:rPr>
        <w:t xml:space="preserve"> </w:t>
      </w:r>
    </w:p>
    <w:p w14:paraId="45302D6F" w14:textId="77777777" w:rsidR="000358A5" w:rsidRDefault="00137E26">
      <w:pPr>
        <w:numPr>
          <w:ilvl w:val="0"/>
          <w:numId w:val="8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44BE319" w14:textId="77777777" w:rsidR="000358A5" w:rsidRDefault="00137E26">
      <w:pPr>
        <w:numPr>
          <w:ilvl w:val="0"/>
          <w:numId w:val="8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E5425E0" w14:textId="77777777" w:rsidR="000358A5" w:rsidRDefault="00137E2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3DDC84" w14:textId="77777777" w:rsidR="000358A5" w:rsidRDefault="00137E26">
      <w:pPr>
        <w:numPr>
          <w:ilvl w:val="0"/>
          <w:numId w:val="87"/>
        </w:numPr>
        <w:ind w:firstLine="480"/>
      </w:pPr>
      <w:r>
        <w:t>涉及基金财产、基金管理业务、基金托管业务的诉讼或仲裁；</w:t>
      </w:r>
      <w:r>
        <w:rPr>
          <w:rFonts w:ascii="Times New Roman" w:eastAsia="Times New Roman" w:hAnsi="Times New Roman" w:cs="Times New Roman"/>
        </w:rPr>
        <w:t xml:space="preserve"> </w:t>
      </w:r>
    </w:p>
    <w:p w14:paraId="19417B23" w14:textId="77777777" w:rsidR="000358A5" w:rsidRDefault="00137E26">
      <w:pPr>
        <w:numPr>
          <w:ilvl w:val="0"/>
          <w:numId w:val="8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1DB6A0" w14:textId="77777777" w:rsidR="000358A5" w:rsidRDefault="00137E26">
      <w:pPr>
        <w:numPr>
          <w:ilvl w:val="0"/>
          <w:numId w:val="87"/>
        </w:numPr>
        <w:ind w:firstLine="480"/>
      </w:pPr>
      <w:r>
        <w:t>基金管理人运用基金财产买卖基金管理人、基金</w:t>
      </w:r>
      <w:r>
        <w:t>托管人及其控股股东、</w:t>
      </w:r>
    </w:p>
    <w:p w14:paraId="0EF3C17D" w14:textId="77777777" w:rsidR="000358A5" w:rsidRDefault="00137E26">
      <w:pPr>
        <w:spacing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38529614" w14:textId="77777777" w:rsidR="000358A5" w:rsidRDefault="00137E26">
      <w:pPr>
        <w:numPr>
          <w:ilvl w:val="0"/>
          <w:numId w:val="8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35451EA" w14:textId="77777777" w:rsidR="000358A5" w:rsidRDefault="00137E26">
      <w:pPr>
        <w:numPr>
          <w:ilvl w:val="0"/>
          <w:numId w:val="88"/>
        </w:numPr>
        <w:ind w:firstLine="480"/>
      </w:pPr>
      <w:r>
        <w:t>任一类基金份额净值计价错误达该类基金份额净值百分之零点五；</w:t>
      </w:r>
      <w:r>
        <w:rPr>
          <w:rFonts w:ascii="Times New Roman" w:eastAsia="Times New Roman" w:hAnsi="Times New Roman" w:cs="Times New Roman"/>
        </w:rPr>
        <w:t xml:space="preserve"> </w:t>
      </w:r>
    </w:p>
    <w:p w14:paraId="64D76974" w14:textId="77777777" w:rsidR="000358A5" w:rsidRDefault="00137E26">
      <w:pPr>
        <w:numPr>
          <w:ilvl w:val="0"/>
          <w:numId w:val="88"/>
        </w:numPr>
        <w:ind w:firstLine="480"/>
      </w:pPr>
      <w:r>
        <w:t>本基金开始办理申购、赎回；</w:t>
      </w:r>
      <w:r>
        <w:rPr>
          <w:rFonts w:ascii="Times New Roman" w:eastAsia="Times New Roman" w:hAnsi="Times New Roman" w:cs="Times New Roman"/>
        </w:rPr>
        <w:t xml:space="preserve"> </w:t>
      </w:r>
    </w:p>
    <w:p w14:paraId="36F5731D" w14:textId="77777777" w:rsidR="000358A5" w:rsidRDefault="00137E26">
      <w:pPr>
        <w:numPr>
          <w:ilvl w:val="0"/>
          <w:numId w:val="88"/>
        </w:numPr>
        <w:ind w:firstLine="480"/>
      </w:pPr>
      <w:r>
        <w:t>本基金暂停接受申购、赎回申请或重新接受申购、赎回申请；</w:t>
      </w:r>
      <w:r>
        <w:rPr>
          <w:rFonts w:ascii="Times New Roman" w:eastAsia="Times New Roman" w:hAnsi="Times New Roman" w:cs="Times New Roman"/>
        </w:rPr>
        <w:t xml:space="preserve"> </w:t>
      </w:r>
    </w:p>
    <w:p w14:paraId="014DEF90" w14:textId="77777777" w:rsidR="000358A5" w:rsidRDefault="00137E26">
      <w:pPr>
        <w:numPr>
          <w:ilvl w:val="0"/>
          <w:numId w:val="88"/>
        </w:numPr>
        <w:ind w:firstLine="480"/>
      </w:pPr>
      <w:r>
        <w:t>本基金发生巨额赎回并延期办理；</w:t>
      </w:r>
      <w:r>
        <w:rPr>
          <w:rFonts w:ascii="Times New Roman" w:eastAsia="Times New Roman" w:hAnsi="Times New Roman" w:cs="Times New Roman"/>
        </w:rPr>
        <w:t xml:space="preserve"> </w:t>
      </w:r>
    </w:p>
    <w:p w14:paraId="25EC1A7E" w14:textId="77777777" w:rsidR="000358A5" w:rsidRDefault="00137E26">
      <w:pPr>
        <w:numPr>
          <w:ilvl w:val="0"/>
          <w:numId w:val="88"/>
        </w:numPr>
        <w:ind w:firstLine="480"/>
      </w:pPr>
      <w:r>
        <w:t>本基金连续发生巨额赎回并暂停接受赎回申请；</w:t>
      </w:r>
      <w:r>
        <w:rPr>
          <w:rFonts w:ascii="Times New Roman" w:eastAsia="Times New Roman" w:hAnsi="Times New Roman" w:cs="Times New Roman"/>
        </w:rPr>
        <w:t xml:space="preserve"> </w:t>
      </w:r>
    </w:p>
    <w:p w14:paraId="6DC10992" w14:textId="77777777" w:rsidR="000358A5" w:rsidRDefault="00137E26">
      <w:pPr>
        <w:numPr>
          <w:ilvl w:val="0"/>
          <w:numId w:val="88"/>
        </w:numPr>
        <w:spacing w:after="0" w:line="379" w:lineRule="auto"/>
        <w:ind w:firstLine="480"/>
      </w:pPr>
      <w:r>
        <w:t>本基金发生涉</w:t>
      </w:r>
      <w:r>
        <w:t>及基金申购、赎回事项调整或潜在影响投资者赎回等重大事项时；</w:t>
      </w:r>
      <w:r>
        <w:rPr>
          <w:rFonts w:ascii="Times New Roman" w:eastAsia="Times New Roman" w:hAnsi="Times New Roman" w:cs="Times New Roman"/>
        </w:rPr>
        <w:t xml:space="preserve"> </w:t>
      </w:r>
    </w:p>
    <w:p w14:paraId="21991B6B" w14:textId="77777777" w:rsidR="000358A5" w:rsidRDefault="00137E26">
      <w:pPr>
        <w:numPr>
          <w:ilvl w:val="0"/>
          <w:numId w:val="88"/>
        </w:numPr>
        <w:ind w:firstLine="480"/>
      </w:pPr>
      <w:r>
        <w:t>调整基金份额类别的设置；</w:t>
      </w:r>
      <w:r>
        <w:rPr>
          <w:rFonts w:ascii="Times New Roman" w:eastAsia="Times New Roman" w:hAnsi="Times New Roman" w:cs="Times New Roman"/>
        </w:rPr>
        <w:t xml:space="preserve"> </w:t>
      </w:r>
    </w:p>
    <w:p w14:paraId="09BD8D00" w14:textId="77777777" w:rsidR="000358A5" w:rsidRDefault="00137E26">
      <w:pPr>
        <w:numPr>
          <w:ilvl w:val="0"/>
          <w:numId w:val="88"/>
        </w:numPr>
        <w:ind w:firstLine="480"/>
      </w:pPr>
      <w:r>
        <w:t>基金管理人采用摆动定价机制进行估值；</w:t>
      </w:r>
      <w:r>
        <w:rPr>
          <w:rFonts w:ascii="Times New Roman" w:eastAsia="Times New Roman" w:hAnsi="Times New Roman" w:cs="Times New Roman"/>
        </w:rPr>
        <w:t xml:space="preserve"> </w:t>
      </w:r>
    </w:p>
    <w:p w14:paraId="47D6E429" w14:textId="77777777" w:rsidR="000358A5" w:rsidRDefault="00137E26">
      <w:pPr>
        <w:numPr>
          <w:ilvl w:val="0"/>
          <w:numId w:val="88"/>
        </w:numPr>
        <w:ind w:firstLine="480"/>
      </w:pPr>
      <w:r>
        <w:t>基金推出新业务或服务；</w:t>
      </w:r>
      <w:r>
        <w:rPr>
          <w:rFonts w:ascii="Times New Roman" w:eastAsia="Times New Roman" w:hAnsi="Times New Roman" w:cs="Times New Roman"/>
        </w:rPr>
        <w:t xml:space="preserve"> </w:t>
      </w:r>
    </w:p>
    <w:p w14:paraId="19FBC45A" w14:textId="77777777" w:rsidR="000358A5" w:rsidRDefault="00137E26">
      <w:pPr>
        <w:numPr>
          <w:ilvl w:val="0"/>
          <w:numId w:val="8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AA860CC" w14:textId="77777777" w:rsidR="000358A5" w:rsidRDefault="00137E26">
      <w:pPr>
        <w:numPr>
          <w:ilvl w:val="0"/>
          <w:numId w:val="88"/>
        </w:numPr>
        <w:ind w:firstLine="480"/>
      </w:pPr>
      <w:r>
        <w:t>中国证监会规定的其他事项。</w:t>
      </w:r>
      <w:r>
        <w:rPr>
          <w:rFonts w:ascii="Times New Roman" w:eastAsia="Times New Roman" w:hAnsi="Times New Roman" w:cs="Times New Roman"/>
        </w:rPr>
        <w:t xml:space="preserve"> </w:t>
      </w:r>
    </w:p>
    <w:p w14:paraId="5896637A" w14:textId="77777777" w:rsidR="000358A5" w:rsidRDefault="00137E26">
      <w:pPr>
        <w:ind w:left="490"/>
      </w:pPr>
      <w:r>
        <w:t>（八）澄清公告</w:t>
      </w:r>
      <w:r>
        <w:rPr>
          <w:rFonts w:ascii="Times New Roman" w:eastAsia="Times New Roman" w:hAnsi="Times New Roman" w:cs="Times New Roman"/>
        </w:rPr>
        <w:t xml:space="preserve"> </w:t>
      </w:r>
    </w:p>
    <w:p w14:paraId="1C731258" w14:textId="77777777" w:rsidR="000358A5" w:rsidRDefault="00137E26">
      <w:pPr>
        <w:spacing w:after="10" w:line="366" w:lineRule="auto"/>
        <w:ind w:lef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5937757" w14:textId="77777777" w:rsidR="000358A5" w:rsidRDefault="00137E26">
      <w:pPr>
        <w:spacing w:after="17" w:line="365" w:lineRule="auto"/>
        <w:ind w:left="-15" w:firstLine="480"/>
      </w:pPr>
      <w:r>
        <w:t>基金份额持有人大会决定的事项，应当依法报中国证监会注册或者备案，并予以公告。</w:t>
      </w:r>
      <w:r>
        <w:rPr>
          <w:rFonts w:ascii="Times New Roman" w:eastAsia="Times New Roman" w:hAnsi="Times New Roman" w:cs="Times New Roman"/>
        </w:rPr>
        <w:t xml:space="preserve"> </w:t>
      </w:r>
    </w:p>
    <w:p w14:paraId="0555EF05" w14:textId="77777777" w:rsidR="000358A5" w:rsidRDefault="00137E26">
      <w:pPr>
        <w:numPr>
          <w:ilvl w:val="0"/>
          <w:numId w:val="89"/>
        </w:numPr>
        <w:ind w:hanging="960"/>
      </w:pPr>
      <w:r>
        <w:t>投资资产支持证券信息披露</w:t>
      </w:r>
      <w:r>
        <w:rPr>
          <w:rFonts w:ascii="Times New Roman" w:eastAsia="Times New Roman" w:hAnsi="Times New Roman" w:cs="Times New Roman"/>
        </w:rPr>
        <w:t xml:space="preserve"> </w:t>
      </w:r>
    </w:p>
    <w:p w14:paraId="4CBF3EF3" w14:textId="77777777" w:rsidR="000358A5" w:rsidRDefault="00137E2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FDEC997" w14:textId="77777777" w:rsidR="000358A5" w:rsidRDefault="00137E26">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E8937B" w14:textId="77777777" w:rsidR="000358A5" w:rsidRDefault="00137E26">
      <w:pPr>
        <w:numPr>
          <w:ilvl w:val="0"/>
          <w:numId w:val="89"/>
        </w:numPr>
        <w:ind w:hanging="960"/>
      </w:pPr>
      <w:r>
        <w:t>清算报告</w:t>
      </w:r>
      <w:r>
        <w:rPr>
          <w:rFonts w:ascii="Times New Roman" w:eastAsia="Times New Roman" w:hAnsi="Times New Roman" w:cs="Times New Roman"/>
        </w:rPr>
        <w:t xml:space="preserve"> </w:t>
      </w:r>
    </w:p>
    <w:p w14:paraId="756E7F31" w14:textId="77777777" w:rsidR="000358A5" w:rsidRDefault="00137E26">
      <w:pPr>
        <w:spacing w:after="131"/>
        <w:ind w:left="490"/>
      </w:pPr>
      <w:r>
        <w:t>基金合同终止的，基金管理人应当依法组织基金财产清算小组对基金财产进</w:t>
      </w:r>
    </w:p>
    <w:p w14:paraId="2B126CC5" w14:textId="77777777" w:rsidR="000358A5" w:rsidRDefault="00137E2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E38B38" w14:textId="77777777" w:rsidR="000358A5" w:rsidRDefault="00137E26">
      <w:pPr>
        <w:numPr>
          <w:ilvl w:val="0"/>
          <w:numId w:val="89"/>
        </w:numPr>
        <w:ind w:hanging="960"/>
      </w:pPr>
      <w:r>
        <w:t>实施侧袋机制期间的信息披露</w:t>
      </w:r>
      <w:r>
        <w:rPr>
          <w:rFonts w:ascii="Times New Roman" w:eastAsia="Times New Roman" w:hAnsi="Times New Roman" w:cs="Times New Roman"/>
        </w:rPr>
        <w:t xml:space="preserve"> </w:t>
      </w:r>
    </w:p>
    <w:p w14:paraId="4060D263" w14:textId="77777777" w:rsidR="000358A5" w:rsidRDefault="00137E26">
      <w:pPr>
        <w:spacing w:after="18" w:line="365" w:lineRule="auto"/>
        <w:ind w:left="-15" w:firstLine="480"/>
      </w:pPr>
      <w:r>
        <w:t>本基金实施侧袋机制的，相关信息披露义务人应当根据法律法规、基金合同和招募说明书的规定进行信息披露，详见招募说明书的规定</w:t>
      </w:r>
      <w:r>
        <w:t>。</w:t>
      </w:r>
      <w:r>
        <w:rPr>
          <w:rFonts w:ascii="Times New Roman" w:eastAsia="Times New Roman" w:hAnsi="Times New Roman" w:cs="Times New Roman"/>
        </w:rPr>
        <w:t xml:space="preserve"> </w:t>
      </w:r>
    </w:p>
    <w:p w14:paraId="5D74014C" w14:textId="77777777" w:rsidR="000358A5" w:rsidRDefault="00137E26">
      <w:pPr>
        <w:numPr>
          <w:ilvl w:val="0"/>
          <w:numId w:val="89"/>
        </w:numPr>
        <w:ind w:hanging="960"/>
      </w:pPr>
      <w:r>
        <w:t>中国证监会规定的其他信息。</w:t>
      </w:r>
      <w:r>
        <w:rPr>
          <w:rFonts w:ascii="Times New Roman" w:eastAsia="Times New Roman" w:hAnsi="Times New Roman" w:cs="Times New Roman"/>
        </w:rPr>
        <w:t xml:space="preserve"> </w:t>
      </w:r>
    </w:p>
    <w:p w14:paraId="46629893" w14:textId="77777777" w:rsidR="000358A5" w:rsidRDefault="00137E26">
      <w:pPr>
        <w:ind w:left="490"/>
      </w:pPr>
      <w:r>
        <w:t>六、信息披露事务管理</w:t>
      </w:r>
      <w:r>
        <w:rPr>
          <w:rFonts w:ascii="Times New Roman" w:eastAsia="Times New Roman" w:hAnsi="Times New Roman" w:cs="Times New Roman"/>
        </w:rPr>
        <w:t xml:space="preserve"> </w:t>
      </w:r>
    </w:p>
    <w:p w14:paraId="4F8422AF" w14:textId="77777777" w:rsidR="000358A5" w:rsidRDefault="00137E2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3360E7" w14:textId="77777777" w:rsidR="000358A5" w:rsidRDefault="00137E2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D1942C8" w14:textId="77777777" w:rsidR="000358A5" w:rsidRDefault="00137E26">
      <w:pPr>
        <w:spacing w:after="131"/>
        <w:ind w:left="490"/>
      </w:pPr>
      <w:r>
        <w:t>基金托管人应当按照相关法律法规、中国证监会的规定和《基金合同》的约</w:t>
      </w:r>
    </w:p>
    <w:p w14:paraId="6D23A35B" w14:textId="77777777" w:rsidR="000358A5" w:rsidRDefault="00137E2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B3EDCD0" w14:textId="77777777" w:rsidR="000358A5" w:rsidRDefault="00137E26">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A9C9B2" w14:textId="77777777" w:rsidR="000358A5" w:rsidRDefault="00137E26">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5DAB52A2" w14:textId="77777777" w:rsidR="000358A5" w:rsidRDefault="00137E26">
      <w:pPr>
        <w:spacing w:after="4"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8DE7B2" w14:textId="77777777" w:rsidR="000358A5" w:rsidRDefault="00137E26">
      <w:pPr>
        <w:ind w:left="490"/>
      </w:pPr>
      <w:r>
        <w:t>七、信息披露文件的存放与查阅</w:t>
      </w:r>
      <w:r>
        <w:rPr>
          <w:rFonts w:ascii="Times New Roman" w:eastAsia="Times New Roman" w:hAnsi="Times New Roman" w:cs="Times New Roman"/>
        </w:rPr>
        <w:t xml:space="preserve"> </w:t>
      </w:r>
    </w:p>
    <w:p w14:paraId="2EFE5F26" w14:textId="77777777" w:rsidR="000358A5" w:rsidRDefault="00137E26">
      <w:pPr>
        <w:spacing w:after="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F94F338" w14:textId="77777777" w:rsidR="000358A5" w:rsidRDefault="00137E26">
      <w:pPr>
        <w:spacing w:after="0"/>
        <w:ind w:left="480" w:firstLine="0"/>
      </w:pPr>
      <w:r>
        <w:rPr>
          <w:rFonts w:ascii="Times New Roman" w:eastAsia="Times New Roman" w:hAnsi="Times New Roman" w:cs="Times New Roman"/>
        </w:rPr>
        <w:t xml:space="preserve"> </w:t>
      </w:r>
      <w:r>
        <w:br w:type="page"/>
      </w:r>
    </w:p>
    <w:p w14:paraId="404390F2" w14:textId="77777777" w:rsidR="000358A5" w:rsidRDefault="00137E26">
      <w:pPr>
        <w:pStyle w:val="1"/>
        <w:spacing w:after="123"/>
        <w:ind w:left="533" w:right="0"/>
        <w:jc w:val="left"/>
      </w:pPr>
      <w:bookmarkStart w:id="18" w:name="_Toc618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1C7970" w14:textId="77777777" w:rsidR="000358A5" w:rsidRDefault="00137E26">
      <w:pPr>
        <w:spacing w:after="177"/>
        <w:ind w:left="480" w:firstLine="0"/>
      </w:pPr>
      <w:r>
        <w:rPr>
          <w:rFonts w:ascii="Times New Roman" w:eastAsia="Times New Roman" w:hAnsi="Times New Roman" w:cs="Times New Roman"/>
        </w:rPr>
        <w:t xml:space="preserve"> </w:t>
      </w:r>
    </w:p>
    <w:p w14:paraId="0E6BC29D" w14:textId="77777777" w:rsidR="000358A5" w:rsidRDefault="00137E26">
      <w:pPr>
        <w:ind w:left="490"/>
      </w:pPr>
      <w:r>
        <w:t>一、《基金合同》的变更</w:t>
      </w:r>
      <w:r>
        <w:rPr>
          <w:rFonts w:ascii="Times New Roman" w:eastAsia="Times New Roman" w:hAnsi="Times New Roman" w:cs="Times New Roman"/>
        </w:rPr>
        <w:t xml:space="preserve"> </w:t>
      </w:r>
    </w:p>
    <w:p w14:paraId="5715BD80" w14:textId="77777777" w:rsidR="000358A5" w:rsidRDefault="00137E26">
      <w:pPr>
        <w:numPr>
          <w:ilvl w:val="0"/>
          <w:numId w:val="9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813C7BD" w14:textId="77777777" w:rsidR="000358A5" w:rsidRDefault="00137E26">
      <w:pPr>
        <w:numPr>
          <w:ilvl w:val="0"/>
          <w:numId w:val="90"/>
        </w:numPr>
        <w:spacing w:after="12" w:line="370"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9E2A19C" w14:textId="77777777" w:rsidR="000358A5" w:rsidRDefault="00137E26">
      <w:pPr>
        <w:ind w:left="490"/>
      </w:pPr>
      <w:r>
        <w:t>二、《基金合同》的终止事由</w:t>
      </w:r>
      <w:r>
        <w:rPr>
          <w:rFonts w:ascii="Times New Roman" w:eastAsia="Times New Roman" w:hAnsi="Times New Roman" w:cs="Times New Roman"/>
        </w:rPr>
        <w:t xml:space="preserve"> </w:t>
      </w:r>
    </w:p>
    <w:p w14:paraId="765EB29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29F536CD" w14:textId="77777777" w:rsidR="000358A5" w:rsidRDefault="00137E26">
      <w:pPr>
        <w:numPr>
          <w:ilvl w:val="0"/>
          <w:numId w:val="91"/>
        </w:numPr>
        <w:ind w:firstLine="480"/>
      </w:pPr>
      <w:r>
        <w:t>基金份额持有人大会决定终止的；</w:t>
      </w:r>
      <w:r>
        <w:rPr>
          <w:rFonts w:ascii="Times New Roman" w:eastAsia="Times New Roman" w:hAnsi="Times New Roman" w:cs="Times New Roman"/>
        </w:rPr>
        <w:t xml:space="preserve"> </w:t>
      </w:r>
    </w:p>
    <w:p w14:paraId="3F440CF2" w14:textId="77777777" w:rsidR="000358A5" w:rsidRDefault="00137E26">
      <w:pPr>
        <w:numPr>
          <w:ilvl w:val="0"/>
          <w:numId w:val="91"/>
        </w:numPr>
        <w:spacing w:after="0" w:line="384" w:lineRule="auto"/>
        <w:ind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B17BC7" w14:textId="77777777" w:rsidR="000358A5" w:rsidRDefault="00137E26">
      <w:pPr>
        <w:numPr>
          <w:ilvl w:val="0"/>
          <w:numId w:val="91"/>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E64F4C" w14:textId="77777777" w:rsidR="000358A5" w:rsidRDefault="00137E26">
      <w:pPr>
        <w:numPr>
          <w:ilvl w:val="0"/>
          <w:numId w:val="91"/>
        </w:numPr>
        <w:ind w:firstLine="480"/>
      </w:pPr>
      <w:r>
        <w:t>《基金合同》约定的其他情形；</w:t>
      </w:r>
      <w:r>
        <w:rPr>
          <w:rFonts w:ascii="Times New Roman" w:eastAsia="Times New Roman" w:hAnsi="Times New Roman" w:cs="Times New Roman"/>
        </w:rPr>
        <w:t xml:space="preserve"> </w:t>
      </w:r>
    </w:p>
    <w:p w14:paraId="557CCD75" w14:textId="77777777" w:rsidR="000358A5" w:rsidRDefault="00137E26">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2FE2D9D8" w14:textId="77777777" w:rsidR="000358A5" w:rsidRDefault="00137E26">
      <w:pPr>
        <w:ind w:left="490"/>
      </w:pPr>
      <w:r>
        <w:t>三、基金财产的清算</w:t>
      </w:r>
      <w:r>
        <w:rPr>
          <w:rFonts w:ascii="Times New Roman" w:eastAsia="Times New Roman" w:hAnsi="Times New Roman" w:cs="Times New Roman"/>
        </w:rPr>
        <w:t xml:space="preserve"> </w:t>
      </w:r>
    </w:p>
    <w:p w14:paraId="2CCC133B" w14:textId="77777777" w:rsidR="000358A5" w:rsidRDefault="00137E26">
      <w:pPr>
        <w:numPr>
          <w:ilvl w:val="0"/>
          <w:numId w:val="92"/>
        </w:numPr>
        <w:spacing w:after="8"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0A7728" w14:textId="77777777" w:rsidR="000358A5" w:rsidRDefault="00137E26">
      <w:pPr>
        <w:numPr>
          <w:ilvl w:val="0"/>
          <w:numId w:val="92"/>
        </w:numPr>
        <w:ind w:hanging="360"/>
      </w:pPr>
      <w:r>
        <w:t>基金财产清算小组组成：基金财产清算小组成员由基金管理人、基金托</w:t>
      </w:r>
    </w:p>
    <w:p w14:paraId="288A0044"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38F629" w14:textId="77777777" w:rsidR="000358A5" w:rsidRDefault="00137E26">
      <w:pPr>
        <w:numPr>
          <w:ilvl w:val="0"/>
          <w:numId w:val="92"/>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486B59" w14:textId="77777777" w:rsidR="000358A5" w:rsidRDefault="00137E26">
      <w:pPr>
        <w:numPr>
          <w:ilvl w:val="0"/>
          <w:numId w:val="92"/>
        </w:numPr>
        <w:ind w:hanging="360"/>
      </w:pPr>
      <w:r>
        <w:t>基金财产清算程序：</w:t>
      </w:r>
      <w:r>
        <w:rPr>
          <w:rFonts w:ascii="Times New Roman" w:eastAsia="Times New Roman" w:hAnsi="Times New Roman" w:cs="Times New Roman"/>
        </w:rPr>
        <w:t xml:space="preserve"> </w:t>
      </w:r>
    </w:p>
    <w:p w14:paraId="224AF0C1" w14:textId="77777777" w:rsidR="000358A5" w:rsidRDefault="00137E26">
      <w:pPr>
        <w:numPr>
          <w:ilvl w:val="0"/>
          <w:numId w:val="93"/>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3002D12A" w14:textId="77777777" w:rsidR="000358A5" w:rsidRDefault="00137E26">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771F02CF" w14:textId="77777777" w:rsidR="000358A5" w:rsidRDefault="00137E26">
      <w:pPr>
        <w:numPr>
          <w:ilvl w:val="0"/>
          <w:numId w:val="93"/>
        </w:numPr>
        <w:ind w:firstLine="480"/>
      </w:pPr>
      <w:r>
        <w:t>对基金财产进行估值和变现；</w:t>
      </w:r>
      <w:r>
        <w:rPr>
          <w:rFonts w:ascii="Times New Roman" w:eastAsia="Times New Roman" w:hAnsi="Times New Roman" w:cs="Times New Roman"/>
        </w:rPr>
        <w:t xml:space="preserve"> </w:t>
      </w:r>
    </w:p>
    <w:p w14:paraId="7BBBB522" w14:textId="77777777" w:rsidR="000358A5" w:rsidRDefault="00137E26">
      <w:pPr>
        <w:numPr>
          <w:ilvl w:val="0"/>
          <w:numId w:val="93"/>
        </w:numPr>
        <w:ind w:firstLine="480"/>
      </w:pPr>
      <w:r>
        <w:t>制作清算报告；</w:t>
      </w:r>
      <w:r>
        <w:rPr>
          <w:rFonts w:ascii="Times New Roman" w:eastAsia="Times New Roman" w:hAnsi="Times New Roman" w:cs="Times New Roman"/>
        </w:rPr>
        <w:t xml:space="preserve"> </w:t>
      </w:r>
    </w:p>
    <w:p w14:paraId="6B20D5F4" w14:textId="77777777" w:rsidR="000358A5" w:rsidRDefault="00137E26">
      <w:pPr>
        <w:numPr>
          <w:ilvl w:val="0"/>
          <w:numId w:val="9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5BCF48A" w14:textId="77777777" w:rsidR="000358A5" w:rsidRDefault="00137E26">
      <w:pPr>
        <w:numPr>
          <w:ilvl w:val="0"/>
          <w:numId w:val="93"/>
        </w:numPr>
        <w:ind w:firstLine="480"/>
      </w:pPr>
      <w:r>
        <w:t>将清算报告报中国证监会备案后公告；</w:t>
      </w:r>
      <w:r>
        <w:rPr>
          <w:rFonts w:ascii="Times New Roman" w:eastAsia="Times New Roman" w:hAnsi="Times New Roman" w:cs="Times New Roman"/>
        </w:rPr>
        <w:t xml:space="preserve"> </w:t>
      </w:r>
    </w:p>
    <w:p w14:paraId="1CFE3890" w14:textId="77777777" w:rsidR="000358A5" w:rsidRDefault="00137E26">
      <w:pPr>
        <w:numPr>
          <w:ilvl w:val="0"/>
          <w:numId w:val="93"/>
        </w:numPr>
        <w:ind w:firstLine="480"/>
      </w:pPr>
      <w:r>
        <w:t>对基金剩余财产进行分配。</w:t>
      </w:r>
      <w:r>
        <w:rPr>
          <w:rFonts w:ascii="Times New Roman" w:eastAsia="Times New Roman" w:hAnsi="Times New Roman" w:cs="Times New Roman"/>
        </w:rPr>
        <w:t xml:space="preserve"> </w:t>
      </w:r>
    </w:p>
    <w:p w14:paraId="5FCCAB67"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49D86602" w14:textId="77777777" w:rsidR="000358A5" w:rsidRDefault="00137E26">
      <w:pPr>
        <w:numPr>
          <w:ilvl w:val="0"/>
          <w:numId w:val="94"/>
        </w:numPr>
        <w:ind w:hanging="480"/>
      </w:pPr>
      <w:r>
        <w:t>清算费用</w:t>
      </w:r>
      <w:r>
        <w:rPr>
          <w:rFonts w:ascii="Times New Roman" w:eastAsia="Times New Roman" w:hAnsi="Times New Roman" w:cs="Times New Roman"/>
        </w:rPr>
        <w:t xml:space="preserve"> </w:t>
      </w:r>
    </w:p>
    <w:p w14:paraId="0DCE4188"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B4B9FA" w14:textId="77777777" w:rsidR="000358A5" w:rsidRDefault="00137E26">
      <w:pPr>
        <w:numPr>
          <w:ilvl w:val="0"/>
          <w:numId w:val="94"/>
        </w:numPr>
        <w:ind w:hanging="480"/>
      </w:pPr>
      <w:r>
        <w:t>基金财产清算剩余资产的分配</w:t>
      </w:r>
      <w:r>
        <w:rPr>
          <w:rFonts w:ascii="Times New Roman" w:eastAsia="Times New Roman" w:hAnsi="Times New Roman" w:cs="Times New Roman"/>
        </w:rPr>
        <w:t xml:space="preserve"> </w:t>
      </w:r>
    </w:p>
    <w:p w14:paraId="7C4F6ECE" w14:textId="77777777" w:rsidR="000358A5" w:rsidRDefault="00137E26">
      <w:pPr>
        <w:spacing w:after="21" w:line="363" w:lineRule="auto"/>
        <w:ind w:left="-15" w:firstLine="480"/>
      </w:pPr>
      <w:del w:id="27" w:author="FundLex" w:date="2026-10-22T00:04:00Z">
        <w:r>
          <w:delText>依据基金财产清算的分配方案，将基金财产清算后的全部剩余资产扣除基金财产清算费用、交纳所欠税款并清偿基金债务后，按基金份额持有人持有的各类基金份额比例进行分配。</w:delText>
        </w:r>
      </w:del>
      <w:ins w:id="28" w:author="FundLex" w:date="2026-10-22T00:04:00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0E5ABD84" w14:textId="77777777" w:rsidR="000358A5" w:rsidRDefault="00137E26">
      <w:pPr>
        <w:numPr>
          <w:ilvl w:val="0"/>
          <w:numId w:val="94"/>
        </w:numPr>
        <w:ind w:hanging="480"/>
      </w:pPr>
      <w:r>
        <w:t>基金财产清算的公告</w:t>
      </w:r>
      <w:r>
        <w:rPr>
          <w:rFonts w:ascii="Times New Roman" w:eastAsia="Times New Roman" w:hAnsi="Times New Roman" w:cs="Times New Roman"/>
        </w:rPr>
        <w:t xml:space="preserve"> </w:t>
      </w:r>
    </w:p>
    <w:p w14:paraId="4A251AFD" w14:textId="77777777" w:rsidR="000358A5" w:rsidRDefault="00137E26">
      <w:pPr>
        <w:spacing w:after="12" w:line="370" w:lineRule="auto"/>
        <w:ind w:left="-15" w:firstLine="480"/>
      </w:pPr>
      <w:r>
        <w:t>清算过程中的有关重大事项须及时公告；基金财产清算</w:t>
      </w:r>
      <w:r>
        <w:t>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8931EE" w14:textId="77777777" w:rsidR="000358A5" w:rsidRDefault="00137E26">
      <w:pPr>
        <w:numPr>
          <w:ilvl w:val="0"/>
          <w:numId w:val="94"/>
        </w:numPr>
        <w:ind w:hanging="480"/>
      </w:pPr>
      <w:r>
        <w:t>基金财产清算账册及文件的保存</w:t>
      </w:r>
      <w:r>
        <w:rPr>
          <w:rFonts w:ascii="Times New Roman" w:eastAsia="Times New Roman" w:hAnsi="Times New Roman" w:cs="Times New Roman"/>
        </w:rPr>
        <w:t xml:space="preserve"> </w:t>
      </w:r>
    </w:p>
    <w:p w14:paraId="064D3F05"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776833" w14:textId="77777777" w:rsidR="000358A5" w:rsidRDefault="00137E26">
      <w:pPr>
        <w:spacing w:after="0"/>
        <w:ind w:left="480" w:firstLine="0"/>
      </w:pPr>
      <w:r>
        <w:rPr>
          <w:rFonts w:ascii="Times New Roman" w:eastAsia="Times New Roman" w:hAnsi="Times New Roman" w:cs="Times New Roman"/>
        </w:rPr>
        <w:t xml:space="preserve"> </w:t>
      </w:r>
    </w:p>
    <w:p w14:paraId="6BE54E02" w14:textId="77777777" w:rsidR="000358A5" w:rsidRDefault="00137E26">
      <w:pPr>
        <w:pStyle w:val="1"/>
        <w:ind w:left="488" w:right="601"/>
      </w:pPr>
      <w:bookmarkStart w:id="19" w:name="_Toc618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6EE88A1" w14:textId="77777777" w:rsidR="000358A5" w:rsidRDefault="00137E26">
      <w:pPr>
        <w:spacing w:after="170"/>
        <w:ind w:left="480" w:firstLine="0"/>
      </w:pPr>
      <w:r>
        <w:rPr>
          <w:rFonts w:ascii="Times New Roman" w:eastAsia="Times New Roman" w:hAnsi="Times New Roman" w:cs="Times New Roman"/>
        </w:rPr>
        <w:t xml:space="preserve"> </w:t>
      </w:r>
    </w:p>
    <w:p w14:paraId="17FC6387" w14:textId="77777777" w:rsidR="000358A5" w:rsidRDefault="00137E2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4883001E" w14:textId="77777777" w:rsidR="000358A5" w:rsidRDefault="00137E26">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A86313" w14:textId="77777777" w:rsidR="000358A5" w:rsidRDefault="00137E26">
      <w:pPr>
        <w:numPr>
          <w:ilvl w:val="0"/>
          <w:numId w:val="95"/>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AEDCA7D" w14:textId="77777777" w:rsidR="000358A5" w:rsidRDefault="00137E26">
      <w:pPr>
        <w:numPr>
          <w:ilvl w:val="0"/>
          <w:numId w:val="95"/>
        </w:numPr>
        <w:ind w:firstLine="480"/>
      </w:pPr>
      <w:r>
        <w:t>不可抗力。</w:t>
      </w:r>
      <w:r>
        <w:rPr>
          <w:rFonts w:ascii="Times New Roman" w:eastAsia="Times New Roman" w:hAnsi="Times New Roman" w:cs="Times New Roman"/>
        </w:rPr>
        <w:t xml:space="preserve"> </w:t>
      </w:r>
    </w:p>
    <w:p w14:paraId="7F7DD72D" w14:textId="77777777" w:rsidR="000358A5" w:rsidRDefault="00137E26">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B4DB47" w14:textId="77777777" w:rsidR="000358A5" w:rsidRDefault="00137E26">
      <w:pPr>
        <w:numPr>
          <w:ilvl w:val="0"/>
          <w:numId w:val="96"/>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4CE512" w14:textId="77777777" w:rsidR="000358A5" w:rsidRDefault="00137E26">
      <w:pPr>
        <w:spacing w:after="168"/>
        <w:ind w:left="480" w:firstLine="0"/>
      </w:pPr>
      <w:r>
        <w:rPr>
          <w:rFonts w:ascii="Times New Roman" w:eastAsia="Times New Roman" w:hAnsi="Times New Roman" w:cs="Times New Roman"/>
        </w:rPr>
        <w:t xml:space="preserve"> </w:t>
      </w:r>
    </w:p>
    <w:p w14:paraId="02FCB8D0" w14:textId="77777777" w:rsidR="000358A5" w:rsidRDefault="00137E26">
      <w:pPr>
        <w:spacing w:after="168"/>
        <w:ind w:left="480" w:firstLine="0"/>
      </w:pPr>
      <w:r>
        <w:rPr>
          <w:rFonts w:ascii="Times New Roman" w:eastAsia="Times New Roman" w:hAnsi="Times New Roman" w:cs="Times New Roman"/>
        </w:rPr>
        <w:t xml:space="preserve"> </w:t>
      </w:r>
    </w:p>
    <w:p w14:paraId="344AABCD" w14:textId="77777777" w:rsidR="000358A5" w:rsidRDefault="00137E26">
      <w:pPr>
        <w:spacing w:after="168"/>
        <w:ind w:left="480" w:firstLine="0"/>
      </w:pPr>
      <w:r>
        <w:rPr>
          <w:rFonts w:ascii="Times New Roman" w:eastAsia="Times New Roman" w:hAnsi="Times New Roman" w:cs="Times New Roman"/>
        </w:rPr>
        <w:t xml:space="preserve"> </w:t>
      </w:r>
    </w:p>
    <w:p w14:paraId="2FAD9FB5" w14:textId="77777777" w:rsidR="000358A5" w:rsidRDefault="00137E26">
      <w:pPr>
        <w:spacing w:after="168"/>
        <w:ind w:left="480" w:firstLine="0"/>
      </w:pPr>
      <w:r>
        <w:rPr>
          <w:rFonts w:ascii="Times New Roman" w:eastAsia="Times New Roman" w:hAnsi="Times New Roman" w:cs="Times New Roman"/>
        </w:rPr>
        <w:t xml:space="preserve"> </w:t>
      </w:r>
    </w:p>
    <w:p w14:paraId="32D4B121" w14:textId="77777777" w:rsidR="000358A5" w:rsidRDefault="00137E26">
      <w:pPr>
        <w:spacing w:after="168"/>
        <w:ind w:left="480" w:firstLine="0"/>
      </w:pPr>
      <w:r>
        <w:rPr>
          <w:rFonts w:ascii="Times New Roman" w:eastAsia="Times New Roman" w:hAnsi="Times New Roman" w:cs="Times New Roman"/>
        </w:rPr>
        <w:t xml:space="preserve"> </w:t>
      </w:r>
    </w:p>
    <w:p w14:paraId="249C18AE" w14:textId="77777777" w:rsidR="000358A5" w:rsidRDefault="00137E26">
      <w:pPr>
        <w:spacing w:after="0"/>
        <w:ind w:left="480" w:firstLine="0"/>
      </w:pPr>
      <w:r>
        <w:rPr>
          <w:rFonts w:ascii="Times New Roman" w:eastAsia="Times New Roman" w:hAnsi="Times New Roman" w:cs="Times New Roman"/>
        </w:rPr>
        <w:t xml:space="preserve"> </w:t>
      </w:r>
    </w:p>
    <w:p w14:paraId="136B8EF3" w14:textId="77777777" w:rsidR="000358A5" w:rsidRDefault="00137E26">
      <w:pPr>
        <w:pStyle w:val="1"/>
        <w:ind w:left="488" w:right="604"/>
      </w:pPr>
      <w:bookmarkStart w:id="20" w:name="_Toc618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57BB8C" w14:textId="77777777" w:rsidR="000358A5" w:rsidRDefault="00137E26">
      <w:pPr>
        <w:spacing w:after="170"/>
        <w:ind w:left="480" w:firstLine="0"/>
      </w:pPr>
      <w:r>
        <w:rPr>
          <w:rFonts w:ascii="Times New Roman" w:eastAsia="Times New Roman" w:hAnsi="Times New Roman" w:cs="Times New Roman"/>
        </w:rPr>
        <w:t xml:space="preserve"> </w:t>
      </w:r>
    </w:p>
    <w:p w14:paraId="60C2B755"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900310A"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661B76" w14:textId="77777777" w:rsidR="000358A5" w:rsidRDefault="00137E26">
      <w:pPr>
        <w:ind w:left="490"/>
      </w:pPr>
      <w:r>
        <w:t>《基金合同》受中国法律管辖。</w:t>
      </w:r>
      <w:r>
        <w:rPr>
          <w:rFonts w:ascii="Times New Roman" w:eastAsia="Times New Roman" w:hAnsi="Times New Roman" w:cs="Times New Roman"/>
        </w:rPr>
        <w:t xml:space="preserve"> </w:t>
      </w:r>
      <w:r>
        <w:br w:type="page"/>
      </w:r>
    </w:p>
    <w:p w14:paraId="733834A3" w14:textId="77777777" w:rsidR="000358A5" w:rsidRDefault="00137E26">
      <w:pPr>
        <w:spacing w:after="278"/>
        <w:ind w:left="480" w:firstLine="0"/>
      </w:pPr>
      <w:r>
        <w:rPr>
          <w:rFonts w:ascii="Times New Roman" w:eastAsia="Times New Roman" w:hAnsi="Times New Roman" w:cs="Times New Roman"/>
        </w:rPr>
        <w:t xml:space="preserve"> </w:t>
      </w:r>
    </w:p>
    <w:p w14:paraId="4E4848F3" w14:textId="77777777" w:rsidR="000358A5" w:rsidRDefault="00137E26">
      <w:pPr>
        <w:pStyle w:val="1"/>
        <w:ind w:left="488" w:right="603"/>
      </w:pPr>
      <w:bookmarkStart w:id="21" w:name="_Toc618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23764E" w14:textId="77777777" w:rsidR="000358A5" w:rsidRDefault="00137E26">
      <w:pPr>
        <w:spacing w:after="178"/>
        <w:ind w:left="480" w:firstLine="0"/>
      </w:pPr>
      <w:r>
        <w:rPr>
          <w:rFonts w:ascii="Times New Roman" w:eastAsia="Times New Roman" w:hAnsi="Times New Roman" w:cs="Times New Roman"/>
        </w:rPr>
        <w:t xml:space="preserve"> </w:t>
      </w:r>
    </w:p>
    <w:p w14:paraId="597E7AFB" w14:textId="77777777" w:rsidR="000358A5" w:rsidRDefault="00137E26">
      <w:pPr>
        <w:spacing w:after="156"/>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440D78F" w14:textId="77777777" w:rsidR="000358A5" w:rsidRDefault="00137E26">
      <w:pPr>
        <w:numPr>
          <w:ilvl w:val="0"/>
          <w:numId w:val="97"/>
        </w:numPr>
        <w:spacing w:after="8" w:line="372" w:lineRule="auto"/>
        <w:ind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9A63C4" w14:textId="77777777" w:rsidR="000358A5" w:rsidRDefault="00137E26">
      <w:pPr>
        <w:numPr>
          <w:ilvl w:val="0"/>
          <w:numId w:val="97"/>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BF20F60" w14:textId="77777777" w:rsidR="000358A5" w:rsidRDefault="00137E26">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44A00D" w14:textId="77777777" w:rsidR="000358A5" w:rsidRDefault="00137E26">
      <w:pPr>
        <w:numPr>
          <w:ilvl w:val="0"/>
          <w:numId w:val="97"/>
        </w:numPr>
        <w:spacing w:after="0" w:line="379" w:lineRule="auto"/>
        <w:ind w:firstLine="480"/>
      </w:pPr>
      <w:r>
        <w:t>《基金合同》正本一式六份，除上报有关监管机构一式二份外，基金管理人、基金托管人各持有二份</w:t>
      </w:r>
      <w:r>
        <w:t>，每份具有同等的法律效力。</w:t>
      </w:r>
      <w:r>
        <w:rPr>
          <w:rFonts w:ascii="Times New Roman" w:eastAsia="Times New Roman" w:hAnsi="Times New Roman" w:cs="Times New Roman"/>
        </w:rPr>
        <w:t xml:space="preserve"> </w:t>
      </w:r>
    </w:p>
    <w:p w14:paraId="43BD0C2E" w14:textId="77777777" w:rsidR="000358A5" w:rsidRDefault="00137E26">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892B69" w14:textId="77777777" w:rsidR="000358A5" w:rsidRDefault="00137E26">
      <w:pPr>
        <w:pStyle w:val="1"/>
        <w:ind w:left="488" w:right="604"/>
      </w:pPr>
      <w:bookmarkStart w:id="22" w:name="_Toc618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75327CD" w14:textId="77777777" w:rsidR="000358A5" w:rsidRDefault="00137E26">
      <w:pPr>
        <w:spacing w:after="131"/>
        <w:ind w:left="480" w:firstLine="0"/>
      </w:pPr>
      <w:r>
        <w:t xml:space="preserve"> </w:t>
      </w:r>
    </w:p>
    <w:p w14:paraId="6C2A8FFA" w14:textId="77777777" w:rsidR="000358A5" w:rsidRDefault="00137E26">
      <w:pPr>
        <w:spacing w:after="131"/>
        <w:ind w:left="490"/>
      </w:pPr>
      <w:r>
        <w:t>《基金合同》如有未尽事宜，由《基金合同》当事人各方按有关法律法规协</w:t>
      </w:r>
    </w:p>
    <w:p w14:paraId="37E265FA" w14:textId="77777777" w:rsidR="000358A5" w:rsidRDefault="00137E26">
      <w:pPr>
        <w:spacing w:after="0"/>
        <w:ind w:left="-5"/>
      </w:pPr>
      <w:r>
        <w:t>商解决。</w:t>
      </w:r>
      <w:r>
        <w:t xml:space="preserve"> </w:t>
      </w:r>
      <w:r>
        <w:br w:type="page"/>
      </w:r>
    </w:p>
    <w:p w14:paraId="036F00EA" w14:textId="77777777" w:rsidR="000358A5" w:rsidRDefault="00137E26">
      <w:pPr>
        <w:spacing w:after="238"/>
        <w:ind w:left="480" w:firstLine="0"/>
      </w:pPr>
      <w:r>
        <w:t xml:space="preserve"> </w:t>
      </w:r>
    </w:p>
    <w:p w14:paraId="5482C35C" w14:textId="77777777" w:rsidR="000358A5" w:rsidRDefault="00137E26">
      <w:pPr>
        <w:pStyle w:val="1"/>
        <w:spacing w:after="36"/>
        <w:ind w:left="488" w:right="605"/>
      </w:pPr>
      <w:bookmarkStart w:id="23" w:name="_Toc618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78D7CA9" w14:textId="77777777" w:rsidR="000358A5" w:rsidRDefault="00137E26">
      <w:pPr>
        <w:spacing w:after="144"/>
        <w:ind w:left="0" w:firstLine="0"/>
      </w:pPr>
      <w:r>
        <w:rPr>
          <w:rFonts w:ascii="Times New Roman" w:eastAsia="Times New Roman" w:hAnsi="Times New Roman" w:cs="Times New Roman"/>
          <w:sz w:val="21"/>
        </w:rPr>
        <w:t xml:space="preserve"> </w:t>
      </w:r>
    </w:p>
    <w:p w14:paraId="49F429DF" w14:textId="77777777" w:rsidR="000358A5" w:rsidRDefault="00137E26">
      <w:pPr>
        <w:ind w:left="490"/>
      </w:pPr>
      <w:r>
        <w:t>一、</w:t>
      </w:r>
      <w:r>
        <w:t xml:space="preserve"> </w:t>
      </w:r>
      <w:r>
        <w:t>基金合同当事人的权利与义务</w:t>
      </w:r>
      <w:r>
        <w:rPr>
          <w:rFonts w:ascii="Times New Roman" w:eastAsia="Times New Roman" w:hAnsi="Times New Roman" w:cs="Times New Roman"/>
        </w:rPr>
        <w:t xml:space="preserve"> </w:t>
      </w:r>
    </w:p>
    <w:p w14:paraId="36F73EFB" w14:textId="77777777" w:rsidR="000358A5" w:rsidRDefault="00137E26">
      <w:pPr>
        <w:ind w:left="490"/>
      </w:pPr>
      <w:r>
        <w:t>（一）</w:t>
      </w:r>
      <w:r>
        <w:t xml:space="preserve"> </w:t>
      </w:r>
      <w:r>
        <w:t>基金管理人的权利与义务</w:t>
      </w:r>
      <w:r>
        <w:rPr>
          <w:rFonts w:ascii="Times New Roman" w:eastAsia="Times New Roman" w:hAnsi="Times New Roman" w:cs="Times New Roman"/>
        </w:rPr>
        <w:t xml:space="preserve"> </w:t>
      </w:r>
    </w:p>
    <w:p w14:paraId="4637FD66"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10034" w14:textId="77777777" w:rsidR="000358A5" w:rsidRDefault="00137E26">
      <w:pPr>
        <w:numPr>
          <w:ilvl w:val="0"/>
          <w:numId w:val="98"/>
        </w:numPr>
        <w:ind w:firstLine="480"/>
      </w:pPr>
      <w:r>
        <w:t>依法募集资金；</w:t>
      </w:r>
      <w:r>
        <w:rPr>
          <w:rFonts w:ascii="Times New Roman" w:eastAsia="Times New Roman" w:hAnsi="Times New Roman" w:cs="Times New Roman"/>
        </w:rPr>
        <w:t xml:space="preserve"> </w:t>
      </w:r>
    </w:p>
    <w:p w14:paraId="5A71B609" w14:textId="77777777" w:rsidR="000358A5" w:rsidRDefault="00137E26">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7616DE1" w14:textId="77777777" w:rsidR="000358A5" w:rsidRDefault="00137E26">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C13F2F" w14:textId="77777777" w:rsidR="000358A5" w:rsidRDefault="00137E26">
      <w:pPr>
        <w:numPr>
          <w:ilvl w:val="0"/>
          <w:numId w:val="98"/>
        </w:numPr>
        <w:ind w:firstLine="480"/>
      </w:pPr>
      <w:r>
        <w:t>销售基金份额；</w:t>
      </w:r>
      <w:r>
        <w:rPr>
          <w:rFonts w:ascii="Times New Roman" w:eastAsia="Times New Roman" w:hAnsi="Times New Roman" w:cs="Times New Roman"/>
        </w:rPr>
        <w:t xml:space="preserve"> </w:t>
      </w:r>
    </w:p>
    <w:p w14:paraId="43A1BDDF" w14:textId="77777777" w:rsidR="000358A5" w:rsidRDefault="00137E26">
      <w:pPr>
        <w:numPr>
          <w:ilvl w:val="0"/>
          <w:numId w:val="98"/>
        </w:numPr>
        <w:ind w:firstLine="480"/>
      </w:pPr>
      <w:r>
        <w:t>按照规定召集基金份额持有人大会；</w:t>
      </w:r>
      <w:r>
        <w:rPr>
          <w:rFonts w:ascii="Times New Roman" w:eastAsia="Times New Roman" w:hAnsi="Times New Roman" w:cs="Times New Roman"/>
        </w:rPr>
        <w:t xml:space="preserve"> </w:t>
      </w:r>
    </w:p>
    <w:p w14:paraId="2EFDFF03" w14:textId="77777777" w:rsidR="000358A5" w:rsidRDefault="00137E26">
      <w:pPr>
        <w:numPr>
          <w:ilvl w:val="0"/>
          <w:numId w:val="98"/>
        </w:numPr>
        <w:ind w:firstLine="480"/>
      </w:pPr>
      <w:r>
        <w:t>依据《基金合同》及有关法律规定监督基金托管人，如认为基金托管</w:t>
      </w:r>
    </w:p>
    <w:p w14:paraId="612CD840"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0F801" w14:textId="77777777" w:rsidR="000358A5" w:rsidRDefault="00137E26">
      <w:pPr>
        <w:numPr>
          <w:ilvl w:val="0"/>
          <w:numId w:val="98"/>
        </w:numPr>
        <w:spacing w:after="204"/>
        <w:ind w:firstLine="480"/>
      </w:pPr>
      <w:r>
        <w:t>在基金托管人更换时，提名新的基金托管人；</w:t>
      </w:r>
      <w:r>
        <w:rPr>
          <w:rFonts w:ascii="Times New Roman" w:eastAsia="Times New Roman" w:hAnsi="Times New Roman" w:cs="Times New Roman"/>
        </w:rPr>
        <w:t xml:space="preserve"> </w:t>
      </w:r>
    </w:p>
    <w:p w14:paraId="58E6EF4A" w14:textId="77777777" w:rsidR="000358A5" w:rsidRDefault="00137E26">
      <w:pPr>
        <w:numPr>
          <w:ilvl w:val="0"/>
          <w:numId w:val="9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E76DB2D" w14:textId="77777777" w:rsidR="000358A5" w:rsidRDefault="00137E26">
      <w:pPr>
        <w:numPr>
          <w:ilvl w:val="0"/>
          <w:numId w:val="9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C31967" w14:textId="77777777" w:rsidR="000358A5" w:rsidRDefault="00137E26">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B245E7" w14:textId="77777777" w:rsidR="000358A5" w:rsidRDefault="00137E26">
      <w:pPr>
        <w:numPr>
          <w:ilvl w:val="0"/>
          <w:numId w:val="9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0D30A5AF" w14:textId="77777777" w:rsidR="000358A5" w:rsidRDefault="00137E26">
      <w:pPr>
        <w:numPr>
          <w:ilvl w:val="0"/>
          <w:numId w:val="9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50DA4E" w14:textId="77777777" w:rsidR="000358A5" w:rsidRDefault="00137E26">
      <w:pPr>
        <w:numPr>
          <w:ilvl w:val="0"/>
          <w:numId w:val="9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1ED3B0DD" w14:textId="77777777" w:rsidR="000358A5" w:rsidRDefault="00137E26">
      <w:pPr>
        <w:numPr>
          <w:ilvl w:val="0"/>
          <w:numId w:val="98"/>
        </w:numPr>
        <w:spacing w:after="2" w:line="357"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3A34CF8C" w14:textId="77777777" w:rsidR="000358A5" w:rsidRDefault="00137E26">
      <w:pPr>
        <w:numPr>
          <w:ilvl w:val="0"/>
          <w:numId w:val="9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0B0FB8" w14:textId="77777777" w:rsidR="000358A5" w:rsidRDefault="00137E26">
      <w:pPr>
        <w:numPr>
          <w:ilvl w:val="0"/>
          <w:numId w:val="9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66C1DD" w14:textId="77777777" w:rsidR="000358A5" w:rsidRDefault="00137E26">
      <w:pPr>
        <w:numPr>
          <w:ilvl w:val="0"/>
          <w:numId w:val="9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72801B7" w14:textId="77777777" w:rsidR="000358A5" w:rsidRDefault="00137E26">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D6BFCC" w14:textId="77777777" w:rsidR="000358A5" w:rsidRDefault="00137E26">
      <w:pPr>
        <w:numPr>
          <w:ilvl w:val="0"/>
          <w:numId w:val="99"/>
        </w:numPr>
        <w:spacing w:after="2" w:line="357" w:lineRule="auto"/>
        <w:ind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3D88A151" w14:textId="77777777" w:rsidR="000358A5" w:rsidRDefault="00137E26">
      <w:pPr>
        <w:numPr>
          <w:ilvl w:val="0"/>
          <w:numId w:val="99"/>
        </w:numPr>
        <w:spacing w:after="127"/>
        <w:ind w:firstLine="480"/>
      </w:pPr>
      <w:r>
        <w:t>办理基金备案手续；</w:t>
      </w:r>
      <w:r>
        <w:rPr>
          <w:rFonts w:ascii="Times New Roman" w:eastAsia="Times New Roman" w:hAnsi="Times New Roman" w:cs="Times New Roman"/>
        </w:rPr>
        <w:t xml:space="preserve"> </w:t>
      </w:r>
    </w:p>
    <w:p w14:paraId="3DA180B6" w14:textId="77777777" w:rsidR="000358A5" w:rsidRDefault="00137E26">
      <w:pPr>
        <w:numPr>
          <w:ilvl w:val="0"/>
          <w:numId w:val="9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D38940" w14:textId="77777777" w:rsidR="000358A5" w:rsidRDefault="00137E26">
      <w:pPr>
        <w:numPr>
          <w:ilvl w:val="0"/>
          <w:numId w:val="9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4552DD" w14:textId="77777777" w:rsidR="000358A5" w:rsidRDefault="00137E26">
      <w:pPr>
        <w:numPr>
          <w:ilvl w:val="0"/>
          <w:numId w:val="9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4388B071"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6DE5B5D1" w14:textId="77777777" w:rsidR="000358A5" w:rsidRDefault="00137E26">
      <w:pPr>
        <w:numPr>
          <w:ilvl w:val="0"/>
          <w:numId w:val="99"/>
        </w:numPr>
        <w:spacing w:after="0" w:line="379" w:lineRule="auto"/>
        <w:ind w:firstLine="480"/>
      </w:pPr>
      <w:r>
        <w:t>除依据《基金法》《基金合同》及其他有关规定外</w:t>
      </w:r>
      <w:r>
        <w:rPr>
          <w:rFonts w:ascii="Times New Roman" w:eastAsia="Times New Roman" w:hAnsi="Times New Roman" w:cs="Times New Roman"/>
        </w:rPr>
        <w:t>,</w:t>
      </w:r>
      <w:r>
        <w:t>不得利用基</w:t>
      </w:r>
      <w:r>
        <w:t>金财产为自己及任何第三人谋取利益，不得委托第三人运作基金财产；</w:t>
      </w:r>
      <w:r>
        <w:rPr>
          <w:rFonts w:ascii="Times New Roman" w:eastAsia="Times New Roman" w:hAnsi="Times New Roman" w:cs="Times New Roman"/>
        </w:rPr>
        <w:t xml:space="preserve"> </w:t>
      </w:r>
    </w:p>
    <w:p w14:paraId="207CF9CE" w14:textId="77777777" w:rsidR="000358A5" w:rsidRDefault="00137E26">
      <w:pPr>
        <w:numPr>
          <w:ilvl w:val="0"/>
          <w:numId w:val="99"/>
        </w:numPr>
        <w:ind w:firstLine="480"/>
      </w:pPr>
      <w:r>
        <w:t>依法接受基金托管人的监督；</w:t>
      </w:r>
      <w:r>
        <w:rPr>
          <w:rFonts w:ascii="Times New Roman" w:eastAsia="Times New Roman" w:hAnsi="Times New Roman" w:cs="Times New Roman"/>
        </w:rPr>
        <w:t xml:space="preserve"> </w:t>
      </w:r>
    </w:p>
    <w:p w14:paraId="75881672" w14:textId="77777777" w:rsidR="000358A5" w:rsidRDefault="00137E26">
      <w:pPr>
        <w:numPr>
          <w:ilvl w:val="0"/>
          <w:numId w:val="99"/>
        </w:numPr>
        <w:ind w:firstLine="480"/>
      </w:pPr>
      <w:r>
        <w:t>采取适当合理的措施使计算基金份额认购、申购、赎回和注销价格的</w:t>
      </w:r>
    </w:p>
    <w:p w14:paraId="00D1FF9D" w14:textId="77777777" w:rsidR="000358A5" w:rsidRDefault="00137E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47E89A" w14:textId="77777777" w:rsidR="000358A5" w:rsidRDefault="00137E26">
      <w:pPr>
        <w:numPr>
          <w:ilvl w:val="0"/>
          <w:numId w:val="99"/>
        </w:numPr>
        <w:ind w:firstLine="480"/>
      </w:pPr>
      <w:r>
        <w:t>进行基金会计核算并编制基金财务会计报告；</w:t>
      </w:r>
      <w:r>
        <w:rPr>
          <w:rFonts w:ascii="Times New Roman" w:eastAsia="Times New Roman" w:hAnsi="Times New Roman" w:cs="Times New Roman"/>
        </w:rPr>
        <w:t xml:space="preserve"> </w:t>
      </w:r>
    </w:p>
    <w:p w14:paraId="48B3291F" w14:textId="77777777" w:rsidR="000358A5" w:rsidRDefault="00137E26">
      <w:pPr>
        <w:numPr>
          <w:ilvl w:val="0"/>
          <w:numId w:val="99"/>
        </w:numPr>
        <w:ind w:firstLine="480"/>
      </w:pPr>
      <w:r>
        <w:t>编制季度报告、中期报告和年度报告；</w:t>
      </w:r>
      <w:r>
        <w:rPr>
          <w:rFonts w:ascii="Times New Roman" w:eastAsia="Times New Roman" w:hAnsi="Times New Roman" w:cs="Times New Roman"/>
        </w:rPr>
        <w:t xml:space="preserve"> </w:t>
      </w:r>
    </w:p>
    <w:p w14:paraId="1C3D730D" w14:textId="77777777" w:rsidR="000358A5" w:rsidRDefault="00137E26">
      <w:pPr>
        <w:numPr>
          <w:ilvl w:val="0"/>
          <w:numId w:val="9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73815A" w14:textId="77777777" w:rsidR="000358A5" w:rsidRDefault="00137E26">
      <w:pPr>
        <w:numPr>
          <w:ilvl w:val="0"/>
          <w:numId w:val="99"/>
        </w:numPr>
        <w:ind w:firstLine="480"/>
      </w:pPr>
      <w:r>
        <w:t>保守基金商业秘密，不泄露基金投资计划、投资意向等。除《基金法》</w:t>
      </w:r>
    </w:p>
    <w:p w14:paraId="76364C68" w14:textId="77777777" w:rsidR="000358A5" w:rsidRDefault="00137E2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C1E3595" w14:textId="77777777" w:rsidR="000358A5" w:rsidRDefault="00137E26">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FA5C16" w14:textId="77777777" w:rsidR="000358A5" w:rsidRDefault="00137E26">
      <w:pPr>
        <w:numPr>
          <w:ilvl w:val="0"/>
          <w:numId w:val="99"/>
        </w:numPr>
        <w:ind w:firstLine="480"/>
      </w:pPr>
      <w:r>
        <w:t>按规定受理申购与赎回申请，及时、足额支付赎回款项；</w:t>
      </w:r>
      <w:r>
        <w:rPr>
          <w:rFonts w:ascii="Times New Roman" w:eastAsia="Times New Roman" w:hAnsi="Times New Roman" w:cs="Times New Roman"/>
        </w:rPr>
        <w:t xml:space="preserve"> </w:t>
      </w:r>
    </w:p>
    <w:p w14:paraId="18AB925C" w14:textId="77777777" w:rsidR="000358A5" w:rsidRDefault="00137E26">
      <w:pPr>
        <w:numPr>
          <w:ilvl w:val="0"/>
          <w:numId w:val="9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1A8926" w14:textId="77777777" w:rsidR="000358A5" w:rsidRDefault="00137E26">
      <w:pPr>
        <w:numPr>
          <w:ilvl w:val="0"/>
          <w:numId w:val="9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0C3358" w14:textId="77777777" w:rsidR="000358A5" w:rsidRDefault="00137E26">
      <w:pPr>
        <w:numPr>
          <w:ilvl w:val="0"/>
          <w:numId w:val="9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1AAE2F" w14:textId="77777777" w:rsidR="000358A5" w:rsidRDefault="00137E26">
      <w:pPr>
        <w:numPr>
          <w:ilvl w:val="0"/>
          <w:numId w:val="9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798F42E" w14:textId="77777777" w:rsidR="000358A5" w:rsidRDefault="00137E26">
      <w:pPr>
        <w:numPr>
          <w:ilvl w:val="0"/>
          <w:numId w:val="99"/>
        </w:numPr>
        <w:spacing w:after="0" w:line="379" w:lineRule="auto"/>
        <w:ind w:firstLine="480"/>
      </w:pPr>
      <w:r>
        <w:t>面临解散、依法被撤销或者被依法宣告</w:t>
      </w:r>
      <w:r>
        <w:t>破产时，及时报告中国证监会并通知基金托管人；</w:t>
      </w:r>
      <w:r>
        <w:rPr>
          <w:rFonts w:ascii="Times New Roman" w:eastAsia="Times New Roman" w:hAnsi="Times New Roman" w:cs="Times New Roman"/>
        </w:rPr>
        <w:t xml:space="preserve"> </w:t>
      </w:r>
    </w:p>
    <w:p w14:paraId="61DC378A" w14:textId="77777777" w:rsidR="000358A5" w:rsidRDefault="00137E26">
      <w:pPr>
        <w:numPr>
          <w:ilvl w:val="0"/>
          <w:numId w:val="9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4B9720" w14:textId="77777777" w:rsidR="000358A5" w:rsidRDefault="00137E26">
      <w:pPr>
        <w:numPr>
          <w:ilvl w:val="0"/>
          <w:numId w:val="9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F19957" w14:textId="77777777" w:rsidR="000358A5" w:rsidRDefault="00137E26">
      <w:pPr>
        <w:numPr>
          <w:ilvl w:val="0"/>
          <w:numId w:val="9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947BF7" w14:textId="77777777" w:rsidR="000358A5" w:rsidRDefault="00137E26">
      <w:pPr>
        <w:numPr>
          <w:ilvl w:val="0"/>
          <w:numId w:val="9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649902" w14:textId="77777777" w:rsidR="000358A5" w:rsidRDefault="00137E26">
      <w:pPr>
        <w:numPr>
          <w:ilvl w:val="0"/>
          <w:numId w:val="99"/>
        </w:numPr>
        <w:spacing w:after="19" w:line="369" w:lineRule="auto"/>
        <w:ind w:firstLine="480"/>
      </w:pPr>
      <w:r>
        <w:t>基金管理人在募集期间未能</w:t>
      </w:r>
      <w:r>
        <w:t>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4EB93E" w14:textId="77777777" w:rsidR="000358A5" w:rsidRDefault="00137E26">
      <w:pPr>
        <w:numPr>
          <w:ilvl w:val="0"/>
          <w:numId w:val="99"/>
        </w:numPr>
        <w:ind w:firstLine="480"/>
      </w:pPr>
      <w:r>
        <w:t>执行生效的基金份额持有人大会的决议；</w:t>
      </w:r>
      <w:r>
        <w:rPr>
          <w:rFonts w:ascii="Times New Roman" w:eastAsia="Times New Roman" w:hAnsi="Times New Roman" w:cs="Times New Roman"/>
        </w:rPr>
        <w:t xml:space="preserve"> </w:t>
      </w:r>
    </w:p>
    <w:p w14:paraId="61255F5B" w14:textId="77777777" w:rsidR="000358A5" w:rsidRDefault="00137E26">
      <w:pPr>
        <w:numPr>
          <w:ilvl w:val="0"/>
          <w:numId w:val="99"/>
        </w:numPr>
        <w:ind w:firstLine="480"/>
      </w:pPr>
      <w:r>
        <w:t>建立并保存基金份额持有人名册；</w:t>
      </w:r>
      <w:r>
        <w:rPr>
          <w:rFonts w:ascii="Times New Roman" w:eastAsia="Times New Roman" w:hAnsi="Times New Roman" w:cs="Times New Roman"/>
        </w:rPr>
        <w:t xml:space="preserve"> </w:t>
      </w:r>
    </w:p>
    <w:p w14:paraId="71C80C1C" w14:textId="77777777" w:rsidR="000358A5" w:rsidRDefault="00137E26">
      <w:pPr>
        <w:numPr>
          <w:ilvl w:val="0"/>
          <w:numId w:val="99"/>
        </w:numPr>
        <w:ind w:firstLine="480"/>
      </w:pPr>
      <w:r>
        <w:t>法律法规及中国证监会规定的和《基金合同》约定的其他义务。</w:t>
      </w:r>
      <w:r>
        <w:rPr>
          <w:rFonts w:ascii="Times New Roman" w:eastAsia="Times New Roman" w:hAnsi="Times New Roman" w:cs="Times New Roman"/>
        </w:rPr>
        <w:t xml:space="preserve"> </w:t>
      </w:r>
    </w:p>
    <w:p w14:paraId="22857726" w14:textId="77777777" w:rsidR="000358A5" w:rsidRDefault="00137E26">
      <w:pPr>
        <w:spacing w:after="0" w:line="379" w:lineRule="auto"/>
        <w:ind w:left="490"/>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538B2B6" w14:textId="77777777" w:rsidR="000358A5" w:rsidRDefault="00137E26">
      <w:pPr>
        <w:numPr>
          <w:ilvl w:val="0"/>
          <w:numId w:val="10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B2CDC04" w14:textId="77777777" w:rsidR="000358A5" w:rsidRDefault="00137E26">
      <w:pPr>
        <w:numPr>
          <w:ilvl w:val="0"/>
          <w:numId w:val="100"/>
        </w:numPr>
        <w:spacing w:after="0" w:line="379" w:lineRule="auto"/>
        <w:ind w:firstLine="480"/>
      </w:pPr>
      <w:r>
        <w:t>依《基金合同》约定获得基金托管费</w:t>
      </w:r>
      <w:r>
        <w:t>以及法律法规规定或监管部门批准的其他费用；</w:t>
      </w:r>
      <w:r>
        <w:rPr>
          <w:rFonts w:ascii="Times New Roman" w:eastAsia="Times New Roman" w:hAnsi="Times New Roman" w:cs="Times New Roman"/>
        </w:rPr>
        <w:t xml:space="preserve"> </w:t>
      </w:r>
    </w:p>
    <w:p w14:paraId="23014E83" w14:textId="77777777" w:rsidR="000358A5" w:rsidRDefault="00137E26">
      <w:pPr>
        <w:numPr>
          <w:ilvl w:val="0"/>
          <w:numId w:val="10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2DAEE4" w14:textId="77777777" w:rsidR="000358A5" w:rsidRDefault="00137E26">
      <w:pPr>
        <w:numPr>
          <w:ilvl w:val="0"/>
          <w:numId w:val="10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9B1640" w14:textId="77777777" w:rsidR="000358A5" w:rsidRDefault="00137E26">
      <w:pPr>
        <w:numPr>
          <w:ilvl w:val="0"/>
          <w:numId w:val="100"/>
        </w:numPr>
        <w:ind w:firstLine="480"/>
      </w:pPr>
      <w:r>
        <w:t>提议召开或召集基金份额持有人大会；</w:t>
      </w:r>
      <w:r>
        <w:rPr>
          <w:rFonts w:ascii="Times New Roman" w:eastAsia="Times New Roman" w:hAnsi="Times New Roman" w:cs="Times New Roman"/>
        </w:rPr>
        <w:t xml:space="preserve"> </w:t>
      </w:r>
    </w:p>
    <w:p w14:paraId="43B182A5" w14:textId="77777777" w:rsidR="000358A5" w:rsidRDefault="00137E26">
      <w:pPr>
        <w:numPr>
          <w:ilvl w:val="0"/>
          <w:numId w:val="100"/>
        </w:numPr>
        <w:ind w:firstLine="480"/>
      </w:pPr>
      <w:r>
        <w:t>在基金管理人更换时，提名新的基金管理人；</w:t>
      </w:r>
      <w:r>
        <w:rPr>
          <w:rFonts w:ascii="Times New Roman" w:eastAsia="Times New Roman" w:hAnsi="Times New Roman" w:cs="Times New Roman"/>
        </w:rPr>
        <w:t xml:space="preserve"> </w:t>
      </w:r>
    </w:p>
    <w:p w14:paraId="0BEDD547" w14:textId="77777777" w:rsidR="000358A5" w:rsidRDefault="00137E26">
      <w:pPr>
        <w:numPr>
          <w:ilvl w:val="0"/>
          <w:numId w:val="100"/>
        </w:numPr>
        <w:ind w:firstLine="480"/>
      </w:pPr>
      <w:r>
        <w:t>法律法规及中国证监会规定的和《基金合同》约定的其他权利。</w:t>
      </w:r>
      <w:r>
        <w:rPr>
          <w:rFonts w:ascii="Times New Roman" w:eastAsia="Times New Roman" w:hAnsi="Times New Roman" w:cs="Times New Roman"/>
        </w:rPr>
        <w:t xml:space="preserve"> </w:t>
      </w:r>
    </w:p>
    <w:p w14:paraId="3E1BB665"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3123F9" w14:textId="77777777" w:rsidR="000358A5" w:rsidRDefault="00137E26">
      <w:pPr>
        <w:numPr>
          <w:ilvl w:val="0"/>
          <w:numId w:val="101"/>
        </w:numPr>
        <w:ind w:firstLine="480"/>
      </w:pPr>
      <w:r>
        <w:t>以诚实信用、勤勉尽责的原则持有并安全保管基金财产；</w:t>
      </w:r>
      <w:r>
        <w:rPr>
          <w:rFonts w:ascii="Times New Roman" w:eastAsia="Times New Roman" w:hAnsi="Times New Roman" w:cs="Times New Roman"/>
        </w:rPr>
        <w:t xml:space="preserve"> </w:t>
      </w:r>
    </w:p>
    <w:p w14:paraId="203DD4C9" w14:textId="77777777" w:rsidR="000358A5" w:rsidRDefault="00137E26">
      <w:pPr>
        <w:numPr>
          <w:ilvl w:val="0"/>
          <w:numId w:val="10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18E7E0" w14:textId="77777777" w:rsidR="000358A5" w:rsidRDefault="00137E26">
      <w:pPr>
        <w:numPr>
          <w:ilvl w:val="0"/>
          <w:numId w:val="10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8479CD" w14:textId="77777777" w:rsidR="000358A5" w:rsidRDefault="00137E26">
      <w:pPr>
        <w:numPr>
          <w:ilvl w:val="0"/>
          <w:numId w:val="101"/>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41B05F" w14:textId="77777777" w:rsidR="000358A5" w:rsidRDefault="00137E26">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51812F0" w14:textId="77777777" w:rsidR="000358A5" w:rsidRDefault="00137E26">
      <w:pPr>
        <w:numPr>
          <w:ilvl w:val="0"/>
          <w:numId w:val="101"/>
        </w:numPr>
        <w:spacing w:after="0" w:line="379"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379B66A4" w14:textId="77777777" w:rsidR="000358A5" w:rsidRDefault="00137E26">
      <w:pPr>
        <w:numPr>
          <w:ilvl w:val="0"/>
          <w:numId w:val="101"/>
        </w:numPr>
        <w:spacing w:after="17" w:line="366"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5FBD7951" w14:textId="77777777" w:rsidR="000358A5" w:rsidRDefault="00137E26">
      <w:pPr>
        <w:numPr>
          <w:ilvl w:val="0"/>
          <w:numId w:val="10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2E40D2B" w14:textId="77777777" w:rsidR="000358A5" w:rsidRDefault="00137E26">
      <w:pPr>
        <w:numPr>
          <w:ilvl w:val="0"/>
          <w:numId w:val="101"/>
        </w:numPr>
        <w:ind w:firstLine="480"/>
      </w:pPr>
      <w:r>
        <w:t>办理与基金托管业务活动有关的信息披露事项；</w:t>
      </w:r>
      <w:r>
        <w:rPr>
          <w:rFonts w:ascii="Times New Roman" w:eastAsia="Times New Roman" w:hAnsi="Times New Roman" w:cs="Times New Roman"/>
        </w:rPr>
        <w:t xml:space="preserve"> </w:t>
      </w:r>
    </w:p>
    <w:p w14:paraId="01D9DDF3" w14:textId="77777777" w:rsidR="000358A5" w:rsidRDefault="00137E26">
      <w:pPr>
        <w:numPr>
          <w:ilvl w:val="0"/>
          <w:numId w:val="10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1E247704" w14:textId="77777777" w:rsidR="000358A5" w:rsidRDefault="00137E26">
      <w:pPr>
        <w:numPr>
          <w:ilvl w:val="0"/>
          <w:numId w:val="10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F6A6B7" w14:textId="77777777" w:rsidR="000358A5" w:rsidRDefault="00137E26">
      <w:pPr>
        <w:numPr>
          <w:ilvl w:val="0"/>
          <w:numId w:val="10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C66C3F9" w14:textId="77777777" w:rsidR="000358A5" w:rsidRDefault="00137E26">
      <w:pPr>
        <w:numPr>
          <w:ilvl w:val="0"/>
          <w:numId w:val="101"/>
        </w:numPr>
        <w:ind w:firstLine="480"/>
      </w:pPr>
      <w:r>
        <w:t>按规定制作相关账册并与基金管理人核对；</w:t>
      </w:r>
      <w:r>
        <w:rPr>
          <w:rFonts w:ascii="Times New Roman" w:eastAsia="Times New Roman" w:hAnsi="Times New Roman" w:cs="Times New Roman"/>
        </w:rPr>
        <w:t xml:space="preserve"> </w:t>
      </w:r>
    </w:p>
    <w:p w14:paraId="1D790D49" w14:textId="77777777" w:rsidR="000358A5" w:rsidRDefault="00137E26">
      <w:pPr>
        <w:numPr>
          <w:ilvl w:val="0"/>
          <w:numId w:val="10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FF7D97" w14:textId="77777777" w:rsidR="000358A5" w:rsidRDefault="00137E26">
      <w:pPr>
        <w:numPr>
          <w:ilvl w:val="0"/>
          <w:numId w:val="10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81DC0E" w14:textId="77777777" w:rsidR="000358A5" w:rsidRDefault="00137E26">
      <w:pPr>
        <w:numPr>
          <w:ilvl w:val="0"/>
          <w:numId w:val="101"/>
        </w:numPr>
        <w:ind w:firstLine="480"/>
      </w:pPr>
      <w:r>
        <w:t>按照法律法规和《基金合同》的规定监督基金管理人的投资运作；</w:t>
      </w:r>
      <w:r>
        <w:rPr>
          <w:rFonts w:ascii="Times New Roman" w:eastAsia="Times New Roman" w:hAnsi="Times New Roman" w:cs="Times New Roman"/>
        </w:rPr>
        <w:t xml:space="preserve"> </w:t>
      </w:r>
    </w:p>
    <w:p w14:paraId="23E3C287" w14:textId="77777777" w:rsidR="000358A5" w:rsidRDefault="00137E26">
      <w:pPr>
        <w:numPr>
          <w:ilvl w:val="0"/>
          <w:numId w:val="10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AA8CC8" w14:textId="77777777" w:rsidR="000358A5" w:rsidRDefault="00137E26">
      <w:pPr>
        <w:numPr>
          <w:ilvl w:val="0"/>
          <w:numId w:val="10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E7C964" w14:textId="77777777" w:rsidR="000358A5" w:rsidRDefault="00137E26">
      <w:pPr>
        <w:numPr>
          <w:ilvl w:val="0"/>
          <w:numId w:val="10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260189" w14:textId="77777777" w:rsidR="000358A5" w:rsidRDefault="00137E26">
      <w:pPr>
        <w:numPr>
          <w:ilvl w:val="0"/>
          <w:numId w:val="101"/>
        </w:numPr>
        <w:spacing w:after="12" w:line="369" w:lineRule="auto"/>
        <w:ind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58159027" w14:textId="77777777" w:rsidR="000358A5" w:rsidRDefault="00137E26">
      <w:pPr>
        <w:numPr>
          <w:ilvl w:val="0"/>
          <w:numId w:val="101"/>
        </w:numPr>
        <w:ind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E480886" w14:textId="77777777" w:rsidR="000358A5" w:rsidRDefault="00137E26">
      <w:pPr>
        <w:ind w:left="490"/>
      </w:pPr>
      <w:r>
        <w:t>（三）基金份额持有人</w:t>
      </w:r>
      <w:r>
        <w:rPr>
          <w:rFonts w:ascii="Times New Roman" w:eastAsia="Times New Roman" w:hAnsi="Times New Roman" w:cs="Times New Roman"/>
        </w:rPr>
        <w:t xml:space="preserve"> </w:t>
      </w:r>
    </w:p>
    <w:p w14:paraId="3C7BED26" w14:textId="77777777" w:rsidR="000358A5" w:rsidRDefault="00137E26">
      <w:pPr>
        <w:spacing w:after="131"/>
        <w:ind w:left="490"/>
      </w:pPr>
      <w:r>
        <w:t>基金投资者持有本基金基金份额的行为即视为对《基金合同》的承认和接受，</w:t>
      </w:r>
    </w:p>
    <w:p w14:paraId="794596EE"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BC1747"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D5F182"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9EE5AA" w14:textId="77777777" w:rsidR="000358A5" w:rsidRDefault="00137E26">
      <w:pPr>
        <w:numPr>
          <w:ilvl w:val="0"/>
          <w:numId w:val="102"/>
        </w:numPr>
        <w:ind w:firstLine="480"/>
      </w:pPr>
      <w:r>
        <w:t>分享基金财产收益；</w:t>
      </w:r>
      <w:r>
        <w:rPr>
          <w:rFonts w:ascii="Times New Roman" w:eastAsia="Times New Roman" w:hAnsi="Times New Roman" w:cs="Times New Roman"/>
        </w:rPr>
        <w:t xml:space="preserve"> </w:t>
      </w:r>
    </w:p>
    <w:p w14:paraId="37DD71A4" w14:textId="77777777" w:rsidR="000358A5" w:rsidRDefault="00137E26">
      <w:pPr>
        <w:numPr>
          <w:ilvl w:val="0"/>
          <w:numId w:val="102"/>
        </w:numPr>
        <w:ind w:firstLine="480"/>
      </w:pPr>
      <w:r>
        <w:t>参与分配清算后的剩余基金财产；</w:t>
      </w:r>
      <w:r>
        <w:rPr>
          <w:rFonts w:ascii="Times New Roman" w:eastAsia="Times New Roman" w:hAnsi="Times New Roman" w:cs="Times New Roman"/>
        </w:rPr>
        <w:t xml:space="preserve"> </w:t>
      </w:r>
    </w:p>
    <w:p w14:paraId="455D73F9" w14:textId="77777777" w:rsidR="000358A5" w:rsidRDefault="00137E26">
      <w:pPr>
        <w:numPr>
          <w:ilvl w:val="0"/>
          <w:numId w:val="102"/>
        </w:numPr>
        <w:ind w:firstLine="480"/>
      </w:pPr>
      <w:r>
        <w:t>依法转让或者申请赎回其持有的基金份额；</w:t>
      </w:r>
      <w:r>
        <w:rPr>
          <w:rFonts w:ascii="Times New Roman" w:eastAsia="Times New Roman" w:hAnsi="Times New Roman" w:cs="Times New Roman"/>
        </w:rPr>
        <w:t xml:space="preserve"> </w:t>
      </w:r>
    </w:p>
    <w:p w14:paraId="2D36F7AB" w14:textId="77777777" w:rsidR="000358A5" w:rsidRDefault="00137E26">
      <w:pPr>
        <w:numPr>
          <w:ilvl w:val="0"/>
          <w:numId w:val="102"/>
        </w:numPr>
        <w:ind w:firstLine="480"/>
      </w:pPr>
      <w:r>
        <w:t>按照规定要求召开基金份额持有人大会；</w:t>
      </w:r>
      <w:r>
        <w:rPr>
          <w:rFonts w:ascii="Times New Roman" w:eastAsia="Times New Roman" w:hAnsi="Times New Roman" w:cs="Times New Roman"/>
        </w:rPr>
        <w:t xml:space="preserve"> </w:t>
      </w:r>
    </w:p>
    <w:p w14:paraId="30C8174A" w14:textId="77777777" w:rsidR="000358A5" w:rsidRDefault="00137E26">
      <w:pPr>
        <w:numPr>
          <w:ilvl w:val="0"/>
          <w:numId w:val="10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324642" w14:textId="77777777" w:rsidR="000358A5" w:rsidRDefault="00137E26">
      <w:pPr>
        <w:numPr>
          <w:ilvl w:val="0"/>
          <w:numId w:val="102"/>
        </w:numPr>
        <w:ind w:firstLine="480"/>
      </w:pPr>
      <w:r>
        <w:t>查阅或者复制公开披露的基金信息资料；</w:t>
      </w:r>
      <w:r>
        <w:rPr>
          <w:rFonts w:ascii="Times New Roman" w:eastAsia="Times New Roman" w:hAnsi="Times New Roman" w:cs="Times New Roman"/>
        </w:rPr>
        <w:t xml:space="preserve"> </w:t>
      </w:r>
    </w:p>
    <w:p w14:paraId="2EBDF352" w14:textId="77777777" w:rsidR="000358A5" w:rsidRDefault="00137E26">
      <w:pPr>
        <w:numPr>
          <w:ilvl w:val="0"/>
          <w:numId w:val="102"/>
        </w:numPr>
        <w:ind w:firstLine="480"/>
      </w:pPr>
      <w:r>
        <w:t>监督基金管理人的投资运作；</w:t>
      </w:r>
      <w:r>
        <w:rPr>
          <w:rFonts w:ascii="Times New Roman" w:eastAsia="Times New Roman" w:hAnsi="Times New Roman" w:cs="Times New Roman"/>
        </w:rPr>
        <w:t xml:space="preserve"> </w:t>
      </w:r>
    </w:p>
    <w:p w14:paraId="482C641C" w14:textId="77777777" w:rsidR="000358A5" w:rsidRDefault="00137E26">
      <w:pPr>
        <w:numPr>
          <w:ilvl w:val="0"/>
          <w:numId w:val="10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095F69" w14:textId="77777777" w:rsidR="000358A5" w:rsidRDefault="00137E26">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049E25CD"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1CD71B" w14:textId="77777777" w:rsidR="000358A5" w:rsidRDefault="00137E26">
      <w:pPr>
        <w:numPr>
          <w:ilvl w:val="0"/>
          <w:numId w:val="103"/>
        </w:numPr>
        <w:ind w:firstLine="480"/>
      </w:pPr>
      <w:r>
        <w:t>认真阅读并遵守《基金合同》《招募说明书》等信息披露文件；</w:t>
      </w:r>
      <w:r>
        <w:rPr>
          <w:rFonts w:ascii="Times New Roman" w:eastAsia="Times New Roman" w:hAnsi="Times New Roman" w:cs="Times New Roman"/>
        </w:rPr>
        <w:t xml:space="preserve"> </w:t>
      </w:r>
    </w:p>
    <w:p w14:paraId="6774F209" w14:textId="77777777" w:rsidR="000358A5" w:rsidRDefault="00137E26">
      <w:pPr>
        <w:numPr>
          <w:ilvl w:val="0"/>
          <w:numId w:val="103"/>
        </w:numPr>
        <w:spacing w:after="0" w:line="379" w:lineRule="auto"/>
        <w:ind w:firstLine="480"/>
      </w:pPr>
      <w:r>
        <w:t>了解所投资基金产品，了解自身风险承受能力，自主判断投资价值，自主做出投资</w:t>
      </w:r>
      <w:r>
        <w:t>决策，自行承担投资风险；</w:t>
      </w:r>
      <w:r>
        <w:rPr>
          <w:rFonts w:ascii="Times New Roman" w:eastAsia="Times New Roman" w:hAnsi="Times New Roman" w:cs="Times New Roman"/>
        </w:rPr>
        <w:t xml:space="preserve"> </w:t>
      </w:r>
    </w:p>
    <w:p w14:paraId="0C762B33" w14:textId="77777777" w:rsidR="000358A5" w:rsidRDefault="00137E26">
      <w:pPr>
        <w:numPr>
          <w:ilvl w:val="0"/>
          <w:numId w:val="103"/>
        </w:numPr>
        <w:ind w:firstLine="480"/>
      </w:pPr>
      <w:r>
        <w:t>关注基金信息披露，及时行使权利和履行义务；</w:t>
      </w:r>
      <w:r>
        <w:rPr>
          <w:rFonts w:ascii="Times New Roman" w:eastAsia="Times New Roman" w:hAnsi="Times New Roman" w:cs="Times New Roman"/>
        </w:rPr>
        <w:t xml:space="preserve"> </w:t>
      </w:r>
    </w:p>
    <w:p w14:paraId="2C63F488" w14:textId="77777777" w:rsidR="000358A5" w:rsidRDefault="00137E26">
      <w:pPr>
        <w:numPr>
          <w:ilvl w:val="0"/>
          <w:numId w:val="103"/>
        </w:numPr>
        <w:ind w:firstLine="480"/>
      </w:pPr>
      <w:r>
        <w:t>交纳基金认购、申购、赎回款项及法律法规和《基金合同》所规定的费用；</w:t>
      </w:r>
      <w:r>
        <w:rPr>
          <w:rFonts w:ascii="Times New Roman" w:eastAsia="Times New Roman" w:hAnsi="Times New Roman" w:cs="Times New Roman"/>
        </w:rPr>
        <w:t xml:space="preserve"> </w:t>
      </w:r>
    </w:p>
    <w:p w14:paraId="11A8D74E" w14:textId="77777777" w:rsidR="000358A5" w:rsidRDefault="00137E26">
      <w:pPr>
        <w:numPr>
          <w:ilvl w:val="0"/>
          <w:numId w:val="10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5589345" w14:textId="77777777" w:rsidR="000358A5" w:rsidRDefault="00137E26">
      <w:pPr>
        <w:numPr>
          <w:ilvl w:val="0"/>
          <w:numId w:val="103"/>
        </w:numPr>
        <w:ind w:firstLine="480"/>
      </w:pPr>
      <w:r>
        <w:t>不从事任何有损基金及其他《基金合同》当事人合法权益的活动；</w:t>
      </w:r>
      <w:r>
        <w:rPr>
          <w:rFonts w:ascii="Times New Roman" w:eastAsia="Times New Roman" w:hAnsi="Times New Roman" w:cs="Times New Roman"/>
        </w:rPr>
        <w:t xml:space="preserve"> </w:t>
      </w:r>
    </w:p>
    <w:p w14:paraId="02167FEF" w14:textId="77777777" w:rsidR="000358A5" w:rsidRDefault="00137E26">
      <w:pPr>
        <w:numPr>
          <w:ilvl w:val="0"/>
          <w:numId w:val="103"/>
        </w:numPr>
        <w:ind w:firstLine="480"/>
      </w:pPr>
      <w:r>
        <w:t>执行生效的基金份额持有人大会的决定；</w:t>
      </w:r>
      <w:r>
        <w:rPr>
          <w:rFonts w:ascii="Times New Roman" w:eastAsia="Times New Roman" w:hAnsi="Times New Roman" w:cs="Times New Roman"/>
        </w:rPr>
        <w:t xml:space="preserve"> </w:t>
      </w:r>
    </w:p>
    <w:p w14:paraId="34369A57" w14:textId="77777777" w:rsidR="000358A5" w:rsidRDefault="00137E26">
      <w:pPr>
        <w:numPr>
          <w:ilvl w:val="0"/>
          <w:numId w:val="103"/>
        </w:numPr>
        <w:ind w:firstLine="480"/>
      </w:pPr>
      <w:r>
        <w:t>返还在基金交易过程中因任何原因获得的不当得利；</w:t>
      </w:r>
      <w:r>
        <w:rPr>
          <w:rFonts w:ascii="Times New Roman" w:eastAsia="Times New Roman" w:hAnsi="Times New Roman" w:cs="Times New Roman"/>
        </w:rPr>
        <w:t xml:space="preserve"> </w:t>
      </w:r>
    </w:p>
    <w:p w14:paraId="2DCBBD06" w14:textId="77777777" w:rsidR="000358A5" w:rsidRDefault="00137E26">
      <w:pPr>
        <w:numPr>
          <w:ilvl w:val="0"/>
          <w:numId w:val="103"/>
        </w:numPr>
        <w:ind w:firstLine="480"/>
      </w:pPr>
      <w:r>
        <w:t>法律法规及中国证监会规定的和《基金合同》约定的其他义务。</w:t>
      </w:r>
      <w:r>
        <w:rPr>
          <w:rFonts w:ascii="Times New Roman" w:eastAsia="Times New Roman" w:hAnsi="Times New Roman" w:cs="Times New Roman"/>
        </w:rPr>
        <w:t xml:space="preserve"> </w:t>
      </w:r>
    </w:p>
    <w:p w14:paraId="7C1F493F" w14:textId="77777777" w:rsidR="000358A5" w:rsidRDefault="00137E26">
      <w:pPr>
        <w:spacing w:after="178"/>
        <w:ind w:left="480" w:firstLine="0"/>
      </w:pPr>
      <w:r>
        <w:rPr>
          <w:rFonts w:ascii="Times New Roman" w:eastAsia="Times New Roman" w:hAnsi="Times New Roman" w:cs="Times New Roman"/>
        </w:rPr>
        <w:t xml:space="preserve"> </w:t>
      </w:r>
    </w:p>
    <w:p w14:paraId="5749ED52" w14:textId="77777777" w:rsidR="000358A5" w:rsidRDefault="00137E26">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4A22514F" w14:textId="77777777" w:rsidR="000358A5" w:rsidRDefault="00137E26">
      <w:pPr>
        <w:spacing w:after="21" w:line="363"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961A78" w14:textId="77777777" w:rsidR="000358A5" w:rsidRDefault="00137E26">
      <w:pPr>
        <w:ind w:left="435"/>
      </w:pPr>
      <w:r>
        <w:t>本基金份额持有人大会暂不设立日常机构。</w:t>
      </w:r>
      <w:r>
        <w:rPr>
          <w:rFonts w:ascii="Times New Roman" w:eastAsia="Times New Roman" w:hAnsi="Times New Roman" w:cs="Times New Roman"/>
        </w:rPr>
        <w:t xml:space="preserve"> </w:t>
      </w:r>
    </w:p>
    <w:p w14:paraId="16822E1C" w14:textId="77777777" w:rsidR="000358A5" w:rsidRDefault="00137E26">
      <w:pPr>
        <w:ind w:left="435"/>
      </w:pPr>
      <w:r>
        <w:t>（一）召开事由</w:t>
      </w:r>
      <w:r>
        <w:rPr>
          <w:rFonts w:ascii="Times New Roman" w:eastAsia="Times New Roman" w:hAnsi="Times New Roman" w:cs="Times New Roman"/>
        </w:rPr>
        <w:t xml:space="preserve"> </w:t>
      </w:r>
    </w:p>
    <w:p w14:paraId="1B2FAAB6" w14:textId="77777777" w:rsidR="000358A5" w:rsidRDefault="00137E26">
      <w:pPr>
        <w:numPr>
          <w:ilvl w:val="0"/>
          <w:numId w:val="104"/>
        </w:numPr>
        <w:ind w:firstLine="425"/>
      </w:pPr>
      <w:r>
        <w:t>终止《基金合同》；</w:t>
      </w:r>
      <w:r>
        <w:rPr>
          <w:rFonts w:ascii="Times New Roman" w:eastAsia="Times New Roman" w:hAnsi="Times New Roman" w:cs="Times New Roman"/>
        </w:rPr>
        <w:t xml:space="preserve"> </w:t>
      </w:r>
    </w:p>
    <w:p w14:paraId="0EB4C6FC" w14:textId="77777777" w:rsidR="000358A5" w:rsidRDefault="00137E26">
      <w:pPr>
        <w:numPr>
          <w:ilvl w:val="0"/>
          <w:numId w:val="104"/>
        </w:numPr>
        <w:ind w:firstLine="425"/>
      </w:pPr>
      <w:r>
        <w:t>更换基金管理人；</w:t>
      </w:r>
      <w:r>
        <w:rPr>
          <w:rFonts w:ascii="Times New Roman" w:eastAsia="Times New Roman" w:hAnsi="Times New Roman" w:cs="Times New Roman"/>
        </w:rPr>
        <w:t xml:space="preserve"> </w:t>
      </w:r>
    </w:p>
    <w:p w14:paraId="4842743C" w14:textId="77777777" w:rsidR="000358A5" w:rsidRDefault="00137E26">
      <w:pPr>
        <w:numPr>
          <w:ilvl w:val="0"/>
          <w:numId w:val="104"/>
        </w:numPr>
        <w:ind w:firstLine="425"/>
      </w:pPr>
      <w:r>
        <w:t>更换基金托管人；</w:t>
      </w:r>
      <w:r>
        <w:rPr>
          <w:rFonts w:ascii="Times New Roman" w:eastAsia="Times New Roman" w:hAnsi="Times New Roman" w:cs="Times New Roman"/>
        </w:rPr>
        <w:t xml:space="preserve"> </w:t>
      </w:r>
    </w:p>
    <w:p w14:paraId="3871EE99" w14:textId="77777777" w:rsidR="000358A5" w:rsidRDefault="00137E26">
      <w:pPr>
        <w:numPr>
          <w:ilvl w:val="0"/>
          <w:numId w:val="104"/>
        </w:numPr>
        <w:ind w:firstLine="425"/>
      </w:pPr>
      <w:r>
        <w:t>转换基金运作方式；</w:t>
      </w:r>
      <w:r>
        <w:rPr>
          <w:rFonts w:ascii="Times New Roman" w:eastAsia="Times New Roman" w:hAnsi="Times New Roman" w:cs="Times New Roman"/>
        </w:rPr>
        <w:t xml:space="preserve"> </w:t>
      </w:r>
    </w:p>
    <w:p w14:paraId="05DB4465" w14:textId="77777777" w:rsidR="000358A5" w:rsidRDefault="00137E26">
      <w:pPr>
        <w:numPr>
          <w:ilvl w:val="0"/>
          <w:numId w:val="104"/>
        </w:numPr>
        <w:spacing w:after="0" w:line="379" w:lineRule="auto"/>
        <w:ind w:firstLine="425"/>
      </w:pPr>
      <w:r>
        <w:t>调整基金管理人、基金托管人的报酬标准，但法律法规要求调整该等报酬标准的除外；</w:t>
      </w:r>
      <w:r>
        <w:rPr>
          <w:rFonts w:ascii="Times New Roman" w:eastAsia="Times New Roman" w:hAnsi="Times New Roman" w:cs="Times New Roman"/>
        </w:rPr>
        <w:t xml:space="preserve"> </w:t>
      </w:r>
    </w:p>
    <w:p w14:paraId="47DB7DE1" w14:textId="77777777" w:rsidR="000358A5" w:rsidRDefault="00137E26">
      <w:pPr>
        <w:numPr>
          <w:ilvl w:val="0"/>
          <w:numId w:val="104"/>
        </w:numPr>
        <w:ind w:firstLine="425"/>
      </w:pPr>
      <w:r>
        <w:t>变更基金类别；</w:t>
      </w:r>
      <w:r>
        <w:rPr>
          <w:rFonts w:ascii="Times New Roman" w:eastAsia="Times New Roman" w:hAnsi="Times New Roman" w:cs="Times New Roman"/>
        </w:rPr>
        <w:t xml:space="preserve"> </w:t>
      </w:r>
    </w:p>
    <w:p w14:paraId="4A78FA81" w14:textId="77777777" w:rsidR="000358A5" w:rsidRDefault="00137E26">
      <w:pPr>
        <w:numPr>
          <w:ilvl w:val="0"/>
          <w:numId w:val="104"/>
        </w:numPr>
        <w:ind w:firstLine="425"/>
      </w:pPr>
      <w:r>
        <w:t>本基金与其他基金的合并；</w:t>
      </w:r>
      <w:r>
        <w:rPr>
          <w:rFonts w:ascii="Times New Roman" w:eastAsia="Times New Roman" w:hAnsi="Times New Roman" w:cs="Times New Roman"/>
        </w:rPr>
        <w:t xml:space="preserve"> </w:t>
      </w:r>
    </w:p>
    <w:p w14:paraId="1E2EF192" w14:textId="77777777" w:rsidR="000358A5" w:rsidRDefault="00137E26">
      <w:pPr>
        <w:numPr>
          <w:ilvl w:val="0"/>
          <w:numId w:val="104"/>
        </w:numPr>
        <w:spacing w:after="0" w:line="379" w:lineRule="auto"/>
        <w:ind w:firstLine="425"/>
      </w:pPr>
      <w:r>
        <w:t>变更基金投资目标、范围或策略（法律</w:t>
      </w:r>
      <w:r>
        <w:t>法规和中国证监会另有规定的除外）；</w:t>
      </w:r>
      <w:r>
        <w:rPr>
          <w:rFonts w:ascii="Times New Roman" w:eastAsia="Times New Roman" w:hAnsi="Times New Roman" w:cs="Times New Roman"/>
        </w:rPr>
        <w:t xml:space="preserve"> </w:t>
      </w:r>
    </w:p>
    <w:p w14:paraId="09F62531" w14:textId="77777777" w:rsidR="000358A5" w:rsidRDefault="00137E26">
      <w:pPr>
        <w:numPr>
          <w:ilvl w:val="0"/>
          <w:numId w:val="104"/>
        </w:numPr>
        <w:ind w:firstLine="425"/>
      </w:pPr>
      <w:r>
        <w:t>变更基金份额持有人大会程序；</w:t>
      </w:r>
      <w:r>
        <w:rPr>
          <w:rFonts w:ascii="Times New Roman" w:eastAsia="Times New Roman" w:hAnsi="Times New Roman" w:cs="Times New Roman"/>
        </w:rPr>
        <w:t xml:space="preserve"> </w:t>
      </w:r>
    </w:p>
    <w:p w14:paraId="42FD704A" w14:textId="77777777" w:rsidR="000358A5" w:rsidRDefault="00137E26">
      <w:pPr>
        <w:numPr>
          <w:ilvl w:val="0"/>
          <w:numId w:val="104"/>
        </w:numPr>
        <w:ind w:firstLine="425"/>
      </w:pPr>
      <w:r>
        <w:t>基金管理人或基金托管人要求召开基金份额持有人大会；</w:t>
      </w:r>
      <w:r>
        <w:rPr>
          <w:rFonts w:ascii="Times New Roman" w:eastAsia="Times New Roman" w:hAnsi="Times New Roman" w:cs="Times New Roman"/>
        </w:rPr>
        <w:t xml:space="preserve"> </w:t>
      </w:r>
    </w:p>
    <w:p w14:paraId="0FC99629" w14:textId="77777777" w:rsidR="000358A5" w:rsidRDefault="00137E26">
      <w:pPr>
        <w:numPr>
          <w:ilvl w:val="0"/>
          <w:numId w:val="104"/>
        </w:numPr>
        <w:spacing w:line="371"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3925D1D" w14:textId="77777777" w:rsidR="000358A5" w:rsidRDefault="00137E26">
      <w:pPr>
        <w:spacing w:after="0" w:line="379" w:lineRule="auto"/>
        <w:ind w:left="-15"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10B008B" w14:textId="77777777" w:rsidR="000358A5" w:rsidRDefault="00137E26">
      <w:pPr>
        <w:spacing w:after="13" w:line="369"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7E20BA9F" w14:textId="77777777" w:rsidR="000358A5" w:rsidRDefault="00137E26">
      <w:pPr>
        <w:numPr>
          <w:ilvl w:val="0"/>
          <w:numId w:val="105"/>
        </w:numPr>
        <w:ind w:firstLine="425"/>
      </w:pPr>
      <w:r>
        <w:t>法律法规要求增加的基金费用的收取；</w:t>
      </w:r>
      <w:r>
        <w:rPr>
          <w:rFonts w:ascii="Times New Roman" w:eastAsia="Times New Roman" w:hAnsi="Times New Roman" w:cs="Times New Roman"/>
        </w:rPr>
        <w:t xml:space="preserve"> </w:t>
      </w:r>
    </w:p>
    <w:p w14:paraId="48A455B4" w14:textId="77777777" w:rsidR="000358A5" w:rsidRDefault="00137E26">
      <w:pPr>
        <w:numPr>
          <w:ilvl w:val="0"/>
          <w:numId w:val="105"/>
        </w:numPr>
        <w:spacing w:after="12" w:line="370" w:lineRule="auto"/>
        <w:ind w:firstLine="425"/>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6378C29D" w14:textId="77777777" w:rsidR="000358A5" w:rsidRDefault="00137E26">
      <w:pPr>
        <w:numPr>
          <w:ilvl w:val="0"/>
          <w:numId w:val="105"/>
        </w:numPr>
        <w:ind w:firstLine="425"/>
      </w:pPr>
      <w:r>
        <w:t>因相应的法律法规发生变动而应当对《基金合同》进行修改；</w:t>
      </w:r>
      <w:r>
        <w:rPr>
          <w:rFonts w:ascii="Times New Roman" w:eastAsia="Times New Roman" w:hAnsi="Times New Roman" w:cs="Times New Roman"/>
        </w:rPr>
        <w:t xml:space="preserve"> </w:t>
      </w:r>
    </w:p>
    <w:p w14:paraId="2ACEF447" w14:textId="77777777" w:rsidR="000358A5" w:rsidRDefault="00137E26">
      <w:pPr>
        <w:numPr>
          <w:ilvl w:val="0"/>
          <w:numId w:val="105"/>
        </w:numPr>
        <w:spacing w:after="1" w:line="378" w:lineRule="auto"/>
        <w:ind w:firstLine="425"/>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607E0934" w14:textId="77777777" w:rsidR="000358A5" w:rsidRDefault="00137E26">
      <w:pPr>
        <w:numPr>
          <w:ilvl w:val="0"/>
          <w:numId w:val="105"/>
        </w:numPr>
        <w:spacing w:after="0" w:line="379"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3FFAF" w14:textId="77777777" w:rsidR="000358A5" w:rsidRDefault="00137E26">
      <w:pPr>
        <w:numPr>
          <w:ilvl w:val="0"/>
          <w:numId w:val="105"/>
        </w:numPr>
        <w:ind w:firstLine="425"/>
      </w:pPr>
      <w:r>
        <w:t>《基金合同》明确约定无需召开基金份额持有人大会的情况；</w:t>
      </w:r>
      <w:r>
        <w:rPr>
          <w:rFonts w:ascii="Times New Roman" w:eastAsia="Times New Roman" w:hAnsi="Times New Roman" w:cs="Times New Roman"/>
        </w:rPr>
        <w:t xml:space="preserve"> </w:t>
      </w:r>
    </w:p>
    <w:p w14:paraId="0BE4B6B7" w14:textId="77777777" w:rsidR="000358A5" w:rsidRDefault="00137E26">
      <w:pPr>
        <w:numPr>
          <w:ilvl w:val="0"/>
          <w:numId w:val="105"/>
        </w:numPr>
        <w:spacing w:after="8" w:line="372" w:lineRule="auto"/>
        <w:ind w:firstLine="425"/>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4251A9" w14:textId="77777777" w:rsidR="000358A5" w:rsidRDefault="00137E26">
      <w:pPr>
        <w:numPr>
          <w:ilvl w:val="0"/>
          <w:numId w:val="105"/>
        </w:numPr>
        <w:spacing w:after="0" w:line="379" w:lineRule="auto"/>
        <w:ind w:firstLine="425"/>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6B43AFA9" w14:textId="77777777" w:rsidR="000358A5" w:rsidRDefault="00137E26">
      <w:pPr>
        <w:numPr>
          <w:ilvl w:val="0"/>
          <w:numId w:val="105"/>
        </w:numPr>
        <w:spacing w:after="0" w:line="379"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1EB6DC7C" w14:textId="77777777" w:rsidR="000358A5" w:rsidRDefault="00137E26">
      <w:pPr>
        <w:ind w:left="435"/>
      </w:pPr>
      <w:r>
        <w:t>（二）会议召集人及召集方式</w:t>
      </w:r>
      <w:r>
        <w:rPr>
          <w:rFonts w:ascii="Times New Roman" w:eastAsia="Times New Roman" w:hAnsi="Times New Roman" w:cs="Times New Roman"/>
        </w:rPr>
        <w:t xml:space="preserve"> </w:t>
      </w:r>
    </w:p>
    <w:p w14:paraId="68353EB6" w14:textId="77777777" w:rsidR="000358A5" w:rsidRDefault="00137E26">
      <w:pPr>
        <w:numPr>
          <w:ilvl w:val="0"/>
          <w:numId w:val="106"/>
        </w:numPr>
        <w:spacing w:after="0" w:line="379" w:lineRule="auto"/>
        <w:ind w:right="112"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DB3B8C3" w14:textId="77777777" w:rsidR="000358A5" w:rsidRDefault="00137E26">
      <w:pPr>
        <w:numPr>
          <w:ilvl w:val="0"/>
          <w:numId w:val="106"/>
        </w:numPr>
        <w:ind w:right="112" w:firstLine="425"/>
        <w:jc w:val="both"/>
      </w:pPr>
      <w:r>
        <w:t>基金管理人未按规定召集或不能召开时，由基金托管人召集。</w:t>
      </w:r>
      <w:r>
        <w:rPr>
          <w:rFonts w:ascii="Times New Roman" w:eastAsia="Times New Roman" w:hAnsi="Times New Roman" w:cs="Times New Roman"/>
        </w:rPr>
        <w:t xml:space="preserve"> </w:t>
      </w:r>
    </w:p>
    <w:p w14:paraId="52C3F937" w14:textId="77777777" w:rsidR="000358A5" w:rsidRDefault="00137E26">
      <w:pPr>
        <w:numPr>
          <w:ilvl w:val="0"/>
          <w:numId w:val="106"/>
        </w:numPr>
        <w:spacing w:after="8" w:line="372" w:lineRule="auto"/>
        <w:ind w:right="112" w:firstLine="42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33C8DCB"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188449"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8978857"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61E57" w14:textId="77777777" w:rsidR="000358A5" w:rsidRDefault="00137E26">
      <w:pPr>
        <w:spacing w:after="0" w:line="379"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AD6B3F0" w14:textId="77777777" w:rsidR="000358A5" w:rsidRDefault="00137E26">
      <w:pPr>
        <w:numPr>
          <w:ilvl w:val="0"/>
          <w:numId w:val="107"/>
        </w:numPr>
        <w:ind w:firstLine="425"/>
      </w:pPr>
      <w:r>
        <w:t>召开基金份额持有人大会的通知时间、通知内容、通知方式</w:t>
      </w:r>
      <w:r>
        <w:rPr>
          <w:rFonts w:ascii="Times New Roman" w:eastAsia="Times New Roman" w:hAnsi="Times New Roman" w:cs="Times New Roman"/>
        </w:rPr>
        <w:t xml:space="preserve"> </w:t>
      </w:r>
    </w:p>
    <w:p w14:paraId="49C1F134" w14:textId="77777777" w:rsidR="000358A5" w:rsidRDefault="00137E26">
      <w:pPr>
        <w:spacing w:after="0" w:line="384"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4F2AD6" w14:textId="77777777" w:rsidR="000358A5" w:rsidRDefault="00137E26">
      <w:pPr>
        <w:numPr>
          <w:ilvl w:val="0"/>
          <w:numId w:val="109"/>
        </w:numPr>
        <w:ind w:hanging="600"/>
      </w:pPr>
      <w:r>
        <w:t>会议召开的时间、地点和会议形式；</w:t>
      </w:r>
      <w:r>
        <w:rPr>
          <w:rFonts w:ascii="Times New Roman" w:eastAsia="Times New Roman" w:hAnsi="Times New Roman" w:cs="Times New Roman"/>
        </w:rPr>
        <w:t xml:space="preserve"> </w:t>
      </w:r>
    </w:p>
    <w:p w14:paraId="682B3080" w14:textId="77777777" w:rsidR="000358A5" w:rsidRDefault="00137E26">
      <w:pPr>
        <w:numPr>
          <w:ilvl w:val="0"/>
          <w:numId w:val="109"/>
        </w:numPr>
        <w:ind w:hanging="600"/>
      </w:pPr>
      <w:r>
        <w:t>会议拟审议的事项、议事程序和表决方式；</w:t>
      </w:r>
      <w:r>
        <w:rPr>
          <w:rFonts w:ascii="Times New Roman" w:eastAsia="Times New Roman" w:hAnsi="Times New Roman" w:cs="Times New Roman"/>
        </w:rPr>
        <w:t xml:space="preserve"> </w:t>
      </w:r>
    </w:p>
    <w:p w14:paraId="5BF099C1" w14:textId="77777777" w:rsidR="000358A5" w:rsidRDefault="00137E26">
      <w:pPr>
        <w:numPr>
          <w:ilvl w:val="0"/>
          <w:numId w:val="109"/>
        </w:numPr>
        <w:ind w:hanging="600"/>
      </w:pPr>
      <w:r>
        <w:t>有权出席基金份额持有人大会的基金份额持有人的权益登记日；</w:t>
      </w:r>
      <w:r>
        <w:rPr>
          <w:rFonts w:ascii="Times New Roman" w:eastAsia="Times New Roman" w:hAnsi="Times New Roman" w:cs="Times New Roman"/>
        </w:rPr>
        <w:t xml:space="preserve"> </w:t>
      </w:r>
    </w:p>
    <w:p w14:paraId="38477999" w14:textId="77777777" w:rsidR="000358A5" w:rsidRDefault="00137E26">
      <w:pPr>
        <w:numPr>
          <w:ilvl w:val="0"/>
          <w:numId w:val="109"/>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10BF6B" w14:textId="77777777" w:rsidR="000358A5" w:rsidRDefault="00137E26">
      <w:pPr>
        <w:numPr>
          <w:ilvl w:val="0"/>
          <w:numId w:val="109"/>
        </w:numPr>
        <w:ind w:hanging="600"/>
      </w:pPr>
      <w:r>
        <w:t>会务常设联系人姓名及联系电话；</w:t>
      </w:r>
      <w:r>
        <w:rPr>
          <w:rFonts w:ascii="Times New Roman" w:eastAsia="Times New Roman" w:hAnsi="Times New Roman" w:cs="Times New Roman"/>
        </w:rPr>
        <w:t xml:space="preserve"> </w:t>
      </w:r>
    </w:p>
    <w:p w14:paraId="028C47BD" w14:textId="77777777" w:rsidR="000358A5" w:rsidRDefault="00137E26">
      <w:pPr>
        <w:numPr>
          <w:ilvl w:val="0"/>
          <w:numId w:val="109"/>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AA8C54C" w14:textId="77777777" w:rsidR="000358A5" w:rsidRDefault="00137E26">
      <w:pPr>
        <w:numPr>
          <w:ilvl w:val="0"/>
          <w:numId w:val="116"/>
        </w:numPr>
        <w:spacing w:after="13" w:line="369" w:lineRule="auto"/>
        <w:ind w:firstLine="425"/>
      </w:pPr>
      <w:r>
        <w:t>采取通讯开会方式并进行表决的情况下，由会议召集人决定在会议通知中说明本次基金份额持有人大会所采取的具</w:t>
      </w:r>
      <w:r>
        <w:t>体通讯方式、委托的公证机关及其联系方式和联系人、书面表决意见寄交的截止时间和收取方式。</w:t>
      </w:r>
      <w:r>
        <w:rPr>
          <w:rFonts w:ascii="Times New Roman" w:eastAsia="Times New Roman" w:hAnsi="Times New Roman" w:cs="Times New Roman"/>
        </w:rPr>
        <w:t xml:space="preserve"> </w:t>
      </w:r>
    </w:p>
    <w:p w14:paraId="17A5D1D3" w14:textId="77777777" w:rsidR="000358A5" w:rsidRDefault="00137E26">
      <w:pPr>
        <w:numPr>
          <w:ilvl w:val="0"/>
          <w:numId w:val="116"/>
        </w:numPr>
        <w:spacing w:after="20" w:line="364" w:lineRule="auto"/>
        <w:ind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6F54A2" w14:textId="77777777" w:rsidR="000358A5" w:rsidRDefault="00137E26">
      <w:pPr>
        <w:numPr>
          <w:ilvl w:val="0"/>
          <w:numId w:val="107"/>
        </w:numPr>
        <w:ind w:firstLine="425"/>
      </w:pPr>
      <w:r>
        <w:t>基金份额持有人出席会议的方式</w:t>
      </w:r>
      <w:r>
        <w:rPr>
          <w:rFonts w:ascii="Times New Roman" w:eastAsia="Times New Roman" w:hAnsi="Times New Roman" w:cs="Times New Roman"/>
        </w:rPr>
        <w:t xml:space="preserve"> </w:t>
      </w:r>
    </w:p>
    <w:p w14:paraId="7D0EA18A" w14:textId="77777777" w:rsidR="000358A5" w:rsidRDefault="00137E26">
      <w:pPr>
        <w:spacing w:after="18" w:line="365"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583168" w14:textId="77777777" w:rsidR="000358A5" w:rsidRDefault="00137E26">
      <w:pPr>
        <w:spacing w:after="17" w:line="366"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6C2971" w14:textId="77777777" w:rsidR="000358A5" w:rsidRDefault="00137E26">
      <w:pPr>
        <w:numPr>
          <w:ilvl w:val="0"/>
          <w:numId w:val="108"/>
        </w:numPr>
        <w:spacing w:after="8" w:line="372" w:lineRule="auto"/>
        <w:ind w:right="56" w:firstLine="42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77E928B" w14:textId="77777777" w:rsidR="000358A5" w:rsidRDefault="00137E26">
      <w:pPr>
        <w:numPr>
          <w:ilvl w:val="0"/>
          <w:numId w:val="108"/>
        </w:numPr>
        <w:spacing w:after="5" w:line="378" w:lineRule="auto"/>
        <w:ind w:right="56"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C8A4B5" w14:textId="77777777" w:rsidR="000358A5" w:rsidRDefault="00137E26">
      <w:pPr>
        <w:spacing w:after="12" w:line="370" w:lineRule="auto"/>
        <w:ind w:left="-15" w:firstLine="425"/>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5636ECC" w14:textId="77777777" w:rsidR="000358A5" w:rsidRDefault="00137E26">
      <w:pPr>
        <w:ind w:left="435"/>
      </w:pPr>
      <w:r>
        <w:t>在同时符合以下条件时，通讯开会的方式视为有效：</w:t>
      </w:r>
      <w:r>
        <w:rPr>
          <w:rFonts w:ascii="Times New Roman" w:eastAsia="Times New Roman" w:hAnsi="Times New Roman" w:cs="Times New Roman"/>
        </w:rPr>
        <w:t xml:space="preserve"> </w:t>
      </w:r>
    </w:p>
    <w:p w14:paraId="329E670B" w14:textId="77777777" w:rsidR="000358A5" w:rsidRDefault="00137E26">
      <w:pPr>
        <w:spacing w:after="19" w:line="384" w:lineRule="auto"/>
        <w:ind w:left="-15" w:firstLine="425"/>
      </w:pPr>
      <w:r>
        <w:t>（</w:t>
      </w:r>
      <w:r>
        <w:rPr>
          <w:rFonts w:ascii="Times New Roman" w:eastAsia="Times New Roman" w:hAnsi="Times New Roman" w:cs="Times New Roman"/>
        </w:rPr>
        <w:t>1</w:t>
      </w:r>
      <w:r>
        <w:t>）会议召集人按《基金合同》约定公布会议通</w:t>
      </w:r>
      <w:r>
        <w:t>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E3F029" w14:textId="77777777" w:rsidR="000358A5" w:rsidRDefault="00137E26">
      <w:pPr>
        <w:numPr>
          <w:ilvl w:val="0"/>
          <w:numId w:val="110"/>
        </w:numPr>
        <w:spacing w:after="5" w:line="378" w:lineRule="auto"/>
        <w:ind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80FC3C" w14:textId="77777777" w:rsidR="000358A5" w:rsidRDefault="00137E26">
      <w:pPr>
        <w:numPr>
          <w:ilvl w:val="0"/>
          <w:numId w:val="110"/>
        </w:numPr>
        <w:spacing w:after="0" w:line="367"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F594B24"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6FA4572D" w14:textId="77777777" w:rsidR="000358A5" w:rsidRDefault="00137E26">
      <w:pPr>
        <w:numPr>
          <w:ilvl w:val="0"/>
          <w:numId w:val="110"/>
        </w:numPr>
        <w:ind w:firstLine="425"/>
      </w:pPr>
      <w:r>
        <w:t>会议通知公布前报中国证监会备案。</w:t>
      </w:r>
      <w:r>
        <w:rPr>
          <w:rFonts w:ascii="Times New Roman" w:eastAsia="Times New Roman" w:hAnsi="Times New Roman" w:cs="Times New Roman"/>
        </w:rPr>
        <w:t xml:space="preserve"> </w:t>
      </w:r>
    </w:p>
    <w:p w14:paraId="0EB154E8" w14:textId="77777777" w:rsidR="000358A5" w:rsidRDefault="00137E26">
      <w:pPr>
        <w:spacing w:after="8" w:line="372" w:lineRule="auto"/>
        <w:ind w:left="-15" w:right="6"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130FFD" w14:textId="77777777" w:rsidR="000358A5" w:rsidRDefault="00137E26">
      <w:pPr>
        <w:numPr>
          <w:ilvl w:val="0"/>
          <w:numId w:val="115"/>
        </w:numPr>
        <w:spacing w:after="13" w:line="369"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59303B" w14:textId="77777777" w:rsidR="000358A5" w:rsidRDefault="00137E26">
      <w:pPr>
        <w:numPr>
          <w:ilvl w:val="0"/>
          <w:numId w:val="115"/>
        </w:numPr>
        <w:spacing w:after="0" w:line="379" w:lineRule="auto"/>
        <w:ind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A9C20AD" w14:textId="77777777" w:rsidR="000358A5" w:rsidRDefault="00137E26">
      <w:pPr>
        <w:numPr>
          <w:ilvl w:val="0"/>
          <w:numId w:val="107"/>
        </w:numPr>
        <w:ind w:firstLine="425"/>
      </w:pPr>
      <w:r>
        <w:t>议事内容与程序</w:t>
      </w:r>
      <w:r>
        <w:rPr>
          <w:rFonts w:ascii="Times New Roman" w:eastAsia="Times New Roman" w:hAnsi="Times New Roman" w:cs="Times New Roman"/>
        </w:rPr>
        <w:t xml:space="preserve"> </w:t>
      </w:r>
    </w:p>
    <w:p w14:paraId="129E4D24" w14:textId="77777777" w:rsidR="000358A5" w:rsidRDefault="00137E26">
      <w:pPr>
        <w:numPr>
          <w:ilvl w:val="0"/>
          <w:numId w:val="117"/>
        </w:numPr>
        <w:ind w:hanging="360"/>
      </w:pPr>
      <w:r>
        <w:t>议事内容及提案权</w:t>
      </w:r>
      <w:r>
        <w:rPr>
          <w:rFonts w:ascii="Times New Roman" w:eastAsia="Times New Roman" w:hAnsi="Times New Roman" w:cs="Times New Roman"/>
        </w:rPr>
        <w:t xml:space="preserve"> </w:t>
      </w:r>
    </w:p>
    <w:p w14:paraId="5E020BB5" w14:textId="77777777" w:rsidR="000358A5" w:rsidRDefault="00137E26">
      <w:pPr>
        <w:spacing w:after="15" w:line="362" w:lineRule="auto"/>
        <w:ind w:left="-15"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881059" w14:textId="77777777" w:rsidR="000358A5" w:rsidRDefault="00137E26">
      <w:pPr>
        <w:ind w:left="43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7E7E4" w14:textId="77777777" w:rsidR="000358A5" w:rsidRDefault="00137E26">
      <w:pPr>
        <w:ind w:left="435"/>
      </w:pPr>
      <w:r>
        <w:t>基金份额持有人大会不得对未事先公告的议事内容进行表决。</w:t>
      </w:r>
      <w:r>
        <w:rPr>
          <w:rFonts w:ascii="Times New Roman" w:eastAsia="Times New Roman" w:hAnsi="Times New Roman" w:cs="Times New Roman"/>
        </w:rPr>
        <w:t xml:space="preserve"> </w:t>
      </w:r>
    </w:p>
    <w:p w14:paraId="68B8138E" w14:textId="77777777" w:rsidR="000358A5" w:rsidRDefault="00137E26">
      <w:pPr>
        <w:numPr>
          <w:ilvl w:val="0"/>
          <w:numId w:val="117"/>
        </w:numPr>
        <w:ind w:hanging="360"/>
      </w:pPr>
      <w:r>
        <w:t>议事程序</w:t>
      </w:r>
      <w:r>
        <w:rPr>
          <w:rFonts w:ascii="Times New Roman" w:eastAsia="Times New Roman" w:hAnsi="Times New Roman" w:cs="Times New Roman"/>
        </w:rPr>
        <w:t xml:space="preserve"> </w:t>
      </w:r>
    </w:p>
    <w:p w14:paraId="78D326FE" w14:textId="77777777" w:rsidR="000358A5" w:rsidRDefault="00137E26">
      <w:pPr>
        <w:numPr>
          <w:ilvl w:val="0"/>
          <w:numId w:val="111"/>
        </w:numPr>
        <w:ind w:hanging="600"/>
      </w:pPr>
      <w:r>
        <w:t>现场开会</w:t>
      </w:r>
      <w:r>
        <w:rPr>
          <w:rFonts w:ascii="Times New Roman" w:eastAsia="Times New Roman" w:hAnsi="Times New Roman" w:cs="Times New Roman"/>
        </w:rPr>
        <w:t xml:space="preserve"> </w:t>
      </w:r>
    </w:p>
    <w:p w14:paraId="578BDA81" w14:textId="77777777" w:rsidR="000358A5" w:rsidRDefault="00137E26">
      <w:pPr>
        <w:spacing w:after="131"/>
        <w:ind w:left="435"/>
      </w:pPr>
      <w:r>
        <w:t>在现场开会的方式下，首先由大</w:t>
      </w:r>
      <w:r>
        <w:t>会主持人按照下列第七条规定程序确定和公</w:t>
      </w:r>
    </w:p>
    <w:p w14:paraId="2B4A66FF"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w:t>
      </w:r>
      <w:r>
        <w:t>决议的效力。</w:t>
      </w:r>
      <w:r>
        <w:rPr>
          <w:rFonts w:ascii="Times New Roman" w:eastAsia="Times New Roman" w:hAnsi="Times New Roman" w:cs="Times New Roman"/>
        </w:rPr>
        <w:t xml:space="preserve"> </w:t>
      </w:r>
    </w:p>
    <w:p w14:paraId="605E2033" w14:textId="77777777" w:rsidR="000358A5" w:rsidRDefault="00137E26">
      <w:pPr>
        <w:spacing w:after="21" w:line="363"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061D05" w14:textId="77777777" w:rsidR="000358A5" w:rsidRDefault="00137E26">
      <w:pPr>
        <w:numPr>
          <w:ilvl w:val="0"/>
          <w:numId w:val="111"/>
        </w:numPr>
        <w:ind w:hanging="600"/>
      </w:pPr>
      <w:r>
        <w:t>通讯开会</w:t>
      </w:r>
      <w:r>
        <w:rPr>
          <w:rFonts w:ascii="Times New Roman" w:eastAsia="Times New Roman" w:hAnsi="Times New Roman" w:cs="Times New Roman"/>
        </w:rPr>
        <w:t xml:space="preserve"> </w:t>
      </w:r>
    </w:p>
    <w:p w14:paraId="03941027" w14:textId="77777777" w:rsidR="000358A5" w:rsidRDefault="00137E26">
      <w:pPr>
        <w:spacing w:after="8" w:line="372" w:lineRule="auto"/>
        <w:ind w:left="-15" w:right="112"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3C58A5" w14:textId="77777777" w:rsidR="000358A5" w:rsidRDefault="00137E26">
      <w:pPr>
        <w:numPr>
          <w:ilvl w:val="0"/>
          <w:numId w:val="107"/>
        </w:numPr>
        <w:ind w:firstLine="425"/>
      </w:pPr>
      <w:r>
        <w:t>表决</w:t>
      </w:r>
      <w:r>
        <w:rPr>
          <w:rFonts w:ascii="Times New Roman" w:eastAsia="Times New Roman" w:hAnsi="Times New Roman" w:cs="Times New Roman"/>
        </w:rPr>
        <w:t xml:space="preserve"> </w:t>
      </w:r>
    </w:p>
    <w:p w14:paraId="40219FC9" w14:textId="77777777" w:rsidR="000358A5" w:rsidRDefault="00137E26">
      <w:pPr>
        <w:ind w:left="435"/>
      </w:pPr>
      <w:r>
        <w:t>基金份额持有人所持每份基金份额有一票表决权。</w:t>
      </w:r>
      <w:r>
        <w:rPr>
          <w:rFonts w:ascii="Times New Roman" w:eastAsia="Times New Roman" w:hAnsi="Times New Roman" w:cs="Times New Roman"/>
        </w:rPr>
        <w:t xml:space="preserve"> </w:t>
      </w:r>
    </w:p>
    <w:p w14:paraId="64FBC6CC" w14:textId="77777777" w:rsidR="000358A5" w:rsidRDefault="00137E26">
      <w:pPr>
        <w:ind w:left="435"/>
      </w:pPr>
      <w:r>
        <w:t>基金份额持有人大会决议分为一般决议和特别决议：</w:t>
      </w:r>
      <w:r>
        <w:rPr>
          <w:rFonts w:ascii="Times New Roman" w:eastAsia="Times New Roman" w:hAnsi="Times New Roman" w:cs="Times New Roman"/>
        </w:rPr>
        <w:t xml:space="preserve"> </w:t>
      </w:r>
    </w:p>
    <w:p w14:paraId="2A0665B7" w14:textId="77777777" w:rsidR="000358A5" w:rsidRDefault="00137E26">
      <w:pPr>
        <w:numPr>
          <w:ilvl w:val="0"/>
          <w:numId w:val="118"/>
        </w:numPr>
        <w:spacing w:after="0" w:line="381"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78DCA5" w14:textId="77777777" w:rsidR="000358A5" w:rsidRDefault="00137E26">
      <w:pPr>
        <w:numPr>
          <w:ilvl w:val="0"/>
          <w:numId w:val="118"/>
        </w:numPr>
        <w:ind w:firstLine="425"/>
      </w:pPr>
      <w:r>
        <w:t>特别决议，特别决议应当经参加大会的基金份额持有人或其代理人所持</w:t>
      </w:r>
    </w:p>
    <w:p w14:paraId="01B58481" w14:textId="77777777" w:rsidR="000358A5" w:rsidRDefault="00137E2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w:t>
      </w:r>
      <w:r>
        <w:t>名方式进行投票表决。</w:t>
      </w:r>
      <w:r>
        <w:rPr>
          <w:rFonts w:ascii="Times New Roman" w:eastAsia="Times New Roman" w:hAnsi="Times New Roman" w:cs="Times New Roman"/>
        </w:rPr>
        <w:t xml:space="preserve"> </w:t>
      </w:r>
    </w:p>
    <w:p w14:paraId="2BA9052F" w14:textId="77777777" w:rsidR="000358A5" w:rsidRDefault="00137E26">
      <w:pPr>
        <w:spacing w:after="15" w:line="361"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389806" w14:textId="77777777" w:rsidR="000358A5" w:rsidRDefault="00137E26">
      <w:pPr>
        <w:spacing w:after="17" w:line="365"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2CCE49" w14:textId="77777777" w:rsidR="000358A5" w:rsidRDefault="00137E26">
      <w:pPr>
        <w:numPr>
          <w:ilvl w:val="0"/>
          <w:numId w:val="107"/>
        </w:numPr>
        <w:ind w:firstLine="425"/>
      </w:pPr>
      <w:r>
        <w:t>计票</w:t>
      </w:r>
      <w:r>
        <w:rPr>
          <w:rFonts w:ascii="Times New Roman" w:eastAsia="Times New Roman" w:hAnsi="Times New Roman" w:cs="Times New Roman"/>
        </w:rPr>
        <w:t xml:space="preserve"> </w:t>
      </w:r>
    </w:p>
    <w:p w14:paraId="4DF29186" w14:textId="77777777" w:rsidR="000358A5" w:rsidRDefault="00137E26">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C594B3" w14:textId="77777777" w:rsidR="000358A5" w:rsidRDefault="00137E26">
      <w:pPr>
        <w:numPr>
          <w:ilvl w:val="0"/>
          <w:numId w:val="113"/>
        </w:numPr>
        <w:spacing w:after="22" w:line="363"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E67AC2" w14:textId="77777777" w:rsidR="000358A5" w:rsidRDefault="00137E26">
      <w:pPr>
        <w:numPr>
          <w:ilvl w:val="0"/>
          <w:numId w:val="113"/>
        </w:numPr>
        <w:spacing w:after="0" w:line="379" w:lineRule="auto"/>
        <w:ind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003553" w14:textId="77777777" w:rsidR="000358A5" w:rsidRDefault="00137E26">
      <w:pPr>
        <w:numPr>
          <w:ilvl w:val="0"/>
          <w:numId w:val="113"/>
        </w:numPr>
        <w:spacing w:after="8" w:line="372"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0A8A9F" w14:textId="77777777" w:rsidR="000358A5" w:rsidRDefault="00137E26">
      <w:pPr>
        <w:numPr>
          <w:ilvl w:val="0"/>
          <w:numId w:val="113"/>
        </w:numPr>
        <w:spacing w:after="0" w:line="379"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74A497" w14:textId="77777777" w:rsidR="000358A5" w:rsidRDefault="00137E26">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DB22D9" w14:textId="77777777" w:rsidR="000358A5" w:rsidRDefault="00137E26">
      <w:pPr>
        <w:spacing w:line="360" w:lineRule="auto"/>
        <w:ind w:left="-15" w:firstLine="42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D4D18D" w14:textId="77777777" w:rsidR="000358A5" w:rsidRDefault="00137E26">
      <w:pPr>
        <w:numPr>
          <w:ilvl w:val="0"/>
          <w:numId w:val="107"/>
        </w:numPr>
        <w:ind w:firstLine="425"/>
      </w:pPr>
      <w:r>
        <w:t>生效与公告</w:t>
      </w:r>
      <w:r>
        <w:rPr>
          <w:rFonts w:ascii="Times New Roman" w:eastAsia="Times New Roman" w:hAnsi="Times New Roman" w:cs="Times New Roman"/>
        </w:rPr>
        <w:t xml:space="preserve"> </w:t>
      </w:r>
    </w:p>
    <w:p w14:paraId="7F77C537" w14:textId="77777777" w:rsidR="000358A5" w:rsidRDefault="00137E26">
      <w:pPr>
        <w:spacing w:after="0" w:line="384" w:lineRule="auto"/>
        <w:ind w:left="-15"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D5DBA0" w14:textId="77777777" w:rsidR="000358A5" w:rsidRDefault="00137E26">
      <w:pPr>
        <w:ind w:left="435"/>
      </w:pPr>
      <w:r>
        <w:t>基金份额持有人大会的决议自表决通过之日起生效。</w:t>
      </w:r>
      <w:r>
        <w:rPr>
          <w:rFonts w:ascii="Times New Roman" w:eastAsia="Times New Roman" w:hAnsi="Times New Roman" w:cs="Times New Roman"/>
        </w:rPr>
        <w:t xml:space="preserve"> </w:t>
      </w:r>
    </w:p>
    <w:p w14:paraId="175745E5" w14:textId="77777777" w:rsidR="000358A5" w:rsidRDefault="00137E26">
      <w:pPr>
        <w:spacing w:after="2" w:line="372"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12196" w14:textId="77777777" w:rsidR="000358A5" w:rsidRDefault="00137E26">
      <w:pPr>
        <w:spacing w:after="21" w:line="363" w:lineRule="auto"/>
        <w:ind w:left="-15" w:firstLine="425"/>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121E3B" w14:textId="77777777" w:rsidR="000358A5" w:rsidRDefault="00137E26">
      <w:pPr>
        <w:numPr>
          <w:ilvl w:val="0"/>
          <w:numId w:val="107"/>
        </w:numPr>
        <w:ind w:firstLine="425"/>
      </w:pPr>
      <w:r>
        <w:t>实施侧袋机制期间基金份额持有人大会的特殊约定</w:t>
      </w:r>
      <w:r>
        <w:rPr>
          <w:rFonts w:ascii="Times New Roman" w:eastAsia="Times New Roman" w:hAnsi="Times New Roman" w:cs="Times New Roman"/>
        </w:rPr>
        <w:t xml:space="preserve"> </w:t>
      </w:r>
    </w:p>
    <w:p w14:paraId="361E93C0" w14:textId="77777777" w:rsidR="000358A5" w:rsidRDefault="00137E26">
      <w:pPr>
        <w:spacing w:after="23" w:line="362" w:lineRule="auto"/>
        <w:ind w:left="-15"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17102E" w14:textId="77777777" w:rsidR="000358A5" w:rsidRDefault="00137E26">
      <w:pPr>
        <w:numPr>
          <w:ilvl w:val="0"/>
          <w:numId w:val="112"/>
        </w:numPr>
        <w:spacing w:after="3" w:line="378" w:lineRule="auto"/>
        <w:ind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48FF9" w14:textId="77777777" w:rsidR="000358A5" w:rsidRDefault="00137E26">
      <w:pPr>
        <w:numPr>
          <w:ilvl w:val="0"/>
          <w:numId w:val="112"/>
        </w:numPr>
        <w:spacing w:after="0" w:line="379" w:lineRule="auto"/>
        <w:ind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A42670" w14:textId="77777777" w:rsidR="000358A5" w:rsidRDefault="00137E26">
      <w:pPr>
        <w:numPr>
          <w:ilvl w:val="0"/>
          <w:numId w:val="112"/>
        </w:numPr>
        <w:spacing w:after="8" w:line="372" w:lineRule="auto"/>
        <w:ind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636E82" w14:textId="77777777" w:rsidR="000358A5" w:rsidRDefault="00137E26">
      <w:pPr>
        <w:numPr>
          <w:ilvl w:val="0"/>
          <w:numId w:val="112"/>
        </w:numPr>
        <w:spacing w:after="10" w:line="371" w:lineRule="auto"/>
        <w:ind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932035" w14:textId="77777777" w:rsidR="000358A5" w:rsidRDefault="00137E26">
      <w:pPr>
        <w:numPr>
          <w:ilvl w:val="0"/>
          <w:numId w:val="112"/>
        </w:numPr>
        <w:spacing w:after="0" w:line="383" w:lineRule="auto"/>
        <w:ind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4766D4" w14:textId="77777777" w:rsidR="000358A5" w:rsidRDefault="00137E26">
      <w:pPr>
        <w:numPr>
          <w:ilvl w:val="0"/>
          <w:numId w:val="112"/>
        </w:numPr>
        <w:spacing w:after="0" w:line="379" w:lineRule="auto"/>
        <w:ind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4087C4" w14:textId="77777777" w:rsidR="000358A5" w:rsidRDefault="00137E26">
      <w:pPr>
        <w:numPr>
          <w:ilvl w:val="0"/>
          <w:numId w:val="112"/>
        </w:numPr>
        <w:spacing w:after="0" w:line="379" w:lineRule="auto"/>
        <w:ind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A53F3F" w14:textId="77777777" w:rsidR="000358A5" w:rsidRDefault="00137E26">
      <w:pPr>
        <w:ind w:left="435"/>
      </w:pPr>
      <w:r>
        <w:t>同一主侧袋账户内的</w:t>
      </w:r>
      <w:r>
        <w:t>每份基金份额具有平等的表决权。</w:t>
      </w:r>
      <w:r>
        <w:rPr>
          <w:rFonts w:ascii="Times New Roman" w:eastAsia="Times New Roman" w:hAnsi="Times New Roman" w:cs="Times New Roman"/>
        </w:rPr>
        <w:t xml:space="preserve"> </w:t>
      </w:r>
    </w:p>
    <w:p w14:paraId="787833F1" w14:textId="77777777" w:rsidR="000358A5" w:rsidRDefault="00137E26">
      <w:pPr>
        <w:numPr>
          <w:ilvl w:val="0"/>
          <w:numId w:val="107"/>
        </w:numPr>
        <w:spacing w:after="13" w:line="361" w:lineRule="auto"/>
        <w:ind w:firstLine="42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66D9F82" w14:textId="77777777" w:rsidR="000358A5" w:rsidRDefault="00137E26">
      <w:pPr>
        <w:spacing w:after="178"/>
        <w:ind w:left="425" w:firstLine="0"/>
      </w:pPr>
      <w:r>
        <w:rPr>
          <w:rFonts w:ascii="Times New Roman" w:eastAsia="Times New Roman" w:hAnsi="Times New Roman" w:cs="Times New Roman"/>
        </w:rPr>
        <w:t xml:space="preserve"> </w:t>
      </w:r>
    </w:p>
    <w:p w14:paraId="268D1AEA" w14:textId="77777777" w:rsidR="000358A5" w:rsidRDefault="00137E26">
      <w:pPr>
        <w:ind w:left="435"/>
      </w:pPr>
      <w:r>
        <w:t>三、</w:t>
      </w:r>
      <w:r>
        <w:t xml:space="preserve"> </w:t>
      </w:r>
      <w:r>
        <w:t>基金收益分配原则、执行方式</w:t>
      </w:r>
      <w:r>
        <w:rPr>
          <w:rFonts w:ascii="Times New Roman" w:eastAsia="Times New Roman" w:hAnsi="Times New Roman" w:cs="Times New Roman"/>
        </w:rPr>
        <w:t xml:space="preserve"> </w:t>
      </w:r>
    </w:p>
    <w:p w14:paraId="0E4E50F0" w14:textId="77777777" w:rsidR="000358A5" w:rsidRDefault="00137E26">
      <w:pPr>
        <w:ind w:left="490"/>
      </w:pPr>
      <w:r>
        <w:t>（一）基金收益分配原则</w:t>
      </w:r>
      <w:r>
        <w:rPr>
          <w:rFonts w:ascii="Times New Roman" w:eastAsia="Times New Roman" w:hAnsi="Times New Roman" w:cs="Times New Roman"/>
        </w:rPr>
        <w:t xml:space="preserve"> </w:t>
      </w:r>
    </w:p>
    <w:p w14:paraId="6D83B710" w14:textId="77777777" w:rsidR="000358A5" w:rsidRDefault="00137E26">
      <w:pPr>
        <w:numPr>
          <w:ilvl w:val="0"/>
          <w:numId w:val="119"/>
        </w:numPr>
        <w:spacing w:after="8" w:line="372" w:lineRule="auto"/>
        <w:ind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w:t>
      </w:r>
      <w:r>
        <w:t>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12E3A2" w14:textId="77777777" w:rsidR="000358A5" w:rsidRDefault="00137E26">
      <w:pPr>
        <w:numPr>
          <w:ilvl w:val="0"/>
          <w:numId w:val="11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B3C3BF" w14:textId="77777777" w:rsidR="000358A5" w:rsidRDefault="00137E26">
      <w:pPr>
        <w:numPr>
          <w:ilvl w:val="0"/>
          <w:numId w:val="11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7696702" w14:textId="77777777" w:rsidR="000358A5" w:rsidRDefault="00137E26">
      <w:pPr>
        <w:numPr>
          <w:ilvl w:val="0"/>
          <w:numId w:val="119"/>
        </w:numPr>
        <w:spacing w:after="10" w:line="372" w:lineRule="auto"/>
        <w:ind w:firstLine="480"/>
      </w:pPr>
      <w:del w:id="1" w:author="FundLex" w:date="2026-10-22T00:04:00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 w:author="FundLex" w:date="2026-10-22T00:04:00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1A16B81" w14:textId="77777777" w:rsidR="000358A5" w:rsidRDefault="00137E26">
      <w:pPr>
        <w:numPr>
          <w:ilvl w:val="0"/>
          <w:numId w:val="119"/>
        </w:numPr>
        <w:ind w:firstLine="480"/>
      </w:pPr>
      <w:r>
        <w:t>法律法规或监管机关另有规定的，从其规定。</w:t>
      </w:r>
      <w:r>
        <w:rPr>
          <w:rFonts w:ascii="Times New Roman" w:eastAsia="Times New Roman" w:hAnsi="Times New Roman" w:cs="Times New Roman"/>
        </w:rPr>
        <w:t xml:space="preserve"> </w:t>
      </w:r>
    </w:p>
    <w:p w14:paraId="68A5FB0B" w14:textId="77777777" w:rsidR="000358A5" w:rsidRDefault="00137E26">
      <w:pPr>
        <w:spacing w:after="17" w:line="366" w:lineRule="auto"/>
        <w:ind w:left="490"/>
      </w:pPr>
      <w:r>
        <w:t>在符合法律法规及基金合同约定，并对基金份额持有人利益无实质性不利影响的前提下，基金管理人可对基金收益分配原则和支付方式进行调整，不需召开基金份额持</w:t>
      </w:r>
      <w:r>
        <w:t>有人大会。</w:t>
      </w:r>
      <w:r>
        <w:rPr>
          <w:rFonts w:ascii="Times New Roman" w:eastAsia="Times New Roman" w:hAnsi="Times New Roman" w:cs="Times New Roman"/>
        </w:rPr>
        <w:t xml:space="preserve"> </w:t>
      </w:r>
    </w:p>
    <w:p w14:paraId="429CC444" w14:textId="77777777" w:rsidR="000358A5" w:rsidRDefault="00137E26">
      <w:pPr>
        <w:numPr>
          <w:ilvl w:val="0"/>
          <w:numId w:val="114"/>
        </w:numPr>
        <w:ind w:hanging="720"/>
      </w:pPr>
      <w:r>
        <w:t>收益分配方案</w:t>
      </w:r>
      <w:r>
        <w:rPr>
          <w:rFonts w:ascii="Times New Roman" w:eastAsia="Times New Roman" w:hAnsi="Times New Roman" w:cs="Times New Roman"/>
        </w:rPr>
        <w:t xml:space="preserve"> </w:t>
      </w:r>
    </w:p>
    <w:p w14:paraId="1322346E" w14:textId="77777777" w:rsidR="000358A5" w:rsidRDefault="00137E2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2421DA1" w14:textId="77777777" w:rsidR="000358A5" w:rsidRDefault="00137E26">
      <w:pPr>
        <w:numPr>
          <w:ilvl w:val="0"/>
          <w:numId w:val="114"/>
        </w:numPr>
        <w:ind w:hanging="720"/>
      </w:pPr>
      <w:r>
        <w:t>收益分配方案的确定、公告与实施</w:t>
      </w:r>
      <w:r>
        <w:rPr>
          <w:rFonts w:ascii="Times New Roman" w:eastAsia="Times New Roman" w:hAnsi="Times New Roman" w:cs="Times New Roman"/>
        </w:rPr>
        <w:t xml:space="preserve"> </w:t>
      </w:r>
    </w:p>
    <w:p w14:paraId="5D776FC5" w14:textId="77777777" w:rsidR="000358A5" w:rsidRDefault="00137E2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07C0F1" w14:textId="77777777" w:rsidR="000358A5" w:rsidRDefault="00137E26">
      <w:pPr>
        <w:ind w:left="490"/>
      </w:pPr>
      <w:r>
        <w:t>法律法规或监管机关另有规定的，从其规定。</w:t>
      </w:r>
      <w:r>
        <w:rPr>
          <w:rFonts w:ascii="Times New Roman" w:eastAsia="Times New Roman" w:hAnsi="Times New Roman" w:cs="Times New Roman"/>
        </w:rPr>
        <w:t xml:space="preserve"> </w:t>
      </w:r>
    </w:p>
    <w:p w14:paraId="2681B85E" w14:textId="77777777" w:rsidR="000358A5" w:rsidRDefault="00137E26">
      <w:pPr>
        <w:numPr>
          <w:ilvl w:val="0"/>
          <w:numId w:val="114"/>
        </w:numPr>
        <w:ind w:hanging="720"/>
      </w:pPr>
      <w:r>
        <w:t>基金收益分配中发生的费用</w:t>
      </w:r>
      <w:r>
        <w:rPr>
          <w:rFonts w:ascii="Times New Roman" w:eastAsia="Times New Roman" w:hAnsi="Times New Roman" w:cs="Times New Roman"/>
        </w:rPr>
        <w:t xml:space="preserve"> </w:t>
      </w:r>
    </w:p>
    <w:p w14:paraId="598AA751" w14:textId="77777777" w:rsidR="000358A5" w:rsidRDefault="00137E26">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w:t>
      </w:r>
      <w:r>
        <w:t>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741BEF8" w14:textId="77777777" w:rsidR="000358A5" w:rsidRDefault="00137E2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70480330" w14:textId="77777777" w:rsidR="000358A5" w:rsidRDefault="00137E26">
      <w:pPr>
        <w:spacing w:after="178"/>
        <w:ind w:left="480" w:firstLine="0"/>
      </w:pPr>
      <w:r>
        <w:rPr>
          <w:rFonts w:ascii="Times New Roman" w:eastAsia="Times New Roman" w:hAnsi="Times New Roman" w:cs="Times New Roman"/>
        </w:rPr>
        <w:t xml:space="preserve"> </w:t>
      </w:r>
    </w:p>
    <w:p w14:paraId="15AF3323" w14:textId="77777777" w:rsidR="000358A5" w:rsidRDefault="00137E26">
      <w:pPr>
        <w:ind w:left="490"/>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D49925D" w14:textId="77777777" w:rsidR="000358A5" w:rsidRDefault="00137E26">
      <w:pPr>
        <w:ind w:left="490"/>
      </w:pPr>
      <w:r>
        <w:t>（一）基金费用计提方法、计提标准和支付方式</w:t>
      </w:r>
      <w:r>
        <w:rPr>
          <w:rFonts w:ascii="Times New Roman" w:eastAsia="Times New Roman" w:hAnsi="Times New Roman" w:cs="Times New Roman"/>
        </w:rPr>
        <w:t xml:space="preserve"> </w:t>
      </w:r>
    </w:p>
    <w:p w14:paraId="0A80F306"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FF7DCC3"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DCE56E"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5A7677"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7F9457"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56A90AB" w14:textId="77777777" w:rsidR="000358A5" w:rsidRDefault="00137E26">
      <w:pPr>
        <w:ind w:left="490"/>
      </w:pPr>
      <w:r>
        <w:t>（二）基金托管人的托管费</w:t>
      </w:r>
      <w:r>
        <w:rPr>
          <w:rFonts w:ascii="Times New Roman" w:eastAsia="Times New Roman" w:hAnsi="Times New Roman" w:cs="Times New Roman"/>
        </w:rPr>
        <w:t xml:space="preserve"> </w:t>
      </w:r>
    </w:p>
    <w:p w14:paraId="543CB966" w14:textId="77777777" w:rsidR="000358A5" w:rsidRDefault="00137E2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8A1709F"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46A5330"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062099"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1D3DFC" w14:textId="77777777" w:rsidR="000358A5" w:rsidRDefault="00137E26">
      <w:pPr>
        <w:spacing w:after="6"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8DFD36D" w14:textId="77777777" w:rsidR="000358A5" w:rsidRDefault="00137E26">
      <w:pPr>
        <w:ind w:left="490"/>
      </w:pPr>
      <w:r>
        <w:t>（三）销售服务费</w:t>
      </w:r>
      <w:r>
        <w:rPr>
          <w:rFonts w:ascii="Times New Roman" w:eastAsia="Times New Roman" w:hAnsi="Times New Roman" w:cs="Times New Roman"/>
        </w:rPr>
        <w:t xml:space="preserve"> </w:t>
      </w:r>
    </w:p>
    <w:p w14:paraId="7DBEBF35"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9BA4074"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4760B5"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55CCEE"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A3A3C0" w14:textId="77777777" w:rsidR="000358A5" w:rsidRDefault="00137E26">
      <w:pPr>
        <w:spacing w:after="5" w:line="370" w:lineRule="auto"/>
        <w:ind w:left="-15" w:firstLine="480"/>
      </w:pPr>
      <w:del w:id="3" w:author="FundLex" w:date="2026-10-22T00:04:00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个工作日内从基金财产中一次性划出，由基金管理人代收，基金管理人收到后按相关合同规定支付给基金销售机构等。若遇法定节假日、公休假或不可抗力等，支付日期顺延。</w:delText>
        </w:r>
        <w:r>
          <w:rPr>
            <w:rFonts w:ascii="Times New Roman" w:eastAsia="Times New Roman" w:hAnsi="Times New Roman" w:cs="Times New Roman"/>
          </w:rPr>
          <w:delText xml:space="preserve"> </w:delText>
        </w:r>
      </w:del>
      <w:ins w:id="4" w:author="FundLex" w:date="2026-10-22T00:04:00Z">
        <w:r>
          <w:t/>
        </w:r>
      </w:ins>
    </w:p>
    <w:p w14:paraId="70CDB5B1" w14:textId="77777777" w:rsidR="000358A5" w:rsidRDefault="00137E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EC0494E" w14:textId="77777777" w:rsidR="000358A5" w:rsidRDefault="00137E26">
      <w:pPr>
        <w:ind w:left="490"/>
      </w:pPr>
      <w:r>
        <w:t>销售服务费使用范围不包括基金募集期间的上述费用。</w:t>
      </w:r>
      <w:r>
        <w:rPr>
          <w:rFonts w:ascii="Times New Roman" w:eastAsia="Times New Roman" w:hAnsi="Times New Roman" w:cs="Times New Roman"/>
        </w:rPr>
        <w:t xml:space="preserve"> </w:t>
      </w:r>
    </w:p>
    <w:p w14:paraId="51C8EE81" w14:textId="77777777" w:rsidR="000358A5" w:rsidRDefault="00137E26">
      <w:pPr>
        <w:spacing w:after="178"/>
        <w:ind w:left="480" w:firstLine="0"/>
      </w:pPr>
      <w:r>
        <w:rPr>
          <w:rFonts w:ascii="Times New Roman" w:eastAsia="Times New Roman" w:hAnsi="Times New Roman" w:cs="Times New Roman"/>
        </w:rPr>
        <w:t xml:space="preserve"> </w:t>
      </w:r>
    </w:p>
    <w:p w14:paraId="2472BB68" w14:textId="77777777" w:rsidR="000358A5" w:rsidRDefault="00137E26">
      <w:pPr>
        <w:ind w:left="490"/>
      </w:pPr>
      <w:r>
        <w:t>五、</w:t>
      </w:r>
      <w:r>
        <w:t xml:space="preserve"> </w:t>
      </w:r>
      <w:r>
        <w:t>基金资产的投资方向和投资限制</w:t>
      </w:r>
      <w:r>
        <w:rPr>
          <w:rFonts w:ascii="Times New Roman" w:eastAsia="Times New Roman" w:hAnsi="Times New Roman" w:cs="Times New Roman"/>
        </w:rPr>
        <w:t xml:space="preserve"> </w:t>
      </w:r>
    </w:p>
    <w:p w14:paraId="608C57E0" w14:textId="77777777" w:rsidR="000358A5" w:rsidRDefault="00137E26">
      <w:pPr>
        <w:ind w:left="490"/>
      </w:pPr>
      <w:r>
        <w:t>（一）</w:t>
      </w:r>
      <w:r>
        <w:t xml:space="preserve"> </w:t>
      </w:r>
      <w:r>
        <w:t>投资范围</w:t>
      </w:r>
      <w:r>
        <w:rPr>
          <w:rFonts w:ascii="Times New Roman" w:eastAsia="Times New Roman" w:hAnsi="Times New Roman" w:cs="Times New Roman"/>
        </w:rPr>
        <w:t xml:space="preserve"> </w:t>
      </w:r>
    </w:p>
    <w:p w14:paraId="03141714" w14:textId="77777777" w:rsidR="000358A5" w:rsidRDefault="00137E26">
      <w:pPr>
        <w:spacing w:after="131"/>
        <w:ind w:left="490"/>
      </w:pPr>
      <w:r>
        <w:t>本基金主要投资于标的指数成份券及备选成份券，为更好实现投资目标，还</w:t>
      </w:r>
    </w:p>
    <w:p w14:paraId="34C6008E" w14:textId="77777777" w:rsidR="000358A5" w:rsidRDefault="00137E26">
      <w:pPr>
        <w:spacing w:after="10" w:line="360"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2B101A76"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23D3E74D" w14:textId="77777777" w:rsidR="000358A5" w:rsidRDefault="00137E26">
      <w:pPr>
        <w:spacing w:after="11"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5D44ED" w14:textId="77777777" w:rsidR="000358A5" w:rsidRDefault="00137E26">
      <w:pPr>
        <w:ind w:left="490"/>
      </w:pPr>
      <w:r>
        <w:t>基金的投资组合比例为：本基金投资于债券资产的比例不低于基金资产的</w:t>
      </w:r>
    </w:p>
    <w:p w14:paraId="7C29E44D" w14:textId="77777777" w:rsidR="000358A5" w:rsidRDefault="00137E26">
      <w:pPr>
        <w:ind w:left="-5"/>
      </w:pPr>
      <w:r>
        <w:rPr>
          <w:rFonts w:ascii="Times New Roman" w:eastAsia="Times New Roman" w:hAnsi="Times New Roman" w:cs="Times New Roman"/>
        </w:rPr>
        <w:t>80%</w:t>
      </w:r>
      <w:r>
        <w:t>，其中标的指数成份券和备选成份券的比例不低于本基金非现金基金资产的</w:t>
      </w:r>
    </w:p>
    <w:p w14:paraId="6E28649E" w14:textId="77777777" w:rsidR="000358A5" w:rsidRDefault="00137E26">
      <w:pPr>
        <w:ind w:left="-5"/>
      </w:pPr>
      <w:r>
        <w:rPr>
          <w:rFonts w:ascii="Times New Roman" w:eastAsia="Times New Roman" w:hAnsi="Times New Roman" w:cs="Times New Roman"/>
        </w:rPr>
        <w:t>80%</w:t>
      </w:r>
      <w:r>
        <w:t>；本基金持有现金或者到期日在一年以内的政府债券不低于基金资产净值的</w:t>
      </w:r>
    </w:p>
    <w:p w14:paraId="1EA8EAFA"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14B29BF" w14:textId="77777777" w:rsidR="000358A5" w:rsidRDefault="00137E26">
      <w:pPr>
        <w:numPr>
          <w:ilvl w:val="0"/>
          <w:numId w:val="120"/>
        </w:numPr>
        <w:ind w:hanging="720"/>
      </w:pPr>
      <w:r>
        <w:t>投资标的指数</w:t>
      </w:r>
      <w:r>
        <w:rPr>
          <w:rFonts w:ascii="Times New Roman" w:eastAsia="Times New Roman" w:hAnsi="Times New Roman" w:cs="Times New Roman"/>
        </w:rPr>
        <w:t xml:space="preserve"> </w:t>
      </w:r>
    </w:p>
    <w:p w14:paraId="4B8D75AE"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CE86044" w14:textId="77777777" w:rsidR="000358A5" w:rsidRDefault="00137E26">
      <w:pPr>
        <w:spacing w:after="24" w:line="361" w:lineRule="auto"/>
        <w:ind w:left="-15" w:firstLine="480"/>
      </w:pPr>
      <w: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在履行适当程序后变更本基金的标的指数。其中，若变更标的指数对基金投资范围和投资策略无实质性影响（包括但不限于指数编制单位变更、指数更名等事项），则无需召开基金份额持有人大会，基金管理人应与基金托管人协商一致后，报中国证监会备案并及时公告。</w:t>
      </w:r>
      <w:r>
        <w:rPr>
          <w:rFonts w:ascii="Times New Roman" w:eastAsia="Times New Roman" w:hAnsi="Times New Roman" w:cs="Times New Roman"/>
        </w:rPr>
        <w:t xml:space="preserve"> </w:t>
      </w:r>
    </w:p>
    <w:p w14:paraId="49C1D231" w14:textId="77777777" w:rsidR="000358A5" w:rsidRDefault="00137E26">
      <w:pPr>
        <w:numPr>
          <w:ilvl w:val="0"/>
          <w:numId w:val="120"/>
        </w:numPr>
        <w:ind w:hanging="720"/>
      </w:pPr>
      <w:r>
        <w:t>投资限制</w:t>
      </w:r>
      <w:r>
        <w:rPr>
          <w:rFonts w:ascii="Times New Roman" w:eastAsia="Times New Roman" w:hAnsi="Times New Roman" w:cs="Times New Roman"/>
        </w:rPr>
        <w:t xml:space="preserve"> </w:t>
      </w:r>
    </w:p>
    <w:p w14:paraId="2BA97233"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8EE48C"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6AE2966A" w14:textId="77777777" w:rsidR="000358A5" w:rsidRDefault="00137E26">
      <w:pPr>
        <w:numPr>
          <w:ilvl w:val="0"/>
          <w:numId w:val="121"/>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14C42" w14:textId="77777777" w:rsidR="000358A5" w:rsidRDefault="00137E26">
      <w:pPr>
        <w:numPr>
          <w:ilvl w:val="0"/>
          <w:numId w:val="121"/>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C73B3E" w14:textId="77777777" w:rsidR="000358A5" w:rsidRDefault="00137E26">
      <w:pPr>
        <w:numPr>
          <w:ilvl w:val="0"/>
          <w:numId w:val="12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38AD5D" w14:textId="77777777" w:rsidR="000358A5" w:rsidRDefault="00137E26">
      <w:pPr>
        <w:numPr>
          <w:ilvl w:val="0"/>
          <w:numId w:val="121"/>
        </w:numPr>
        <w:spacing w:after="8"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w:t>
      </w:r>
      <w:r>
        <w:t>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585F9B94" w14:textId="77777777" w:rsidR="000358A5" w:rsidRDefault="00137E26">
      <w:pPr>
        <w:numPr>
          <w:ilvl w:val="0"/>
          <w:numId w:val="122"/>
        </w:numPr>
        <w:ind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E071F4" w14:textId="77777777" w:rsidR="000358A5" w:rsidRDefault="00137E26">
      <w:pPr>
        <w:numPr>
          <w:ilvl w:val="0"/>
          <w:numId w:val="122"/>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807AC7" w14:textId="77777777" w:rsidR="000358A5" w:rsidRDefault="00137E26">
      <w:pPr>
        <w:numPr>
          <w:ilvl w:val="0"/>
          <w:numId w:val="122"/>
        </w:numPr>
        <w:spacing w:after="8"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F2F5AB" w14:textId="77777777" w:rsidR="000358A5" w:rsidRDefault="00137E26">
      <w:pPr>
        <w:numPr>
          <w:ilvl w:val="0"/>
          <w:numId w:val="122"/>
        </w:numPr>
        <w:ind w:firstLine="475"/>
      </w:pPr>
      <w:r>
        <w:t>法律法规及中国证监会规定的和《基金合同》约定的其他投资限</w:t>
      </w:r>
      <w:r>
        <w:t>制。</w:t>
      </w:r>
      <w:r>
        <w:rPr>
          <w:rFonts w:ascii="Times New Roman" w:eastAsia="Times New Roman" w:hAnsi="Times New Roman" w:cs="Times New Roman"/>
        </w:rPr>
        <w:t xml:space="preserve">  </w:t>
      </w:r>
    </w:p>
    <w:p w14:paraId="75C75EA2"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7C8671E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CCD5B5A"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3665D5"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ED89ED" w14:textId="77777777" w:rsidR="000358A5" w:rsidRDefault="00137E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D11226" w14:textId="77777777" w:rsidR="000358A5" w:rsidRDefault="00137E26">
      <w:pPr>
        <w:numPr>
          <w:ilvl w:val="0"/>
          <w:numId w:val="123"/>
        </w:numPr>
        <w:ind w:hanging="600"/>
      </w:pPr>
      <w:r>
        <w:t>承销证券；</w:t>
      </w:r>
      <w:r>
        <w:rPr>
          <w:rFonts w:ascii="Times New Roman" w:eastAsia="Times New Roman" w:hAnsi="Times New Roman" w:cs="Times New Roman"/>
        </w:rPr>
        <w:t xml:space="preserve"> </w:t>
      </w:r>
    </w:p>
    <w:p w14:paraId="70B23FD3" w14:textId="77777777" w:rsidR="000358A5" w:rsidRDefault="00137E26">
      <w:pPr>
        <w:numPr>
          <w:ilvl w:val="0"/>
          <w:numId w:val="123"/>
        </w:numPr>
        <w:ind w:hanging="600"/>
      </w:pPr>
      <w:r>
        <w:t>违反规定向他人贷款或者提供担保；</w:t>
      </w:r>
      <w:r>
        <w:rPr>
          <w:rFonts w:ascii="Times New Roman" w:eastAsia="Times New Roman" w:hAnsi="Times New Roman" w:cs="Times New Roman"/>
        </w:rPr>
        <w:t xml:space="preserve"> </w:t>
      </w:r>
    </w:p>
    <w:p w14:paraId="014783F5" w14:textId="77777777" w:rsidR="000358A5" w:rsidRDefault="00137E26">
      <w:pPr>
        <w:numPr>
          <w:ilvl w:val="0"/>
          <w:numId w:val="123"/>
        </w:numPr>
        <w:ind w:hanging="600"/>
      </w:pPr>
      <w:r>
        <w:t>从事承担无限责任的投资；</w:t>
      </w:r>
      <w:r>
        <w:rPr>
          <w:rFonts w:ascii="Times New Roman" w:eastAsia="Times New Roman" w:hAnsi="Times New Roman" w:cs="Times New Roman"/>
        </w:rPr>
        <w:t xml:space="preserve"> </w:t>
      </w:r>
    </w:p>
    <w:p w14:paraId="2F9DFCB0" w14:textId="77777777" w:rsidR="000358A5" w:rsidRDefault="00137E26">
      <w:pPr>
        <w:numPr>
          <w:ilvl w:val="0"/>
          <w:numId w:val="123"/>
        </w:numPr>
        <w:ind w:hanging="600"/>
      </w:pPr>
      <w:r>
        <w:t>买卖其他基金份额，但是中国证监会另有规定的除外；</w:t>
      </w:r>
      <w:r>
        <w:rPr>
          <w:rFonts w:ascii="Times New Roman" w:eastAsia="Times New Roman" w:hAnsi="Times New Roman" w:cs="Times New Roman"/>
        </w:rPr>
        <w:t xml:space="preserve"> </w:t>
      </w:r>
    </w:p>
    <w:p w14:paraId="5AF3A5A2" w14:textId="77777777" w:rsidR="000358A5" w:rsidRDefault="00137E26">
      <w:pPr>
        <w:numPr>
          <w:ilvl w:val="0"/>
          <w:numId w:val="123"/>
        </w:numPr>
        <w:ind w:hanging="600"/>
      </w:pPr>
      <w:r>
        <w:t>向其基金管理人、基金托管人出资；</w:t>
      </w:r>
      <w:r>
        <w:rPr>
          <w:rFonts w:ascii="Times New Roman" w:eastAsia="Times New Roman" w:hAnsi="Times New Roman" w:cs="Times New Roman"/>
        </w:rPr>
        <w:t xml:space="preserve"> </w:t>
      </w:r>
    </w:p>
    <w:p w14:paraId="502617F2" w14:textId="77777777" w:rsidR="000358A5" w:rsidRDefault="00137E26">
      <w:pPr>
        <w:numPr>
          <w:ilvl w:val="0"/>
          <w:numId w:val="123"/>
        </w:numPr>
        <w:ind w:hanging="600"/>
      </w:pPr>
      <w:r>
        <w:t>从事内幕交易、操纵证券交易价格及其他不正当的证券交易活动；</w:t>
      </w:r>
      <w:r>
        <w:rPr>
          <w:rFonts w:ascii="Times New Roman" w:eastAsia="Times New Roman" w:hAnsi="Times New Roman" w:cs="Times New Roman"/>
        </w:rPr>
        <w:t xml:space="preserve"> </w:t>
      </w:r>
    </w:p>
    <w:p w14:paraId="60718A36" w14:textId="77777777" w:rsidR="000358A5" w:rsidRDefault="00137E26">
      <w:pPr>
        <w:numPr>
          <w:ilvl w:val="0"/>
          <w:numId w:val="123"/>
        </w:numPr>
        <w:ind w:hanging="600"/>
      </w:pPr>
      <w:r>
        <w:t>依照法律法规有关规定，由中国证监会规定禁止的其他活动。</w:t>
      </w:r>
      <w:r>
        <w:rPr>
          <w:rFonts w:ascii="Times New Roman" w:eastAsia="Times New Roman" w:hAnsi="Times New Roman" w:cs="Times New Roman"/>
        </w:rPr>
        <w:t xml:space="preserve"> </w:t>
      </w:r>
    </w:p>
    <w:p w14:paraId="7ED017A6" w14:textId="77777777" w:rsidR="000358A5" w:rsidRDefault="00137E26">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2839F0" w14:textId="77777777" w:rsidR="000358A5" w:rsidRDefault="00137E26">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2435EC3" w14:textId="77777777" w:rsidR="000358A5" w:rsidRDefault="00137E26">
      <w:pPr>
        <w:spacing w:after="178"/>
        <w:ind w:left="480" w:firstLine="0"/>
      </w:pPr>
      <w:r>
        <w:rPr>
          <w:rFonts w:ascii="Times New Roman" w:eastAsia="Times New Roman" w:hAnsi="Times New Roman" w:cs="Times New Roman"/>
        </w:rPr>
        <w:t xml:space="preserve"> </w:t>
      </w:r>
    </w:p>
    <w:p w14:paraId="1D974FFC" w14:textId="77777777" w:rsidR="000358A5" w:rsidRDefault="00137E26">
      <w:pPr>
        <w:ind w:left="490"/>
      </w:pPr>
      <w:r>
        <w:t>六、基金资产净值的计算方法和公告方式</w:t>
      </w:r>
      <w:r>
        <w:rPr>
          <w:rFonts w:ascii="Times New Roman" w:eastAsia="Times New Roman" w:hAnsi="Times New Roman" w:cs="Times New Roman"/>
        </w:rPr>
        <w:t xml:space="preserve"> </w:t>
      </w:r>
    </w:p>
    <w:p w14:paraId="50E434D0" w14:textId="77777777" w:rsidR="000358A5" w:rsidRDefault="00137E26">
      <w:pPr>
        <w:numPr>
          <w:ilvl w:val="0"/>
          <w:numId w:val="124"/>
        </w:numPr>
        <w:ind w:hanging="720"/>
      </w:pPr>
      <w:r>
        <w:t>基金资产净值的计算方法</w:t>
      </w:r>
      <w:r>
        <w:rPr>
          <w:rFonts w:ascii="Times New Roman" w:eastAsia="Times New Roman" w:hAnsi="Times New Roman" w:cs="Times New Roman"/>
        </w:rPr>
        <w:t xml:space="preserve"> </w:t>
      </w:r>
    </w:p>
    <w:p w14:paraId="5DCAE73A" w14:textId="77777777" w:rsidR="000358A5" w:rsidRDefault="00137E26">
      <w:pPr>
        <w:ind w:left="490"/>
      </w:pPr>
      <w:r>
        <w:t>基</w:t>
      </w:r>
      <w:r>
        <w:t>金资产净值是指基金资产总值减去基金负债后的价值。</w:t>
      </w:r>
      <w:r>
        <w:rPr>
          <w:rFonts w:ascii="Times New Roman" w:eastAsia="Times New Roman" w:hAnsi="Times New Roman" w:cs="Times New Roman"/>
        </w:rPr>
        <w:t xml:space="preserve"> </w:t>
      </w:r>
    </w:p>
    <w:p w14:paraId="4C1589D7" w14:textId="77777777" w:rsidR="000358A5" w:rsidRDefault="00137E26">
      <w:pPr>
        <w:numPr>
          <w:ilvl w:val="0"/>
          <w:numId w:val="124"/>
        </w:numPr>
        <w:ind w:hanging="720"/>
      </w:pPr>
      <w:r>
        <w:t>基金净值信息的公告方式</w:t>
      </w:r>
      <w:r>
        <w:rPr>
          <w:rFonts w:ascii="Times New Roman" w:eastAsia="Times New Roman" w:hAnsi="Times New Roman" w:cs="Times New Roman"/>
        </w:rPr>
        <w:t xml:space="preserve"> </w:t>
      </w:r>
    </w:p>
    <w:p w14:paraId="7155DAEA" w14:textId="77777777" w:rsidR="000358A5" w:rsidRDefault="00137E26">
      <w:pPr>
        <w:spacing w:after="11"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5BC2CBC" w14:textId="77777777" w:rsidR="000358A5" w:rsidRDefault="00137E26">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F0CE72A" w14:textId="77777777" w:rsidR="000358A5" w:rsidRDefault="00137E26">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D0CF8F2" w14:textId="77777777" w:rsidR="000358A5" w:rsidRDefault="00137E26">
      <w:pPr>
        <w:spacing w:after="178"/>
        <w:ind w:left="480" w:firstLine="0"/>
      </w:pPr>
      <w:r>
        <w:rPr>
          <w:rFonts w:ascii="Times New Roman" w:eastAsia="Times New Roman" w:hAnsi="Times New Roman" w:cs="Times New Roman"/>
        </w:rPr>
        <w:t xml:space="preserve"> </w:t>
      </w:r>
    </w:p>
    <w:p w14:paraId="05B728B8" w14:textId="77777777" w:rsidR="000358A5" w:rsidRDefault="00137E26">
      <w:pPr>
        <w:ind w:left="490"/>
      </w:pPr>
      <w:r>
        <w:t>七、基金合同的变更、终止与基金财产的清算</w:t>
      </w:r>
      <w:r>
        <w:rPr>
          <w:rFonts w:ascii="Times New Roman" w:eastAsia="Times New Roman" w:hAnsi="Times New Roman" w:cs="Times New Roman"/>
        </w:rPr>
        <w:t xml:space="preserve"> </w:t>
      </w:r>
    </w:p>
    <w:p w14:paraId="5EA1D549" w14:textId="77777777" w:rsidR="000358A5" w:rsidRDefault="00137E26">
      <w:pPr>
        <w:ind w:left="49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1804570" w14:textId="77777777" w:rsidR="000358A5" w:rsidRDefault="00137E26">
      <w:pPr>
        <w:spacing w:after="12" w:line="366" w:lineRule="auto"/>
        <w:ind w:left="-15"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30F48D17" w14:textId="77777777" w:rsidR="000358A5" w:rsidRDefault="00137E26">
      <w:pPr>
        <w:ind w:left="490"/>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0D5761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081F0677" w14:textId="77777777" w:rsidR="000358A5" w:rsidRDefault="00137E26">
      <w:pPr>
        <w:numPr>
          <w:ilvl w:val="0"/>
          <w:numId w:val="125"/>
        </w:numPr>
        <w:ind w:firstLine="480"/>
      </w:pPr>
      <w:r>
        <w:t>基金份额持有人大会决定终止的；</w:t>
      </w:r>
      <w:r>
        <w:rPr>
          <w:rFonts w:ascii="Times New Roman" w:eastAsia="Times New Roman" w:hAnsi="Times New Roman" w:cs="Times New Roman"/>
        </w:rPr>
        <w:t xml:space="preserve"> </w:t>
      </w:r>
    </w:p>
    <w:p w14:paraId="2947B95E" w14:textId="77777777" w:rsidR="000358A5" w:rsidRDefault="00137E26">
      <w:pPr>
        <w:numPr>
          <w:ilvl w:val="0"/>
          <w:numId w:val="12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9F1AD6" w14:textId="77777777" w:rsidR="000358A5" w:rsidRDefault="00137E26">
      <w:pPr>
        <w:numPr>
          <w:ilvl w:val="0"/>
          <w:numId w:val="125"/>
        </w:numPr>
        <w:spacing w:after="16" w:line="366" w:lineRule="auto"/>
        <w:ind w:firstLine="480"/>
      </w:pPr>
      <w:r>
        <w:t>出现标的指数不符合要求（因成份券价格波</w:t>
      </w:r>
      <w:r>
        <w:t>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D5511B" w14:textId="77777777" w:rsidR="000358A5" w:rsidRDefault="00137E26">
      <w:pPr>
        <w:numPr>
          <w:ilvl w:val="0"/>
          <w:numId w:val="125"/>
        </w:numPr>
        <w:ind w:firstLine="480"/>
      </w:pPr>
      <w:r>
        <w:t>《基金合同》约定的其他情形；</w:t>
      </w:r>
      <w:r>
        <w:rPr>
          <w:rFonts w:ascii="Times New Roman" w:eastAsia="Times New Roman" w:hAnsi="Times New Roman" w:cs="Times New Roman"/>
        </w:rPr>
        <w:t xml:space="preserve"> </w:t>
      </w:r>
    </w:p>
    <w:p w14:paraId="7395545E" w14:textId="77777777" w:rsidR="000358A5" w:rsidRDefault="00137E26">
      <w:pPr>
        <w:numPr>
          <w:ilvl w:val="0"/>
          <w:numId w:val="125"/>
        </w:numPr>
        <w:ind w:firstLine="480"/>
      </w:pPr>
      <w:r>
        <w:t>相关法律法规和中国证监会规定的其他情况。</w:t>
      </w:r>
      <w:r>
        <w:rPr>
          <w:rFonts w:ascii="Times New Roman" w:eastAsia="Times New Roman" w:hAnsi="Times New Roman" w:cs="Times New Roman"/>
        </w:rPr>
        <w:t xml:space="preserve"> </w:t>
      </w:r>
    </w:p>
    <w:p w14:paraId="42D29901" w14:textId="77777777" w:rsidR="000358A5" w:rsidRDefault="00137E26">
      <w:pPr>
        <w:ind w:left="490"/>
      </w:pPr>
      <w:r>
        <w:t>（三）基金财产的清算</w:t>
      </w:r>
      <w:r>
        <w:rPr>
          <w:rFonts w:ascii="Times New Roman" w:eastAsia="Times New Roman" w:hAnsi="Times New Roman" w:cs="Times New Roman"/>
        </w:rPr>
        <w:t xml:space="preserve"> </w:t>
      </w:r>
    </w:p>
    <w:p w14:paraId="244482C6" w14:textId="77777777" w:rsidR="000358A5" w:rsidRDefault="00137E26">
      <w:pPr>
        <w:numPr>
          <w:ilvl w:val="0"/>
          <w:numId w:val="126"/>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599D60" w14:textId="77777777" w:rsidR="000358A5" w:rsidRDefault="00137E26">
      <w:pPr>
        <w:numPr>
          <w:ilvl w:val="0"/>
          <w:numId w:val="126"/>
        </w:numPr>
        <w:ind w:firstLine="475"/>
      </w:pPr>
      <w:r>
        <w:t>基金财产清算小组组成：基金财产清算小组成员由基金管理人、基金托</w:t>
      </w:r>
    </w:p>
    <w:p w14:paraId="4FF75599"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9BB3CF" w14:textId="77777777" w:rsidR="000358A5" w:rsidRDefault="00137E26">
      <w:pPr>
        <w:numPr>
          <w:ilvl w:val="0"/>
          <w:numId w:val="12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4DF540" w14:textId="77777777" w:rsidR="000358A5" w:rsidRDefault="00137E26">
      <w:pPr>
        <w:numPr>
          <w:ilvl w:val="0"/>
          <w:numId w:val="126"/>
        </w:numPr>
        <w:ind w:firstLine="475"/>
      </w:pPr>
      <w:r>
        <w:t>基金财产清算程序：</w:t>
      </w:r>
      <w:r>
        <w:rPr>
          <w:rFonts w:ascii="Times New Roman" w:eastAsia="Times New Roman" w:hAnsi="Times New Roman" w:cs="Times New Roman"/>
        </w:rPr>
        <w:t xml:space="preserve"> </w:t>
      </w:r>
    </w:p>
    <w:p w14:paraId="47C6650D" w14:textId="77777777" w:rsidR="000358A5" w:rsidRDefault="00137E26">
      <w:pPr>
        <w:numPr>
          <w:ilvl w:val="0"/>
          <w:numId w:val="127"/>
        </w:numPr>
        <w:ind w:hanging="600"/>
      </w:pPr>
      <w:r>
        <w:t>《基金合同》终止情形出现时，由基金财产清算小组统一接管基金；</w:t>
      </w:r>
      <w:r>
        <w:rPr>
          <w:rFonts w:ascii="Times New Roman" w:eastAsia="Times New Roman" w:hAnsi="Times New Roman" w:cs="Times New Roman"/>
        </w:rPr>
        <w:t xml:space="preserve"> </w:t>
      </w:r>
    </w:p>
    <w:p w14:paraId="211F8488" w14:textId="77777777" w:rsidR="000358A5" w:rsidRDefault="00137E26">
      <w:pPr>
        <w:numPr>
          <w:ilvl w:val="0"/>
          <w:numId w:val="127"/>
        </w:numPr>
        <w:ind w:hanging="600"/>
      </w:pPr>
      <w:r>
        <w:t>对基金财产和债权债务进</w:t>
      </w:r>
      <w:r>
        <w:t>行清理和确认；</w:t>
      </w:r>
      <w:r>
        <w:rPr>
          <w:rFonts w:ascii="Times New Roman" w:eastAsia="Times New Roman" w:hAnsi="Times New Roman" w:cs="Times New Roman"/>
        </w:rPr>
        <w:t xml:space="preserve"> </w:t>
      </w:r>
    </w:p>
    <w:p w14:paraId="512C22F5" w14:textId="77777777" w:rsidR="000358A5" w:rsidRDefault="00137E26">
      <w:pPr>
        <w:numPr>
          <w:ilvl w:val="0"/>
          <w:numId w:val="127"/>
        </w:numPr>
        <w:ind w:hanging="600"/>
      </w:pPr>
      <w:r>
        <w:t>对基金财产进行估值和变现；</w:t>
      </w:r>
      <w:r>
        <w:rPr>
          <w:rFonts w:ascii="Times New Roman" w:eastAsia="Times New Roman" w:hAnsi="Times New Roman" w:cs="Times New Roman"/>
        </w:rPr>
        <w:t xml:space="preserve"> </w:t>
      </w:r>
    </w:p>
    <w:p w14:paraId="2545EAC5" w14:textId="77777777" w:rsidR="000358A5" w:rsidRDefault="00137E26">
      <w:pPr>
        <w:numPr>
          <w:ilvl w:val="0"/>
          <w:numId w:val="127"/>
        </w:numPr>
        <w:ind w:hanging="600"/>
      </w:pPr>
      <w:r>
        <w:t>制作清算报告；</w:t>
      </w:r>
      <w:r>
        <w:rPr>
          <w:rFonts w:ascii="Times New Roman" w:eastAsia="Times New Roman" w:hAnsi="Times New Roman" w:cs="Times New Roman"/>
        </w:rPr>
        <w:t xml:space="preserve"> </w:t>
      </w:r>
    </w:p>
    <w:p w14:paraId="064C5246" w14:textId="77777777" w:rsidR="000358A5" w:rsidRDefault="00137E26">
      <w:pPr>
        <w:numPr>
          <w:ilvl w:val="0"/>
          <w:numId w:val="127"/>
        </w:numPr>
        <w:ind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FCFE94" w14:textId="77777777" w:rsidR="000358A5" w:rsidRDefault="00137E26">
      <w:pPr>
        <w:numPr>
          <w:ilvl w:val="0"/>
          <w:numId w:val="127"/>
        </w:numPr>
        <w:ind w:hanging="600"/>
      </w:pPr>
      <w:r>
        <w:t>将清算报告报中国证监会备案并后公告；</w:t>
      </w:r>
      <w:r>
        <w:rPr>
          <w:rFonts w:ascii="Times New Roman" w:eastAsia="Times New Roman" w:hAnsi="Times New Roman" w:cs="Times New Roman"/>
        </w:rPr>
        <w:t xml:space="preserve"> </w:t>
      </w:r>
    </w:p>
    <w:p w14:paraId="5CBF419D" w14:textId="77777777" w:rsidR="000358A5" w:rsidRDefault="00137E26">
      <w:pPr>
        <w:numPr>
          <w:ilvl w:val="0"/>
          <w:numId w:val="127"/>
        </w:numPr>
        <w:ind w:hanging="600"/>
      </w:pPr>
      <w:r>
        <w:t>对基金剩余财产进行分配。</w:t>
      </w:r>
      <w:r>
        <w:rPr>
          <w:rFonts w:ascii="Times New Roman" w:eastAsia="Times New Roman" w:hAnsi="Times New Roman" w:cs="Times New Roman"/>
        </w:rPr>
        <w:t xml:space="preserve"> </w:t>
      </w:r>
    </w:p>
    <w:p w14:paraId="304519AD"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65F6BC11" w14:textId="77777777" w:rsidR="000358A5" w:rsidRDefault="00137E26">
      <w:pPr>
        <w:numPr>
          <w:ilvl w:val="0"/>
          <w:numId w:val="128"/>
        </w:numPr>
        <w:ind w:hanging="720"/>
      </w:pPr>
      <w:r>
        <w:t>清算费用</w:t>
      </w:r>
      <w:r>
        <w:rPr>
          <w:rFonts w:ascii="Times New Roman" w:eastAsia="Times New Roman" w:hAnsi="Times New Roman" w:cs="Times New Roman"/>
        </w:rPr>
        <w:t xml:space="preserve"> </w:t>
      </w:r>
    </w:p>
    <w:p w14:paraId="4599B72F"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156C34" w14:textId="77777777" w:rsidR="000358A5" w:rsidRDefault="00137E26">
      <w:pPr>
        <w:numPr>
          <w:ilvl w:val="0"/>
          <w:numId w:val="128"/>
        </w:numPr>
        <w:ind w:hanging="720"/>
      </w:pPr>
      <w:r>
        <w:t>基金财产</w:t>
      </w:r>
      <w:r>
        <w:t>清算剩余资产的分配</w:t>
      </w:r>
      <w:r>
        <w:rPr>
          <w:rFonts w:ascii="Times New Roman" w:eastAsia="Times New Roman" w:hAnsi="Times New Roman" w:cs="Times New Roman"/>
        </w:rPr>
        <w:t xml:space="preserve"> </w:t>
      </w:r>
    </w:p>
    <w:p w14:paraId="11E4D079" w14:textId="77777777" w:rsidR="000358A5" w:rsidRDefault="00137E26">
      <w:pPr>
        <w:spacing w:after="21" w:line="363" w:lineRule="auto"/>
        <w:ind w:left="-15" w:firstLine="480"/>
      </w:pPr>
      <w:del w:id="5" w:author="FundLex" w:date="2026-10-22T00:04:00Z">
        <w:r>
          <w:delText>依据基金财产清算的分配方案，将基金财产清算后的全部剩余资产扣除基金财产清算费用、交纳所欠税款并清偿基金债务后，按基金份额持有人持有的各类基金份额比例进行分配。</w:delText>
        </w:r>
      </w:del>
      <w:ins w:id="6" w:author="FundLex" w:date="2026-10-22T00:04:00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121E73AC" w14:textId="77777777" w:rsidR="000358A5" w:rsidRDefault="00137E26">
      <w:pPr>
        <w:numPr>
          <w:ilvl w:val="0"/>
          <w:numId w:val="128"/>
        </w:numPr>
        <w:ind w:hanging="720"/>
      </w:pPr>
      <w:r>
        <w:t>基金财产清算的公告</w:t>
      </w:r>
      <w:r>
        <w:rPr>
          <w:rFonts w:ascii="Times New Roman" w:eastAsia="Times New Roman" w:hAnsi="Times New Roman" w:cs="Times New Roman"/>
        </w:rPr>
        <w:t xml:space="preserve"> </w:t>
      </w:r>
    </w:p>
    <w:p w14:paraId="35484C6D" w14:textId="77777777" w:rsidR="000358A5" w:rsidRDefault="00137E26">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A8BB41" w14:textId="77777777" w:rsidR="000358A5" w:rsidRDefault="00137E26">
      <w:pPr>
        <w:numPr>
          <w:ilvl w:val="0"/>
          <w:numId w:val="128"/>
        </w:numPr>
        <w:ind w:hanging="720"/>
      </w:pPr>
      <w:r>
        <w:t>基金财产清算账册及文件的保存</w:t>
      </w:r>
      <w:r>
        <w:rPr>
          <w:rFonts w:ascii="Times New Roman" w:eastAsia="Times New Roman" w:hAnsi="Times New Roman" w:cs="Times New Roman"/>
        </w:rPr>
        <w:t xml:space="preserve"> </w:t>
      </w:r>
    </w:p>
    <w:p w14:paraId="3124754C"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B49F6D" w14:textId="77777777" w:rsidR="000358A5" w:rsidRDefault="00137E26">
      <w:pPr>
        <w:spacing w:after="178"/>
        <w:ind w:left="480" w:firstLine="0"/>
      </w:pPr>
      <w:r>
        <w:rPr>
          <w:rFonts w:ascii="Times New Roman" w:eastAsia="Times New Roman" w:hAnsi="Times New Roman" w:cs="Times New Roman"/>
        </w:rPr>
        <w:t xml:space="preserve"> </w:t>
      </w:r>
    </w:p>
    <w:p w14:paraId="525508FD" w14:textId="77777777" w:rsidR="000358A5" w:rsidRDefault="00137E26">
      <w:pPr>
        <w:numPr>
          <w:ilvl w:val="0"/>
          <w:numId w:val="129"/>
        </w:numPr>
        <w:ind w:hanging="480"/>
      </w:pPr>
      <w:r>
        <w:t>争议的处理和适用的法律</w:t>
      </w:r>
      <w:r>
        <w:rPr>
          <w:rFonts w:ascii="Times New Roman" w:eastAsia="Times New Roman" w:hAnsi="Times New Roman" w:cs="Times New Roman"/>
        </w:rPr>
        <w:t xml:space="preserve"> </w:t>
      </w:r>
    </w:p>
    <w:p w14:paraId="2346BD6F"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w:t>
      </w:r>
      <w:r>
        <w:t>仲裁地点为上海市，仲裁裁决是终局性的并对各方当事人具有约束力，仲裁费由败诉方承担。</w:t>
      </w:r>
      <w:r>
        <w:rPr>
          <w:rFonts w:ascii="Times New Roman" w:eastAsia="Times New Roman" w:hAnsi="Times New Roman" w:cs="Times New Roman"/>
        </w:rPr>
        <w:t xml:space="preserve"> </w:t>
      </w:r>
    </w:p>
    <w:p w14:paraId="6BDE17E6"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47C4D2" w14:textId="77777777" w:rsidR="000358A5" w:rsidRDefault="00137E26">
      <w:pPr>
        <w:ind w:left="490"/>
      </w:pPr>
      <w:r>
        <w:t>《基金合同》受中国法律管辖。</w:t>
      </w:r>
      <w:r>
        <w:rPr>
          <w:rFonts w:ascii="Times New Roman" w:eastAsia="Times New Roman" w:hAnsi="Times New Roman" w:cs="Times New Roman"/>
        </w:rPr>
        <w:t xml:space="preserve"> </w:t>
      </w:r>
    </w:p>
    <w:p w14:paraId="56568647" w14:textId="77777777" w:rsidR="000358A5" w:rsidRDefault="00137E26">
      <w:pPr>
        <w:spacing w:after="0"/>
        <w:ind w:left="480" w:firstLine="0"/>
      </w:pPr>
      <w:r>
        <w:rPr>
          <w:rFonts w:ascii="Times New Roman" w:eastAsia="Times New Roman" w:hAnsi="Times New Roman" w:cs="Times New Roman"/>
        </w:rPr>
        <w:t xml:space="preserve"> </w:t>
      </w:r>
    </w:p>
    <w:p w14:paraId="506A3167" w14:textId="77777777" w:rsidR="000358A5" w:rsidRDefault="00137E26">
      <w:pPr>
        <w:numPr>
          <w:ilvl w:val="0"/>
          <w:numId w:val="129"/>
        </w:numPr>
        <w:ind w:hanging="480"/>
      </w:pPr>
      <w:r>
        <w:t>基金合同存放地和投资者取得合同的方式</w:t>
      </w:r>
      <w:r>
        <w:rPr>
          <w:rFonts w:ascii="Times New Roman" w:eastAsia="Times New Roman" w:hAnsi="Times New Roman" w:cs="Times New Roman"/>
        </w:rPr>
        <w:t xml:space="preserve"> </w:t>
      </w:r>
    </w:p>
    <w:p w14:paraId="14F60D91" w14:textId="77777777" w:rsidR="000358A5" w:rsidRDefault="00137E26">
      <w:pPr>
        <w:spacing w:after="131"/>
        <w:ind w:left="490"/>
      </w:pPr>
      <w:r>
        <w:t>《基金合同》可印制成册，供投资者在基金管理人、基金托管人、销售机构</w:t>
      </w:r>
    </w:p>
    <w:p w14:paraId="3E7342A7" w14:textId="77777777" w:rsidR="000358A5" w:rsidRDefault="00137E26">
      <w:pPr>
        <w:ind w:left="-5"/>
      </w:pPr>
      <w:r>
        <w:t>的办公场所和营业场所查阅。</w:t>
      </w:r>
      <w:r>
        <w:rPr>
          <w:rFonts w:ascii="Times New Roman" w:eastAsia="Times New Roman" w:hAnsi="Times New Roman" w:cs="Times New Roman"/>
          <w:sz w:val="21"/>
        </w:rPr>
        <w:t xml:space="preserve"> </w:t>
      </w:r>
    </w:p>
    <w:p w14:paraId="66D0C560" w14:textId="77777777" w:rsidR="000358A5" w:rsidRDefault="000358A5">
      <w:pPr>
        <w:sectPr w:rsidR="000358A5">
          <w:headerReference w:type="even" r:id="rId7"/>
          <w:headerReference w:type="default" r:id="rId8"/>
          <w:footerReference w:type="even" r:id="rId9"/>
          <w:footerReference w:type="default" r:id="rId10"/>
          <w:headerReference w:type="first" r:id="rId11"/>
          <w:footerReference w:type="first" r:id="rId12"/>
          <w:pgSz w:w="11906" w:h="16838"/>
          <w:pgMar w:top="874" w:right="1676" w:bottom="996" w:left="1800" w:header="720" w:footer="720" w:gutter="0"/>
          <w:pgNumType w:start="0"/>
          <w:cols w:space="720"/>
          <w:titlePg/>
        </w:sectPr>
      </w:pPr>
    </w:p>
    <w:p w14:paraId="7230E35E" w14:textId="77777777" w:rsidR="000358A5" w:rsidRDefault="00137E26">
      <w:pPr>
        <w:spacing w:after="526"/>
        <w:ind w:left="0" w:right="103" w:firstLine="0"/>
        <w:jc w:val="right"/>
      </w:pPr>
      <w:r>
        <w:rPr>
          <w:rFonts w:ascii="Times New Roman" w:eastAsia="Times New Roman" w:hAnsi="Times New Roman" w:cs="Times New Roman"/>
          <w:sz w:val="18"/>
        </w:rPr>
        <w:t xml:space="preserve">                                 </w:t>
      </w:r>
    </w:p>
    <w:p w14:paraId="588F71C7" w14:textId="77777777" w:rsidR="000358A5" w:rsidRDefault="00137E26">
      <w:pPr>
        <w:spacing w:after="0" w:line="383" w:lineRule="auto"/>
        <w:ind w:left="-15" w:firstLine="480"/>
      </w:pPr>
      <w:r>
        <w:t>（本页无正文，为《广发上海清算所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债券指数证券投资基金基金合同》签署页）</w:t>
      </w:r>
      <w:r>
        <w:rPr>
          <w:rFonts w:ascii="Times New Roman" w:eastAsia="Times New Roman" w:hAnsi="Times New Roman" w:cs="Times New Roman"/>
        </w:rPr>
        <w:t xml:space="preserve"> </w:t>
      </w:r>
    </w:p>
    <w:p w14:paraId="120CB70A"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0CD6A2A6" w14:textId="77777777" w:rsidR="000358A5" w:rsidRDefault="00137E26">
      <w:pPr>
        <w:ind w:left="490"/>
      </w:pPr>
      <w:r>
        <w:t>基金管理人：广发基金管理有限公司（章）</w:t>
      </w:r>
      <w:r>
        <w:rPr>
          <w:rFonts w:ascii="Times New Roman" w:eastAsia="Times New Roman" w:hAnsi="Times New Roman" w:cs="Times New Roman"/>
        </w:rPr>
        <w:t xml:space="preserve"> </w:t>
      </w:r>
    </w:p>
    <w:p w14:paraId="212A6DA2" w14:textId="77777777" w:rsidR="000358A5" w:rsidRDefault="00137E26">
      <w:pPr>
        <w:spacing w:after="168"/>
        <w:ind w:left="480" w:firstLine="0"/>
      </w:pPr>
      <w:r>
        <w:rPr>
          <w:rFonts w:ascii="Times New Roman" w:eastAsia="Times New Roman" w:hAnsi="Times New Roman" w:cs="Times New Roman"/>
        </w:rPr>
        <w:t xml:space="preserve"> </w:t>
      </w:r>
    </w:p>
    <w:p w14:paraId="73BCA395" w14:textId="77777777" w:rsidR="000358A5" w:rsidRDefault="00137E26">
      <w:pPr>
        <w:spacing w:after="168"/>
        <w:ind w:left="480" w:firstLine="0"/>
      </w:pPr>
      <w:r>
        <w:rPr>
          <w:rFonts w:ascii="Times New Roman" w:eastAsia="Times New Roman" w:hAnsi="Times New Roman" w:cs="Times New Roman"/>
        </w:rPr>
        <w:t xml:space="preserve"> </w:t>
      </w:r>
    </w:p>
    <w:p w14:paraId="26DC9320"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7705002C" w14:textId="77777777" w:rsidR="000358A5" w:rsidRDefault="00137E26">
      <w:pPr>
        <w:ind w:left="490"/>
      </w:pPr>
      <w:r>
        <w:t>法定代表人或授权代表：</w:t>
      </w:r>
      <w:r>
        <w:rPr>
          <w:rFonts w:ascii="Times New Roman" w:eastAsia="Times New Roman" w:hAnsi="Times New Roman" w:cs="Times New Roman"/>
        </w:rPr>
        <w:t xml:space="preserve"> </w:t>
      </w:r>
    </w:p>
    <w:p w14:paraId="15E4981D" w14:textId="77777777" w:rsidR="000358A5" w:rsidRDefault="00137E26">
      <w:pPr>
        <w:spacing w:after="168"/>
        <w:ind w:left="480" w:firstLine="0"/>
      </w:pPr>
      <w:r>
        <w:rPr>
          <w:rFonts w:ascii="Times New Roman" w:eastAsia="Times New Roman" w:hAnsi="Times New Roman" w:cs="Times New Roman"/>
        </w:rPr>
        <w:t xml:space="preserve"> </w:t>
      </w:r>
    </w:p>
    <w:p w14:paraId="7DAC5B63" w14:textId="77777777" w:rsidR="000358A5" w:rsidRDefault="00137E26">
      <w:pPr>
        <w:spacing w:after="168"/>
        <w:ind w:left="480" w:firstLine="0"/>
      </w:pPr>
      <w:r>
        <w:rPr>
          <w:rFonts w:ascii="Times New Roman" w:eastAsia="Times New Roman" w:hAnsi="Times New Roman" w:cs="Times New Roman"/>
        </w:rPr>
        <w:t xml:space="preserve"> </w:t>
      </w:r>
    </w:p>
    <w:p w14:paraId="583AD069"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35A3844" w14:textId="77777777" w:rsidR="000358A5" w:rsidRDefault="00137E26">
      <w:pPr>
        <w:ind w:left="490"/>
      </w:pPr>
      <w:r>
        <w:t>基金托管人：交通银行股份有限公司（章）</w:t>
      </w:r>
      <w:r>
        <w:rPr>
          <w:rFonts w:ascii="Times New Roman" w:eastAsia="Times New Roman" w:hAnsi="Times New Roman" w:cs="Times New Roman"/>
        </w:rPr>
        <w:t xml:space="preserve"> </w:t>
      </w:r>
    </w:p>
    <w:p w14:paraId="172D66AB" w14:textId="77777777" w:rsidR="000358A5" w:rsidRDefault="00137E26">
      <w:pPr>
        <w:spacing w:after="168"/>
        <w:ind w:left="480" w:firstLine="0"/>
      </w:pPr>
      <w:r>
        <w:rPr>
          <w:rFonts w:ascii="Times New Roman" w:eastAsia="Times New Roman" w:hAnsi="Times New Roman" w:cs="Times New Roman"/>
        </w:rPr>
        <w:t xml:space="preserve"> </w:t>
      </w:r>
    </w:p>
    <w:p w14:paraId="43C8590E" w14:textId="77777777" w:rsidR="000358A5" w:rsidRDefault="00137E26">
      <w:pPr>
        <w:spacing w:after="168"/>
        <w:ind w:left="480" w:firstLine="0"/>
      </w:pPr>
      <w:r>
        <w:rPr>
          <w:rFonts w:ascii="Times New Roman" w:eastAsia="Times New Roman" w:hAnsi="Times New Roman" w:cs="Times New Roman"/>
        </w:rPr>
        <w:t xml:space="preserve"> </w:t>
      </w:r>
    </w:p>
    <w:p w14:paraId="780D4AFE"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3102FB78" w14:textId="77777777" w:rsidR="000358A5" w:rsidRDefault="00137E26">
      <w:pPr>
        <w:ind w:left="490"/>
      </w:pPr>
      <w:r>
        <w:t>法定代表人或授权代表：</w:t>
      </w:r>
      <w:r>
        <w:rPr>
          <w:rFonts w:ascii="Times New Roman" w:eastAsia="Times New Roman" w:hAnsi="Times New Roman" w:cs="Times New Roman"/>
        </w:rPr>
        <w:t xml:space="preserve"> </w:t>
      </w:r>
    </w:p>
    <w:p w14:paraId="5A75F48C" w14:textId="77777777" w:rsidR="000358A5" w:rsidRDefault="00137E26">
      <w:pPr>
        <w:spacing w:after="168"/>
        <w:ind w:left="480" w:firstLine="0"/>
      </w:pPr>
      <w:r>
        <w:rPr>
          <w:rFonts w:ascii="Times New Roman" w:eastAsia="Times New Roman" w:hAnsi="Times New Roman" w:cs="Times New Roman"/>
        </w:rPr>
        <w:t xml:space="preserve"> </w:t>
      </w:r>
    </w:p>
    <w:p w14:paraId="7A338369" w14:textId="77777777" w:rsidR="000358A5" w:rsidRDefault="00137E26">
      <w:pPr>
        <w:spacing w:after="168"/>
        <w:ind w:left="480" w:firstLine="0"/>
      </w:pPr>
      <w:r>
        <w:rPr>
          <w:rFonts w:ascii="Times New Roman" w:eastAsia="Times New Roman" w:hAnsi="Times New Roman" w:cs="Times New Roman"/>
        </w:rPr>
        <w:t xml:space="preserve"> </w:t>
      </w:r>
    </w:p>
    <w:p w14:paraId="25454A35"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E3C9EDB" w14:textId="77777777" w:rsidR="000358A5" w:rsidRDefault="00137E26">
      <w:pPr>
        <w:ind w:left="490"/>
      </w:pPr>
      <w:r>
        <w:t>签订地点：中国上海</w:t>
      </w:r>
      <w:r>
        <w:rPr>
          <w:rFonts w:ascii="Times New Roman" w:eastAsia="Times New Roman" w:hAnsi="Times New Roman" w:cs="Times New Roman"/>
        </w:rPr>
        <w:t xml:space="preserve"> </w:t>
      </w:r>
    </w:p>
    <w:p w14:paraId="26A71BF7" w14:textId="77777777" w:rsidR="000358A5" w:rsidRDefault="00137E26">
      <w:pPr>
        <w:spacing w:after="129"/>
        <w:ind w:left="490"/>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3E8957D" w14:textId="77777777" w:rsidR="000358A5" w:rsidRDefault="00137E26">
      <w:pPr>
        <w:spacing w:after="0" w:line="459" w:lineRule="auto"/>
        <w:ind w:left="8308" w:firstLine="0"/>
        <w:jc w:val="both"/>
      </w:pPr>
      <w:r>
        <w:rPr>
          <w:rFonts w:ascii="Times New Roman" w:eastAsia="Times New Roman" w:hAnsi="Times New Roman" w:cs="Times New Roman"/>
          <w:sz w:val="21"/>
        </w:rPr>
        <w:t xml:space="preserve">   </w:t>
      </w:r>
    </w:p>
    <w:p w14:paraId="3CBBD68B" w14:textId="77777777" w:rsidR="000358A5" w:rsidRDefault="00137E26">
      <w:pPr>
        <w:spacing w:after="216"/>
        <w:ind w:left="0" w:firstLine="0"/>
        <w:jc w:val="right"/>
      </w:pPr>
      <w:r>
        <w:rPr>
          <w:rFonts w:ascii="Times New Roman" w:eastAsia="Times New Roman" w:hAnsi="Times New Roman" w:cs="Times New Roman"/>
          <w:sz w:val="21"/>
        </w:rPr>
        <w:t xml:space="preserve"> </w:t>
      </w:r>
    </w:p>
    <w:p w14:paraId="0D226F56" w14:textId="77777777" w:rsidR="000358A5" w:rsidRDefault="00137E26">
      <w:pPr>
        <w:spacing w:after="0"/>
        <w:ind w:left="0" w:right="11" w:firstLine="0"/>
        <w:jc w:val="center"/>
      </w:pPr>
      <w:r>
        <w:rPr>
          <w:rFonts w:ascii="Times New Roman" w:eastAsia="Times New Roman" w:hAnsi="Times New Roman" w:cs="Times New Roman"/>
          <w:sz w:val="18"/>
        </w:rPr>
        <w:t xml:space="preserve"> </w:t>
      </w:r>
    </w:p>
    <w:sectPr w:rsidR="000358A5">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46C6" w14:textId="77777777" w:rsidR="00000000" w:rsidRDefault="00137E26">
      <w:pPr>
        <w:spacing w:after="0" w:line="240" w:lineRule="auto"/>
      </w:pPr>
      <w:r>
        <w:separator/>
      </w:r>
    </w:p>
  </w:endnote>
  <w:endnote w:type="continuationSeparator" w:id="0">
    <w:p w14:paraId="3F458DBF" w14:textId="77777777" w:rsidR="00000000" w:rsidRDefault="0013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8C0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58B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727A" w14:textId="77777777" w:rsidR="000358A5" w:rsidRDefault="000358A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0362" w14:textId="77777777" w:rsidR="000358A5" w:rsidRDefault="000358A5">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670B3" w14:textId="77777777" w:rsidR="000358A5" w:rsidRDefault="000358A5">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3D6B" w14:textId="77777777" w:rsidR="000358A5" w:rsidRDefault="000358A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EBBD" w14:textId="77777777" w:rsidR="00000000" w:rsidRDefault="00137E26">
      <w:pPr>
        <w:spacing w:after="0" w:line="240" w:lineRule="auto"/>
      </w:pPr>
      <w:r>
        <w:separator/>
      </w:r>
    </w:p>
  </w:footnote>
  <w:footnote w:type="continuationSeparator" w:id="0">
    <w:p w14:paraId="534B1177" w14:textId="77777777" w:rsidR="00000000" w:rsidRDefault="0013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D8D3"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A56972" wp14:editId="5BCB2CC1">
              <wp:simplePos x="0" y="0"/>
              <wp:positionH relativeFrom="page">
                <wp:posOffset>1125017</wp:posOffset>
              </wp:positionH>
              <wp:positionV relativeFrom="page">
                <wp:posOffset>816864</wp:posOffset>
              </wp:positionV>
              <wp:extent cx="5312029" cy="65532"/>
              <wp:effectExtent l="0" t="0" r="0" b="0"/>
              <wp:wrapSquare wrapText="bothSides"/>
              <wp:docPr id="60373" name="Group 603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8" name="Shape 63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9" name="Shape 63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3" style="width:418.27pt;height:5.15997pt;position:absolute;mso-position-horizontal-relative:page;mso-position-horizontal:absolute;margin-left:88.584pt;mso-position-vertical-relative:page;margin-top:64.32pt;" coordsize="53120,655">
              <v:shape id="Shape 63680" style="position:absolute;width:53120;height:182;left:0;top:472;" coordsize="5312029,18288" path="m0,0l5312029,0l5312029,18288l0,18288l0,0">
                <v:stroke weight="0pt" endcap="flat" joinstyle="miter" miterlimit="10" on="false" color="#000000" opacity="0"/>
                <v:fill on="true" color="#000000"/>
              </v:shape>
              <v:shape id="Shape 63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45F6"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80C900" wp14:editId="13ABB329">
              <wp:simplePos x="0" y="0"/>
              <wp:positionH relativeFrom="page">
                <wp:posOffset>1125017</wp:posOffset>
              </wp:positionH>
              <wp:positionV relativeFrom="page">
                <wp:posOffset>816864</wp:posOffset>
              </wp:positionV>
              <wp:extent cx="5312029" cy="65532"/>
              <wp:effectExtent l="0" t="0" r="0" b="0"/>
              <wp:wrapSquare wrapText="bothSides"/>
              <wp:docPr id="60355" name="Group 603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4" name="Shape 63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5" name="Shape 63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55" style="width:418.27pt;height:5.15997pt;position:absolute;mso-position-horizontal-relative:page;mso-position-horizontal:absolute;margin-left:88.584pt;mso-position-vertical-relative:page;margin-top:64.32pt;" coordsize="53120,655">
              <v:shape id="Shape 63676" style="position:absolute;width:53120;height:182;left:0;top:472;" coordsize="5312029,18288" path="m0,0l5312029,0l5312029,18288l0,18288l0,0">
                <v:stroke weight="0pt" endcap="flat" joinstyle="miter" miterlimit="10" on="false" color="#000000" opacity="0"/>
                <v:fill on="true" color="#000000"/>
              </v:shape>
              <v:shape id="Shape 63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5218" w14:textId="77777777" w:rsidR="000358A5" w:rsidRDefault="000358A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C000"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4DB2D" wp14:editId="7E59186C">
              <wp:simplePos x="0" y="0"/>
              <wp:positionH relativeFrom="page">
                <wp:posOffset>1125017</wp:posOffset>
              </wp:positionH>
              <wp:positionV relativeFrom="page">
                <wp:posOffset>800100</wp:posOffset>
              </wp:positionV>
              <wp:extent cx="5312029" cy="65532"/>
              <wp:effectExtent l="0" t="0" r="0" b="0"/>
              <wp:wrapSquare wrapText="bothSides"/>
              <wp:docPr id="60410" name="Group 60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90" name="Shape 63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1" name="Shape 63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0" style="width:418.27pt;height:5.15997pt;position:absolute;mso-position-horizontal-relative:page;mso-position-horizontal:absolute;margin-left:88.584pt;mso-position-vertical-relative:page;margin-top:63pt;" coordsize="53120,655">
              <v:shape id="Shape 63692" style="position:absolute;width:53120;height:182;left:0;top:472;" coordsize="5312029,18288" path="m0,0l5312029,0l5312029,18288l0,18288l0,0">
                <v:stroke weight="0pt" endcap="flat" joinstyle="miter" miterlimit="10" on="false" color="#000000" opacity="0"/>
                <v:fill on="true" color="#000000"/>
              </v:shape>
              <v:shape id="Shape 63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7FAE"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0AE796" wp14:editId="2C63452D">
              <wp:simplePos x="0" y="0"/>
              <wp:positionH relativeFrom="page">
                <wp:posOffset>1125017</wp:posOffset>
              </wp:positionH>
              <wp:positionV relativeFrom="page">
                <wp:posOffset>800100</wp:posOffset>
              </wp:positionV>
              <wp:extent cx="5312029" cy="65532"/>
              <wp:effectExtent l="0" t="0" r="0" b="0"/>
              <wp:wrapSquare wrapText="bothSides"/>
              <wp:docPr id="60400" name="Group 60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6" name="Shape 63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7" name="Shape 63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00" style="width:418.27pt;height:5.15997pt;position:absolute;mso-position-horizontal-relative:page;mso-position-horizontal:absolute;margin-left:88.584pt;mso-position-vertical-relative:page;margin-top:63pt;" coordsize="53120,655">
              <v:shape id="Shape 63688" style="position:absolute;width:53120;height:182;left:0;top:472;" coordsize="5312029,18288" path="m0,0l5312029,0l5312029,18288l0,18288l0,0">
                <v:stroke weight="0pt" endcap="flat" joinstyle="miter" miterlimit="10" on="false" color="#000000" opacity="0"/>
                <v:fill on="true" color="#000000"/>
              </v:shape>
              <v:shape id="Shape 63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74A86"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61A776" wp14:editId="78624B15">
              <wp:simplePos x="0" y="0"/>
              <wp:positionH relativeFrom="page">
                <wp:posOffset>1125017</wp:posOffset>
              </wp:positionH>
              <wp:positionV relativeFrom="page">
                <wp:posOffset>800100</wp:posOffset>
              </wp:positionV>
              <wp:extent cx="5312029" cy="65532"/>
              <wp:effectExtent l="0" t="0" r="0" b="0"/>
              <wp:wrapSquare wrapText="bothSides"/>
              <wp:docPr id="60390" name="Group 60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2" name="Shape 63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3" name="Shape 63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0" style="width:418.27pt;height:5.15997pt;position:absolute;mso-position-horizontal-relative:page;mso-position-horizontal:absolute;margin-left:88.584pt;mso-position-vertical-relative:page;margin-top:63pt;" coordsize="53120,655">
              <v:shape id="Shape 63684" style="position:absolute;width:53120;height:182;left:0;top:472;" coordsize="5312029,18288" path="m0,0l5312029,0l5312029,18288l0,18288l0,0">
                <v:stroke weight="0pt" endcap="flat" joinstyle="miter" miterlimit="10" on="false" color="#000000" opacity="0"/>
                <v:fill on="true" color="#000000"/>
              </v:shape>
              <v:shape id="Shape 63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5E12"/>
    <w:multiLevelType w:val="hybridMultilevel"/>
    <w:tmpl w:val="4FDAC5B2"/>
    <w:lvl w:ilvl="0" w:tplc="E62A87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CB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4C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85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B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0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6258C"/>
    <w:multiLevelType w:val="hybridMultilevel"/>
    <w:tmpl w:val="458C8128"/>
    <w:lvl w:ilvl="0" w:tplc="57F27B0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1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2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3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F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83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84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011AF"/>
    <w:multiLevelType w:val="hybridMultilevel"/>
    <w:tmpl w:val="3C62F188"/>
    <w:lvl w:ilvl="0" w:tplc="9620B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20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4B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E3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6A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A9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A2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89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2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D0019"/>
    <w:multiLevelType w:val="hybridMultilevel"/>
    <w:tmpl w:val="F3E4F7A0"/>
    <w:lvl w:ilvl="0" w:tplc="76669934">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4E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CE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09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41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4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C5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6D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8774A"/>
    <w:multiLevelType w:val="hybridMultilevel"/>
    <w:tmpl w:val="46D602FA"/>
    <w:lvl w:ilvl="0" w:tplc="AF70DC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A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CA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B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2A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4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C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3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A7AB3"/>
    <w:multiLevelType w:val="hybridMultilevel"/>
    <w:tmpl w:val="EA0C7D88"/>
    <w:lvl w:ilvl="0" w:tplc="4D2625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C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0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1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4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0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F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0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49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78407E"/>
    <w:multiLevelType w:val="hybridMultilevel"/>
    <w:tmpl w:val="C3562E24"/>
    <w:lvl w:ilvl="0" w:tplc="A83C9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A3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A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2E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A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4B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2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982143"/>
    <w:multiLevelType w:val="hybridMultilevel"/>
    <w:tmpl w:val="9E546624"/>
    <w:lvl w:ilvl="0" w:tplc="CD4448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9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2F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A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ED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8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46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C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81AD1"/>
    <w:multiLevelType w:val="hybridMultilevel"/>
    <w:tmpl w:val="0896C4D6"/>
    <w:lvl w:ilvl="0" w:tplc="E048C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A2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A1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9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E9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0F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3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2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E8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A62512"/>
    <w:multiLevelType w:val="hybridMultilevel"/>
    <w:tmpl w:val="D21E66DA"/>
    <w:lvl w:ilvl="0" w:tplc="1FAC5BE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A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6D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07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6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6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C01B19"/>
    <w:multiLevelType w:val="hybridMultilevel"/>
    <w:tmpl w:val="8B7A69CC"/>
    <w:lvl w:ilvl="0" w:tplc="4A201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23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0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A3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AF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8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6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B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7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374A9C"/>
    <w:multiLevelType w:val="hybridMultilevel"/>
    <w:tmpl w:val="2348D674"/>
    <w:lvl w:ilvl="0" w:tplc="9FAE5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CF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0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04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C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6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A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A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5918D2"/>
    <w:multiLevelType w:val="hybridMultilevel"/>
    <w:tmpl w:val="D54ECEBC"/>
    <w:lvl w:ilvl="0" w:tplc="B45A53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2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A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E6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6F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0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65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0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48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49774C"/>
    <w:multiLevelType w:val="hybridMultilevel"/>
    <w:tmpl w:val="EF68072E"/>
    <w:lvl w:ilvl="0" w:tplc="B1EE91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22EA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B752">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24152">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635E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E0894">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6F5A">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A33B6">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4989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A25C2E"/>
    <w:multiLevelType w:val="hybridMultilevel"/>
    <w:tmpl w:val="18E8E036"/>
    <w:lvl w:ilvl="0" w:tplc="3BCC82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AF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1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63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1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C3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AE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2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C0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3030AE"/>
    <w:multiLevelType w:val="hybridMultilevel"/>
    <w:tmpl w:val="9594D560"/>
    <w:lvl w:ilvl="0" w:tplc="4168B588">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614A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0549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2E9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C0EB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C2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445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AF9F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8B3A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0035AE"/>
    <w:multiLevelType w:val="hybridMultilevel"/>
    <w:tmpl w:val="23CA43EE"/>
    <w:lvl w:ilvl="0" w:tplc="57DAB4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C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F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1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1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6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A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8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F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1255D0"/>
    <w:multiLevelType w:val="hybridMultilevel"/>
    <w:tmpl w:val="857C48A2"/>
    <w:lvl w:ilvl="0" w:tplc="F7643F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C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0E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A3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2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C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21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47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47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4B757A"/>
    <w:multiLevelType w:val="hybridMultilevel"/>
    <w:tmpl w:val="398646A0"/>
    <w:lvl w:ilvl="0" w:tplc="F8768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49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E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07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9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65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81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AF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4C78F6"/>
    <w:multiLevelType w:val="hybridMultilevel"/>
    <w:tmpl w:val="974E2460"/>
    <w:lvl w:ilvl="0" w:tplc="FB34976E">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C6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6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3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E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C0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23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C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942BF6"/>
    <w:multiLevelType w:val="hybridMultilevel"/>
    <w:tmpl w:val="570AB0AA"/>
    <w:lvl w:ilvl="0" w:tplc="1B364A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8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C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E5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6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0A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EF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0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273960"/>
    <w:multiLevelType w:val="hybridMultilevel"/>
    <w:tmpl w:val="B20E59C4"/>
    <w:lvl w:ilvl="0" w:tplc="2A208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1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CA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63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8A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E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4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87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F87AB8"/>
    <w:multiLevelType w:val="hybridMultilevel"/>
    <w:tmpl w:val="7AD47E04"/>
    <w:lvl w:ilvl="0" w:tplc="E716E2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89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A0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B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CA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7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8E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E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BD008D"/>
    <w:multiLevelType w:val="hybridMultilevel"/>
    <w:tmpl w:val="8B18A3C4"/>
    <w:lvl w:ilvl="0" w:tplc="129EA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A6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8B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A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6B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8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0C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4B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1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3C5A39"/>
    <w:multiLevelType w:val="hybridMultilevel"/>
    <w:tmpl w:val="0234F282"/>
    <w:lvl w:ilvl="0" w:tplc="08FE6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0A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8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8E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3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A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4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3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492CB7"/>
    <w:multiLevelType w:val="hybridMultilevel"/>
    <w:tmpl w:val="64B84306"/>
    <w:lvl w:ilvl="0" w:tplc="88548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4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9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7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6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3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F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4E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EB7761"/>
    <w:multiLevelType w:val="hybridMultilevel"/>
    <w:tmpl w:val="48EC0262"/>
    <w:lvl w:ilvl="0" w:tplc="E0FCD8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2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B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AE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4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03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0E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0C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C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3290C08"/>
    <w:multiLevelType w:val="hybridMultilevel"/>
    <w:tmpl w:val="65E0A198"/>
    <w:lvl w:ilvl="0" w:tplc="ED5C6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1DA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2900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2547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C60F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0B15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1B4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CE9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AFE8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211671"/>
    <w:multiLevelType w:val="hybridMultilevel"/>
    <w:tmpl w:val="6346D6BE"/>
    <w:lvl w:ilvl="0" w:tplc="D5747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27C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6A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48C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221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694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EA7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07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E15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696082"/>
    <w:multiLevelType w:val="hybridMultilevel"/>
    <w:tmpl w:val="719CD59E"/>
    <w:lvl w:ilvl="0" w:tplc="CFC2C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A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4F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4F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8F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62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2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C0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0A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8D4F27"/>
    <w:multiLevelType w:val="hybridMultilevel"/>
    <w:tmpl w:val="919ED390"/>
    <w:lvl w:ilvl="0" w:tplc="B7A83B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8B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E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02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A2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0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7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8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8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68036E2"/>
    <w:multiLevelType w:val="hybridMultilevel"/>
    <w:tmpl w:val="74205282"/>
    <w:lvl w:ilvl="0" w:tplc="B5A6427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A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60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C1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2E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21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A3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83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A4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CD22CA"/>
    <w:multiLevelType w:val="hybridMultilevel"/>
    <w:tmpl w:val="AE8CE76E"/>
    <w:lvl w:ilvl="0" w:tplc="290623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69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C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0E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41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D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AA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E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C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E76100"/>
    <w:multiLevelType w:val="hybridMultilevel"/>
    <w:tmpl w:val="0C800D24"/>
    <w:lvl w:ilvl="0" w:tplc="6AC45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EB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28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AA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7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C9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03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E6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65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1F1C0F"/>
    <w:multiLevelType w:val="hybridMultilevel"/>
    <w:tmpl w:val="1ED2C84E"/>
    <w:lvl w:ilvl="0" w:tplc="073C0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A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A9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03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42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6F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E2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9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E5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1B6088"/>
    <w:multiLevelType w:val="hybridMultilevel"/>
    <w:tmpl w:val="2DDA7E48"/>
    <w:lvl w:ilvl="0" w:tplc="13C86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C2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A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E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CD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6A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A4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94128F"/>
    <w:multiLevelType w:val="hybridMultilevel"/>
    <w:tmpl w:val="5DA2943E"/>
    <w:lvl w:ilvl="0" w:tplc="9DECC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7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6F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4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C3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2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C0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28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422C34"/>
    <w:multiLevelType w:val="hybridMultilevel"/>
    <w:tmpl w:val="16F299B6"/>
    <w:lvl w:ilvl="0" w:tplc="59EAD66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4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4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84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EE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8B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F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0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EC0FBE"/>
    <w:multiLevelType w:val="hybridMultilevel"/>
    <w:tmpl w:val="62B055D0"/>
    <w:lvl w:ilvl="0" w:tplc="7D906B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3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AC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C0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0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0E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F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28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F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3509C4"/>
    <w:multiLevelType w:val="hybridMultilevel"/>
    <w:tmpl w:val="CF0EC434"/>
    <w:lvl w:ilvl="0" w:tplc="9432C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A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0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2E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7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C3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95C77"/>
    <w:multiLevelType w:val="hybridMultilevel"/>
    <w:tmpl w:val="3B163600"/>
    <w:lvl w:ilvl="0" w:tplc="16005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2A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C1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C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E5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2A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0D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09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C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2E5E19"/>
    <w:multiLevelType w:val="hybridMultilevel"/>
    <w:tmpl w:val="55F285CE"/>
    <w:lvl w:ilvl="0" w:tplc="A2203A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AB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40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B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26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2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3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6F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6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133486"/>
    <w:multiLevelType w:val="hybridMultilevel"/>
    <w:tmpl w:val="6980CFDC"/>
    <w:lvl w:ilvl="0" w:tplc="B3066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5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69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8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AE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64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E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CE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A5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1C0FE2"/>
    <w:multiLevelType w:val="hybridMultilevel"/>
    <w:tmpl w:val="0EE84DD6"/>
    <w:lvl w:ilvl="0" w:tplc="8D7E7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8C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E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D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0B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AD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AF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40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89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352AA4"/>
    <w:multiLevelType w:val="hybridMultilevel"/>
    <w:tmpl w:val="03D2E156"/>
    <w:lvl w:ilvl="0" w:tplc="1DC2F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1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2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CD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A9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AB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E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282248"/>
    <w:multiLevelType w:val="hybridMultilevel"/>
    <w:tmpl w:val="DD186512"/>
    <w:lvl w:ilvl="0" w:tplc="B94E7C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67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68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68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06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A0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780D3F"/>
    <w:multiLevelType w:val="hybridMultilevel"/>
    <w:tmpl w:val="961AE806"/>
    <w:lvl w:ilvl="0" w:tplc="E3FCF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88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0A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E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81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2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47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05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C0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703160"/>
    <w:multiLevelType w:val="hybridMultilevel"/>
    <w:tmpl w:val="DED6541C"/>
    <w:lvl w:ilvl="0" w:tplc="3DE62CD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CD1A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63D5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8839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2A6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2007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4A5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0757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2C6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DB3BDA"/>
    <w:multiLevelType w:val="hybridMultilevel"/>
    <w:tmpl w:val="90A20EC4"/>
    <w:lvl w:ilvl="0" w:tplc="CDB04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C4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6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04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B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A5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6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A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0B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E50B59"/>
    <w:multiLevelType w:val="hybridMultilevel"/>
    <w:tmpl w:val="236E84F2"/>
    <w:lvl w:ilvl="0" w:tplc="ACBA0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D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C3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8D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06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48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21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F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8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FE5C70"/>
    <w:multiLevelType w:val="hybridMultilevel"/>
    <w:tmpl w:val="F9D6128A"/>
    <w:lvl w:ilvl="0" w:tplc="7D70C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E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C4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EC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CD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0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0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1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A31303"/>
    <w:multiLevelType w:val="hybridMultilevel"/>
    <w:tmpl w:val="08FC2FAA"/>
    <w:lvl w:ilvl="0" w:tplc="01DCBD6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4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F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C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7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E3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42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C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B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471318"/>
    <w:multiLevelType w:val="hybridMultilevel"/>
    <w:tmpl w:val="629A1E78"/>
    <w:lvl w:ilvl="0" w:tplc="64FED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A2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9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3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05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CA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46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C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A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182786"/>
    <w:multiLevelType w:val="hybridMultilevel"/>
    <w:tmpl w:val="E59E8D56"/>
    <w:lvl w:ilvl="0" w:tplc="9DDC9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0F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E9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49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D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0E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A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64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5B2A22"/>
    <w:multiLevelType w:val="hybridMultilevel"/>
    <w:tmpl w:val="4A3E930E"/>
    <w:lvl w:ilvl="0" w:tplc="F0D6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2EA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C4D7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07E3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E2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0C3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CA08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D8B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4A74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4A5B7E"/>
    <w:multiLevelType w:val="hybridMultilevel"/>
    <w:tmpl w:val="51B03880"/>
    <w:lvl w:ilvl="0" w:tplc="CF16086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7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CC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24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AB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6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D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4A6197"/>
    <w:multiLevelType w:val="hybridMultilevel"/>
    <w:tmpl w:val="3878C3F2"/>
    <w:lvl w:ilvl="0" w:tplc="8C88A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6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9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EE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C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AB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7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4A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0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5213E7"/>
    <w:multiLevelType w:val="hybridMultilevel"/>
    <w:tmpl w:val="58FE5C04"/>
    <w:lvl w:ilvl="0" w:tplc="9F98F4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A090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8F56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683E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F8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4418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66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98C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0BA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6C772C"/>
    <w:multiLevelType w:val="hybridMultilevel"/>
    <w:tmpl w:val="28E06A74"/>
    <w:lvl w:ilvl="0" w:tplc="703C4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C2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8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3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8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E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A0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113BA2"/>
    <w:multiLevelType w:val="hybridMultilevel"/>
    <w:tmpl w:val="0E4245E4"/>
    <w:lvl w:ilvl="0" w:tplc="BD1EB97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2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49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E6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A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C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C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5A58B2"/>
    <w:multiLevelType w:val="hybridMultilevel"/>
    <w:tmpl w:val="F9DE6E38"/>
    <w:lvl w:ilvl="0" w:tplc="EDFA1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60DC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3FD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4968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09B6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073A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ACA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CC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00EA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334DD8"/>
    <w:multiLevelType w:val="hybridMultilevel"/>
    <w:tmpl w:val="14322566"/>
    <w:lvl w:ilvl="0" w:tplc="1F52FAA6">
      <w:start w:val="3"/>
      <w:numFmt w:val="japaneseCounting"/>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DD7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2D1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29B7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2D6C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E80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37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69E6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A66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54462A"/>
    <w:multiLevelType w:val="hybridMultilevel"/>
    <w:tmpl w:val="13AAB5BE"/>
    <w:lvl w:ilvl="0" w:tplc="DFC2B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CB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68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0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E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EF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A3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66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2B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783E7C"/>
    <w:multiLevelType w:val="hybridMultilevel"/>
    <w:tmpl w:val="93CA4F32"/>
    <w:lvl w:ilvl="0" w:tplc="9CD068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4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F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4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05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D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CB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8B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28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2702D9"/>
    <w:multiLevelType w:val="hybridMultilevel"/>
    <w:tmpl w:val="D276AEF0"/>
    <w:lvl w:ilvl="0" w:tplc="D07CDD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48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7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0B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2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5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6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CE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3A18FD"/>
    <w:multiLevelType w:val="hybridMultilevel"/>
    <w:tmpl w:val="C180F02C"/>
    <w:lvl w:ilvl="0" w:tplc="88A833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04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80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E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0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67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7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65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97D63"/>
    <w:multiLevelType w:val="hybridMultilevel"/>
    <w:tmpl w:val="2E783302"/>
    <w:lvl w:ilvl="0" w:tplc="5FC691E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06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2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09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A6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A9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4A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1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1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842229"/>
    <w:multiLevelType w:val="hybridMultilevel"/>
    <w:tmpl w:val="8A18425E"/>
    <w:lvl w:ilvl="0" w:tplc="6E38F2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8A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6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E1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0E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0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2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1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43347A"/>
    <w:multiLevelType w:val="hybridMultilevel"/>
    <w:tmpl w:val="E312E89C"/>
    <w:lvl w:ilvl="0" w:tplc="2C809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66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A3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89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5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45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3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0C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5C6539"/>
    <w:multiLevelType w:val="hybridMultilevel"/>
    <w:tmpl w:val="F61A0C06"/>
    <w:lvl w:ilvl="0" w:tplc="B920776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E8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C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8A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C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B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C5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8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71770D"/>
    <w:multiLevelType w:val="hybridMultilevel"/>
    <w:tmpl w:val="0CB27F60"/>
    <w:lvl w:ilvl="0" w:tplc="0C30C97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C5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07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CB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27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2E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E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3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441C90"/>
    <w:multiLevelType w:val="hybridMultilevel"/>
    <w:tmpl w:val="115A2AAE"/>
    <w:lvl w:ilvl="0" w:tplc="A8AAF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2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8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8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E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EF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E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0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82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393911"/>
    <w:multiLevelType w:val="hybridMultilevel"/>
    <w:tmpl w:val="068681D0"/>
    <w:lvl w:ilvl="0" w:tplc="7190FB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9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CB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42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E1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F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22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416FA0"/>
    <w:multiLevelType w:val="hybridMultilevel"/>
    <w:tmpl w:val="4FEEB5F4"/>
    <w:lvl w:ilvl="0" w:tplc="0AFA68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2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6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06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8D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E0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4F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EA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0E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A37D02"/>
    <w:multiLevelType w:val="hybridMultilevel"/>
    <w:tmpl w:val="199CC24A"/>
    <w:lvl w:ilvl="0" w:tplc="39061C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2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0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E8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A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E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1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8417B2"/>
    <w:multiLevelType w:val="hybridMultilevel"/>
    <w:tmpl w:val="85F6A91C"/>
    <w:lvl w:ilvl="0" w:tplc="04B26B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2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D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41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84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4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A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E2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5622D3"/>
    <w:multiLevelType w:val="hybridMultilevel"/>
    <w:tmpl w:val="88941D30"/>
    <w:lvl w:ilvl="0" w:tplc="453694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89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AA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4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C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0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E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06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87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7D01D1"/>
    <w:multiLevelType w:val="hybridMultilevel"/>
    <w:tmpl w:val="B3E4C50A"/>
    <w:lvl w:ilvl="0" w:tplc="8BBC10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C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8A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7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C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23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6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AE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ED1758"/>
    <w:multiLevelType w:val="hybridMultilevel"/>
    <w:tmpl w:val="7E68E78C"/>
    <w:lvl w:ilvl="0" w:tplc="A78044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6D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C0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4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7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0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EC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4E1809"/>
    <w:multiLevelType w:val="hybridMultilevel"/>
    <w:tmpl w:val="A74A648E"/>
    <w:lvl w:ilvl="0" w:tplc="24344C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ED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D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A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C3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C9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C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C71A39"/>
    <w:multiLevelType w:val="hybridMultilevel"/>
    <w:tmpl w:val="54525A4E"/>
    <w:lvl w:ilvl="0" w:tplc="F8B4C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CA06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859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96D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4C50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B7D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2864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76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A1B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C5544"/>
    <w:multiLevelType w:val="hybridMultilevel"/>
    <w:tmpl w:val="D27A37CC"/>
    <w:lvl w:ilvl="0" w:tplc="1D0A5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7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0F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6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62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E5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64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2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774FA"/>
    <w:multiLevelType w:val="hybridMultilevel"/>
    <w:tmpl w:val="D2ACA5D8"/>
    <w:lvl w:ilvl="0" w:tplc="C748C3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69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1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A3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7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2D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7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4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150911"/>
    <w:multiLevelType w:val="hybridMultilevel"/>
    <w:tmpl w:val="0B9E093C"/>
    <w:lvl w:ilvl="0" w:tplc="9B466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6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47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B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A6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8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1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9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736BC0"/>
    <w:multiLevelType w:val="hybridMultilevel"/>
    <w:tmpl w:val="F5EAA9A8"/>
    <w:lvl w:ilvl="0" w:tplc="07129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6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2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1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62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E8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D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7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EE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303B7"/>
    <w:multiLevelType w:val="hybridMultilevel"/>
    <w:tmpl w:val="8650297E"/>
    <w:lvl w:ilvl="0" w:tplc="0A9668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0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3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06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A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20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0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820C4B"/>
    <w:multiLevelType w:val="hybridMultilevel"/>
    <w:tmpl w:val="87984336"/>
    <w:lvl w:ilvl="0" w:tplc="BADC07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42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2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E9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7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8E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07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8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0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950AC8"/>
    <w:multiLevelType w:val="hybridMultilevel"/>
    <w:tmpl w:val="A74CBB30"/>
    <w:lvl w:ilvl="0" w:tplc="95544C1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ACA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2C8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260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498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250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AFC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FC0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C77F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6A7E79"/>
    <w:multiLevelType w:val="hybridMultilevel"/>
    <w:tmpl w:val="8DC08506"/>
    <w:lvl w:ilvl="0" w:tplc="9C9C99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D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04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C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B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A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B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AC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B57C84"/>
    <w:multiLevelType w:val="hybridMultilevel"/>
    <w:tmpl w:val="3220634C"/>
    <w:lvl w:ilvl="0" w:tplc="BC8CD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0C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A8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2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0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6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2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1E2D04"/>
    <w:multiLevelType w:val="hybridMultilevel"/>
    <w:tmpl w:val="41086250"/>
    <w:lvl w:ilvl="0" w:tplc="360CC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93F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EF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422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08A3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1F4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C268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47A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1AC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D824C0"/>
    <w:multiLevelType w:val="hybridMultilevel"/>
    <w:tmpl w:val="4976897A"/>
    <w:lvl w:ilvl="0" w:tplc="953CA80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678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41B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0FA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2C2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5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27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07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5A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177825"/>
    <w:multiLevelType w:val="hybridMultilevel"/>
    <w:tmpl w:val="D0A297C4"/>
    <w:lvl w:ilvl="0" w:tplc="DA769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03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24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4C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E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8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0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C92758"/>
    <w:multiLevelType w:val="hybridMultilevel"/>
    <w:tmpl w:val="0F327266"/>
    <w:lvl w:ilvl="0" w:tplc="4E521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C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AC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A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4C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EE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64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81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5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C97E80"/>
    <w:multiLevelType w:val="hybridMultilevel"/>
    <w:tmpl w:val="732CDF5A"/>
    <w:lvl w:ilvl="0" w:tplc="F96C3C8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F2F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A45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1ED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CEC5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71F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2632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E1B4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D1B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D7181E"/>
    <w:multiLevelType w:val="hybridMultilevel"/>
    <w:tmpl w:val="D37CB95E"/>
    <w:lvl w:ilvl="0" w:tplc="05725D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A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21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4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46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E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6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5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0B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34072E"/>
    <w:multiLevelType w:val="hybridMultilevel"/>
    <w:tmpl w:val="22489568"/>
    <w:lvl w:ilvl="0" w:tplc="4B6279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EF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E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E9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2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7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0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A7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8F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E92615"/>
    <w:multiLevelType w:val="hybridMultilevel"/>
    <w:tmpl w:val="3A426FBC"/>
    <w:lvl w:ilvl="0" w:tplc="EFA2B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2C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4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05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CA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1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9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0C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2F029B"/>
    <w:multiLevelType w:val="hybridMultilevel"/>
    <w:tmpl w:val="24A8852C"/>
    <w:lvl w:ilvl="0" w:tplc="5224C0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4B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43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2A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E2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8C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4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8F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5447BD"/>
    <w:multiLevelType w:val="hybridMultilevel"/>
    <w:tmpl w:val="AF70E06C"/>
    <w:lvl w:ilvl="0" w:tplc="4CFA69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A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F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E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A3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09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E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A170CB"/>
    <w:multiLevelType w:val="hybridMultilevel"/>
    <w:tmpl w:val="B6742C1C"/>
    <w:lvl w:ilvl="0" w:tplc="9A4830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E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A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0A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06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C1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4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8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E1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A739A4"/>
    <w:multiLevelType w:val="hybridMultilevel"/>
    <w:tmpl w:val="0056540E"/>
    <w:lvl w:ilvl="0" w:tplc="F36C3E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EDE6">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A57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0B1C0">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CA272">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2C006">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8B92">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B74A">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2910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EA7ABD"/>
    <w:multiLevelType w:val="hybridMultilevel"/>
    <w:tmpl w:val="F2427714"/>
    <w:lvl w:ilvl="0" w:tplc="A99E7C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62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8B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4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0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6E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0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2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475D1D"/>
    <w:multiLevelType w:val="hybridMultilevel"/>
    <w:tmpl w:val="B748D3A2"/>
    <w:lvl w:ilvl="0" w:tplc="A74824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08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4B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CF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A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2D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63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68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6B413F"/>
    <w:multiLevelType w:val="hybridMultilevel"/>
    <w:tmpl w:val="A14206A6"/>
    <w:lvl w:ilvl="0" w:tplc="923CA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3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8A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8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4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A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0C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0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48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E55B70"/>
    <w:multiLevelType w:val="hybridMultilevel"/>
    <w:tmpl w:val="35D6E272"/>
    <w:lvl w:ilvl="0" w:tplc="E2E4CF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83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6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8B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A5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6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E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5655FC"/>
    <w:multiLevelType w:val="hybridMultilevel"/>
    <w:tmpl w:val="D5B0646C"/>
    <w:lvl w:ilvl="0" w:tplc="1BC48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87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D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87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8D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86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4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73847"/>
    <w:multiLevelType w:val="hybridMultilevel"/>
    <w:tmpl w:val="82267DD2"/>
    <w:lvl w:ilvl="0" w:tplc="7248A2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C75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45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862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2CD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E7B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ECC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C6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40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3E15B7"/>
    <w:multiLevelType w:val="hybridMultilevel"/>
    <w:tmpl w:val="95DA30FE"/>
    <w:lvl w:ilvl="0" w:tplc="F3A24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7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E5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A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C3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8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85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6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557E1C"/>
    <w:multiLevelType w:val="hybridMultilevel"/>
    <w:tmpl w:val="AD6EED74"/>
    <w:lvl w:ilvl="0" w:tplc="3006DE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47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8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A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8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88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41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FD3A8C"/>
    <w:multiLevelType w:val="hybridMultilevel"/>
    <w:tmpl w:val="A8204D6E"/>
    <w:lvl w:ilvl="0" w:tplc="CAE08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3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E1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42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84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C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4F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E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526AD"/>
    <w:multiLevelType w:val="hybridMultilevel"/>
    <w:tmpl w:val="EA9635B0"/>
    <w:lvl w:ilvl="0" w:tplc="F1140B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2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A5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25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7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CD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A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8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9E16C3"/>
    <w:multiLevelType w:val="hybridMultilevel"/>
    <w:tmpl w:val="B754A9F0"/>
    <w:lvl w:ilvl="0" w:tplc="EF2AD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05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29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9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21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E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6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6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11163E"/>
    <w:multiLevelType w:val="hybridMultilevel"/>
    <w:tmpl w:val="E0326708"/>
    <w:lvl w:ilvl="0" w:tplc="30D4B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7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4C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3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6E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07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65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B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E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F47BE8"/>
    <w:multiLevelType w:val="hybridMultilevel"/>
    <w:tmpl w:val="9A1C9D6E"/>
    <w:lvl w:ilvl="0" w:tplc="1E74B592">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665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4044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B0D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8B0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066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61DF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C38A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CC1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9F77DB"/>
    <w:multiLevelType w:val="hybridMultilevel"/>
    <w:tmpl w:val="BB88CE2A"/>
    <w:lvl w:ilvl="0" w:tplc="E19A6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22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05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A0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E7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49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6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C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2B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CE7F93"/>
    <w:multiLevelType w:val="hybridMultilevel"/>
    <w:tmpl w:val="04BCFD86"/>
    <w:lvl w:ilvl="0" w:tplc="BEC8A4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6D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03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24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0A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9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24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26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923735E"/>
    <w:multiLevelType w:val="hybridMultilevel"/>
    <w:tmpl w:val="5022B566"/>
    <w:lvl w:ilvl="0" w:tplc="918418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AE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6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6D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E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2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E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C5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E4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86625B"/>
    <w:multiLevelType w:val="hybridMultilevel"/>
    <w:tmpl w:val="193C880E"/>
    <w:lvl w:ilvl="0" w:tplc="1FC0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B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0B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C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8E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6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2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9EF2204"/>
    <w:multiLevelType w:val="hybridMultilevel"/>
    <w:tmpl w:val="3754FD26"/>
    <w:lvl w:ilvl="0" w:tplc="1FF42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6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2A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25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6A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EE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2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9F73CD6"/>
    <w:multiLevelType w:val="hybridMultilevel"/>
    <w:tmpl w:val="3B8E1BB8"/>
    <w:lvl w:ilvl="0" w:tplc="D7B4A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8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6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0C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E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A3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66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01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027F48"/>
    <w:multiLevelType w:val="hybridMultilevel"/>
    <w:tmpl w:val="8E34E580"/>
    <w:lvl w:ilvl="0" w:tplc="1012F860">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2C0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B6B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B8A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BB1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98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2AB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71A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AC0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A35080E"/>
    <w:multiLevelType w:val="hybridMultilevel"/>
    <w:tmpl w:val="7D5E1BB8"/>
    <w:lvl w:ilvl="0" w:tplc="D98C47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67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D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89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C4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2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A0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4B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43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4D22B4"/>
    <w:multiLevelType w:val="hybridMultilevel"/>
    <w:tmpl w:val="0ED0AA50"/>
    <w:lvl w:ilvl="0" w:tplc="5F98C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A8D9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C696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C257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AFC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A573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6FD7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650D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24AB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35690F"/>
    <w:multiLevelType w:val="hybridMultilevel"/>
    <w:tmpl w:val="837CA90E"/>
    <w:lvl w:ilvl="0" w:tplc="2E1AED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06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E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63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A8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4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DE20FCC"/>
    <w:multiLevelType w:val="hybridMultilevel"/>
    <w:tmpl w:val="808E3A1A"/>
    <w:lvl w:ilvl="0" w:tplc="837CB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7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4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2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7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C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46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66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E4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0C6653"/>
    <w:multiLevelType w:val="hybridMultilevel"/>
    <w:tmpl w:val="956613EE"/>
    <w:lvl w:ilvl="0" w:tplc="0E481F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0E9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E0FA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0DF6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62F6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655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0C1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E23A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A19A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7E77D6"/>
    <w:multiLevelType w:val="hybridMultilevel"/>
    <w:tmpl w:val="47145BDC"/>
    <w:lvl w:ilvl="0" w:tplc="733AF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81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8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E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3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3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1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6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E5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F9130C5"/>
    <w:multiLevelType w:val="hybridMultilevel"/>
    <w:tmpl w:val="700AB156"/>
    <w:lvl w:ilvl="0" w:tplc="C9DEC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ED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0E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8E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28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E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0C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82"/>
  </w:num>
  <w:num w:numId="3">
    <w:abstractNumId w:val="118"/>
  </w:num>
  <w:num w:numId="4">
    <w:abstractNumId w:val="32"/>
  </w:num>
  <w:num w:numId="5">
    <w:abstractNumId w:val="13"/>
  </w:num>
  <w:num w:numId="6">
    <w:abstractNumId w:val="22"/>
  </w:num>
  <w:num w:numId="7">
    <w:abstractNumId w:val="45"/>
  </w:num>
  <w:num w:numId="8">
    <w:abstractNumId w:val="50"/>
  </w:num>
  <w:num w:numId="9">
    <w:abstractNumId w:val="89"/>
  </w:num>
  <w:num w:numId="10">
    <w:abstractNumId w:val="35"/>
  </w:num>
  <w:num w:numId="11">
    <w:abstractNumId w:val="79"/>
  </w:num>
  <w:num w:numId="12">
    <w:abstractNumId w:val="38"/>
  </w:num>
  <w:num w:numId="13">
    <w:abstractNumId w:val="72"/>
  </w:num>
  <w:num w:numId="14">
    <w:abstractNumId w:val="106"/>
  </w:num>
  <w:num w:numId="15">
    <w:abstractNumId w:val="25"/>
  </w:num>
  <w:num w:numId="16">
    <w:abstractNumId w:val="98"/>
  </w:num>
  <w:num w:numId="17">
    <w:abstractNumId w:val="53"/>
  </w:num>
  <w:num w:numId="18">
    <w:abstractNumId w:val="48"/>
  </w:num>
  <w:num w:numId="19">
    <w:abstractNumId w:val="86"/>
  </w:num>
  <w:num w:numId="20">
    <w:abstractNumId w:val="2"/>
  </w:num>
  <w:num w:numId="21">
    <w:abstractNumId w:val="125"/>
  </w:num>
  <w:num w:numId="22">
    <w:abstractNumId w:val="101"/>
  </w:num>
  <w:num w:numId="23">
    <w:abstractNumId w:val="103"/>
  </w:num>
  <w:num w:numId="24">
    <w:abstractNumId w:val="62"/>
  </w:num>
  <w:num w:numId="25">
    <w:abstractNumId w:val="31"/>
  </w:num>
  <w:num w:numId="26">
    <w:abstractNumId w:val="108"/>
  </w:num>
  <w:num w:numId="27">
    <w:abstractNumId w:val="1"/>
  </w:num>
  <w:num w:numId="28">
    <w:abstractNumId w:val="23"/>
  </w:num>
  <w:num w:numId="29">
    <w:abstractNumId w:val="69"/>
  </w:num>
  <w:num w:numId="30">
    <w:abstractNumId w:val="46"/>
  </w:num>
  <w:num w:numId="31">
    <w:abstractNumId w:val="122"/>
  </w:num>
  <w:num w:numId="32">
    <w:abstractNumId w:val="88"/>
  </w:num>
  <w:num w:numId="33">
    <w:abstractNumId w:val="70"/>
  </w:num>
  <w:num w:numId="34">
    <w:abstractNumId w:val="110"/>
  </w:num>
  <w:num w:numId="35">
    <w:abstractNumId w:val="59"/>
  </w:num>
  <w:num w:numId="36">
    <w:abstractNumId w:val="119"/>
  </w:num>
  <w:num w:numId="37">
    <w:abstractNumId w:val="99"/>
  </w:num>
  <w:num w:numId="38">
    <w:abstractNumId w:val="92"/>
  </w:num>
  <w:num w:numId="39">
    <w:abstractNumId w:val="90"/>
  </w:num>
  <w:num w:numId="40">
    <w:abstractNumId w:val="26"/>
  </w:num>
  <w:num w:numId="41">
    <w:abstractNumId w:val="42"/>
  </w:num>
  <w:num w:numId="42">
    <w:abstractNumId w:val="117"/>
  </w:num>
  <w:num w:numId="43">
    <w:abstractNumId w:val="56"/>
  </w:num>
  <w:num w:numId="44">
    <w:abstractNumId w:val="5"/>
  </w:num>
  <w:num w:numId="45">
    <w:abstractNumId w:val="49"/>
  </w:num>
  <w:num w:numId="46">
    <w:abstractNumId w:val="128"/>
  </w:num>
  <w:num w:numId="47">
    <w:abstractNumId w:val="21"/>
  </w:num>
  <w:num w:numId="48">
    <w:abstractNumId w:val="10"/>
  </w:num>
  <w:num w:numId="49">
    <w:abstractNumId w:val="84"/>
  </w:num>
  <w:num w:numId="50">
    <w:abstractNumId w:val="78"/>
  </w:num>
  <w:num w:numId="51">
    <w:abstractNumId w:val="43"/>
  </w:num>
  <w:num w:numId="52">
    <w:abstractNumId w:val="44"/>
  </w:num>
  <w:num w:numId="53">
    <w:abstractNumId w:val="58"/>
  </w:num>
  <w:num w:numId="54">
    <w:abstractNumId w:val="68"/>
  </w:num>
  <w:num w:numId="55">
    <w:abstractNumId w:val="55"/>
  </w:num>
  <w:num w:numId="56">
    <w:abstractNumId w:val="115"/>
  </w:num>
  <w:num w:numId="57">
    <w:abstractNumId w:val="109"/>
  </w:num>
  <w:num w:numId="58">
    <w:abstractNumId w:val="66"/>
  </w:num>
  <w:num w:numId="59">
    <w:abstractNumId w:val="17"/>
  </w:num>
  <w:num w:numId="60">
    <w:abstractNumId w:val="34"/>
  </w:num>
  <w:num w:numId="61">
    <w:abstractNumId w:val="111"/>
  </w:num>
  <w:num w:numId="62">
    <w:abstractNumId w:val="104"/>
  </w:num>
  <w:num w:numId="63">
    <w:abstractNumId w:val="83"/>
  </w:num>
  <w:num w:numId="64">
    <w:abstractNumId w:val="11"/>
  </w:num>
  <w:num w:numId="65">
    <w:abstractNumId w:val="73"/>
  </w:num>
  <w:num w:numId="66">
    <w:abstractNumId w:val="36"/>
  </w:num>
  <w:num w:numId="67">
    <w:abstractNumId w:val="30"/>
  </w:num>
  <w:num w:numId="68">
    <w:abstractNumId w:val="20"/>
  </w:num>
  <w:num w:numId="69">
    <w:abstractNumId w:val="18"/>
  </w:num>
  <w:num w:numId="70">
    <w:abstractNumId w:val="16"/>
  </w:num>
  <w:num w:numId="71">
    <w:abstractNumId w:val="0"/>
  </w:num>
  <w:num w:numId="72">
    <w:abstractNumId w:val="95"/>
  </w:num>
  <w:num w:numId="73">
    <w:abstractNumId w:val="33"/>
  </w:num>
  <w:num w:numId="74">
    <w:abstractNumId w:val="24"/>
  </w:num>
  <w:num w:numId="75">
    <w:abstractNumId w:val="100"/>
  </w:num>
  <w:num w:numId="76">
    <w:abstractNumId w:val="64"/>
  </w:num>
  <w:num w:numId="77">
    <w:abstractNumId w:val="107"/>
  </w:num>
  <w:num w:numId="78">
    <w:abstractNumId w:val="28"/>
  </w:num>
  <w:num w:numId="79">
    <w:abstractNumId w:val="91"/>
  </w:num>
  <w:num w:numId="80">
    <w:abstractNumId w:val="105"/>
  </w:num>
  <w:num w:numId="81">
    <w:abstractNumId w:val="112"/>
  </w:num>
  <w:num w:numId="82">
    <w:abstractNumId w:val="85"/>
  </w:num>
  <w:num w:numId="83">
    <w:abstractNumId w:val="120"/>
  </w:num>
  <w:num w:numId="84">
    <w:abstractNumId w:val="9"/>
  </w:num>
  <w:num w:numId="85">
    <w:abstractNumId w:val="113"/>
  </w:num>
  <w:num w:numId="86">
    <w:abstractNumId w:val="51"/>
  </w:num>
  <w:num w:numId="87">
    <w:abstractNumId w:val="8"/>
  </w:num>
  <w:num w:numId="88">
    <w:abstractNumId w:val="3"/>
  </w:num>
  <w:num w:numId="89">
    <w:abstractNumId w:val="37"/>
  </w:num>
  <w:num w:numId="90">
    <w:abstractNumId w:val="29"/>
  </w:num>
  <w:num w:numId="91">
    <w:abstractNumId w:val="12"/>
  </w:num>
  <w:num w:numId="92">
    <w:abstractNumId w:val="4"/>
  </w:num>
  <w:num w:numId="93">
    <w:abstractNumId w:val="74"/>
  </w:num>
  <w:num w:numId="94">
    <w:abstractNumId w:val="124"/>
  </w:num>
  <w:num w:numId="95">
    <w:abstractNumId w:val="93"/>
  </w:num>
  <w:num w:numId="96">
    <w:abstractNumId w:val="67"/>
  </w:num>
  <w:num w:numId="97">
    <w:abstractNumId w:val="6"/>
  </w:num>
  <w:num w:numId="98">
    <w:abstractNumId w:val="96"/>
  </w:num>
  <w:num w:numId="99">
    <w:abstractNumId w:val="97"/>
  </w:num>
  <w:num w:numId="100">
    <w:abstractNumId w:val="40"/>
  </w:num>
  <w:num w:numId="101">
    <w:abstractNumId w:val="81"/>
  </w:num>
  <w:num w:numId="102">
    <w:abstractNumId w:val="14"/>
  </w:num>
  <w:num w:numId="103">
    <w:abstractNumId w:val="63"/>
  </w:num>
  <w:num w:numId="104">
    <w:abstractNumId w:val="47"/>
  </w:num>
  <w:num w:numId="105">
    <w:abstractNumId w:val="54"/>
  </w:num>
  <w:num w:numId="106">
    <w:abstractNumId w:val="27"/>
  </w:num>
  <w:num w:numId="107">
    <w:abstractNumId w:val="61"/>
  </w:num>
  <w:num w:numId="108">
    <w:abstractNumId w:val="123"/>
  </w:num>
  <w:num w:numId="109">
    <w:abstractNumId w:val="94"/>
  </w:num>
  <w:num w:numId="110">
    <w:abstractNumId w:val="87"/>
  </w:num>
  <w:num w:numId="111">
    <w:abstractNumId w:val="114"/>
  </w:num>
  <w:num w:numId="112">
    <w:abstractNumId w:val="80"/>
  </w:num>
  <w:num w:numId="113">
    <w:abstractNumId w:val="60"/>
  </w:num>
  <w:num w:numId="114">
    <w:abstractNumId w:val="116"/>
  </w:num>
  <w:num w:numId="115">
    <w:abstractNumId w:val="126"/>
  </w:num>
  <w:num w:numId="116">
    <w:abstractNumId w:val="57"/>
  </w:num>
  <w:num w:numId="117">
    <w:abstractNumId w:val="121"/>
  </w:num>
  <w:num w:numId="118">
    <w:abstractNumId w:val="15"/>
  </w:num>
  <w:num w:numId="119">
    <w:abstractNumId w:val="39"/>
  </w:num>
  <w:num w:numId="120">
    <w:abstractNumId w:val="102"/>
  </w:num>
  <w:num w:numId="121">
    <w:abstractNumId w:val="71"/>
  </w:num>
  <w:num w:numId="122">
    <w:abstractNumId w:val="19"/>
  </w:num>
  <w:num w:numId="123">
    <w:abstractNumId w:val="52"/>
  </w:num>
  <w:num w:numId="124">
    <w:abstractNumId w:val="76"/>
  </w:num>
  <w:num w:numId="125">
    <w:abstractNumId w:val="7"/>
  </w:num>
  <w:num w:numId="126">
    <w:abstractNumId w:val="65"/>
  </w:num>
  <w:num w:numId="127">
    <w:abstractNumId w:val="77"/>
  </w:num>
  <w:num w:numId="128">
    <w:abstractNumId w:val="75"/>
  </w:num>
  <w:num w:numId="129">
    <w:abstractNumId w:val="4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A5"/>
    <w:rsid w:val="000358A5"/>
    <w:rsid w:val="0013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B4D1"/>
  <w15:docId w15:val="{22902C3F-F45D-4539-9EBF-41A8F68A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9804</Words>
  <Characters>55886</Characters>
  <Application>Microsoft Office Word</Application>
  <DocSecurity>4</DocSecurity>
  <Lines>465</Lines>
  <Paragraphs>131</Paragraphs>
  <ScaleCrop>false</ScaleCrop>
  <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2026-10-11T02:06:00Z</dcterms:created>
  <dcterms:modified xsi:type="dcterms:W3CDTF">2026-10-11T02:06:00Z</dcterms:modified>
</cp:coreProperties>
</file>