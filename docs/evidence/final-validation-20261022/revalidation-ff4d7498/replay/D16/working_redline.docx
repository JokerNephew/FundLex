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6F1D1C5" w14:textId="77777777" w:rsidR="00A01A4E" w:rsidRDefault="00C56536">
      <w:pPr>
        <w:spacing w:after="110" w:line="259" w:lineRule="auto"/>
        <w:ind w:left="107" w:firstLine="0"/>
        <w:jc w:val="center"/>
      </w:pPr>
      <w:r>
        <w:rPr>
          <w:rFonts w:ascii="Times New Roman" w:eastAsia="Times New Roman" w:hAnsi="Times New Roman" w:cs="Times New Roman"/>
          <w:sz w:val="44"/>
        </w:rPr>
        <w:t xml:space="preserve"> </w:t>
      </w:r>
    </w:p>
    <w:p w14:paraId="560928BD" w14:textId="77777777" w:rsidR="00A01A4E" w:rsidRDefault="00C56536">
      <w:pPr>
        <w:spacing w:after="137" w:line="259" w:lineRule="auto"/>
        <w:ind w:left="127" w:firstLine="0"/>
        <w:jc w:val="center"/>
      </w:pPr>
      <w:r>
        <w:rPr>
          <w:rFonts w:ascii="Times New Roman" w:eastAsia="Times New Roman" w:hAnsi="Times New Roman" w:cs="Times New Roman"/>
          <w:b/>
          <w:sz w:val="52"/>
        </w:rPr>
        <w:t xml:space="preserve"> </w:t>
      </w:r>
    </w:p>
    <w:p w14:paraId="386CC103" w14:textId="77777777" w:rsidR="00A01A4E" w:rsidRDefault="00C56536">
      <w:pPr>
        <w:spacing w:after="0" w:line="259" w:lineRule="auto"/>
        <w:ind w:left="1543" w:firstLine="0"/>
      </w:pPr>
      <w:r>
        <w:rPr>
          <w:sz w:val="52"/>
        </w:rPr>
        <w:t>广发基金管理有限公司</w:t>
      </w:r>
      <w:r>
        <w:rPr>
          <w:rFonts w:ascii="Times New Roman" w:eastAsia="Times New Roman" w:hAnsi="Times New Roman" w:cs="Times New Roman"/>
          <w:b/>
          <w:sz w:val="52"/>
        </w:rPr>
        <w:t xml:space="preserve"> </w:t>
      </w:r>
    </w:p>
    <w:p w14:paraId="3F356E93" w14:textId="77777777" w:rsidR="00A01A4E" w:rsidRDefault="00C56536">
      <w:pPr>
        <w:spacing w:after="319" w:line="259" w:lineRule="auto"/>
        <w:ind w:left="0" w:firstLine="0"/>
      </w:pPr>
      <w:r>
        <w:rPr>
          <w:rFonts w:ascii="Times New Roman" w:eastAsia="Times New Roman" w:hAnsi="Times New Roman" w:cs="Times New Roman"/>
          <w:b/>
          <w:sz w:val="21"/>
        </w:rPr>
        <w:t xml:space="preserve"> </w:t>
      </w:r>
    </w:p>
    <w:p w14:paraId="7FDFD91C" w14:textId="77777777" w:rsidR="00A01A4E" w:rsidRDefault="00C56536">
      <w:pPr>
        <w:spacing w:after="0" w:line="259" w:lineRule="auto"/>
        <w:ind w:left="127" w:firstLine="0"/>
        <w:jc w:val="center"/>
      </w:pPr>
      <w:r>
        <w:rPr>
          <w:rFonts w:ascii="Times New Roman" w:eastAsia="Times New Roman" w:hAnsi="Times New Roman" w:cs="Times New Roman"/>
          <w:b/>
          <w:sz w:val="52"/>
        </w:rPr>
        <w:t xml:space="preserve"> </w:t>
      </w:r>
    </w:p>
    <w:p w14:paraId="499913F6" w14:textId="77777777" w:rsidR="00A01A4E" w:rsidRDefault="00C56536">
      <w:pPr>
        <w:spacing w:after="0" w:line="272" w:lineRule="auto"/>
        <w:ind w:left="3191" w:hanging="2653"/>
      </w:pPr>
      <w:r>
        <w:rPr>
          <w:sz w:val="48"/>
        </w:rPr>
        <w:t>广发瑞福精选混合型证券投资基金基金合同</w:t>
      </w:r>
      <w:r>
        <w:rPr>
          <w:rFonts w:ascii="Times New Roman" w:eastAsia="Times New Roman" w:hAnsi="Times New Roman" w:cs="Times New Roman"/>
          <w:b/>
          <w:sz w:val="52"/>
        </w:rPr>
        <w:t xml:space="preserve"> </w:t>
      </w:r>
    </w:p>
    <w:p w14:paraId="109FA9E6" w14:textId="77777777" w:rsidR="00A01A4E" w:rsidRDefault="00C56536">
      <w:pPr>
        <w:spacing w:after="0" w:line="259" w:lineRule="auto"/>
        <w:ind w:left="127" w:firstLine="0"/>
        <w:jc w:val="center"/>
      </w:pPr>
      <w:r>
        <w:rPr>
          <w:rFonts w:ascii="Times New Roman" w:eastAsia="Times New Roman" w:hAnsi="Times New Roman" w:cs="Times New Roman"/>
          <w:b/>
          <w:sz w:val="52"/>
        </w:rPr>
        <w:t xml:space="preserve"> </w:t>
      </w:r>
    </w:p>
    <w:p w14:paraId="584594C0" w14:textId="77777777" w:rsidR="00A01A4E" w:rsidRDefault="00C56536">
      <w:pPr>
        <w:spacing w:after="0" w:line="259" w:lineRule="auto"/>
        <w:ind w:left="127" w:firstLine="0"/>
        <w:jc w:val="center"/>
      </w:pPr>
      <w:r>
        <w:rPr>
          <w:rFonts w:ascii="Times New Roman" w:eastAsia="Times New Roman" w:hAnsi="Times New Roman" w:cs="Times New Roman"/>
          <w:b/>
          <w:sz w:val="52"/>
        </w:rPr>
        <w:t xml:space="preserve"> </w:t>
      </w:r>
    </w:p>
    <w:p w14:paraId="00686C6F" w14:textId="77777777" w:rsidR="00A01A4E" w:rsidRDefault="00C56536">
      <w:pPr>
        <w:spacing w:after="0" w:line="259" w:lineRule="auto"/>
        <w:ind w:left="127" w:firstLine="0"/>
        <w:jc w:val="center"/>
      </w:pPr>
      <w:r>
        <w:rPr>
          <w:rFonts w:ascii="Times New Roman" w:eastAsia="Times New Roman" w:hAnsi="Times New Roman" w:cs="Times New Roman"/>
          <w:b/>
          <w:sz w:val="52"/>
        </w:rPr>
        <w:t xml:space="preserve"> </w:t>
      </w:r>
    </w:p>
    <w:p w14:paraId="41149A44" w14:textId="77777777" w:rsidR="00A01A4E" w:rsidRDefault="00C56536">
      <w:pPr>
        <w:spacing w:after="0" w:line="259" w:lineRule="auto"/>
        <w:ind w:left="127" w:firstLine="0"/>
        <w:jc w:val="center"/>
      </w:pPr>
      <w:r>
        <w:rPr>
          <w:rFonts w:ascii="Times New Roman" w:eastAsia="Times New Roman" w:hAnsi="Times New Roman" w:cs="Times New Roman"/>
          <w:b/>
          <w:sz w:val="52"/>
        </w:rPr>
        <w:t xml:space="preserve"> </w:t>
      </w:r>
    </w:p>
    <w:p w14:paraId="4E6F0888" w14:textId="77777777" w:rsidR="00A01A4E" w:rsidRDefault="00C56536">
      <w:pPr>
        <w:spacing w:after="266" w:line="259" w:lineRule="auto"/>
        <w:ind w:left="0" w:firstLine="0"/>
      </w:pPr>
      <w:r>
        <w:rPr>
          <w:rFonts w:ascii="Times New Roman" w:eastAsia="Times New Roman" w:hAnsi="Times New Roman" w:cs="Times New Roman"/>
          <w:b/>
          <w:sz w:val="21"/>
        </w:rPr>
        <w:t xml:space="preserve"> </w:t>
      </w:r>
    </w:p>
    <w:p w14:paraId="14A72BDD" w14:textId="77777777" w:rsidR="00A01A4E" w:rsidRDefault="00C56536">
      <w:pPr>
        <w:spacing w:after="149" w:line="259" w:lineRule="auto"/>
        <w:ind w:left="1260" w:firstLine="0"/>
      </w:pPr>
      <w:r>
        <w:rPr>
          <w:sz w:val="36"/>
        </w:rPr>
        <w:t>基金管理人：广发基金管理有限公司</w:t>
      </w:r>
      <w:r>
        <w:rPr>
          <w:rFonts w:ascii="Times New Roman" w:eastAsia="Times New Roman" w:hAnsi="Times New Roman" w:cs="Times New Roman"/>
          <w:b/>
          <w:sz w:val="36"/>
        </w:rPr>
        <w:t xml:space="preserve">          </w:t>
      </w:r>
    </w:p>
    <w:p w14:paraId="6C4A8AAF" w14:textId="77777777" w:rsidR="00A01A4E" w:rsidRDefault="00C56536">
      <w:pPr>
        <w:spacing w:after="120" w:line="259" w:lineRule="auto"/>
        <w:ind w:left="0" w:right="901" w:firstLine="0"/>
        <w:jc w:val="right"/>
      </w:pPr>
      <w:r>
        <w:rPr>
          <w:sz w:val="36"/>
        </w:rPr>
        <w:t>基金托管人：中国建设银行股份有限公司</w:t>
      </w:r>
      <w:r>
        <w:rPr>
          <w:rFonts w:ascii="Times New Roman" w:eastAsia="Times New Roman" w:hAnsi="Times New Roman" w:cs="Times New Roman"/>
          <w:b/>
          <w:sz w:val="36"/>
        </w:rPr>
        <w:t xml:space="preserve">            </w:t>
      </w:r>
    </w:p>
    <w:p w14:paraId="02B74DC5" w14:textId="77777777" w:rsidR="00A01A4E" w:rsidRDefault="00C56536">
      <w:pPr>
        <w:spacing w:after="210" w:line="259" w:lineRule="auto"/>
        <w:ind w:left="77" w:firstLine="0"/>
        <w:jc w:val="center"/>
      </w:pPr>
      <w:r>
        <w:rPr>
          <w:rFonts w:ascii="Times New Roman" w:eastAsia="Times New Roman" w:hAnsi="Times New Roman" w:cs="Times New Roman"/>
          <w:sz w:val="32"/>
        </w:rPr>
        <w:t xml:space="preserve"> </w:t>
      </w:r>
    </w:p>
    <w:p w14:paraId="4D2F2B26" w14:textId="77777777" w:rsidR="00A01A4E" w:rsidRDefault="00C56536">
      <w:pPr>
        <w:spacing w:after="4142" w:line="259" w:lineRule="auto"/>
        <w:ind w:left="67" w:firstLine="0"/>
        <w:jc w:val="center"/>
      </w:pPr>
      <w:r>
        <w:rPr>
          <w:rFonts w:ascii="Times New Roman" w:eastAsia="Times New Roman" w:hAnsi="Times New Roman" w:cs="Times New Roman"/>
          <w:sz w:val="28"/>
        </w:rPr>
        <w:t xml:space="preserve"> </w:t>
      </w:r>
    </w:p>
    <w:p w14:paraId="25972D92" w14:textId="77777777" w:rsidR="00A01A4E" w:rsidRDefault="00C56536">
      <w:pPr>
        <w:spacing w:after="0" w:line="259" w:lineRule="auto"/>
        <w:ind w:left="0" w:firstLine="0"/>
      </w:pPr>
      <w:r>
        <w:rPr>
          <w:rFonts w:ascii="Times New Roman" w:eastAsia="Times New Roman" w:hAnsi="Times New Roman" w:cs="Times New Roman"/>
          <w:sz w:val="18"/>
        </w:rPr>
        <w:t xml:space="preserve"> </w:t>
      </w:r>
    </w:p>
    <w:p w14:paraId="33BBFF93" w14:textId="77777777" w:rsidR="00A01A4E" w:rsidRDefault="00C56536">
      <w:pPr>
        <w:spacing w:after="0" w:line="259" w:lineRule="auto"/>
        <w:ind w:left="0" w:firstLine="0"/>
      </w:pPr>
      <w:r>
        <w:rPr>
          <w:rFonts w:ascii="Times New Roman" w:eastAsia="Times New Roman" w:hAnsi="Times New Roman" w:cs="Times New Roman"/>
          <w:sz w:val="18"/>
        </w:rPr>
        <w:t xml:space="preserve"> </w:t>
      </w:r>
    </w:p>
    <w:p w14:paraId="4E487375" w14:textId="77777777" w:rsidR="00A01A4E" w:rsidRDefault="00C56536">
      <w:pPr>
        <w:spacing w:after="0" w:line="259" w:lineRule="auto"/>
        <w:ind w:left="0" w:firstLine="0"/>
      </w:pPr>
      <w:r>
        <w:rPr>
          <w:rFonts w:ascii="Times New Roman" w:eastAsia="Times New Roman" w:hAnsi="Times New Roman" w:cs="Times New Roman"/>
          <w:sz w:val="18"/>
        </w:rPr>
        <w:t xml:space="preserve"> </w:t>
      </w:r>
    </w:p>
    <w:p w14:paraId="4C822D2A" w14:textId="77777777" w:rsidR="00A01A4E" w:rsidRDefault="00C56536">
      <w:pPr>
        <w:spacing w:after="154" w:line="259" w:lineRule="auto"/>
        <w:ind w:left="0" w:right="3" w:firstLine="0"/>
        <w:jc w:val="center"/>
      </w:pPr>
      <w:r>
        <w:rPr>
          <w:sz w:val="28"/>
        </w:rPr>
        <w:t>目</w:t>
      </w:r>
      <w:r>
        <w:rPr>
          <w:rFonts w:ascii="Times New Roman" w:eastAsia="Times New Roman" w:hAnsi="Times New Roman" w:cs="Times New Roman"/>
          <w:sz w:val="28"/>
        </w:rPr>
        <w:t xml:space="preserve">    </w:t>
      </w:r>
      <w:r>
        <w:rPr>
          <w:sz w:val="28"/>
        </w:rPr>
        <w:t>录</w:t>
      </w:r>
      <w:r>
        <w:rPr>
          <w:rFonts w:ascii="Times New Roman" w:eastAsia="Times New Roman" w:hAnsi="Times New Roman" w:cs="Times New Roman"/>
          <w:sz w:val="28"/>
        </w:rPr>
        <w:t xml:space="preserve"> </w:t>
      </w:r>
    </w:p>
    <w:sdt>
      <w:sdtPr>
        <w:id w:val="-1617671227"/>
        <w:docPartObj>
          <w:docPartGallery w:val="Table of Contents"/>
        </w:docPartObj>
      </w:sdtPr>
      <w:sdtEndPr/>
      <w:sdtContent>
        <w:p w14:paraId="390B800C" w14:textId="77777777" w:rsidR="00A01A4E" w:rsidRDefault="00C56536">
          <w:pPr>
            <w:pStyle w:val="TOC1"/>
            <w:tabs>
              <w:tab w:val="right" w:leader="dot" w:pos="8308"/>
            </w:tabs>
          </w:pPr>
          <w:r>
            <w:fldChar w:fldCharType="begin"/>
          </w:r>
          <w:r>
            <w:instrText xml:space="preserve"> TOC \o "1-1" \h \z \u </w:instrText>
          </w:r>
          <w:r>
            <w:fldChar w:fldCharType="separate"/>
          </w:r>
          <w:hyperlink w:anchor="_Toc65767">
            <w:r>
              <w:t>第一部分</w:t>
            </w:r>
            <w:r>
              <w:rPr>
                <w:rFonts w:ascii="Times New Roman" w:eastAsia="Times New Roman" w:hAnsi="Times New Roman" w:cs="Times New Roman"/>
              </w:rPr>
              <w:t xml:space="preserve">  </w:t>
            </w:r>
            <w:r>
              <w:t>前言</w:t>
            </w:r>
            <w:r>
              <w:tab/>
            </w:r>
            <w:r>
              <w:fldChar w:fldCharType="begin"/>
            </w:r>
            <w:r>
              <w:instrText>PAGEREF _Toc65767 \h</w:instrText>
            </w:r>
            <w:r>
              <w:fldChar w:fldCharType="separate"/>
            </w:r>
            <w:r>
              <w:t xml:space="preserve">1 </w:t>
            </w:r>
            <w:r>
              <w:fldChar w:fldCharType="end"/>
            </w:r>
          </w:hyperlink>
        </w:p>
        <w:p w14:paraId="093C1365" w14:textId="77777777" w:rsidR="00A01A4E" w:rsidRDefault="00C56536">
          <w:pPr>
            <w:pStyle w:val="TOC1"/>
            <w:tabs>
              <w:tab w:val="right" w:leader="dot" w:pos="8308"/>
            </w:tabs>
          </w:pPr>
          <w:hyperlink w:anchor="_Toc65768">
            <w:r>
              <w:t>第二部分</w:t>
            </w:r>
            <w:r>
              <w:rPr>
                <w:rFonts w:ascii="Times New Roman" w:eastAsia="Times New Roman" w:hAnsi="Times New Roman" w:cs="Times New Roman"/>
              </w:rPr>
              <w:t xml:space="preserve">  </w:t>
            </w:r>
            <w:r>
              <w:t>释义</w:t>
            </w:r>
            <w:r>
              <w:tab/>
            </w:r>
            <w:r>
              <w:fldChar w:fldCharType="begin"/>
            </w:r>
            <w:r>
              <w:instrText>PAGEREF _Toc65768 \h</w:instrText>
            </w:r>
            <w:r>
              <w:fldChar w:fldCharType="separate"/>
            </w:r>
            <w:r>
              <w:t xml:space="preserve">3 </w:t>
            </w:r>
            <w:r>
              <w:fldChar w:fldCharType="end"/>
            </w:r>
          </w:hyperlink>
        </w:p>
        <w:p w14:paraId="60C0C4A9" w14:textId="77777777" w:rsidR="00A01A4E" w:rsidRDefault="00C56536">
          <w:pPr>
            <w:pStyle w:val="TOC1"/>
            <w:tabs>
              <w:tab w:val="right" w:leader="dot" w:pos="8308"/>
            </w:tabs>
          </w:pPr>
          <w:hyperlink w:anchor="_Toc65769">
            <w:r>
              <w:t>第三部分</w:t>
            </w:r>
            <w:r>
              <w:rPr>
                <w:rFonts w:ascii="Times New Roman" w:eastAsia="Times New Roman" w:hAnsi="Times New Roman" w:cs="Times New Roman"/>
              </w:rPr>
              <w:t xml:space="preserve">  </w:t>
            </w:r>
            <w:r>
              <w:t>基金的基本情况</w:t>
            </w:r>
            <w:r>
              <w:tab/>
            </w:r>
            <w:r>
              <w:fldChar w:fldCharType="begin"/>
            </w:r>
            <w:r>
              <w:instrText>PAGEREF _Toc65769 \h</w:instrText>
            </w:r>
            <w:r>
              <w:fldChar w:fldCharType="separate"/>
            </w:r>
            <w:r>
              <w:t>8</w:t>
            </w:r>
            <w:r>
              <w:t xml:space="preserve"> </w:t>
            </w:r>
            <w:r>
              <w:fldChar w:fldCharType="end"/>
            </w:r>
          </w:hyperlink>
        </w:p>
        <w:p w14:paraId="5E455F5C" w14:textId="77777777" w:rsidR="00A01A4E" w:rsidRDefault="00C56536">
          <w:pPr>
            <w:pStyle w:val="TOC1"/>
            <w:tabs>
              <w:tab w:val="right" w:leader="dot" w:pos="8308"/>
            </w:tabs>
          </w:pPr>
          <w:hyperlink w:anchor="_Toc65770">
            <w:r>
              <w:t>第四部分</w:t>
            </w:r>
            <w:r>
              <w:rPr>
                <w:rFonts w:ascii="Times New Roman" w:eastAsia="Times New Roman" w:hAnsi="Times New Roman" w:cs="Times New Roman"/>
              </w:rPr>
              <w:t xml:space="preserve">  </w:t>
            </w:r>
            <w:r>
              <w:t>基金份额的发售</w:t>
            </w:r>
            <w:r>
              <w:tab/>
            </w:r>
            <w:r>
              <w:fldChar w:fldCharType="begin"/>
            </w:r>
            <w:r>
              <w:instrText>PAGEREF _Toc65770 \h</w:instrText>
            </w:r>
            <w:r>
              <w:fldChar w:fldCharType="separate"/>
            </w:r>
            <w:r>
              <w:t xml:space="preserve">10 </w:t>
            </w:r>
            <w:r>
              <w:fldChar w:fldCharType="end"/>
            </w:r>
          </w:hyperlink>
        </w:p>
        <w:p w14:paraId="26682FB4" w14:textId="77777777" w:rsidR="00A01A4E" w:rsidRDefault="00C56536">
          <w:pPr>
            <w:pStyle w:val="TOC1"/>
            <w:tabs>
              <w:tab w:val="right" w:leader="dot" w:pos="8308"/>
            </w:tabs>
          </w:pPr>
          <w:hyperlink w:anchor="_Toc65771">
            <w:r>
              <w:t>第五部分</w:t>
            </w:r>
            <w:r>
              <w:rPr>
                <w:rFonts w:ascii="Times New Roman" w:eastAsia="Times New Roman" w:hAnsi="Times New Roman" w:cs="Times New Roman"/>
              </w:rPr>
              <w:t xml:space="preserve">  </w:t>
            </w:r>
            <w:r>
              <w:t>基金备案</w:t>
            </w:r>
            <w:r>
              <w:tab/>
            </w:r>
            <w:r>
              <w:fldChar w:fldCharType="begin"/>
            </w:r>
            <w:r>
              <w:instrText>PAGEREF _Toc65</w:instrText>
            </w:r>
            <w:r>
              <w:instrText>771 \h</w:instrText>
            </w:r>
            <w:r>
              <w:fldChar w:fldCharType="separate"/>
            </w:r>
            <w:r>
              <w:t xml:space="preserve">12 </w:t>
            </w:r>
            <w:r>
              <w:fldChar w:fldCharType="end"/>
            </w:r>
          </w:hyperlink>
        </w:p>
        <w:p w14:paraId="05FAD9B8" w14:textId="77777777" w:rsidR="00A01A4E" w:rsidRDefault="00C56536">
          <w:pPr>
            <w:pStyle w:val="TOC1"/>
            <w:tabs>
              <w:tab w:val="right" w:leader="dot" w:pos="8308"/>
            </w:tabs>
          </w:pPr>
          <w:hyperlink w:anchor="_Toc65772">
            <w:r>
              <w:t>第六部分</w:t>
            </w:r>
            <w:r>
              <w:rPr>
                <w:rFonts w:ascii="Times New Roman" w:eastAsia="Times New Roman" w:hAnsi="Times New Roman" w:cs="Times New Roman"/>
              </w:rPr>
              <w:t xml:space="preserve">  </w:t>
            </w:r>
            <w:r>
              <w:t>基金份额的申购与赎回</w:t>
            </w:r>
            <w:r>
              <w:tab/>
            </w:r>
            <w:r>
              <w:fldChar w:fldCharType="begin"/>
            </w:r>
            <w:r>
              <w:instrText>PAGEREF _Toc65772 \h</w:instrText>
            </w:r>
            <w:r>
              <w:fldChar w:fldCharType="separate"/>
            </w:r>
            <w:r>
              <w:t xml:space="preserve">13 </w:t>
            </w:r>
            <w:r>
              <w:fldChar w:fldCharType="end"/>
            </w:r>
          </w:hyperlink>
        </w:p>
        <w:p w14:paraId="037F2CB5" w14:textId="77777777" w:rsidR="00A01A4E" w:rsidRDefault="00C56536">
          <w:pPr>
            <w:pStyle w:val="TOC1"/>
            <w:tabs>
              <w:tab w:val="right" w:leader="dot" w:pos="8308"/>
            </w:tabs>
          </w:pPr>
          <w:hyperlink w:anchor="_Toc65773">
            <w:r>
              <w:t>第七部分</w:t>
            </w:r>
            <w:r>
              <w:rPr>
                <w:rFonts w:ascii="Times New Roman" w:eastAsia="Times New Roman" w:hAnsi="Times New Roman" w:cs="Times New Roman"/>
              </w:rPr>
              <w:t xml:space="preserve">  </w:t>
            </w:r>
            <w:r>
              <w:t>基金合同当事人及权</w:t>
            </w:r>
            <w:r>
              <w:t>利义务</w:t>
            </w:r>
            <w:r>
              <w:tab/>
            </w:r>
            <w:r>
              <w:fldChar w:fldCharType="begin"/>
            </w:r>
            <w:r>
              <w:instrText>PAGEREF _Toc65773 \h</w:instrText>
            </w:r>
            <w:r>
              <w:fldChar w:fldCharType="separate"/>
            </w:r>
            <w:r>
              <w:t xml:space="preserve">21 </w:t>
            </w:r>
            <w:r>
              <w:fldChar w:fldCharType="end"/>
            </w:r>
          </w:hyperlink>
        </w:p>
        <w:p w14:paraId="40E2CC75" w14:textId="77777777" w:rsidR="00A01A4E" w:rsidRDefault="00C56536">
          <w:pPr>
            <w:pStyle w:val="TOC1"/>
            <w:tabs>
              <w:tab w:val="right" w:leader="dot" w:pos="8308"/>
            </w:tabs>
          </w:pPr>
          <w:hyperlink w:anchor="_Toc65774">
            <w:r>
              <w:t>第八部分</w:t>
            </w:r>
            <w:r>
              <w:rPr>
                <w:rFonts w:ascii="Times New Roman" w:eastAsia="Times New Roman" w:hAnsi="Times New Roman" w:cs="Times New Roman"/>
              </w:rPr>
              <w:t xml:space="preserve">  </w:t>
            </w:r>
            <w:r>
              <w:t>基金份额持有人大会</w:t>
            </w:r>
            <w:r>
              <w:tab/>
            </w:r>
            <w:r>
              <w:fldChar w:fldCharType="begin"/>
            </w:r>
            <w:r>
              <w:instrText>PAGEREF _Toc65774 \h</w:instrText>
            </w:r>
            <w:r>
              <w:fldChar w:fldCharType="separate"/>
            </w:r>
            <w:r>
              <w:t xml:space="preserve">28 </w:t>
            </w:r>
            <w:r>
              <w:fldChar w:fldCharType="end"/>
            </w:r>
          </w:hyperlink>
        </w:p>
        <w:p w14:paraId="57CA80E4" w14:textId="77777777" w:rsidR="00A01A4E" w:rsidRDefault="00C56536">
          <w:pPr>
            <w:pStyle w:val="TOC1"/>
            <w:tabs>
              <w:tab w:val="right" w:leader="dot" w:pos="8308"/>
            </w:tabs>
          </w:pPr>
          <w:hyperlink w:anchor="_Toc65775">
            <w:r>
              <w:t>第九部分</w:t>
            </w:r>
            <w:r>
              <w:rPr>
                <w:rFonts w:ascii="Times New Roman" w:eastAsia="Times New Roman" w:hAnsi="Times New Roman" w:cs="Times New Roman"/>
              </w:rPr>
              <w:t xml:space="preserve">  </w:t>
            </w:r>
            <w:r>
              <w:t>基金管理人、基金托管人的更换条件和程序</w:t>
            </w:r>
            <w:r>
              <w:tab/>
            </w:r>
            <w:r>
              <w:fldChar w:fldCharType="begin"/>
            </w:r>
            <w:r>
              <w:instrText>PAGEREF _Toc65775 \h</w:instrText>
            </w:r>
            <w:r>
              <w:fldChar w:fldCharType="separate"/>
            </w:r>
            <w:r>
              <w:t xml:space="preserve">37 </w:t>
            </w:r>
            <w:r>
              <w:fldChar w:fldCharType="end"/>
            </w:r>
          </w:hyperlink>
        </w:p>
        <w:p w14:paraId="0EBF833F" w14:textId="77777777" w:rsidR="00A01A4E" w:rsidRDefault="00C56536">
          <w:pPr>
            <w:pStyle w:val="TOC1"/>
            <w:tabs>
              <w:tab w:val="right" w:leader="dot" w:pos="8308"/>
            </w:tabs>
          </w:pPr>
          <w:hyperlink w:anchor="_Toc65776">
            <w:r>
              <w:t>第十部分</w:t>
            </w:r>
            <w:r>
              <w:rPr>
                <w:rFonts w:ascii="Times New Roman" w:eastAsia="Times New Roman" w:hAnsi="Times New Roman" w:cs="Times New Roman"/>
              </w:rPr>
              <w:t xml:space="preserve">  </w:t>
            </w:r>
            <w:r>
              <w:t>基金的托管</w:t>
            </w:r>
            <w:r>
              <w:tab/>
            </w:r>
            <w:r>
              <w:fldChar w:fldCharType="begin"/>
            </w:r>
            <w:r>
              <w:instrText>PAGER</w:instrText>
            </w:r>
            <w:r>
              <w:instrText>EF _Toc65776 \h</w:instrText>
            </w:r>
            <w:r>
              <w:fldChar w:fldCharType="separate"/>
            </w:r>
            <w:r>
              <w:t xml:space="preserve">40 </w:t>
            </w:r>
            <w:r>
              <w:fldChar w:fldCharType="end"/>
            </w:r>
          </w:hyperlink>
        </w:p>
        <w:p w14:paraId="641AC840" w14:textId="77777777" w:rsidR="00A01A4E" w:rsidRDefault="00C56536">
          <w:pPr>
            <w:pStyle w:val="TOC1"/>
            <w:tabs>
              <w:tab w:val="right" w:leader="dot" w:pos="8308"/>
            </w:tabs>
          </w:pPr>
          <w:hyperlink w:anchor="_Toc65777">
            <w:r>
              <w:t>第十一部分</w:t>
            </w:r>
            <w:r>
              <w:rPr>
                <w:rFonts w:ascii="Times New Roman" w:eastAsia="Times New Roman" w:hAnsi="Times New Roman" w:cs="Times New Roman"/>
              </w:rPr>
              <w:t xml:space="preserve">  </w:t>
            </w:r>
            <w:r>
              <w:t>基金份额的登记</w:t>
            </w:r>
            <w:r>
              <w:tab/>
            </w:r>
            <w:r>
              <w:fldChar w:fldCharType="begin"/>
            </w:r>
            <w:r>
              <w:instrText>PAGEREF _Toc65777 \h</w:instrText>
            </w:r>
            <w:r>
              <w:fldChar w:fldCharType="separate"/>
            </w:r>
            <w:r>
              <w:t xml:space="preserve">41 </w:t>
            </w:r>
            <w:r>
              <w:fldChar w:fldCharType="end"/>
            </w:r>
          </w:hyperlink>
        </w:p>
        <w:p w14:paraId="72811A36" w14:textId="77777777" w:rsidR="00A01A4E" w:rsidRDefault="00C56536">
          <w:pPr>
            <w:pStyle w:val="TOC1"/>
            <w:tabs>
              <w:tab w:val="right" w:leader="dot" w:pos="8308"/>
            </w:tabs>
          </w:pPr>
          <w:hyperlink w:anchor="_Toc65778">
            <w:r>
              <w:t>第十二部分</w:t>
            </w:r>
            <w:r>
              <w:rPr>
                <w:rFonts w:ascii="Times New Roman" w:eastAsia="Times New Roman" w:hAnsi="Times New Roman" w:cs="Times New Roman"/>
              </w:rPr>
              <w:t xml:space="preserve">  </w:t>
            </w:r>
            <w:r>
              <w:t>基金的投资</w:t>
            </w:r>
            <w:r>
              <w:tab/>
            </w:r>
            <w:r>
              <w:fldChar w:fldCharType="begin"/>
            </w:r>
            <w:r>
              <w:instrText>PAGEREF _Toc65778 \h</w:instrText>
            </w:r>
            <w:r>
              <w:fldChar w:fldCharType="separate"/>
            </w:r>
            <w:r>
              <w:t xml:space="preserve">43 </w:t>
            </w:r>
            <w:r>
              <w:fldChar w:fldCharType="end"/>
            </w:r>
          </w:hyperlink>
        </w:p>
        <w:p w14:paraId="5DD77716" w14:textId="77777777" w:rsidR="00A01A4E" w:rsidRDefault="00C56536">
          <w:pPr>
            <w:pStyle w:val="TOC1"/>
            <w:tabs>
              <w:tab w:val="right" w:leader="dot" w:pos="8308"/>
            </w:tabs>
          </w:pPr>
          <w:hyperlink w:anchor="_Toc65779">
            <w:r>
              <w:t>第十三部分</w:t>
            </w:r>
            <w:r>
              <w:rPr>
                <w:rFonts w:ascii="Times New Roman" w:eastAsia="Times New Roman" w:hAnsi="Times New Roman" w:cs="Times New Roman"/>
              </w:rPr>
              <w:t xml:space="preserve">  </w:t>
            </w:r>
            <w:r>
              <w:t>基金的财产</w:t>
            </w:r>
            <w:r>
              <w:tab/>
            </w:r>
            <w:r>
              <w:fldChar w:fldCharType="begin"/>
            </w:r>
            <w:r>
              <w:instrText xml:space="preserve">PAGEREF _Toc65779 </w:instrText>
            </w:r>
            <w:r>
              <w:instrText>\h</w:instrText>
            </w:r>
            <w:r>
              <w:fldChar w:fldCharType="separate"/>
            </w:r>
            <w:r>
              <w:t xml:space="preserve">53 </w:t>
            </w:r>
            <w:r>
              <w:fldChar w:fldCharType="end"/>
            </w:r>
          </w:hyperlink>
        </w:p>
        <w:p w14:paraId="2E006F5E" w14:textId="77777777" w:rsidR="00A01A4E" w:rsidRDefault="00C56536">
          <w:pPr>
            <w:pStyle w:val="TOC1"/>
            <w:tabs>
              <w:tab w:val="right" w:leader="dot" w:pos="8308"/>
            </w:tabs>
          </w:pPr>
          <w:hyperlink w:anchor="_Toc65780">
            <w:r>
              <w:t>第十四部分</w:t>
            </w:r>
            <w:r>
              <w:rPr>
                <w:rFonts w:ascii="Times New Roman" w:eastAsia="Times New Roman" w:hAnsi="Times New Roman" w:cs="Times New Roman"/>
              </w:rPr>
              <w:t xml:space="preserve">  </w:t>
            </w:r>
            <w:r>
              <w:t>基金资产估值</w:t>
            </w:r>
            <w:r>
              <w:tab/>
            </w:r>
            <w:r>
              <w:fldChar w:fldCharType="begin"/>
            </w:r>
            <w:r>
              <w:instrText>PAGEREF _Toc65780 \h</w:instrText>
            </w:r>
            <w:r>
              <w:fldChar w:fldCharType="separate"/>
            </w:r>
            <w:r>
              <w:t xml:space="preserve">54 </w:t>
            </w:r>
            <w:r>
              <w:fldChar w:fldCharType="end"/>
            </w:r>
          </w:hyperlink>
        </w:p>
        <w:p w14:paraId="61BD43F6" w14:textId="77777777" w:rsidR="00A01A4E" w:rsidRDefault="00C56536">
          <w:pPr>
            <w:pStyle w:val="TOC1"/>
            <w:tabs>
              <w:tab w:val="right" w:leader="dot" w:pos="8308"/>
            </w:tabs>
          </w:pPr>
          <w:hyperlink w:anchor="_Toc65781">
            <w:r>
              <w:t>第十五部分</w:t>
            </w:r>
            <w:r>
              <w:rPr>
                <w:rFonts w:ascii="Times New Roman" w:eastAsia="Times New Roman" w:hAnsi="Times New Roman" w:cs="Times New Roman"/>
              </w:rPr>
              <w:t xml:space="preserve">  </w:t>
            </w:r>
            <w:r>
              <w:t>基金费用与税收</w:t>
            </w:r>
            <w:r>
              <w:tab/>
            </w:r>
            <w:r>
              <w:fldChar w:fldCharType="begin"/>
            </w:r>
            <w:r>
              <w:instrText>PAGEREF _Toc65781 \h</w:instrText>
            </w:r>
            <w:r>
              <w:fldChar w:fldCharType="separate"/>
            </w:r>
            <w:r>
              <w:t xml:space="preserve">61 </w:t>
            </w:r>
            <w:r>
              <w:fldChar w:fldCharType="end"/>
            </w:r>
          </w:hyperlink>
        </w:p>
        <w:p w14:paraId="34E513E7" w14:textId="77777777" w:rsidR="00A01A4E" w:rsidRDefault="00C56536">
          <w:pPr>
            <w:pStyle w:val="TOC1"/>
            <w:tabs>
              <w:tab w:val="right" w:leader="dot" w:pos="8308"/>
            </w:tabs>
          </w:pPr>
          <w:hyperlink w:anchor="_Toc65782">
            <w:r>
              <w:t>第十六部分</w:t>
            </w:r>
            <w:r>
              <w:rPr>
                <w:rFonts w:ascii="Times New Roman" w:eastAsia="Times New Roman" w:hAnsi="Times New Roman" w:cs="Times New Roman"/>
              </w:rPr>
              <w:t xml:space="preserve">  </w:t>
            </w:r>
            <w:r>
              <w:t>基金的收益与分配</w:t>
            </w:r>
            <w:r>
              <w:tab/>
            </w:r>
            <w:r>
              <w:fldChar w:fldCharType="begin"/>
            </w:r>
            <w:r>
              <w:instrText>PAGEREF _Toc65782 \h</w:instrText>
            </w:r>
            <w:r>
              <w:fldChar w:fldCharType="separate"/>
            </w:r>
            <w:r>
              <w:t xml:space="preserve">64 </w:t>
            </w:r>
            <w:r>
              <w:fldChar w:fldCharType="end"/>
            </w:r>
          </w:hyperlink>
        </w:p>
        <w:p w14:paraId="53394F19" w14:textId="77777777" w:rsidR="00A01A4E" w:rsidRDefault="00C56536">
          <w:pPr>
            <w:pStyle w:val="TOC1"/>
            <w:tabs>
              <w:tab w:val="right" w:leader="dot" w:pos="8308"/>
            </w:tabs>
          </w:pPr>
          <w:hyperlink w:anchor="_Toc65783">
            <w:r>
              <w:t>第十七部分</w:t>
            </w:r>
            <w:r>
              <w:rPr>
                <w:rFonts w:ascii="Times New Roman" w:eastAsia="Times New Roman" w:hAnsi="Times New Roman" w:cs="Times New Roman"/>
              </w:rPr>
              <w:t xml:space="preserve">  </w:t>
            </w:r>
            <w:r>
              <w:t>基金的会计与审计</w:t>
            </w:r>
            <w:r>
              <w:tab/>
            </w:r>
            <w:r>
              <w:fldChar w:fldCharType="begin"/>
            </w:r>
            <w:r>
              <w:instrText>PAGEREF _Toc65783 \h</w:instrText>
            </w:r>
            <w:r>
              <w:fldChar w:fldCharType="separate"/>
            </w:r>
            <w:r>
              <w:t xml:space="preserve">66 </w:t>
            </w:r>
            <w:r>
              <w:fldChar w:fldCharType="end"/>
            </w:r>
          </w:hyperlink>
        </w:p>
        <w:p w14:paraId="589C452D" w14:textId="77777777" w:rsidR="00A01A4E" w:rsidRDefault="00C56536">
          <w:pPr>
            <w:pStyle w:val="TOC1"/>
            <w:tabs>
              <w:tab w:val="right" w:leader="dot" w:pos="8308"/>
            </w:tabs>
          </w:pPr>
          <w:hyperlink w:anchor="_Toc65784">
            <w:r>
              <w:t>第十八部分</w:t>
            </w:r>
            <w:r>
              <w:rPr>
                <w:rFonts w:ascii="Times New Roman" w:eastAsia="Times New Roman" w:hAnsi="Times New Roman" w:cs="Times New Roman"/>
              </w:rPr>
              <w:t xml:space="preserve">  </w:t>
            </w:r>
            <w:r>
              <w:t>基金的信息披露</w:t>
            </w:r>
            <w:r>
              <w:tab/>
            </w:r>
            <w:r>
              <w:fldChar w:fldCharType="begin"/>
            </w:r>
            <w:r>
              <w:instrText>PAGEREF _Toc65784 \h</w:instrText>
            </w:r>
            <w:r>
              <w:fldChar w:fldCharType="separate"/>
            </w:r>
            <w:r>
              <w:t xml:space="preserve">67 </w:t>
            </w:r>
            <w:r>
              <w:fldChar w:fldCharType="end"/>
            </w:r>
          </w:hyperlink>
        </w:p>
        <w:p w14:paraId="7E16BA0B" w14:textId="77777777" w:rsidR="00A01A4E" w:rsidRDefault="00C56536">
          <w:pPr>
            <w:pStyle w:val="TOC1"/>
            <w:tabs>
              <w:tab w:val="right" w:leader="dot" w:pos="8308"/>
            </w:tabs>
          </w:pPr>
          <w:hyperlink w:anchor="_Toc65785">
            <w:r>
              <w:t>第十九部分</w:t>
            </w:r>
            <w:r>
              <w:rPr>
                <w:rFonts w:ascii="Times New Roman" w:eastAsia="Times New Roman" w:hAnsi="Times New Roman" w:cs="Times New Roman"/>
              </w:rPr>
              <w:t xml:space="preserve">  </w:t>
            </w:r>
            <w:r>
              <w:t>基金合同的变更、终止与基金财产的清算</w:t>
            </w:r>
            <w:r>
              <w:tab/>
            </w:r>
            <w:r>
              <w:fldChar w:fldCharType="begin"/>
            </w:r>
            <w:r>
              <w:instrText>PAGEREF _Toc65785 \h</w:instrText>
            </w:r>
            <w:r>
              <w:fldChar w:fldCharType="separate"/>
            </w:r>
            <w:r>
              <w:t xml:space="preserve">74 </w:t>
            </w:r>
            <w:r>
              <w:fldChar w:fldCharType="end"/>
            </w:r>
          </w:hyperlink>
        </w:p>
        <w:p w14:paraId="48EC2B03" w14:textId="77777777" w:rsidR="00A01A4E" w:rsidRDefault="00C56536">
          <w:pPr>
            <w:pStyle w:val="TOC1"/>
            <w:tabs>
              <w:tab w:val="right" w:leader="dot" w:pos="8308"/>
            </w:tabs>
          </w:pPr>
          <w:hyperlink w:anchor="_Toc65786">
            <w:r>
              <w:t>第二十部分</w:t>
            </w:r>
            <w:r>
              <w:rPr>
                <w:rFonts w:ascii="Times New Roman" w:eastAsia="Times New Roman" w:hAnsi="Times New Roman" w:cs="Times New Roman"/>
              </w:rPr>
              <w:t xml:space="preserve">  </w:t>
            </w:r>
            <w:r>
              <w:t>违约责任</w:t>
            </w:r>
            <w:r>
              <w:tab/>
            </w:r>
            <w:r>
              <w:fldChar w:fldCharType="begin"/>
            </w:r>
            <w:r>
              <w:instrText>PAGEREF _Toc65786 \h</w:instrText>
            </w:r>
            <w:r>
              <w:fldChar w:fldCharType="separate"/>
            </w:r>
            <w:r>
              <w:t xml:space="preserve">76 </w:t>
            </w:r>
            <w:r>
              <w:fldChar w:fldCharType="end"/>
            </w:r>
          </w:hyperlink>
        </w:p>
        <w:p w14:paraId="273AE50A" w14:textId="77777777" w:rsidR="00A01A4E" w:rsidRDefault="00C56536">
          <w:pPr>
            <w:pStyle w:val="TOC1"/>
            <w:tabs>
              <w:tab w:val="right" w:leader="dot" w:pos="8308"/>
            </w:tabs>
          </w:pPr>
          <w:hyperlink w:anchor="_Toc65787">
            <w:r>
              <w:t>第二十一部分</w:t>
            </w:r>
            <w:r>
              <w:rPr>
                <w:rFonts w:ascii="Times New Roman" w:eastAsia="Times New Roman" w:hAnsi="Times New Roman" w:cs="Times New Roman"/>
              </w:rPr>
              <w:t xml:space="preserve">  </w:t>
            </w:r>
            <w:r>
              <w:t>争议的处理和适用的法律</w:t>
            </w:r>
            <w:r>
              <w:tab/>
            </w:r>
            <w:r>
              <w:fldChar w:fldCharType="begin"/>
            </w:r>
            <w:r>
              <w:instrText>PAGEREF _Toc65787 \h</w:instrText>
            </w:r>
            <w:r>
              <w:fldChar w:fldCharType="separate"/>
            </w:r>
            <w:r>
              <w:t xml:space="preserve">77 </w:t>
            </w:r>
            <w:r>
              <w:fldChar w:fldCharType="end"/>
            </w:r>
          </w:hyperlink>
        </w:p>
        <w:p w14:paraId="19716709" w14:textId="77777777" w:rsidR="00A01A4E" w:rsidRDefault="00C56536">
          <w:pPr>
            <w:pStyle w:val="TOC1"/>
            <w:tabs>
              <w:tab w:val="right" w:leader="dot" w:pos="8308"/>
            </w:tabs>
          </w:pPr>
          <w:hyperlink w:anchor="_Toc65788">
            <w:r>
              <w:t>第二十二部分</w:t>
            </w:r>
            <w:r>
              <w:rPr>
                <w:rFonts w:ascii="Times New Roman" w:eastAsia="Times New Roman" w:hAnsi="Times New Roman" w:cs="Times New Roman"/>
              </w:rPr>
              <w:t xml:space="preserve">  </w:t>
            </w:r>
            <w:r>
              <w:t>基金合同的效力</w:t>
            </w:r>
            <w:r>
              <w:tab/>
            </w:r>
            <w:r>
              <w:fldChar w:fldCharType="begin"/>
            </w:r>
            <w:r>
              <w:instrText>PAGEREF _Toc65788 \h</w:instrText>
            </w:r>
            <w:r>
              <w:fldChar w:fldCharType="separate"/>
            </w:r>
            <w:r>
              <w:t xml:space="preserve">78 </w:t>
            </w:r>
            <w:r>
              <w:fldChar w:fldCharType="end"/>
            </w:r>
          </w:hyperlink>
        </w:p>
        <w:p w14:paraId="2E8A72CD" w14:textId="77777777" w:rsidR="00A01A4E" w:rsidRDefault="00C56536">
          <w:pPr>
            <w:pStyle w:val="TOC1"/>
            <w:tabs>
              <w:tab w:val="right" w:leader="dot" w:pos="8308"/>
            </w:tabs>
          </w:pPr>
          <w:hyperlink w:anchor="_Toc65789">
            <w:r>
              <w:t>第二十三部分</w:t>
            </w:r>
            <w:r>
              <w:rPr>
                <w:rFonts w:ascii="Times New Roman" w:eastAsia="Times New Roman" w:hAnsi="Times New Roman" w:cs="Times New Roman"/>
              </w:rPr>
              <w:t xml:space="preserve">  </w:t>
            </w:r>
            <w:r>
              <w:t>其他事项</w:t>
            </w:r>
            <w:r>
              <w:tab/>
            </w:r>
            <w:r>
              <w:fldChar w:fldCharType="begin"/>
            </w:r>
            <w:r>
              <w:instrText>PAGEREF _Toc65</w:instrText>
            </w:r>
            <w:r>
              <w:instrText>789 \h</w:instrText>
            </w:r>
            <w:r>
              <w:fldChar w:fldCharType="separate"/>
            </w:r>
            <w:r>
              <w:t xml:space="preserve">79 </w:t>
            </w:r>
            <w:r>
              <w:fldChar w:fldCharType="end"/>
            </w:r>
          </w:hyperlink>
        </w:p>
        <w:p w14:paraId="1062F499" w14:textId="77777777" w:rsidR="00A01A4E" w:rsidRDefault="00C56536">
          <w:pPr>
            <w:pStyle w:val="TOC1"/>
            <w:tabs>
              <w:tab w:val="right" w:leader="dot" w:pos="8308"/>
            </w:tabs>
          </w:pPr>
          <w:hyperlink w:anchor="_Toc65790">
            <w:r>
              <w:t>第二十四部分</w:t>
            </w:r>
            <w:r>
              <w:rPr>
                <w:rFonts w:ascii="Times New Roman" w:eastAsia="Times New Roman" w:hAnsi="Times New Roman" w:cs="Times New Roman"/>
              </w:rPr>
              <w:t xml:space="preserve">  </w:t>
            </w:r>
            <w:r>
              <w:t>基金合同内容摘要</w:t>
            </w:r>
            <w:r>
              <w:tab/>
            </w:r>
            <w:r>
              <w:fldChar w:fldCharType="begin"/>
            </w:r>
            <w:r>
              <w:instrText>PAGEREF _Toc65790 \h</w:instrText>
            </w:r>
            <w:r>
              <w:fldChar w:fldCharType="separate"/>
            </w:r>
            <w:r>
              <w:t xml:space="preserve">80 </w:t>
            </w:r>
            <w:r>
              <w:fldChar w:fldCharType="end"/>
            </w:r>
          </w:hyperlink>
        </w:p>
        <w:p w14:paraId="3F4E480E" w14:textId="77777777" w:rsidR="00A01A4E" w:rsidRDefault="00C56536">
          <w:r>
            <w:fldChar w:fldCharType="end"/>
          </w:r>
        </w:p>
      </w:sdtContent>
    </w:sdt>
    <w:p w14:paraId="392F1CF3" w14:textId="77777777" w:rsidR="00A01A4E" w:rsidRDefault="00C56536">
      <w:pPr>
        <w:spacing w:after="0" w:line="259" w:lineRule="auto"/>
        <w:ind w:left="1" w:firstLine="0"/>
        <w:jc w:val="center"/>
      </w:pPr>
      <w:r>
        <w:rPr>
          <w:rFonts w:ascii="Times New Roman" w:eastAsia="Times New Roman" w:hAnsi="Times New Roman" w:cs="Times New Roman"/>
          <w:sz w:val="18"/>
        </w:rPr>
        <w:t xml:space="preserve">1 </w:t>
      </w:r>
    </w:p>
    <w:p w14:paraId="5F766447" w14:textId="77777777" w:rsidR="00A01A4E" w:rsidRDefault="00A01A4E">
      <w:pPr>
        <w:sectPr w:rsidR="00A01A4E">
          <w:headerReference w:type="even" r:id="rId7"/>
          <w:headerReference w:type="default" r:id="rId8"/>
          <w:footerReference w:type="even" r:id="rId9"/>
          <w:footerReference w:type="default" r:id="rId10"/>
          <w:headerReference w:type="first" r:id="rId11"/>
          <w:footerReference w:type="first" r:id="rId12"/>
          <w:pgSz w:w="11906" w:h="16838"/>
          <w:pgMar w:top="1517" w:right="1798" w:bottom="996" w:left="1800" w:header="720" w:footer="720" w:gutter="0"/>
          <w:cols w:space="720"/>
        </w:sectPr>
      </w:pPr>
    </w:p>
    <w:p w14:paraId="5BF1D501" w14:textId="77777777" w:rsidR="00A01A4E" w:rsidRDefault="00C56536">
      <w:pPr>
        <w:pStyle w:val="1"/>
        <w:spacing w:after="35"/>
      </w:pPr>
      <w:bookmarkStart w:id="0" w:name="_Toc65767"/>
      <w:r>
        <w:lastRenderedPageBreak/>
        <w:t>第一部分</w:t>
      </w:r>
      <w:r>
        <w:rPr>
          <w:rFonts w:ascii="Times New Roman" w:eastAsia="Times New Roman" w:hAnsi="Times New Roman" w:cs="Times New Roman"/>
          <w:b/>
        </w:rPr>
        <w:t xml:space="preserve">  </w:t>
      </w:r>
      <w:r>
        <w:t>前言</w:t>
      </w:r>
      <w:r>
        <w:rPr>
          <w:rFonts w:ascii="Times New Roman" w:eastAsia="Times New Roman" w:hAnsi="Times New Roman" w:cs="Times New Roman"/>
          <w:b/>
        </w:rPr>
        <w:t xml:space="preserve"> </w:t>
      </w:r>
      <w:bookmarkEnd w:id="0"/>
    </w:p>
    <w:p w14:paraId="67855FB4" w14:textId="77777777" w:rsidR="00A01A4E" w:rsidRDefault="00C56536">
      <w:pPr>
        <w:spacing w:after="144" w:line="259" w:lineRule="auto"/>
        <w:ind w:left="0" w:firstLine="0"/>
      </w:pPr>
      <w:r>
        <w:rPr>
          <w:rFonts w:ascii="Times New Roman" w:eastAsia="Times New Roman" w:hAnsi="Times New Roman" w:cs="Times New Roman"/>
          <w:sz w:val="21"/>
        </w:rPr>
        <w:t xml:space="preserve"> </w:t>
      </w:r>
    </w:p>
    <w:p w14:paraId="02B55C27" w14:textId="77777777" w:rsidR="00A01A4E" w:rsidRDefault="00C56536">
      <w:pPr>
        <w:ind w:left="477"/>
      </w:pPr>
      <w:r>
        <w:t>一、订立本基金合同的目的、依据和原则</w:t>
      </w:r>
      <w:r>
        <w:rPr>
          <w:rFonts w:ascii="Times New Roman" w:eastAsia="Times New Roman" w:hAnsi="Times New Roman" w:cs="Times New Roman"/>
        </w:rPr>
        <w:t xml:space="preserve"> </w:t>
      </w:r>
    </w:p>
    <w:p w14:paraId="029CFCE5" w14:textId="77777777" w:rsidR="00A01A4E" w:rsidRDefault="00C56536">
      <w:pPr>
        <w:numPr>
          <w:ilvl w:val="0"/>
          <w:numId w:val="1"/>
        </w:numPr>
        <w:spacing w:after="0" w:line="379" w:lineRule="auto"/>
        <w:ind w:firstLine="480"/>
      </w:pPr>
      <w:r>
        <w:t>订立本基金合同的目的是保护投资人合法权益，明确基金合同当事人的权利义务，规范基金运作。</w:t>
      </w:r>
      <w:r>
        <w:rPr>
          <w:rFonts w:ascii="Times New Roman" w:eastAsia="Times New Roman" w:hAnsi="Times New Roman" w:cs="Times New Roman"/>
        </w:rPr>
        <w:t xml:space="preserve"> </w:t>
      </w:r>
    </w:p>
    <w:p w14:paraId="5B9E7D90" w14:textId="77777777" w:rsidR="00A01A4E" w:rsidRDefault="00C56536">
      <w:pPr>
        <w:numPr>
          <w:ilvl w:val="0"/>
          <w:numId w:val="1"/>
        </w:numPr>
        <w:spacing w:after="20" w:line="363" w:lineRule="auto"/>
        <w:ind w:firstLine="480"/>
      </w:pPr>
      <w:r>
        <w:t>订立本基金合同的依据是《中华人民共和国民法典》（以下简称</w:t>
      </w:r>
      <w:r>
        <w:t>“</w:t>
      </w:r>
      <w:r>
        <w:t>《民法典》</w:t>
      </w:r>
      <w:r>
        <w:t>”</w:t>
      </w:r>
      <w:r>
        <w:t>）、《中华人民共和国证券投资基金法》（以下简称</w:t>
      </w:r>
      <w:r>
        <w:t>“</w:t>
      </w:r>
      <w:r>
        <w:t>《基金法》</w:t>
      </w:r>
      <w:r>
        <w:t>”</w:t>
      </w:r>
      <w:r>
        <w:t>）、《公开募集证券投资基金运作管理办法》（以下简称</w:t>
      </w:r>
      <w:r>
        <w:t>“</w:t>
      </w:r>
      <w:r>
        <w:t>《运作办法》</w:t>
      </w:r>
      <w:r>
        <w:t>”</w:t>
      </w:r>
      <w:r>
        <w:t>）、《公开募集证券投资基金销售机构监督管理办法》（以下简称</w:t>
      </w:r>
      <w:r>
        <w:t>“</w:t>
      </w:r>
      <w:r>
        <w:t>《销售办法》</w:t>
      </w:r>
      <w:r>
        <w:t>”</w:t>
      </w:r>
      <w:r>
        <w:t>）、《</w:t>
      </w:r>
      <w:r>
        <w:t>公开募集证券投资基金信息披露管理办法》（以下简称</w:t>
      </w:r>
      <w:r>
        <w:t>“</w:t>
      </w:r>
      <w:r>
        <w:t>《信息披露办法》</w:t>
      </w:r>
      <w:r>
        <w:t>”</w:t>
      </w:r>
      <w:r>
        <w:t>）、《公开募集开放式证券投资基金流动性风险管理规定》（以下简称</w:t>
      </w:r>
      <w:r>
        <w:t>“</w:t>
      </w:r>
      <w:r>
        <w:t>《流动性风险管理规定》</w:t>
      </w:r>
      <w:r>
        <w:t>”</w:t>
      </w:r>
      <w:r>
        <w:t>）和其他有关法律法规。</w:t>
      </w:r>
      <w:r>
        <w:rPr>
          <w:rFonts w:ascii="Times New Roman" w:eastAsia="Times New Roman" w:hAnsi="Times New Roman" w:cs="Times New Roman"/>
        </w:rPr>
        <w:t xml:space="preserve"> </w:t>
      </w:r>
    </w:p>
    <w:p w14:paraId="6A43D9C4" w14:textId="77777777" w:rsidR="00A01A4E" w:rsidRDefault="00C56536">
      <w:pPr>
        <w:numPr>
          <w:ilvl w:val="0"/>
          <w:numId w:val="1"/>
        </w:numPr>
        <w:spacing w:after="0" w:line="379" w:lineRule="auto"/>
        <w:ind w:firstLine="480"/>
      </w:pPr>
      <w:r>
        <w:t>订立本基金合同的原则是平等自愿、诚实信用、充分保护投资人合法权益。</w:t>
      </w:r>
      <w:r>
        <w:rPr>
          <w:rFonts w:ascii="Times New Roman" w:eastAsia="Times New Roman" w:hAnsi="Times New Roman" w:cs="Times New Roman"/>
        </w:rPr>
        <w:t xml:space="preserve"> </w:t>
      </w:r>
    </w:p>
    <w:p w14:paraId="4806324F" w14:textId="77777777" w:rsidR="00A01A4E" w:rsidRDefault="00C56536">
      <w:pPr>
        <w:numPr>
          <w:ilvl w:val="0"/>
          <w:numId w:val="2"/>
        </w:numPr>
        <w:spacing w:after="15" w:line="362" w:lineRule="auto"/>
        <w:ind w:firstLine="480"/>
      </w:pPr>
      <w:r>
        <w:t>基金合同是规定基金合同当事人之间权利义务关系的基本法律文件，其他与基金相关的涉及基金合同当事人之间权利义务关系的任何文件或表述，如与基金合同有冲突，均以基金合同为准。基金合同当事人按照《基金法》、基金合同及其他有关规定享有权利、承担义务。</w:t>
      </w:r>
      <w:r>
        <w:rPr>
          <w:rFonts w:ascii="Times New Roman" w:eastAsia="Times New Roman" w:hAnsi="Times New Roman" w:cs="Times New Roman"/>
        </w:rPr>
        <w:t xml:space="preserve"> </w:t>
      </w:r>
    </w:p>
    <w:p w14:paraId="30C4CF13" w14:textId="77777777" w:rsidR="00A01A4E" w:rsidRDefault="00C56536">
      <w:pPr>
        <w:spacing w:after="12" w:line="360" w:lineRule="auto"/>
        <w:ind w:left="0" w:firstLine="480"/>
      </w:pPr>
      <w:r>
        <w:t>基金合同的当事人包</w:t>
      </w:r>
      <w:r>
        <w:t>括基金管理人、基金托管人和基金份额持有人。基金投资人自依本基金合同取得基金份额，即成为基金份额持有人和本基金合同的当事人，其持有基金份额的行为本身即表明其对基金合同的承认和接受。</w:t>
      </w:r>
      <w:r>
        <w:rPr>
          <w:rFonts w:ascii="Times New Roman" w:eastAsia="Times New Roman" w:hAnsi="Times New Roman" w:cs="Times New Roman"/>
          <w:sz w:val="21"/>
        </w:rPr>
        <w:t xml:space="preserve"> </w:t>
      </w:r>
    </w:p>
    <w:p w14:paraId="0948E598" w14:textId="77777777" w:rsidR="00A01A4E" w:rsidRDefault="00C56536">
      <w:pPr>
        <w:numPr>
          <w:ilvl w:val="0"/>
          <w:numId w:val="2"/>
        </w:numPr>
        <w:spacing w:after="8" w:line="372" w:lineRule="auto"/>
        <w:ind w:firstLine="480"/>
      </w:pPr>
      <w:r>
        <w:t>广发瑞福精选混合型证券投资基金由基金管理人依照《基金法》、基金合同及其他有关规定募集，并经中国证券监督管理委员会</w:t>
      </w:r>
      <w:r>
        <w:rPr>
          <w:rFonts w:ascii="Times New Roman" w:eastAsia="Times New Roman" w:hAnsi="Times New Roman" w:cs="Times New Roman"/>
        </w:rPr>
        <w:t>(</w:t>
      </w:r>
      <w:r>
        <w:t>以下简称</w:t>
      </w:r>
      <w:r>
        <w:rPr>
          <w:rFonts w:ascii="Times New Roman" w:eastAsia="Times New Roman" w:hAnsi="Times New Roman" w:cs="Times New Roman"/>
        </w:rPr>
        <w:t>“</w:t>
      </w:r>
      <w:r>
        <w:t>中国证监会</w:t>
      </w:r>
      <w:r>
        <w:rPr>
          <w:rFonts w:ascii="Times New Roman" w:eastAsia="Times New Roman" w:hAnsi="Times New Roman" w:cs="Times New Roman"/>
        </w:rPr>
        <w:t>”)</w:t>
      </w:r>
      <w:r>
        <w:t>注册。</w:t>
      </w:r>
      <w:r>
        <w:rPr>
          <w:rFonts w:ascii="Times New Roman" w:eastAsia="Times New Roman" w:hAnsi="Times New Roman" w:cs="Times New Roman"/>
        </w:rPr>
        <w:t xml:space="preserve"> </w:t>
      </w:r>
    </w:p>
    <w:p w14:paraId="4C9CBBF4" w14:textId="77777777" w:rsidR="00A01A4E" w:rsidRDefault="00C56536">
      <w:pPr>
        <w:spacing w:after="10" w:line="366" w:lineRule="auto"/>
        <w:ind w:left="0" w:firstLine="480"/>
      </w:pPr>
      <w:r>
        <w:t>中国证监会对本基金募集的注册，并不表明其对本基金的价值和收益做出实质性判断或保证，也不表明投资于本基金没有风险。</w:t>
      </w:r>
      <w:r>
        <w:rPr>
          <w:rFonts w:ascii="Times New Roman" w:eastAsia="Times New Roman" w:hAnsi="Times New Roman" w:cs="Times New Roman"/>
        </w:rPr>
        <w:t xml:space="preserve"> </w:t>
      </w:r>
    </w:p>
    <w:p w14:paraId="33E36146" w14:textId="77777777" w:rsidR="00A01A4E" w:rsidRDefault="00C56536">
      <w:pPr>
        <w:spacing w:after="10" w:line="365" w:lineRule="auto"/>
        <w:ind w:left="0" w:firstLine="480"/>
      </w:pPr>
      <w:r>
        <w:t>基金管理人依照恪尽职守、诚实信用、谨慎勤勉的原则管理和运用基金财产</w:t>
      </w:r>
      <w:r>
        <w:t>，但不保证投资于本基金一定盈利，也不保证最低收益。</w:t>
      </w:r>
      <w:r>
        <w:rPr>
          <w:rFonts w:ascii="Times New Roman" w:eastAsia="Times New Roman" w:hAnsi="Times New Roman" w:cs="Times New Roman"/>
        </w:rPr>
        <w:t xml:space="preserve"> </w:t>
      </w:r>
    </w:p>
    <w:p w14:paraId="351787E8" w14:textId="77777777" w:rsidR="00A01A4E" w:rsidRDefault="00C56536">
      <w:pPr>
        <w:ind w:left="477"/>
      </w:pPr>
      <w:r>
        <w:lastRenderedPageBreak/>
        <w:t>投资者应当认真阅读基金招募说明书、基金合同、基金产品资料概要等信息披露文件，自主判断基金的投资价值，自主做出投资决策，自行承担投资风险。</w:t>
      </w:r>
      <w:r>
        <w:rPr>
          <w:rFonts w:ascii="Times New Roman" w:eastAsia="Times New Roman" w:hAnsi="Times New Roman" w:cs="Times New Roman"/>
        </w:rPr>
        <w:t xml:space="preserve"> </w:t>
      </w:r>
    </w:p>
    <w:p w14:paraId="62C5A213" w14:textId="77777777" w:rsidR="00A01A4E" w:rsidRDefault="00C56536">
      <w:pPr>
        <w:numPr>
          <w:ilvl w:val="0"/>
          <w:numId w:val="2"/>
        </w:numPr>
        <w:spacing w:after="8" w:line="372" w:lineRule="auto"/>
        <w:ind w:firstLine="480"/>
      </w:pPr>
      <w:r>
        <w:t>基金管理人、基金托管人在本基金合同之外披露涉及本基金的信息，其内容涉及界定基金合同当事人之间权利义务关系的，如与基金合同有冲突，以基金合同为准。</w:t>
      </w:r>
      <w:r>
        <w:rPr>
          <w:rFonts w:ascii="Times New Roman" w:eastAsia="Times New Roman" w:hAnsi="Times New Roman" w:cs="Times New Roman"/>
        </w:rPr>
        <w:t xml:space="preserve"> </w:t>
      </w:r>
    </w:p>
    <w:p w14:paraId="52E7A817" w14:textId="77777777" w:rsidR="00A01A4E" w:rsidRDefault="00C56536">
      <w:pPr>
        <w:numPr>
          <w:ilvl w:val="0"/>
          <w:numId w:val="2"/>
        </w:numPr>
        <w:spacing w:after="10" w:line="365" w:lineRule="auto"/>
        <w:ind w:firstLine="480"/>
      </w:pPr>
      <w:r>
        <w:t>本基金按照中国法律法规成立并运作，若基金合同的内容与届时有效的法律法规的强制性规定不一致，应当以届时有效的法律法规的规定为准。</w:t>
      </w:r>
      <w:r>
        <w:rPr>
          <w:rFonts w:ascii="Times New Roman" w:eastAsia="Times New Roman" w:hAnsi="Times New Roman" w:cs="Times New Roman"/>
        </w:rPr>
        <w:t xml:space="preserve"> </w:t>
      </w:r>
    </w:p>
    <w:p w14:paraId="1C28577E" w14:textId="77777777" w:rsidR="00A01A4E" w:rsidRDefault="00C56536">
      <w:pPr>
        <w:numPr>
          <w:ilvl w:val="0"/>
          <w:numId w:val="2"/>
        </w:numPr>
        <w:spacing w:after="16" w:line="361" w:lineRule="auto"/>
        <w:ind w:firstLine="480"/>
      </w:pPr>
      <w:r>
        <w:t>本基金将投资内地与香港股票市场交易互联互</w:t>
      </w:r>
      <w:r>
        <w:t>通机制试点允许买卖的规定范围内的香港联合交易所上市的股票（以下简称</w:t>
      </w:r>
      <w:r>
        <w:t>“</w:t>
      </w:r>
      <w:r>
        <w:t>港股通标的股票</w:t>
      </w:r>
      <w:r>
        <w:t>”</w:t>
      </w:r>
      <w:r>
        <w:t>），但会根据市场环境的变化以及投资策略的需要进行调整，选择将部分基金资产投资于港股通标的股票或选择不将基金资产投资于港股通标的股票，因此本基金存在不对港股进行投资的可能。</w:t>
      </w:r>
      <w:r>
        <w:rPr>
          <w:rFonts w:ascii="Times New Roman" w:eastAsia="Times New Roman" w:hAnsi="Times New Roman" w:cs="Times New Roman"/>
        </w:rPr>
        <w:t xml:space="preserve"> </w:t>
      </w:r>
    </w:p>
    <w:p w14:paraId="52B14E25" w14:textId="77777777" w:rsidR="00A01A4E" w:rsidRDefault="00C56536">
      <w:pPr>
        <w:numPr>
          <w:ilvl w:val="0"/>
          <w:numId w:val="2"/>
        </w:numPr>
        <w:spacing w:after="125"/>
        <w:ind w:firstLine="480"/>
      </w:pPr>
      <w:r>
        <w:t>本基金资产若投资于港股，会面临港股通机制下因投资环境、投资标的、</w:t>
      </w:r>
    </w:p>
    <w:p w14:paraId="770FC551" w14:textId="77777777" w:rsidR="00A01A4E" w:rsidRDefault="00C56536">
      <w:pPr>
        <w:spacing w:after="8" w:line="372" w:lineRule="auto"/>
        <w:ind w:left="-15" w:right="111" w:firstLine="0"/>
        <w:jc w:val="both"/>
      </w:pPr>
      <w:r>
        <w:t>市场制度以及交易规则等差异带来的特有风险，包括港股市场股价波动较大的风险（港股市场实行</w:t>
      </w:r>
      <w:r>
        <w:t xml:space="preserve"> </w:t>
      </w:r>
      <w:r>
        <w:rPr>
          <w:rFonts w:ascii="Times New Roman" w:eastAsia="Times New Roman" w:hAnsi="Times New Roman" w:cs="Times New Roman"/>
        </w:rPr>
        <w:t xml:space="preserve">T+0 </w:t>
      </w:r>
      <w:r>
        <w:t>回转交易，且对个股不设涨跌幅限制，港股股价可能表现出比</w:t>
      </w:r>
      <w:r>
        <w:t xml:space="preserve"> </w:t>
      </w:r>
      <w:r>
        <w:rPr>
          <w:rFonts w:ascii="Times New Roman" w:eastAsia="Times New Roman" w:hAnsi="Times New Roman" w:cs="Times New Roman"/>
        </w:rPr>
        <w:t xml:space="preserve">A </w:t>
      </w:r>
      <w:r>
        <w:t>股更为剧烈的股价波动）、汇率风险（汇率波动可能对基金的投资收益造成损失）、港股通机制下交易日不连贯可能带来的风险（在内地开市香港休市的情形下，港股通不能正常交易，港股不能及时卖出，可能带来一定的流动性风险）等。</w:t>
      </w:r>
      <w:r>
        <w:rPr>
          <w:rFonts w:ascii="Times New Roman" w:eastAsia="Times New Roman" w:hAnsi="Times New Roman" w:cs="Times New Roman"/>
        </w:rPr>
        <w:t xml:space="preserve"> </w:t>
      </w:r>
    </w:p>
    <w:p w14:paraId="3311B980" w14:textId="77777777" w:rsidR="00A01A4E" w:rsidRDefault="00C56536">
      <w:pPr>
        <w:pStyle w:val="1"/>
      </w:pPr>
      <w:bookmarkStart w:id="1" w:name="_Toc65768"/>
      <w:r>
        <w:t>第二部分</w:t>
      </w:r>
      <w:r>
        <w:rPr>
          <w:rFonts w:ascii="Times New Roman" w:eastAsia="Times New Roman" w:hAnsi="Times New Roman" w:cs="Times New Roman"/>
          <w:b/>
        </w:rPr>
        <w:t xml:space="preserve">  </w:t>
      </w:r>
      <w:r>
        <w:t>释义</w:t>
      </w:r>
      <w:r>
        <w:rPr>
          <w:rFonts w:ascii="Times New Roman" w:eastAsia="Times New Roman" w:hAnsi="Times New Roman" w:cs="Times New Roman"/>
          <w:b/>
        </w:rPr>
        <w:t xml:space="preserve"> </w:t>
      </w:r>
      <w:bookmarkEnd w:id="1"/>
    </w:p>
    <w:p w14:paraId="4A062DC1" w14:textId="77777777" w:rsidR="00A01A4E" w:rsidRDefault="00C56536">
      <w:pPr>
        <w:spacing w:after="223" w:line="259" w:lineRule="auto"/>
        <w:ind w:left="420" w:firstLine="0"/>
      </w:pPr>
      <w:r>
        <w:rPr>
          <w:rFonts w:ascii="Times New Roman" w:eastAsia="Times New Roman" w:hAnsi="Times New Roman" w:cs="Times New Roman"/>
          <w:sz w:val="21"/>
        </w:rPr>
        <w:t xml:space="preserve"> </w:t>
      </w:r>
    </w:p>
    <w:p w14:paraId="6A161F2D" w14:textId="77777777" w:rsidR="00A01A4E" w:rsidRDefault="00C56536">
      <w:pPr>
        <w:ind w:left="477"/>
      </w:pPr>
      <w:r>
        <w:t>在本基金合同中，除非文意另有所指，下列词语或简称具有如下含义：</w:t>
      </w:r>
      <w:r>
        <w:rPr>
          <w:rFonts w:ascii="Times New Roman" w:eastAsia="Times New Roman" w:hAnsi="Times New Roman" w:cs="Times New Roman"/>
        </w:rPr>
        <w:t xml:space="preserve"> </w:t>
      </w:r>
    </w:p>
    <w:p w14:paraId="6DB6E7EC" w14:textId="77777777" w:rsidR="00A01A4E" w:rsidRDefault="00C56536">
      <w:pPr>
        <w:numPr>
          <w:ilvl w:val="0"/>
          <w:numId w:val="3"/>
        </w:numPr>
        <w:ind w:firstLine="480"/>
      </w:pPr>
      <w:r>
        <w:t>基金或本基金：指广发瑞福精选混合型证券投资基金</w:t>
      </w:r>
      <w:r>
        <w:rPr>
          <w:rFonts w:ascii="Times New Roman" w:eastAsia="Times New Roman" w:hAnsi="Times New Roman" w:cs="Times New Roman"/>
        </w:rPr>
        <w:t xml:space="preserve"> </w:t>
      </w:r>
    </w:p>
    <w:p w14:paraId="1CEC3C20" w14:textId="77777777" w:rsidR="00A01A4E" w:rsidRDefault="00C56536">
      <w:pPr>
        <w:numPr>
          <w:ilvl w:val="0"/>
          <w:numId w:val="3"/>
        </w:numPr>
        <w:ind w:firstLine="480"/>
      </w:pPr>
      <w:r>
        <w:t>基金管理人：指广发基金管理有限公司</w:t>
      </w:r>
      <w:r>
        <w:rPr>
          <w:rFonts w:ascii="Times New Roman" w:eastAsia="Times New Roman" w:hAnsi="Times New Roman" w:cs="Times New Roman"/>
        </w:rPr>
        <w:t xml:space="preserve">  </w:t>
      </w:r>
    </w:p>
    <w:p w14:paraId="2DCB66FA" w14:textId="77777777" w:rsidR="00A01A4E" w:rsidRDefault="00C56536">
      <w:pPr>
        <w:numPr>
          <w:ilvl w:val="0"/>
          <w:numId w:val="3"/>
        </w:numPr>
        <w:ind w:firstLine="480"/>
      </w:pPr>
      <w:r>
        <w:t>基金托管人：指中国建设银行股份有限公司</w:t>
      </w:r>
      <w:r>
        <w:rPr>
          <w:rFonts w:ascii="Times New Roman" w:eastAsia="Times New Roman" w:hAnsi="Times New Roman" w:cs="Times New Roman"/>
        </w:rPr>
        <w:t xml:space="preserve">       </w:t>
      </w:r>
    </w:p>
    <w:p w14:paraId="6F3A4601" w14:textId="77777777" w:rsidR="00A01A4E" w:rsidRDefault="00C56536">
      <w:pPr>
        <w:numPr>
          <w:ilvl w:val="0"/>
          <w:numId w:val="3"/>
        </w:numPr>
        <w:spacing w:after="1" w:line="379" w:lineRule="auto"/>
        <w:ind w:firstLine="480"/>
      </w:pPr>
      <w:r>
        <w:t>基金</w:t>
      </w:r>
      <w:r>
        <w:t>合同或本基金合同：指《广发瑞福精选混合型证券投资基金基金合同》及对本基金合同的任何有效修订和补充</w:t>
      </w:r>
      <w:r>
        <w:rPr>
          <w:rFonts w:ascii="Times New Roman" w:eastAsia="Times New Roman" w:hAnsi="Times New Roman" w:cs="Times New Roman"/>
        </w:rPr>
        <w:t xml:space="preserve"> </w:t>
      </w:r>
    </w:p>
    <w:p w14:paraId="299C959E" w14:textId="77777777" w:rsidR="00A01A4E" w:rsidRDefault="00C56536">
      <w:pPr>
        <w:numPr>
          <w:ilvl w:val="0"/>
          <w:numId w:val="3"/>
        </w:numPr>
        <w:spacing w:after="0" w:line="379" w:lineRule="auto"/>
        <w:ind w:firstLine="480"/>
      </w:pPr>
      <w:r>
        <w:t>托管协议：指基金管理人与基金托管人就本基金签订之《广发瑞福精选混合型证券投资基金托管协议》及对该托管协议的任何有效修订和补充</w:t>
      </w:r>
      <w:r>
        <w:rPr>
          <w:rFonts w:ascii="Times New Roman" w:eastAsia="Times New Roman" w:hAnsi="Times New Roman" w:cs="Times New Roman"/>
        </w:rPr>
        <w:t xml:space="preserve"> </w:t>
      </w:r>
    </w:p>
    <w:p w14:paraId="77248E9C" w14:textId="77777777" w:rsidR="00A01A4E" w:rsidRDefault="00C56536">
      <w:pPr>
        <w:numPr>
          <w:ilvl w:val="0"/>
          <w:numId w:val="3"/>
        </w:numPr>
        <w:spacing w:after="0" w:line="379" w:lineRule="auto"/>
        <w:ind w:firstLine="480"/>
      </w:pPr>
      <w:r>
        <w:t>招募说明书：指《广发瑞福精选混合型证券投资基金招募说明书》及其更新</w:t>
      </w:r>
      <w:r>
        <w:rPr>
          <w:rFonts w:ascii="Times New Roman" w:eastAsia="Times New Roman" w:hAnsi="Times New Roman" w:cs="Times New Roman"/>
        </w:rPr>
        <w:t xml:space="preserve"> </w:t>
      </w:r>
    </w:p>
    <w:p w14:paraId="507FEA10" w14:textId="77777777" w:rsidR="00A01A4E" w:rsidRDefault="00C56536">
      <w:pPr>
        <w:numPr>
          <w:ilvl w:val="0"/>
          <w:numId w:val="3"/>
        </w:numPr>
        <w:spacing w:after="0" w:line="379" w:lineRule="auto"/>
        <w:ind w:firstLine="480"/>
      </w:pPr>
      <w:r>
        <w:t>基金份额发售公告：指《广发瑞福精选混合型证券投资基金基金份额发售公告》</w:t>
      </w:r>
      <w:r>
        <w:rPr>
          <w:rFonts w:ascii="Times New Roman" w:eastAsia="Times New Roman" w:hAnsi="Times New Roman" w:cs="Times New Roman"/>
        </w:rPr>
        <w:t xml:space="preserve"> </w:t>
      </w:r>
    </w:p>
    <w:p w14:paraId="56433729" w14:textId="77777777" w:rsidR="00A01A4E" w:rsidRDefault="00C56536">
      <w:pPr>
        <w:numPr>
          <w:ilvl w:val="0"/>
          <w:numId w:val="3"/>
        </w:numPr>
        <w:spacing w:after="0" w:line="379" w:lineRule="auto"/>
        <w:ind w:firstLine="480"/>
      </w:pPr>
      <w:r>
        <w:t>法律法规：指中国现行有效并公布实施的法律、行政法规、规范性文件、司法解释、行政规章以及其他对基金合同当事人有约束力的决定、决议、通知等</w:t>
      </w:r>
      <w:r>
        <w:rPr>
          <w:rFonts w:ascii="Times New Roman" w:eastAsia="Times New Roman" w:hAnsi="Times New Roman" w:cs="Times New Roman"/>
        </w:rPr>
        <w:t xml:space="preserve"> </w:t>
      </w:r>
    </w:p>
    <w:p w14:paraId="6BA80771" w14:textId="77777777" w:rsidR="00A01A4E" w:rsidRDefault="00C56536">
      <w:pPr>
        <w:numPr>
          <w:ilvl w:val="0"/>
          <w:numId w:val="3"/>
        </w:numPr>
        <w:spacing w:after="2" w:line="377" w:lineRule="auto"/>
        <w:ind w:firstLine="480"/>
      </w:pPr>
      <w:r>
        <w:t>《基金法》：指</w:t>
      </w:r>
      <w:r>
        <w:t xml:space="preserve"> </w:t>
      </w:r>
      <w:r>
        <w:rPr>
          <w:rFonts w:ascii="Times New Roman" w:eastAsia="Times New Roman" w:hAnsi="Times New Roman" w:cs="Times New Roman"/>
        </w:rPr>
        <w:t xml:space="preserve">2003 </w:t>
      </w:r>
      <w:r>
        <w:t>年</w:t>
      </w:r>
      <w:r>
        <w:t xml:space="preserve"> </w:t>
      </w:r>
      <w:r>
        <w:rPr>
          <w:rFonts w:ascii="Times New Roman" w:eastAsia="Times New Roman" w:hAnsi="Times New Roman" w:cs="Times New Roman"/>
        </w:rPr>
        <w:t xml:space="preserve">10 </w:t>
      </w:r>
      <w:r>
        <w:t>月</w:t>
      </w:r>
      <w:r>
        <w:t xml:space="preserve"> </w:t>
      </w:r>
      <w:r>
        <w:rPr>
          <w:rFonts w:ascii="Times New Roman" w:eastAsia="Times New Roman" w:hAnsi="Times New Roman" w:cs="Times New Roman"/>
        </w:rPr>
        <w:t xml:space="preserve">28 </w:t>
      </w:r>
      <w:r>
        <w:t>日经第十届全国人民代表大会常务委员会第五次会议通过，经</w:t>
      </w:r>
      <w:r>
        <w:t xml:space="preserve"> </w:t>
      </w:r>
      <w:r>
        <w:rPr>
          <w:rFonts w:ascii="Times New Roman" w:eastAsia="Times New Roman" w:hAnsi="Times New Roman" w:cs="Times New Roman"/>
        </w:rPr>
        <w:t xml:space="preserve">2012 </w:t>
      </w:r>
      <w:r>
        <w:t>年</w:t>
      </w:r>
      <w:r>
        <w:t xml:space="preserve"> </w:t>
      </w:r>
      <w:r>
        <w:rPr>
          <w:rFonts w:ascii="Times New Roman" w:eastAsia="Times New Roman" w:hAnsi="Times New Roman" w:cs="Times New Roman"/>
        </w:rPr>
        <w:t xml:space="preserve">12 </w:t>
      </w:r>
      <w:r>
        <w:t>月</w:t>
      </w:r>
      <w:r>
        <w:t xml:space="preserve"> </w:t>
      </w:r>
      <w:r>
        <w:rPr>
          <w:rFonts w:ascii="Times New Roman" w:eastAsia="Times New Roman" w:hAnsi="Times New Roman" w:cs="Times New Roman"/>
        </w:rPr>
        <w:t xml:space="preserve">28 </w:t>
      </w:r>
      <w:r>
        <w:t>日第十一届全国人民代表大会常务委员会第三十次会议修订，自</w:t>
      </w:r>
      <w:r>
        <w:t xml:space="preserve"> </w:t>
      </w:r>
      <w:r>
        <w:rPr>
          <w:rFonts w:ascii="Times New Roman" w:eastAsia="Times New Roman" w:hAnsi="Times New Roman" w:cs="Times New Roman"/>
        </w:rPr>
        <w:t xml:space="preserve">2013 </w:t>
      </w:r>
      <w:r>
        <w:t>年</w:t>
      </w:r>
      <w:r>
        <w:t xml:space="preserve"> </w:t>
      </w:r>
      <w:r>
        <w:rPr>
          <w:rFonts w:ascii="Times New Roman" w:eastAsia="Times New Roman" w:hAnsi="Times New Roman" w:cs="Times New Roman"/>
        </w:rPr>
        <w:t xml:space="preserve">6 </w:t>
      </w:r>
      <w:r>
        <w:t>月</w:t>
      </w:r>
      <w:r>
        <w:t xml:space="preserve"> </w:t>
      </w:r>
      <w:r>
        <w:rPr>
          <w:rFonts w:ascii="Times New Roman" w:eastAsia="Times New Roman" w:hAnsi="Times New Roman" w:cs="Times New Roman"/>
        </w:rPr>
        <w:t xml:space="preserve">1 </w:t>
      </w:r>
      <w:r>
        <w:t>日起实施，并经</w:t>
      </w:r>
      <w:r>
        <w:t xml:space="preserve"> </w:t>
      </w:r>
      <w:r>
        <w:rPr>
          <w:rFonts w:ascii="Times New Roman" w:eastAsia="Times New Roman" w:hAnsi="Times New Roman" w:cs="Times New Roman"/>
        </w:rPr>
        <w:t xml:space="preserve">2015 </w:t>
      </w:r>
      <w:r>
        <w:t>年</w:t>
      </w:r>
      <w:r>
        <w:t xml:space="preserve"> </w:t>
      </w:r>
      <w:r>
        <w:rPr>
          <w:rFonts w:ascii="Times New Roman" w:eastAsia="Times New Roman" w:hAnsi="Times New Roman" w:cs="Times New Roman"/>
        </w:rPr>
        <w:t xml:space="preserve">4 </w:t>
      </w:r>
      <w:r>
        <w:t>月</w:t>
      </w:r>
      <w:r>
        <w:t xml:space="preserve"> </w:t>
      </w:r>
      <w:r>
        <w:rPr>
          <w:rFonts w:ascii="Times New Roman" w:eastAsia="Times New Roman" w:hAnsi="Times New Roman" w:cs="Times New Roman"/>
        </w:rPr>
        <w:t xml:space="preserve">24 </w:t>
      </w:r>
      <w:r>
        <w:t>日第十二届全国人民代表大会常务委员会第十四次会议《全国人民代表大会常务委员会关于修改</w:t>
      </w:r>
      <w:r>
        <w:rPr>
          <w:rFonts w:ascii="Times New Roman" w:eastAsia="Times New Roman" w:hAnsi="Times New Roman" w:cs="Times New Roman"/>
        </w:rPr>
        <w:t>&lt;</w:t>
      </w:r>
      <w:r>
        <w:t>中华人民共和国港口法</w:t>
      </w:r>
      <w:r>
        <w:rPr>
          <w:rFonts w:ascii="Times New Roman" w:eastAsia="Times New Roman" w:hAnsi="Times New Roman" w:cs="Times New Roman"/>
        </w:rPr>
        <w:t>&gt;</w:t>
      </w:r>
      <w:r>
        <w:t>等七部</w:t>
      </w:r>
      <w:r>
        <w:t>法律的决定》修正的《中华人民共和国证券投资基金法》及颁布机关对其不时做出的修订</w:t>
      </w:r>
      <w:r>
        <w:rPr>
          <w:rFonts w:ascii="Times New Roman" w:eastAsia="Times New Roman" w:hAnsi="Times New Roman" w:cs="Times New Roman"/>
        </w:rPr>
        <w:t xml:space="preserve"> </w:t>
      </w:r>
    </w:p>
    <w:p w14:paraId="28327B4E" w14:textId="77777777" w:rsidR="00A01A4E" w:rsidRDefault="00C56536">
      <w:pPr>
        <w:numPr>
          <w:ilvl w:val="0"/>
          <w:numId w:val="3"/>
        </w:numPr>
        <w:spacing w:after="8" w:line="372" w:lineRule="auto"/>
        <w:ind w:firstLine="480"/>
      </w:pPr>
      <w:r>
        <w:t>《销售办法》：指中国证监会</w:t>
      </w:r>
      <w:r>
        <w:t xml:space="preserve"> </w:t>
      </w:r>
      <w:r>
        <w:rPr>
          <w:rFonts w:ascii="Times New Roman" w:eastAsia="Times New Roman" w:hAnsi="Times New Roman" w:cs="Times New Roman"/>
        </w:rPr>
        <w:t xml:space="preserve">2020 </w:t>
      </w:r>
      <w:r>
        <w:t>年</w:t>
      </w:r>
      <w:r>
        <w:t xml:space="preserve"> </w:t>
      </w:r>
      <w:r>
        <w:rPr>
          <w:rFonts w:ascii="Times New Roman" w:eastAsia="Times New Roman" w:hAnsi="Times New Roman" w:cs="Times New Roman"/>
        </w:rPr>
        <w:t xml:space="preserve">8 </w:t>
      </w:r>
      <w:r>
        <w:t>月</w:t>
      </w:r>
      <w:r>
        <w:t xml:space="preserve"> </w:t>
      </w:r>
      <w:r>
        <w:rPr>
          <w:rFonts w:ascii="Times New Roman" w:eastAsia="Times New Roman" w:hAnsi="Times New Roman" w:cs="Times New Roman"/>
        </w:rPr>
        <w:t xml:space="preserve">28 </w:t>
      </w:r>
      <w:r>
        <w:t>日颁布、同年</w:t>
      </w:r>
      <w:r>
        <w:t xml:space="preserve"> </w:t>
      </w:r>
      <w:r>
        <w:rPr>
          <w:rFonts w:ascii="Times New Roman" w:eastAsia="Times New Roman" w:hAnsi="Times New Roman" w:cs="Times New Roman"/>
        </w:rPr>
        <w:t xml:space="preserve">10 </w:t>
      </w:r>
      <w:r>
        <w:t>月</w:t>
      </w:r>
      <w:r>
        <w:t xml:space="preserve"> </w:t>
      </w:r>
      <w:r>
        <w:rPr>
          <w:rFonts w:ascii="Times New Roman" w:eastAsia="Times New Roman" w:hAnsi="Times New Roman" w:cs="Times New Roman"/>
        </w:rPr>
        <w:t xml:space="preserve">1 </w:t>
      </w:r>
      <w:r>
        <w:t>日实施的《公开募集证券投资基金销售机构监督管理办法》及颁布机关对其不时做出的修订</w:t>
      </w:r>
      <w:r>
        <w:rPr>
          <w:rFonts w:ascii="Times New Roman" w:eastAsia="Times New Roman" w:hAnsi="Times New Roman" w:cs="Times New Roman"/>
        </w:rPr>
        <w:t xml:space="preserve"> </w:t>
      </w:r>
    </w:p>
    <w:p w14:paraId="33B11F8D" w14:textId="77777777" w:rsidR="00A01A4E" w:rsidRDefault="00C56536">
      <w:pPr>
        <w:numPr>
          <w:ilvl w:val="0"/>
          <w:numId w:val="3"/>
        </w:numPr>
        <w:ind w:firstLine="480"/>
      </w:pPr>
      <w:r>
        <w:t>《信息披露办法》：指中国证监会</w:t>
      </w:r>
      <w:r>
        <w:t xml:space="preserve"> </w:t>
      </w:r>
      <w:r>
        <w:rPr>
          <w:rFonts w:ascii="Times New Roman" w:eastAsia="Times New Roman" w:hAnsi="Times New Roman" w:cs="Times New Roman"/>
        </w:rPr>
        <w:t xml:space="preserve">2019 </w:t>
      </w:r>
      <w:r>
        <w:t>年</w:t>
      </w:r>
      <w:r>
        <w:t xml:space="preserve"> </w:t>
      </w:r>
      <w:r>
        <w:rPr>
          <w:rFonts w:ascii="Times New Roman" w:eastAsia="Times New Roman" w:hAnsi="Times New Roman" w:cs="Times New Roman"/>
        </w:rPr>
        <w:t xml:space="preserve">7 </w:t>
      </w:r>
      <w:r>
        <w:t>月</w:t>
      </w:r>
      <w:r>
        <w:t xml:space="preserve"> </w:t>
      </w:r>
      <w:r>
        <w:rPr>
          <w:rFonts w:ascii="Times New Roman" w:eastAsia="Times New Roman" w:hAnsi="Times New Roman" w:cs="Times New Roman"/>
        </w:rPr>
        <w:t xml:space="preserve">26 </w:t>
      </w:r>
      <w:r>
        <w:t>日颁布、同年</w:t>
      </w:r>
      <w:r>
        <w:t xml:space="preserve"> </w:t>
      </w:r>
      <w:r>
        <w:rPr>
          <w:rFonts w:ascii="Times New Roman" w:eastAsia="Times New Roman" w:hAnsi="Times New Roman" w:cs="Times New Roman"/>
        </w:rPr>
        <w:t xml:space="preserve">9 </w:t>
      </w:r>
      <w:r>
        <w:t>月</w:t>
      </w:r>
      <w:r>
        <w:t xml:space="preserve"> </w:t>
      </w:r>
      <w:r>
        <w:rPr>
          <w:rFonts w:ascii="Times New Roman" w:eastAsia="Times New Roman" w:hAnsi="Times New Roman" w:cs="Times New Roman"/>
        </w:rPr>
        <w:t xml:space="preserve">1 </w:t>
      </w:r>
      <w:r>
        <w:t>日</w:t>
      </w:r>
    </w:p>
    <w:p w14:paraId="2D143140" w14:textId="77777777" w:rsidR="00A01A4E" w:rsidRDefault="00C56536">
      <w:pPr>
        <w:spacing w:line="371" w:lineRule="auto"/>
      </w:pPr>
      <w:r>
        <w:t>实施，并经</w:t>
      </w:r>
      <w:r>
        <w:t xml:space="preserve"> </w:t>
      </w:r>
      <w:r>
        <w:rPr>
          <w:rFonts w:ascii="Times New Roman" w:eastAsia="Times New Roman" w:hAnsi="Times New Roman" w:cs="Times New Roman"/>
        </w:rPr>
        <w:t xml:space="preserve">2020 </w:t>
      </w:r>
      <w:r>
        <w:t>年</w:t>
      </w:r>
      <w:r>
        <w:t xml:space="preserve"> </w:t>
      </w:r>
      <w:r>
        <w:rPr>
          <w:rFonts w:ascii="Times New Roman" w:eastAsia="Times New Roman" w:hAnsi="Times New Roman" w:cs="Times New Roman"/>
        </w:rPr>
        <w:t xml:space="preserve">3 </w:t>
      </w:r>
      <w:r>
        <w:t>月</w:t>
      </w:r>
      <w:r>
        <w:t xml:space="preserve"> </w:t>
      </w:r>
      <w:r>
        <w:rPr>
          <w:rFonts w:ascii="Times New Roman" w:eastAsia="Times New Roman" w:hAnsi="Times New Roman" w:cs="Times New Roman"/>
        </w:rPr>
        <w:t xml:space="preserve">20 </w:t>
      </w:r>
      <w:r>
        <w:t>日中国证监会《关于修改部分证券期货规章的决定》修正的《公开募集证券投资基金信息披露管理办法》及颁布机关对其不时做出的修订</w:t>
      </w:r>
      <w:r>
        <w:rPr>
          <w:rFonts w:ascii="Times New Roman" w:eastAsia="Times New Roman" w:hAnsi="Times New Roman" w:cs="Times New Roman"/>
        </w:rPr>
        <w:t xml:space="preserve"> </w:t>
      </w:r>
    </w:p>
    <w:p w14:paraId="7AB23399" w14:textId="77777777" w:rsidR="00A01A4E" w:rsidRDefault="00C56536">
      <w:pPr>
        <w:numPr>
          <w:ilvl w:val="0"/>
          <w:numId w:val="3"/>
        </w:numPr>
        <w:spacing w:after="0" w:line="382" w:lineRule="auto"/>
        <w:ind w:firstLine="480"/>
      </w:pPr>
      <w:r>
        <w:t>《运作办法》：指中国证监会</w:t>
      </w:r>
      <w:r>
        <w:t xml:space="preserve"> </w:t>
      </w:r>
      <w:r>
        <w:rPr>
          <w:rFonts w:ascii="Times New Roman" w:eastAsia="Times New Roman" w:hAnsi="Times New Roman" w:cs="Times New Roman"/>
        </w:rPr>
        <w:t xml:space="preserve">2014 </w:t>
      </w:r>
      <w:r>
        <w:t>年</w:t>
      </w:r>
      <w:r>
        <w:t xml:space="preserve"> </w:t>
      </w:r>
      <w:r>
        <w:rPr>
          <w:rFonts w:ascii="Times New Roman" w:eastAsia="Times New Roman" w:hAnsi="Times New Roman" w:cs="Times New Roman"/>
        </w:rPr>
        <w:t xml:space="preserve">7 </w:t>
      </w:r>
      <w:r>
        <w:t>月</w:t>
      </w:r>
      <w:r>
        <w:t xml:space="preserve"> </w:t>
      </w:r>
      <w:r>
        <w:rPr>
          <w:rFonts w:ascii="Times New Roman" w:eastAsia="Times New Roman" w:hAnsi="Times New Roman" w:cs="Times New Roman"/>
        </w:rPr>
        <w:t xml:space="preserve">7 </w:t>
      </w:r>
      <w:r>
        <w:t>日颁布、同年</w:t>
      </w:r>
      <w:r>
        <w:t xml:space="preserve"> </w:t>
      </w:r>
      <w:r>
        <w:rPr>
          <w:rFonts w:ascii="Times New Roman" w:eastAsia="Times New Roman" w:hAnsi="Times New Roman" w:cs="Times New Roman"/>
        </w:rPr>
        <w:t xml:space="preserve">8 </w:t>
      </w:r>
      <w:r>
        <w:t>月</w:t>
      </w:r>
      <w:r>
        <w:t xml:space="preserve"> </w:t>
      </w:r>
      <w:r>
        <w:rPr>
          <w:rFonts w:ascii="Times New Roman" w:eastAsia="Times New Roman" w:hAnsi="Times New Roman" w:cs="Times New Roman"/>
        </w:rPr>
        <w:t xml:space="preserve">8 </w:t>
      </w:r>
      <w:r>
        <w:t>日实施的《公开募集证券投资基金运作管理办法》及颁布机关对其不时做出的修订</w:t>
      </w:r>
      <w:r>
        <w:rPr>
          <w:rFonts w:ascii="Times New Roman" w:eastAsia="Times New Roman" w:hAnsi="Times New Roman" w:cs="Times New Roman"/>
        </w:rPr>
        <w:t xml:space="preserve"> </w:t>
      </w:r>
    </w:p>
    <w:p w14:paraId="21725C23" w14:textId="77777777" w:rsidR="00A01A4E" w:rsidRDefault="00C56536">
      <w:pPr>
        <w:numPr>
          <w:ilvl w:val="0"/>
          <w:numId w:val="3"/>
        </w:numPr>
        <w:spacing w:after="8" w:line="372" w:lineRule="auto"/>
        <w:ind w:firstLine="480"/>
      </w:pPr>
      <w:r>
        <w:t>《流动性风险管理规定》：指中国证监会</w:t>
      </w:r>
      <w:r>
        <w:t xml:space="preserve"> </w:t>
      </w:r>
      <w:r>
        <w:rPr>
          <w:rFonts w:ascii="Times New Roman" w:eastAsia="Times New Roman" w:hAnsi="Times New Roman" w:cs="Times New Roman"/>
        </w:rPr>
        <w:t xml:space="preserve">2017 </w:t>
      </w:r>
      <w:r>
        <w:t>年</w:t>
      </w:r>
      <w:r>
        <w:t xml:space="preserve"> </w:t>
      </w:r>
      <w:r>
        <w:rPr>
          <w:rFonts w:ascii="Times New Roman" w:eastAsia="Times New Roman" w:hAnsi="Times New Roman" w:cs="Times New Roman"/>
        </w:rPr>
        <w:t xml:space="preserve">8 </w:t>
      </w:r>
      <w:r>
        <w:t>月</w:t>
      </w:r>
      <w:r>
        <w:t xml:space="preserve"> </w:t>
      </w:r>
      <w:r>
        <w:rPr>
          <w:rFonts w:ascii="Times New Roman" w:eastAsia="Times New Roman" w:hAnsi="Times New Roman" w:cs="Times New Roman"/>
        </w:rPr>
        <w:t xml:space="preserve">31 </w:t>
      </w:r>
      <w:r>
        <w:t>日颁布、同年</w:t>
      </w:r>
      <w:r>
        <w:t xml:space="preserve"> </w:t>
      </w:r>
      <w:r>
        <w:rPr>
          <w:rFonts w:ascii="Times New Roman" w:eastAsia="Times New Roman" w:hAnsi="Times New Roman" w:cs="Times New Roman"/>
        </w:rPr>
        <w:t xml:space="preserve">10 </w:t>
      </w:r>
      <w:r>
        <w:t>月</w:t>
      </w:r>
      <w:r>
        <w:t xml:space="preserve"> </w:t>
      </w:r>
      <w:r>
        <w:rPr>
          <w:rFonts w:ascii="Times New Roman" w:eastAsia="Times New Roman" w:hAnsi="Times New Roman" w:cs="Times New Roman"/>
        </w:rPr>
        <w:t xml:space="preserve">1 </w:t>
      </w:r>
      <w:r>
        <w:t>日实施的《公开募集开放式证券投资基金流动性风险管理规定》及颁布机关对其不时做出的修订</w:t>
      </w:r>
      <w:r>
        <w:rPr>
          <w:rFonts w:ascii="Times New Roman" w:eastAsia="Times New Roman" w:hAnsi="Times New Roman" w:cs="Times New Roman"/>
        </w:rPr>
        <w:t xml:space="preserve"> </w:t>
      </w:r>
    </w:p>
    <w:p w14:paraId="3B455F64" w14:textId="77777777" w:rsidR="00A01A4E" w:rsidRDefault="00C56536">
      <w:pPr>
        <w:numPr>
          <w:ilvl w:val="0"/>
          <w:numId w:val="3"/>
        </w:numPr>
        <w:ind w:firstLine="480"/>
      </w:pPr>
      <w:r>
        <w:t>中国证监会：指中国证券监督管理委员会</w:t>
      </w:r>
      <w:r>
        <w:rPr>
          <w:rFonts w:ascii="Times New Roman" w:eastAsia="Times New Roman" w:hAnsi="Times New Roman" w:cs="Times New Roman"/>
        </w:rPr>
        <w:t xml:space="preserve"> </w:t>
      </w:r>
    </w:p>
    <w:p w14:paraId="6F694D67" w14:textId="77777777" w:rsidR="00A01A4E" w:rsidRDefault="00C56536">
      <w:pPr>
        <w:pStyle w:val="2"/>
        <w:spacing w:after="156"/>
        <w:ind w:left="48"/>
        <w:jc w:val="center"/>
      </w:pPr>
      <w:r>
        <w:t>15</w:t>
      </w:r>
      <w:r>
        <w:rPr>
          <w:rFonts w:ascii="宋体" w:eastAsia="宋体" w:hAnsi="宋体" w:cs="宋体"/>
        </w:rPr>
        <w:t>、银行业监督管理机构：指中国人民银行和</w:t>
      </w:r>
      <w:r>
        <w:t>/</w:t>
      </w:r>
      <w:r>
        <w:rPr>
          <w:rFonts w:ascii="宋体" w:eastAsia="宋体" w:hAnsi="宋体" w:cs="宋体"/>
        </w:rPr>
        <w:t>或国家金融监督管理总局</w:t>
      </w:r>
      <w:r>
        <w:t xml:space="preserve"> </w:t>
      </w:r>
    </w:p>
    <w:p w14:paraId="35CB4C99" w14:textId="77777777" w:rsidR="00A01A4E" w:rsidRDefault="00C56536">
      <w:pPr>
        <w:numPr>
          <w:ilvl w:val="0"/>
          <w:numId w:val="4"/>
        </w:numPr>
        <w:spacing w:after="1" w:line="379" w:lineRule="auto"/>
        <w:ind w:firstLine="480"/>
      </w:pPr>
      <w:r>
        <w:t>基金合同当事人：指受基金合同约束，根据基金合同享有权利并承担义务的法律主体，包括基金管理人、基金托管人和基金份额持有人</w:t>
      </w:r>
      <w:r>
        <w:rPr>
          <w:rFonts w:ascii="Times New Roman" w:eastAsia="Times New Roman" w:hAnsi="Times New Roman" w:cs="Times New Roman"/>
        </w:rPr>
        <w:t xml:space="preserve"> </w:t>
      </w:r>
    </w:p>
    <w:p w14:paraId="53465DE0" w14:textId="77777777" w:rsidR="00A01A4E" w:rsidRDefault="00C56536">
      <w:pPr>
        <w:numPr>
          <w:ilvl w:val="0"/>
          <w:numId w:val="4"/>
        </w:numPr>
        <w:spacing w:after="152" w:line="259" w:lineRule="auto"/>
        <w:ind w:firstLine="480"/>
      </w:pPr>
      <w:r>
        <w:t>个人投资者：指依据有关法律法规规定可投资于证券投资基金的自然人</w:t>
      </w:r>
      <w:r>
        <w:rPr>
          <w:rFonts w:ascii="Times New Roman" w:eastAsia="Times New Roman" w:hAnsi="Times New Roman" w:cs="Times New Roman"/>
        </w:rPr>
        <w:t xml:space="preserve"> </w:t>
      </w:r>
    </w:p>
    <w:p w14:paraId="4D8C417A" w14:textId="77777777" w:rsidR="00A01A4E" w:rsidRDefault="00C56536">
      <w:pPr>
        <w:numPr>
          <w:ilvl w:val="0"/>
          <w:numId w:val="4"/>
        </w:numPr>
        <w:spacing w:after="8" w:line="372" w:lineRule="auto"/>
        <w:ind w:firstLine="480"/>
      </w:pPr>
      <w:r>
        <w:t>机构投资者：指依法可以投资证券投资基金的、在中华人民共和国境内合法登记并存续或经有关政府部门批准设立并存续的企业法人、事业法人、社会团体或其他组织</w:t>
      </w:r>
      <w:r>
        <w:rPr>
          <w:rFonts w:ascii="Times New Roman" w:eastAsia="Times New Roman" w:hAnsi="Times New Roman" w:cs="Times New Roman"/>
        </w:rPr>
        <w:t xml:space="preserve"> </w:t>
      </w:r>
    </w:p>
    <w:p w14:paraId="18B8BCC4" w14:textId="77777777" w:rsidR="00A01A4E" w:rsidRDefault="00C56536">
      <w:pPr>
        <w:numPr>
          <w:ilvl w:val="0"/>
          <w:numId w:val="4"/>
        </w:numPr>
        <w:spacing w:after="17" w:line="366" w:lineRule="auto"/>
        <w:ind w:firstLine="480"/>
      </w:pPr>
      <w:r>
        <w:t>合格境外投资者：指符合《合格境外机构投资者和人民币合格境外机构投资者境内证券期货投资管理办法》及相关法律法规规定使用来自境外的资金进行境内证券期货投资的境外投资者，包括合格境</w:t>
      </w:r>
      <w:r>
        <w:t>外机构投资者和人民币合格境外机构投资者</w:t>
      </w:r>
      <w:r>
        <w:rPr>
          <w:rFonts w:ascii="Times New Roman" w:eastAsia="Times New Roman" w:hAnsi="Times New Roman" w:cs="Times New Roman"/>
        </w:rPr>
        <w:t xml:space="preserve"> </w:t>
      </w:r>
    </w:p>
    <w:p w14:paraId="022E5DB5" w14:textId="77777777" w:rsidR="00A01A4E" w:rsidRDefault="00C56536">
      <w:pPr>
        <w:numPr>
          <w:ilvl w:val="0"/>
          <w:numId w:val="4"/>
        </w:numPr>
        <w:spacing w:after="0" w:line="379" w:lineRule="auto"/>
        <w:ind w:firstLine="480"/>
      </w:pPr>
      <w:r>
        <w:t>投资人、投资者：指个人投资者、机构投资者、合格境外投资者以及法律法规或中国证监会允许购买证券投资基金的其他投资人的合称</w:t>
      </w:r>
      <w:r>
        <w:rPr>
          <w:rFonts w:ascii="Times New Roman" w:eastAsia="Times New Roman" w:hAnsi="Times New Roman" w:cs="Times New Roman"/>
        </w:rPr>
        <w:t xml:space="preserve"> </w:t>
      </w:r>
    </w:p>
    <w:p w14:paraId="47CDAC90" w14:textId="77777777" w:rsidR="00A01A4E" w:rsidRDefault="00C56536">
      <w:pPr>
        <w:numPr>
          <w:ilvl w:val="0"/>
          <w:numId w:val="4"/>
        </w:numPr>
        <w:spacing w:after="0" w:line="378" w:lineRule="auto"/>
        <w:ind w:firstLine="480"/>
      </w:pPr>
      <w:r>
        <w:t>基金份额持有人：指依基金合同和招募说明书合法取得基金份额的投资人</w:t>
      </w:r>
      <w:r>
        <w:rPr>
          <w:rFonts w:ascii="Times New Roman" w:eastAsia="Times New Roman" w:hAnsi="Times New Roman" w:cs="Times New Roman"/>
        </w:rPr>
        <w:t xml:space="preserve"> </w:t>
      </w:r>
    </w:p>
    <w:p w14:paraId="3861F8EA" w14:textId="77777777" w:rsidR="00A01A4E" w:rsidRDefault="00C56536">
      <w:pPr>
        <w:numPr>
          <w:ilvl w:val="0"/>
          <w:numId w:val="4"/>
        </w:numPr>
        <w:spacing w:after="0" w:line="379" w:lineRule="auto"/>
        <w:ind w:firstLine="480"/>
      </w:pPr>
      <w:r>
        <w:t>基金销售业务：指基金管理人或销售机构宣传推介基金，发售基金份额，办理基金份额的申购、赎回、转换、非交易过户、转托管及定期定额投资等业务</w:t>
      </w:r>
      <w:r>
        <w:rPr>
          <w:rFonts w:ascii="Times New Roman" w:eastAsia="Times New Roman" w:hAnsi="Times New Roman" w:cs="Times New Roman"/>
        </w:rPr>
        <w:t xml:space="preserve"> </w:t>
      </w:r>
    </w:p>
    <w:p w14:paraId="2197095E" w14:textId="77777777" w:rsidR="00A01A4E" w:rsidRDefault="00C56536">
      <w:pPr>
        <w:numPr>
          <w:ilvl w:val="0"/>
          <w:numId w:val="4"/>
        </w:numPr>
        <w:spacing w:after="12" w:line="370" w:lineRule="auto"/>
        <w:ind w:firstLine="480"/>
      </w:pPr>
      <w:r>
        <w:t>销售机构：指广发基金管理有限公司以及符合《销售办法》和中国证监会规定的其他条件，取得基金销售业务资格并与基金管理人签订了基金销售服务协议，办理</w:t>
      </w:r>
      <w:r>
        <w:t>基金销售业务的机构</w:t>
      </w:r>
      <w:r>
        <w:rPr>
          <w:rFonts w:ascii="Times New Roman" w:eastAsia="Times New Roman" w:hAnsi="Times New Roman" w:cs="Times New Roman"/>
        </w:rPr>
        <w:t xml:space="preserve"> </w:t>
      </w:r>
    </w:p>
    <w:p w14:paraId="3A4F2541" w14:textId="77777777" w:rsidR="00A01A4E" w:rsidRDefault="00C56536">
      <w:pPr>
        <w:numPr>
          <w:ilvl w:val="0"/>
          <w:numId w:val="4"/>
        </w:numPr>
        <w:spacing w:after="0" w:line="369" w:lineRule="auto"/>
        <w:ind w:firstLine="480"/>
      </w:pPr>
      <w:r>
        <w:t>登记业务：指基金登记、存管、过户、清算和结算业务，具体内容包括投资人基金账户的建立和管理、基金份额登记、基金销售业务的确认、清算和结算、代理发放红利、建立并保管基金份额持有人名册和办理非交易过户等</w:t>
      </w:r>
      <w:r>
        <w:rPr>
          <w:rFonts w:ascii="Times New Roman" w:eastAsia="Times New Roman" w:hAnsi="Times New Roman" w:cs="Times New Roman"/>
        </w:rPr>
        <w:t xml:space="preserve"> 25</w:t>
      </w:r>
      <w:r>
        <w:t>、登记机构：指办理登记业务的机构。基金的登记机构为广发基金管理有限公司或接受广发基金管理有限公司委托代为办理登记业务的机构</w:t>
      </w:r>
      <w:r>
        <w:rPr>
          <w:rFonts w:ascii="Times New Roman" w:eastAsia="Times New Roman" w:hAnsi="Times New Roman" w:cs="Times New Roman"/>
        </w:rPr>
        <w:t xml:space="preserve"> </w:t>
      </w:r>
    </w:p>
    <w:p w14:paraId="0954FABE" w14:textId="77777777" w:rsidR="00A01A4E" w:rsidRDefault="00C56536">
      <w:pPr>
        <w:numPr>
          <w:ilvl w:val="0"/>
          <w:numId w:val="5"/>
        </w:numPr>
        <w:spacing w:after="0" w:line="379" w:lineRule="auto"/>
        <w:ind w:firstLine="480"/>
      </w:pPr>
      <w:r>
        <w:t>基金账户：指登记机构为投资人开立的、记录其持有的、基金管理人所管理的基金份额余额及其变动情况的账户</w:t>
      </w:r>
      <w:r>
        <w:rPr>
          <w:rFonts w:ascii="Times New Roman" w:eastAsia="Times New Roman" w:hAnsi="Times New Roman" w:cs="Times New Roman"/>
        </w:rPr>
        <w:t xml:space="preserve"> </w:t>
      </w:r>
    </w:p>
    <w:p w14:paraId="1C24137B" w14:textId="77777777" w:rsidR="00A01A4E" w:rsidRDefault="00C56536">
      <w:pPr>
        <w:numPr>
          <w:ilvl w:val="0"/>
          <w:numId w:val="5"/>
        </w:numPr>
        <w:spacing w:after="0" w:line="379" w:lineRule="auto"/>
        <w:ind w:firstLine="480"/>
      </w:pPr>
      <w:r>
        <w:t>基金交易账户：指销售机构为投资人开立的、记录投资人通过该销售机构办理认购、申购、赎回等业务而引起的基金份额变动及结余情况的账户</w:t>
      </w:r>
      <w:r>
        <w:rPr>
          <w:rFonts w:ascii="Times New Roman" w:eastAsia="Times New Roman" w:hAnsi="Times New Roman" w:cs="Times New Roman"/>
        </w:rPr>
        <w:t xml:space="preserve"> </w:t>
      </w:r>
    </w:p>
    <w:p w14:paraId="2F0C21F6" w14:textId="77777777" w:rsidR="00A01A4E" w:rsidRDefault="00C56536">
      <w:pPr>
        <w:numPr>
          <w:ilvl w:val="0"/>
          <w:numId w:val="5"/>
        </w:numPr>
        <w:ind w:firstLine="480"/>
      </w:pPr>
      <w:r>
        <w:t>基金合同生效日：指基金募集达到法律法规规定及基金合同规定的条件，</w:t>
      </w:r>
    </w:p>
    <w:p w14:paraId="7F7FB0C2" w14:textId="77777777" w:rsidR="00A01A4E" w:rsidRDefault="00C56536">
      <w:pPr>
        <w:spacing w:after="17" w:line="365" w:lineRule="auto"/>
      </w:pPr>
      <w:r>
        <w:t>基金管理人向中国证监会办理基金备案手续完毕，并获得中国证监会书面确认的日期</w:t>
      </w:r>
      <w:r>
        <w:rPr>
          <w:rFonts w:ascii="Times New Roman" w:eastAsia="Times New Roman" w:hAnsi="Times New Roman" w:cs="Times New Roman"/>
        </w:rPr>
        <w:t xml:space="preserve"> </w:t>
      </w:r>
    </w:p>
    <w:p w14:paraId="60ACECE0" w14:textId="77777777" w:rsidR="00A01A4E" w:rsidRDefault="00C56536">
      <w:pPr>
        <w:numPr>
          <w:ilvl w:val="0"/>
          <w:numId w:val="5"/>
        </w:numPr>
        <w:spacing w:after="0" w:line="379" w:lineRule="auto"/>
        <w:ind w:firstLine="480"/>
      </w:pPr>
      <w:r>
        <w:t>基金合同终止日：指基金合同规定的基金合同终止事由出现后，基金财产清算完毕，清算结果报中国证监会备案确认并予以公告的日期</w:t>
      </w:r>
      <w:r>
        <w:rPr>
          <w:rFonts w:ascii="Times New Roman" w:eastAsia="Times New Roman" w:hAnsi="Times New Roman" w:cs="Times New Roman"/>
        </w:rPr>
        <w:t xml:space="preserve"> </w:t>
      </w:r>
    </w:p>
    <w:p w14:paraId="65082484" w14:textId="77777777" w:rsidR="00A01A4E" w:rsidRDefault="00C56536">
      <w:pPr>
        <w:numPr>
          <w:ilvl w:val="0"/>
          <w:numId w:val="5"/>
        </w:numPr>
        <w:spacing w:after="5" w:line="378" w:lineRule="auto"/>
        <w:ind w:firstLine="480"/>
      </w:pPr>
      <w:r>
        <w:t>基金募集期：指</w:t>
      </w:r>
      <w:r>
        <w:t>自基金份额发售之日起至发售结束之日止的期间，最长不得超过</w:t>
      </w:r>
      <w:r>
        <w:t xml:space="preserve"> </w:t>
      </w:r>
      <w:r>
        <w:rPr>
          <w:rFonts w:ascii="Times New Roman" w:eastAsia="Times New Roman" w:hAnsi="Times New Roman" w:cs="Times New Roman"/>
        </w:rPr>
        <w:t xml:space="preserve">3 </w:t>
      </w:r>
      <w:r>
        <w:t>个月</w:t>
      </w:r>
      <w:r>
        <w:rPr>
          <w:rFonts w:ascii="Times New Roman" w:eastAsia="Times New Roman" w:hAnsi="Times New Roman" w:cs="Times New Roman"/>
        </w:rPr>
        <w:t xml:space="preserve"> </w:t>
      </w:r>
    </w:p>
    <w:p w14:paraId="046DBF50" w14:textId="77777777" w:rsidR="00A01A4E" w:rsidRDefault="00C56536">
      <w:pPr>
        <w:numPr>
          <w:ilvl w:val="0"/>
          <w:numId w:val="5"/>
        </w:numPr>
        <w:ind w:firstLine="480"/>
      </w:pPr>
      <w:r>
        <w:t>存续期：指基金合同生效至终止之间的不定期期限</w:t>
      </w:r>
      <w:r>
        <w:rPr>
          <w:rFonts w:ascii="Times New Roman" w:eastAsia="Times New Roman" w:hAnsi="Times New Roman" w:cs="Times New Roman"/>
        </w:rPr>
        <w:t xml:space="preserve"> </w:t>
      </w:r>
    </w:p>
    <w:p w14:paraId="01510DFF" w14:textId="77777777" w:rsidR="00A01A4E" w:rsidRDefault="00C56536">
      <w:pPr>
        <w:numPr>
          <w:ilvl w:val="0"/>
          <w:numId w:val="5"/>
        </w:numPr>
        <w:ind w:firstLine="480"/>
      </w:pPr>
      <w:r>
        <w:t>工作日：指上海证券交易所、深圳证券交易所的正常交易日</w:t>
      </w:r>
      <w:r>
        <w:rPr>
          <w:rFonts w:ascii="Times New Roman" w:eastAsia="Times New Roman" w:hAnsi="Times New Roman" w:cs="Times New Roman"/>
        </w:rPr>
        <w:t xml:space="preserve"> </w:t>
      </w:r>
    </w:p>
    <w:p w14:paraId="1D92B061" w14:textId="77777777" w:rsidR="00A01A4E" w:rsidRDefault="00C56536">
      <w:pPr>
        <w:spacing w:after="0" w:line="383" w:lineRule="auto"/>
        <w:ind w:left="0" w:firstLine="480"/>
      </w:pPr>
      <w:r>
        <w:rPr>
          <w:rFonts w:ascii="Times New Roman" w:eastAsia="Times New Roman" w:hAnsi="Times New Roman" w:cs="Times New Roman"/>
        </w:rPr>
        <w:t>33</w:t>
      </w:r>
      <w:r>
        <w:t>、</w:t>
      </w:r>
      <w:r>
        <w:rPr>
          <w:rFonts w:ascii="Times New Roman" w:eastAsia="Times New Roman" w:hAnsi="Times New Roman" w:cs="Times New Roman"/>
        </w:rPr>
        <w:t xml:space="preserve">T </w:t>
      </w:r>
      <w:r>
        <w:t>日：指销售机构在规定时间受理投资人申购、赎回或其他业务申请的开放日</w:t>
      </w:r>
      <w:r>
        <w:rPr>
          <w:rFonts w:ascii="Times New Roman" w:eastAsia="Times New Roman" w:hAnsi="Times New Roman" w:cs="Times New Roman"/>
        </w:rPr>
        <w:t xml:space="preserve"> </w:t>
      </w:r>
    </w:p>
    <w:p w14:paraId="1F852A52" w14:textId="77777777" w:rsidR="00A01A4E" w:rsidRDefault="00C56536">
      <w:pPr>
        <w:numPr>
          <w:ilvl w:val="0"/>
          <w:numId w:val="6"/>
        </w:numPr>
        <w:ind w:firstLine="480"/>
      </w:pPr>
      <w:r>
        <w:rPr>
          <w:rFonts w:ascii="Times New Roman" w:eastAsia="Times New Roman" w:hAnsi="Times New Roman" w:cs="Times New Roman"/>
        </w:rPr>
        <w:t xml:space="preserve">T+n </w:t>
      </w:r>
      <w:r>
        <w:t>日：指自</w:t>
      </w:r>
      <w:r>
        <w:t xml:space="preserve"> </w:t>
      </w:r>
      <w:r>
        <w:rPr>
          <w:rFonts w:ascii="Times New Roman" w:eastAsia="Times New Roman" w:hAnsi="Times New Roman" w:cs="Times New Roman"/>
        </w:rPr>
        <w:t xml:space="preserve">T </w:t>
      </w:r>
      <w:r>
        <w:t>日起第</w:t>
      </w:r>
      <w:r>
        <w:t xml:space="preserve"> </w:t>
      </w:r>
      <w:r>
        <w:rPr>
          <w:rFonts w:ascii="Times New Roman" w:eastAsia="Times New Roman" w:hAnsi="Times New Roman" w:cs="Times New Roman"/>
        </w:rPr>
        <w:t xml:space="preserve">n </w:t>
      </w:r>
      <w:r>
        <w:t>个工作日</w:t>
      </w:r>
      <w:r>
        <w:rPr>
          <w:rFonts w:ascii="Times New Roman" w:eastAsia="Times New Roman" w:hAnsi="Times New Roman" w:cs="Times New Roman"/>
        </w:rPr>
        <w:t>(</w:t>
      </w:r>
      <w:r>
        <w:t>不包含</w:t>
      </w:r>
      <w:r>
        <w:t xml:space="preserve"> </w:t>
      </w:r>
      <w:r>
        <w:rPr>
          <w:rFonts w:ascii="Times New Roman" w:eastAsia="Times New Roman" w:hAnsi="Times New Roman" w:cs="Times New Roman"/>
        </w:rPr>
        <w:t xml:space="preserve">T </w:t>
      </w:r>
      <w:r>
        <w:t>日</w:t>
      </w:r>
      <w:r>
        <w:rPr>
          <w:rFonts w:ascii="Times New Roman" w:eastAsia="Times New Roman" w:hAnsi="Times New Roman" w:cs="Times New Roman"/>
        </w:rPr>
        <w:t xml:space="preserve">) </w:t>
      </w:r>
    </w:p>
    <w:p w14:paraId="52B549CB" w14:textId="77777777" w:rsidR="00A01A4E" w:rsidRDefault="00C56536">
      <w:pPr>
        <w:numPr>
          <w:ilvl w:val="0"/>
          <w:numId w:val="6"/>
        </w:numPr>
        <w:ind w:firstLine="480"/>
      </w:pPr>
      <w:r>
        <w:t>开放日：指为投资人办理基金份额申购、赎回或其他业务的工作日</w:t>
      </w:r>
      <w:r>
        <w:rPr>
          <w:rFonts w:ascii="Times New Roman" w:eastAsia="Times New Roman" w:hAnsi="Times New Roman" w:cs="Times New Roman"/>
        </w:rPr>
        <w:t xml:space="preserve"> </w:t>
      </w:r>
    </w:p>
    <w:p w14:paraId="0FDCC335" w14:textId="77777777" w:rsidR="00A01A4E" w:rsidRDefault="00C56536">
      <w:pPr>
        <w:numPr>
          <w:ilvl w:val="0"/>
          <w:numId w:val="6"/>
        </w:numPr>
        <w:ind w:firstLine="480"/>
      </w:pPr>
      <w:r>
        <w:t>开放时间：指开放日基金接受申购、赎回或其他交易的时间段</w:t>
      </w:r>
      <w:r>
        <w:rPr>
          <w:rFonts w:ascii="Times New Roman" w:eastAsia="Times New Roman" w:hAnsi="Times New Roman" w:cs="Times New Roman"/>
        </w:rPr>
        <w:t xml:space="preserve"> </w:t>
      </w:r>
    </w:p>
    <w:p w14:paraId="23398AF1" w14:textId="77777777" w:rsidR="00A01A4E" w:rsidRDefault="00C56536">
      <w:pPr>
        <w:numPr>
          <w:ilvl w:val="0"/>
          <w:numId w:val="6"/>
        </w:numPr>
        <w:spacing w:after="12" w:line="369" w:lineRule="auto"/>
        <w:ind w:firstLine="480"/>
      </w:pPr>
      <w:r>
        <w:t>《业务规则》：指《</w:t>
      </w:r>
      <w:r>
        <w:t>广发基金管理有限公司开放式基金业务规则》，是规范基金管理人所管理的开放式证券投资基金登记方面的业务规则，由基金管理人和投资人共同遵守</w:t>
      </w:r>
      <w:r>
        <w:rPr>
          <w:rFonts w:ascii="Times New Roman" w:eastAsia="Times New Roman" w:hAnsi="Times New Roman" w:cs="Times New Roman"/>
        </w:rPr>
        <w:t xml:space="preserve"> </w:t>
      </w:r>
    </w:p>
    <w:p w14:paraId="71940C59" w14:textId="77777777" w:rsidR="00A01A4E" w:rsidRDefault="00C56536">
      <w:pPr>
        <w:numPr>
          <w:ilvl w:val="0"/>
          <w:numId w:val="6"/>
        </w:numPr>
        <w:spacing w:after="1" w:line="379" w:lineRule="auto"/>
        <w:ind w:firstLine="480"/>
      </w:pPr>
      <w:r>
        <w:t>认购：指在基金募集期内，投资人根据基金合同和招募说明书的规定申请购买基金份额的行为</w:t>
      </w:r>
      <w:r>
        <w:rPr>
          <w:rFonts w:ascii="Times New Roman" w:eastAsia="Times New Roman" w:hAnsi="Times New Roman" w:cs="Times New Roman"/>
        </w:rPr>
        <w:t xml:space="preserve"> </w:t>
      </w:r>
    </w:p>
    <w:p w14:paraId="57AAB980" w14:textId="77777777" w:rsidR="00A01A4E" w:rsidRDefault="00C56536">
      <w:pPr>
        <w:numPr>
          <w:ilvl w:val="0"/>
          <w:numId w:val="6"/>
        </w:numPr>
        <w:spacing w:after="0" w:line="379" w:lineRule="auto"/>
        <w:ind w:firstLine="480"/>
      </w:pPr>
      <w:r>
        <w:t>申购：指基金合同生效后，投资人根据基金合同和招募说明书的规定申请购买基金份额的行为</w:t>
      </w:r>
      <w:r>
        <w:rPr>
          <w:rFonts w:ascii="Times New Roman" w:eastAsia="Times New Roman" w:hAnsi="Times New Roman" w:cs="Times New Roman"/>
        </w:rPr>
        <w:t xml:space="preserve"> </w:t>
      </w:r>
    </w:p>
    <w:p w14:paraId="4B9B576A" w14:textId="77777777" w:rsidR="00A01A4E" w:rsidRDefault="00C56536">
      <w:pPr>
        <w:numPr>
          <w:ilvl w:val="0"/>
          <w:numId w:val="6"/>
        </w:numPr>
        <w:spacing w:after="12" w:line="379" w:lineRule="auto"/>
        <w:ind w:firstLine="480"/>
      </w:pPr>
      <w:r>
        <w:t>赎回：指基金合同生效后，基金份额持有人按基金合同和招募说明书规定的条件要求将基金份额兑换为现金的行为</w:t>
      </w:r>
      <w:r>
        <w:rPr>
          <w:rFonts w:ascii="Times New Roman" w:eastAsia="Times New Roman" w:hAnsi="Times New Roman" w:cs="Times New Roman"/>
        </w:rPr>
        <w:t xml:space="preserve"> 41</w:t>
      </w:r>
      <w:r>
        <w:t>、</w:t>
      </w:r>
      <w:r>
        <w:t>基金转换：指基金份额持有人按照本基金合同和基金管理人届时有效公告规定的条件，申请将其持有基金管理人管理的、某一基金的基金份额转换为基金管理人管理的其他基金基金份额的行为</w:t>
      </w:r>
      <w:r>
        <w:rPr>
          <w:rFonts w:ascii="Times New Roman" w:eastAsia="Times New Roman" w:hAnsi="Times New Roman" w:cs="Times New Roman"/>
        </w:rPr>
        <w:t xml:space="preserve"> </w:t>
      </w:r>
    </w:p>
    <w:p w14:paraId="21755746" w14:textId="77777777" w:rsidR="00A01A4E" w:rsidRDefault="00C56536">
      <w:pPr>
        <w:numPr>
          <w:ilvl w:val="0"/>
          <w:numId w:val="7"/>
        </w:numPr>
        <w:spacing w:after="0" w:line="379" w:lineRule="auto"/>
        <w:ind w:firstLine="480"/>
      </w:pPr>
      <w:r>
        <w:t>转托管：指基金份额持有人在本基金的不同销售机构之间实施的变更所持基金份额销售机构的操作</w:t>
      </w:r>
      <w:r>
        <w:rPr>
          <w:rFonts w:ascii="Times New Roman" w:eastAsia="Times New Roman" w:hAnsi="Times New Roman" w:cs="Times New Roman"/>
        </w:rPr>
        <w:t xml:space="preserve"> </w:t>
      </w:r>
    </w:p>
    <w:p w14:paraId="2DA1E322" w14:textId="77777777" w:rsidR="00A01A4E" w:rsidRDefault="00C56536">
      <w:pPr>
        <w:numPr>
          <w:ilvl w:val="0"/>
          <w:numId w:val="7"/>
        </w:numPr>
        <w:spacing w:after="13" w:line="369" w:lineRule="auto"/>
        <w:ind w:firstLine="480"/>
      </w:pPr>
      <w:r>
        <w:t>定期定额投资计划：指投资人通过有关销售机构提出申请，约定每期申购日、扣款金额及扣款方式，由销售机构于每期约定扣款日在投资人指定银行账户内自动完成扣款及受理基金申购申请的一种投资方式</w:t>
      </w:r>
      <w:r>
        <w:rPr>
          <w:rFonts w:ascii="Times New Roman" w:eastAsia="Times New Roman" w:hAnsi="Times New Roman" w:cs="Times New Roman"/>
        </w:rPr>
        <w:t xml:space="preserve"> </w:t>
      </w:r>
    </w:p>
    <w:p w14:paraId="36936CDD" w14:textId="77777777" w:rsidR="00A01A4E" w:rsidRDefault="00C56536">
      <w:pPr>
        <w:numPr>
          <w:ilvl w:val="0"/>
          <w:numId w:val="7"/>
        </w:numPr>
        <w:spacing w:after="17" w:line="369" w:lineRule="auto"/>
        <w:ind w:firstLine="480"/>
      </w:pPr>
      <w:r>
        <w:t>巨额赎回：指本基金单个开放日，基金净赎回申请</w:t>
      </w:r>
      <w:r>
        <w:rPr>
          <w:rFonts w:ascii="Times New Roman" w:eastAsia="Times New Roman" w:hAnsi="Times New Roman" w:cs="Times New Roman"/>
        </w:rPr>
        <w:t>(</w:t>
      </w:r>
      <w:r>
        <w:t>赎回申请份额总数加上</w:t>
      </w:r>
      <w:r>
        <w:t>基金转换中转出申请份额总数后扣除申购申请份额总数及基金转换中转入申请份额总数后的余额</w:t>
      </w:r>
      <w:r>
        <w:rPr>
          <w:rFonts w:ascii="Times New Roman" w:eastAsia="Times New Roman" w:hAnsi="Times New Roman" w:cs="Times New Roman"/>
        </w:rPr>
        <w:t>)</w:t>
      </w:r>
      <w:r>
        <w:t>超过上一开放日基金总份额的</w:t>
      </w:r>
      <w:r>
        <w:t xml:space="preserve"> </w:t>
      </w:r>
      <w:r>
        <w:rPr>
          <w:rFonts w:ascii="Times New Roman" w:eastAsia="Times New Roman" w:hAnsi="Times New Roman" w:cs="Times New Roman"/>
        </w:rPr>
        <w:t xml:space="preserve">10% </w:t>
      </w:r>
    </w:p>
    <w:p w14:paraId="50C42823" w14:textId="77777777" w:rsidR="00A01A4E" w:rsidRDefault="00C56536">
      <w:pPr>
        <w:numPr>
          <w:ilvl w:val="0"/>
          <w:numId w:val="7"/>
        </w:numPr>
        <w:ind w:firstLine="480"/>
      </w:pPr>
      <w:r>
        <w:t>元：指人民币元</w:t>
      </w:r>
      <w:r>
        <w:rPr>
          <w:rFonts w:ascii="Times New Roman" w:eastAsia="Times New Roman" w:hAnsi="Times New Roman" w:cs="Times New Roman"/>
        </w:rPr>
        <w:t xml:space="preserve"> </w:t>
      </w:r>
    </w:p>
    <w:p w14:paraId="104495FE" w14:textId="77777777" w:rsidR="00A01A4E" w:rsidRDefault="00C56536">
      <w:pPr>
        <w:numPr>
          <w:ilvl w:val="0"/>
          <w:numId w:val="7"/>
        </w:numPr>
        <w:spacing w:after="0" w:line="379" w:lineRule="auto"/>
        <w:ind w:firstLine="480"/>
      </w:pPr>
      <w:r>
        <w:t>基金收益：指基金投资所得红利、股息、债券利息、买卖证券价差、银行存款利息、已实现的其他合法收入及因运用基金财产带来的成本和费用的节约</w:t>
      </w:r>
      <w:r>
        <w:rPr>
          <w:rFonts w:ascii="Times New Roman" w:eastAsia="Times New Roman" w:hAnsi="Times New Roman" w:cs="Times New Roman"/>
        </w:rPr>
        <w:t xml:space="preserve"> </w:t>
      </w:r>
    </w:p>
    <w:p w14:paraId="323AEB7E" w14:textId="77777777" w:rsidR="00A01A4E" w:rsidRDefault="00C56536">
      <w:pPr>
        <w:numPr>
          <w:ilvl w:val="0"/>
          <w:numId w:val="7"/>
        </w:numPr>
        <w:spacing w:after="0" w:line="379" w:lineRule="auto"/>
        <w:ind w:firstLine="480"/>
      </w:pPr>
      <w:r>
        <w:t>基金资产总值：指购买的各类证券及票据价值、银行存款本息和基金应收的申购基金款以及其他投资所形成的价值总和</w:t>
      </w:r>
      <w:r>
        <w:rPr>
          <w:rFonts w:ascii="Times New Roman" w:eastAsia="Times New Roman" w:hAnsi="Times New Roman" w:cs="Times New Roman"/>
        </w:rPr>
        <w:t xml:space="preserve"> </w:t>
      </w:r>
    </w:p>
    <w:p w14:paraId="19691FC9" w14:textId="77777777" w:rsidR="00A01A4E" w:rsidRDefault="00C56536">
      <w:pPr>
        <w:numPr>
          <w:ilvl w:val="0"/>
          <w:numId w:val="7"/>
        </w:numPr>
        <w:ind w:firstLine="480"/>
      </w:pPr>
      <w:r>
        <w:t>基金资产净值：指基金资产总值减去基金负债后的价值</w:t>
      </w:r>
      <w:r>
        <w:rPr>
          <w:rFonts w:ascii="Times New Roman" w:eastAsia="Times New Roman" w:hAnsi="Times New Roman" w:cs="Times New Roman"/>
        </w:rPr>
        <w:t xml:space="preserve"> </w:t>
      </w:r>
    </w:p>
    <w:p w14:paraId="70F521C8" w14:textId="77777777" w:rsidR="00A01A4E" w:rsidRDefault="00C56536">
      <w:pPr>
        <w:numPr>
          <w:ilvl w:val="0"/>
          <w:numId w:val="7"/>
        </w:numPr>
        <w:spacing w:after="0" w:line="379" w:lineRule="auto"/>
        <w:ind w:firstLine="480"/>
      </w:pPr>
      <w:r>
        <w:t>基金份额净值：指计算日各类基金份额的基金资产净值除以计算日该类基金份额总数</w:t>
      </w:r>
      <w:r>
        <w:rPr>
          <w:rFonts w:ascii="Times New Roman" w:eastAsia="Times New Roman" w:hAnsi="Times New Roman" w:cs="Times New Roman"/>
        </w:rPr>
        <w:t xml:space="preserve"> </w:t>
      </w:r>
    </w:p>
    <w:p w14:paraId="071DE59A" w14:textId="77777777" w:rsidR="00A01A4E" w:rsidRDefault="00C56536">
      <w:pPr>
        <w:numPr>
          <w:ilvl w:val="0"/>
          <w:numId w:val="7"/>
        </w:numPr>
        <w:spacing w:after="0" w:line="379" w:lineRule="auto"/>
        <w:ind w:firstLine="480"/>
      </w:pPr>
      <w:r>
        <w:t>基金资产估值：指计算评估基金资产和负债的价值，以确定基金资产净值和基金份额净值的过程</w:t>
      </w:r>
      <w:r>
        <w:rPr>
          <w:rFonts w:ascii="Times New Roman" w:eastAsia="Times New Roman" w:hAnsi="Times New Roman" w:cs="Times New Roman"/>
        </w:rPr>
        <w:t xml:space="preserve"> </w:t>
      </w:r>
    </w:p>
    <w:p w14:paraId="20FE06CF" w14:textId="77777777" w:rsidR="00A01A4E" w:rsidRDefault="00C56536">
      <w:pPr>
        <w:numPr>
          <w:ilvl w:val="0"/>
          <w:numId w:val="7"/>
        </w:numPr>
        <w:spacing w:after="8" w:line="372" w:lineRule="auto"/>
        <w:ind w:firstLine="480"/>
      </w:pPr>
      <w:r>
        <w:t>基金份额类别：本基金将基金份额分为</w:t>
      </w:r>
      <w:r>
        <w:t xml:space="preserve"> </w:t>
      </w:r>
      <w:r>
        <w:rPr>
          <w:rFonts w:ascii="Times New Roman" w:eastAsia="Times New Roman" w:hAnsi="Times New Roman" w:cs="Times New Roman"/>
        </w:rPr>
        <w:t xml:space="preserve">A </w:t>
      </w:r>
      <w:r>
        <w:t>类和</w:t>
      </w:r>
      <w:r>
        <w:t xml:space="preserve"> </w:t>
      </w:r>
      <w:r>
        <w:rPr>
          <w:rFonts w:ascii="Times New Roman" w:eastAsia="Times New Roman" w:hAnsi="Times New Roman" w:cs="Times New Roman"/>
        </w:rPr>
        <w:t xml:space="preserve">C </w:t>
      </w:r>
      <w:r>
        <w:t>类不同的类别。在投资者认购、申购基金份额时收取认购、申购费用而不计提销售服务费的，称为</w:t>
      </w:r>
      <w:r>
        <w:t xml:space="preserve"> </w:t>
      </w:r>
      <w:r>
        <w:rPr>
          <w:rFonts w:ascii="Times New Roman" w:eastAsia="Times New Roman" w:hAnsi="Times New Roman" w:cs="Times New Roman"/>
        </w:rPr>
        <w:t xml:space="preserve">A </w:t>
      </w:r>
      <w:r>
        <w:t>类基金份额；在投资者认购、申购基金份额时不收取认购、申购费用而是从本类别基金资产中计提销售服务费的，称为</w:t>
      </w:r>
      <w:r>
        <w:t xml:space="preserve"> </w:t>
      </w:r>
      <w:r>
        <w:rPr>
          <w:rFonts w:ascii="Times New Roman" w:eastAsia="Times New Roman" w:hAnsi="Times New Roman" w:cs="Times New Roman"/>
        </w:rPr>
        <w:t xml:space="preserve">C </w:t>
      </w:r>
      <w:r>
        <w:t>类基金份额</w:t>
      </w:r>
      <w:del w:id="27" w:author="FundLex" w:date="2026-10-22T00:23:55Z">
        <w:r>
          <w:delText/>
        </w:r>
      </w:del>
      <w:ins w:id="28" w:author="FundLex" w:date="2026-10-22T00:23:55Z">
        <w:r>
          <w:t>。投资者通过直销机构（含基金管理人及其销售子公司，下同）申购本基金A类基金份额时，不收取认购/申购费用；通过直销机构申购的C类基金份额，不收取销售服务费。对于投资者通过直销机构之外的其他销售机构申购的C类基金份额且持续持有期限超过一年的，不再继续收取销售服务费。</w:t>
        </w:r>
      </w:ins>
      <w:r>
        <w:rPr>
          <w:rFonts w:ascii="Times New Roman" w:eastAsia="Times New Roman" w:hAnsi="Times New Roman" w:cs="Times New Roman"/>
        </w:rPr>
        <w:t xml:space="preserve"> </w:t>
      </w:r>
    </w:p>
    <w:p w14:paraId="4C580013" w14:textId="77777777" w:rsidR="00A01A4E" w:rsidRDefault="00C56536">
      <w:pPr>
        <w:numPr>
          <w:ilvl w:val="0"/>
          <w:numId w:val="7"/>
        </w:numPr>
        <w:spacing w:after="17" w:line="364" w:lineRule="auto"/>
        <w:ind w:firstLine="480"/>
      </w:pPr>
      <w:r>
        <w:t>内地与香港股票市场交易互联互通机制：指上海证券交易所、深圳证券交易所分别和香港联合交易所有限公司（以下简称香港联合交易所）建立技术连接，使内地和香港投资者</w:t>
      </w:r>
      <w:r>
        <w:t>可以通过当地证券公司或经纪商买卖规定范围内的对方交易所上市的股票。内地与香港股票市场互联互通机制包括沪港股票市场交易互联互通机制（以下简称沪港通）和深港股票市场交易互联互通机制（以下简称深港通）</w:t>
      </w:r>
      <w:r>
        <w:rPr>
          <w:rFonts w:ascii="Times New Roman" w:eastAsia="Times New Roman" w:hAnsi="Times New Roman" w:cs="Times New Roman"/>
        </w:rPr>
        <w:t xml:space="preserve"> </w:t>
      </w:r>
    </w:p>
    <w:p w14:paraId="6707C0AD" w14:textId="77777777" w:rsidR="00A01A4E" w:rsidRDefault="00C56536">
      <w:pPr>
        <w:numPr>
          <w:ilvl w:val="0"/>
          <w:numId w:val="7"/>
        </w:numPr>
        <w:spacing w:after="152" w:line="259" w:lineRule="auto"/>
        <w:ind w:firstLine="480"/>
      </w:pPr>
      <w:r>
        <w:t>港股通：指内地投资者委托内地证券公司，经由上海证券交易所、深圳</w:t>
      </w:r>
    </w:p>
    <w:p w14:paraId="2F779CA4" w14:textId="77777777" w:rsidR="00A01A4E" w:rsidRDefault="00C56536">
      <w:pPr>
        <w:spacing w:after="18" w:line="365" w:lineRule="auto"/>
      </w:pPr>
      <w:r>
        <w:t>证券交易所设立的证券交易服务公司，向香港联合交易所进行申报，买卖沪港通、深港通规定范围内的香港联合交易所上市的股票</w:t>
      </w:r>
      <w:r>
        <w:rPr>
          <w:rFonts w:ascii="Times New Roman" w:eastAsia="Times New Roman" w:hAnsi="Times New Roman" w:cs="Times New Roman"/>
        </w:rPr>
        <w:t xml:space="preserve"> </w:t>
      </w:r>
    </w:p>
    <w:p w14:paraId="1AC119B8" w14:textId="77777777" w:rsidR="00A01A4E" w:rsidRDefault="00C56536">
      <w:pPr>
        <w:numPr>
          <w:ilvl w:val="0"/>
          <w:numId w:val="7"/>
        </w:numPr>
        <w:spacing w:after="11" w:line="371" w:lineRule="auto"/>
        <w:ind w:firstLine="480"/>
      </w:pPr>
      <w:r>
        <w:t>流动性受限资产：指由于法律法规、监管、合同或操作障碍等原因无法以合理价格予以变现的资产，包括但不限于到期日在</w:t>
      </w:r>
      <w:r>
        <w:t xml:space="preserve"> </w:t>
      </w:r>
      <w:r>
        <w:rPr>
          <w:rFonts w:ascii="Times New Roman" w:eastAsia="Times New Roman" w:hAnsi="Times New Roman" w:cs="Times New Roman"/>
        </w:rPr>
        <w:t xml:space="preserve">10 </w:t>
      </w:r>
      <w:r>
        <w:t>个交易日以上的逆回购与银行定期存款（含协议约定有条件提前支取的银行存款）、停牌股票、流通受限的新股及非公开发行股票、资产支持证券、因发行人债务违约无法进行转让或交易的债券等</w:t>
      </w:r>
      <w:r>
        <w:rPr>
          <w:rFonts w:ascii="Times New Roman" w:eastAsia="Times New Roman" w:hAnsi="Times New Roman" w:cs="Times New Roman"/>
        </w:rPr>
        <w:t xml:space="preserve"> </w:t>
      </w:r>
    </w:p>
    <w:p w14:paraId="7D046F06" w14:textId="77777777" w:rsidR="00A01A4E" w:rsidRDefault="00C56536">
      <w:pPr>
        <w:numPr>
          <w:ilvl w:val="0"/>
          <w:numId w:val="7"/>
        </w:numPr>
        <w:spacing w:after="17" w:line="366" w:lineRule="auto"/>
        <w:ind w:firstLine="480"/>
      </w:pPr>
      <w:r>
        <w:t>摆动定价机制：指当本基金各类份额遭遇大额申购赎回时，通过调整基金份额净值的方式，将基金调整投资组合的市场冲击成本分配给实际申购、赎回的投资者，从而减少对存量基金份额持有人利益的不利影响，确保投资者的合法权益不受损害并得到</w:t>
      </w:r>
      <w:r>
        <w:t>公平对待</w:t>
      </w:r>
      <w:r>
        <w:rPr>
          <w:rFonts w:ascii="Times New Roman" w:eastAsia="Times New Roman" w:hAnsi="Times New Roman" w:cs="Times New Roman"/>
        </w:rPr>
        <w:t xml:space="preserve"> </w:t>
      </w:r>
    </w:p>
    <w:p w14:paraId="2E242873" w14:textId="77777777" w:rsidR="00A01A4E" w:rsidRDefault="00C56536">
      <w:pPr>
        <w:numPr>
          <w:ilvl w:val="0"/>
          <w:numId w:val="7"/>
        </w:numPr>
        <w:spacing w:after="13" w:line="369" w:lineRule="auto"/>
        <w:ind w:firstLine="480"/>
      </w:pPr>
      <w:r>
        <w:t>规定媒介：指符合中国证监会规定条件用以进行信息披露的全国性报刊及规定互联网网站（包括基金管理人网站、基金托管人网站、中国证监会基金电子披露网站）等媒介</w:t>
      </w:r>
      <w:r>
        <w:rPr>
          <w:rFonts w:ascii="Times New Roman" w:eastAsia="Times New Roman" w:hAnsi="Times New Roman" w:cs="Times New Roman"/>
        </w:rPr>
        <w:t xml:space="preserve"> </w:t>
      </w:r>
    </w:p>
    <w:p w14:paraId="3C309394" w14:textId="77777777" w:rsidR="00A01A4E" w:rsidRDefault="00C56536">
      <w:pPr>
        <w:numPr>
          <w:ilvl w:val="0"/>
          <w:numId w:val="7"/>
        </w:numPr>
        <w:spacing w:after="152" w:line="259" w:lineRule="auto"/>
        <w:ind w:firstLine="480"/>
      </w:pPr>
      <w:r>
        <w:t>侧袋机制：指将基金投资组合中的特定资产从原有账户分离至一个专门</w:t>
      </w:r>
    </w:p>
    <w:p w14:paraId="2E9A5967" w14:textId="77777777" w:rsidR="00A01A4E" w:rsidRDefault="00C56536">
      <w:pPr>
        <w:spacing w:after="21" w:line="362" w:lineRule="auto"/>
      </w:pPr>
      <w:r>
        <w:t>账户进行处置清算，目的在于有效隔离并化解风险，确保投资者得到公平对待，属于流动性风险管理工具。侧袋机制实施期间，原有账户称为主袋账户，专门账户称为侧袋账户</w:t>
      </w:r>
      <w:r>
        <w:rPr>
          <w:rFonts w:ascii="Times New Roman" w:eastAsia="Times New Roman" w:hAnsi="Times New Roman" w:cs="Times New Roman"/>
        </w:rPr>
        <w:t xml:space="preserve"> </w:t>
      </w:r>
    </w:p>
    <w:p w14:paraId="72648694" w14:textId="77777777" w:rsidR="00A01A4E" w:rsidRDefault="00C56536">
      <w:pPr>
        <w:numPr>
          <w:ilvl w:val="0"/>
          <w:numId w:val="7"/>
        </w:numPr>
        <w:spacing w:after="17" w:line="366" w:lineRule="auto"/>
        <w:ind w:firstLine="480"/>
      </w:pPr>
      <w:r>
        <w:t>特定资产：包括：（一）无可参考的活跃市场价格且采用估值技术仍导致公允价值存在重大不确定性的资产；（二）按摊余成本计量且计提资</w:t>
      </w:r>
      <w:r>
        <w:t>产减值准备仍导致资产价值存在重大不确定性的资产；（三）其他资产价值存在重大不确定性的资产</w:t>
      </w:r>
      <w:r>
        <w:rPr>
          <w:rFonts w:ascii="Times New Roman" w:eastAsia="Times New Roman" w:hAnsi="Times New Roman" w:cs="Times New Roman"/>
        </w:rPr>
        <w:t xml:space="preserve"> </w:t>
      </w:r>
    </w:p>
    <w:p w14:paraId="158BC485" w14:textId="77777777" w:rsidR="00A01A4E" w:rsidRDefault="00C56536">
      <w:pPr>
        <w:numPr>
          <w:ilvl w:val="0"/>
          <w:numId w:val="7"/>
        </w:numPr>
        <w:spacing w:after="0" w:line="378" w:lineRule="auto"/>
        <w:ind w:firstLine="480"/>
      </w:pPr>
      <w:r>
        <w:t>不可抗力：指本基金合同当事人不能预见、不能避免且不能克服的客观事件</w:t>
      </w:r>
      <w:r>
        <w:rPr>
          <w:rFonts w:ascii="Times New Roman" w:eastAsia="Times New Roman" w:hAnsi="Times New Roman" w:cs="Times New Roman"/>
        </w:rPr>
        <w:t xml:space="preserve"> </w:t>
      </w:r>
    </w:p>
    <w:p w14:paraId="2DFED365" w14:textId="77777777" w:rsidR="00A01A4E" w:rsidRDefault="00C56536">
      <w:pPr>
        <w:numPr>
          <w:ilvl w:val="0"/>
          <w:numId w:val="7"/>
        </w:numPr>
        <w:spacing w:line="379" w:lineRule="auto"/>
        <w:ind w:firstLine="480"/>
      </w:pPr>
      <w:r>
        <w:t>基金产品资料概要：指《广发瑞福精选混合型证券投资基金基金产品资料概要》及其更新</w:t>
      </w:r>
      <w:r>
        <w:rPr>
          <w:rFonts w:ascii="Times New Roman" w:eastAsia="Times New Roman" w:hAnsi="Times New Roman" w:cs="Times New Roman"/>
        </w:rPr>
        <w:t xml:space="preserve"> </w:t>
      </w:r>
    </w:p>
    <w:p w14:paraId="2400A28F" w14:textId="77777777" w:rsidR="00A01A4E" w:rsidRDefault="00C56536">
      <w:pPr>
        <w:pStyle w:val="1"/>
        <w:ind w:right="126"/>
      </w:pPr>
      <w:bookmarkStart w:id="2" w:name="_Toc65769"/>
      <w:r>
        <w:t>第三部分</w:t>
      </w:r>
      <w:r>
        <w:rPr>
          <w:rFonts w:ascii="Times New Roman" w:eastAsia="Times New Roman" w:hAnsi="Times New Roman" w:cs="Times New Roman"/>
          <w:b/>
        </w:rPr>
        <w:t xml:space="preserve">  </w:t>
      </w:r>
      <w:r>
        <w:t>基金的基本情况</w:t>
      </w:r>
      <w:r>
        <w:rPr>
          <w:rFonts w:ascii="Times New Roman" w:eastAsia="Times New Roman" w:hAnsi="Times New Roman" w:cs="Times New Roman"/>
          <w:b/>
        </w:rPr>
        <w:t xml:space="preserve"> </w:t>
      </w:r>
      <w:bookmarkEnd w:id="2"/>
    </w:p>
    <w:p w14:paraId="47690BC2" w14:textId="77777777" w:rsidR="00A01A4E" w:rsidRDefault="00C56536">
      <w:pPr>
        <w:spacing w:after="177" w:line="259" w:lineRule="auto"/>
        <w:ind w:left="540" w:firstLine="0"/>
      </w:pPr>
      <w:r>
        <w:rPr>
          <w:rFonts w:ascii="Times New Roman" w:eastAsia="Times New Roman" w:hAnsi="Times New Roman" w:cs="Times New Roman"/>
        </w:rPr>
        <w:t xml:space="preserve"> </w:t>
      </w:r>
    </w:p>
    <w:p w14:paraId="23F4FA14" w14:textId="77777777" w:rsidR="00A01A4E" w:rsidRDefault="00C56536">
      <w:pPr>
        <w:numPr>
          <w:ilvl w:val="0"/>
          <w:numId w:val="8"/>
        </w:numPr>
        <w:ind w:hanging="480"/>
      </w:pPr>
      <w:r>
        <w:t>基金名称</w:t>
      </w:r>
      <w:r>
        <w:rPr>
          <w:rFonts w:ascii="Times New Roman" w:eastAsia="Times New Roman" w:hAnsi="Times New Roman" w:cs="Times New Roman"/>
        </w:rPr>
        <w:t xml:space="preserve"> </w:t>
      </w:r>
    </w:p>
    <w:p w14:paraId="082A9AA0" w14:textId="77777777" w:rsidR="00A01A4E" w:rsidRDefault="00C56536">
      <w:pPr>
        <w:ind w:left="477"/>
      </w:pPr>
      <w:r>
        <w:t>广发瑞福精选混合型证券投资基金</w:t>
      </w:r>
      <w:r>
        <w:rPr>
          <w:rFonts w:ascii="Times New Roman" w:eastAsia="Times New Roman" w:hAnsi="Times New Roman" w:cs="Times New Roman"/>
        </w:rPr>
        <w:t xml:space="preserve"> </w:t>
      </w:r>
    </w:p>
    <w:p w14:paraId="657A98EE" w14:textId="77777777" w:rsidR="00A01A4E" w:rsidRDefault="00C56536">
      <w:pPr>
        <w:spacing w:after="177" w:line="259" w:lineRule="auto"/>
        <w:ind w:left="480" w:firstLine="0"/>
      </w:pPr>
      <w:r>
        <w:rPr>
          <w:rFonts w:ascii="Times New Roman" w:eastAsia="Times New Roman" w:hAnsi="Times New Roman" w:cs="Times New Roman"/>
        </w:rPr>
        <w:t xml:space="preserve"> </w:t>
      </w:r>
    </w:p>
    <w:p w14:paraId="2B49D421" w14:textId="77777777" w:rsidR="00A01A4E" w:rsidRDefault="00C56536">
      <w:pPr>
        <w:numPr>
          <w:ilvl w:val="0"/>
          <w:numId w:val="8"/>
        </w:numPr>
        <w:spacing w:after="0" w:line="379" w:lineRule="auto"/>
        <w:ind w:hanging="480"/>
      </w:pPr>
      <w:r>
        <w:t>基金的类别混合型证券投资基金</w:t>
      </w:r>
      <w:r>
        <w:rPr>
          <w:rFonts w:ascii="Times New Roman" w:eastAsia="Times New Roman" w:hAnsi="Times New Roman" w:cs="Times New Roman"/>
        </w:rPr>
        <w:t xml:space="preserve"> </w:t>
      </w:r>
    </w:p>
    <w:p w14:paraId="4A5BBE85" w14:textId="77777777" w:rsidR="00A01A4E" w:rsidRDefault="00C56536">
      <w:pPr>
        <w:spacing w:after="178" w:line="259" w:lineRule="auto"/>
        <w:ind w:left="540" w:firstLine="0"/>
      </w:pPr>
      <w:r>
        <w:rPr>
          <w:rFonts w:ascii="Times New Roman" w:eastAsia="Times New Roman" w:hAnsi="Times New Roman" w:cs="Times New Roman"/>
        </w:rPr>
        <w:t xml:space="preserve"> </w:t>
      </w:r>
    </w:p>
    <w:p w14:paraId="3CA8C790" w14:textId="77777777" w:rsidR="00A01A4E" w:rsidRDefault="00C56536">
      <w:pPr>
        <w:numPr>
          <w:ilvl w:val="0"/>
          <w:numId w:val="8"/>
        </w:numPr>
        <w:ind w:hanging="480"/>
      </w:pPr>
      <w:r>
        <w:t>基金的运作方式</w:t>
      </w:r>
      <w:r>
        <w:rPr>
          <w:rFonts w:ascii="Times New Roman" w:eastAsia="Times New Roman" w:hAnsi="Times New Roman" w:cs="Times New Roman"/>
        </w:rPr>
        <w:t xml:space="preserve"> </w:t>
      </w:r>
    </w:p>
    <w:p w14:paraId="31FCB196" w14:textId="77777777" w:rsidR="00A01A4E" w:rsidRDefault="00C56536">
      <w:pPr>
        <w:ind w:left="550"/>
      </w:pPr>
      <w:r>
        <w:t>契约型开放式</w:t>
      </w:r>
      <w:r>
        <w:rPr>
          <w:rFonts w:ascii="Times New Roman" w:eastAsia="Times New Roman" w:hAnsi="Times New Roman" w:cs="Times New Roman"/>
        </w:rPr>
        <w:t xml:space="preserve"> </w:t>
      </w:r>
    </w:p>
    <w:p w14:paraId="46358BE7" w14:textId="77777777" w:rsidR="00A01A4E" w:rsidRDefault="00C56536">
      <w:pPr>
        <w:spacing w:after="177" w:line="259" w:lineRule="auto"/>
        <w:ind w:left="540" w:firstLine="0"/>
      </w:pPr>
      <w:r>
        <w:rPr>
          <w:rFonts w:ascii="Times New Roman" w:eastAsia="Times New Roman" w:hAnsi="Times New Roman" w:cs="Times New Roman"/>
        </w:rPr>
        <w:t xml:space="preserve"> </w:t>
      </w:r>
    </w:p>
    <w:p w14:paraId="0F44F08B" w14:textId="77777777" w:rsidR="00A01A4E" w:rsidRDefault="00C56536">
      <w:pPr>
        <w:numPr>
          <w:ilvl w:val="0"/>
          <w:numId w:val="8"/>
        </w:numPr>
        <w:ind w:hanging="480"/>
      </w:pPr>
      <w:r>
        <w:t>基金的投资目标</w:t>
      </w:r>
      <w:r>
        <w:rPr>
          <w:rFonts w:ascii="Times New Roman" w:eastAsia="Times New Roman" w:hAnsi="Times New Roman" w:cs="Times New Roman"/>
        </w:rPr>
        <w:t xml:space="preserve"> </w:t>
      </w:r>
    </w:p>
    <w:p w14:paraId="62CCACE1" w14:textId="77777777" w:rsidR="00A01A4E" w:rsidRDefault="00C56536">
      <w:pPr>
        <w:spacing w:after="27" w:line="360" w:lineRule="auto"/>
        <w:ind w:left="0" w:firstLine="480"/>
      </w:pPr>
      <w:r>
        <w:t>本基金在有效控制组合风险并保持良好流动性的前提下，通过对公司及行业所处的基本面进行深入分析和把握，自下而上地精选优质上市公司，追求超越业绩比较基准的投资回报。</w:t>
      </w:r>
      <w:r>
        <w:rPr>
          <w:rFonts w:ascii="Calibri" w:eastAsia="Calibri" w:hAnsi="Calibri" w:cs="Calibri"/>
        </w:rPr>
        <w:t xml:space="preserve"> </w:t>
      </w:r>
    </w:p>
    <w:p w14:paraId="61113044" w14:textId="77777777" w:rsidR="00A01A4E" w:rsidRDefault="00C56536">
      <w:pPr>
        <w:spacing w:after="178" w:line="259" w:lineRule="auto"/>
        <w:ind w:left="0" w:firstLine="0"/>
      </w:pPr>
      <w:r>
        <w:rPr>
          <w:rFonts w:ascii="Times New Roman" w:eastAsia="Times New Roman" w:hAnsi="Times New Roman" w:cs="Times New Roman"/>
        </w:rPr>
        <w:t xml:space="preserve"> </w:t>
      </w:r>
    </w:p>
    <w:p w14:paraId="6B759C8F" w14:textId="77777777" w:rsidR="00A01A4E" w:rsidRDefault="00C56536">
      <w:pPr>
        <w:numPr>
          <w:ilvl w:val="0"/>
          <w:numId w:val="8"/>
        </w:numPr>
        <w:ind w:hanging="480"/>
      </w:pPr>
      <w:r>
        <w:t>基金的最低募集份额总额</w:t>
      </w:r>
      <w:r>
        <w:rPr>
          <w:rFonts w:ascii="Times New Roman" w:eastAsia="Times New Roman" w:hAnsi="Times New Roman" w:cs="Times New Roman"/>
        </w:rPr>
        <w:t xml:space="preserve"> </w:t>
      </w:r>
    </w:p>
    <w:p w14:paraId="1A03FD75" w14:textId="77777777" w:rsidR="00A01A4E" w:rsidRDefault="00C56536">
      <w:pPr>
        <w:ind w:left="477"/>
      </w:pPr>
      <w:r>
        <w:t>本基金的最低募集份额总额为</w:t>
      </w:r>
      <w:r>
        <w:t xml:space="preserve"> </w:t>
      </w:r>
      <w:r>
        <w:rPr>
          <w:rFonts w:ascii="Times New Roman" w:eastAsia="Times New Roman" w:hAnsi="Times New Roman" w:cs="Times New Roman"/>
        </w:rPr>
        <w:t xml:space="preserve">2 </w:t>
      </w:r>
      <w:r>
        <w:t>亿份。</w:t>
      </w:r>
      <w:r>
        <w:rPr>
          <w:rFonts w:ascii="Times New Roman" w:eastAsia="Times New Roman" w:hAnsi="Times New Roman" w:cs="Times New Roman"/>
        </w:rPr>
        <w:t xml:space="preserve"> </w:t>
      </w:r>
    </w:p>
    <w:p w14:paraId="261F2D60" w14:textId="77777777" w:rsidR="00A01A4E" w:rsidRDefault="00C56536">
      <w:pPr>
        <w:spacing w:after="178" w:line="259" w:lineRule="auto"/>
        <w:ind w:left="480" w:firstLine="0"/>
      </w:pPr>
      <w:r>
        <w:rPr>
          <w:rFonts w:ascii="Times New Roman" w:eastAsia="Times New Roman" w:hAnsi="Times New Roman" w:cs="Times New Roman"/>
        </w:rPr>
        <w:t xml:space="preserve"> </w:t>
      </w:r>
    </w:p>
    <w:p w14:paraId="151C7460" w14:textId="77777777" w:rsidR="00A01A4E" w:rsidRDefault="00C56536">
      <w:pPr>
        <w:numPr>
          <w:ilvl w:val="0"/>
          <w:numId w:val="8"/>
        </w:numPr>
        <w:ind w:hanging="480"/>
      </w:pPr>
      <w:r>
        <w:t>基金份额面值和认购费用</w:t>
      </w:r>
      <w:r>
        <w:rPr>
          <w:rFonts w:ascii="Times New Roman" w:eastAsia="Times New Roman" w:hAnsi="Times New Roman" w:cs="Times New Roman"/>
        </w:rPr>
        <w:t xml:space="preserve"> </w:t>
      </w:r>
    </w:p>
    <w:p w14:paraId="7FA938B3" w14:textId="77777777" w:rsidR="00A01A4E" w:rsidRDefault="00C56536">
      <w:pPr>
        <w:spacing w:after="0" w:line="383" w:lineRule="auto"/>
        <w:ind w:left="477"/>
      </w:pPr>
      <w:r>
        <w:t>本基金基金份额发售面值为人民币</w:t>
      </w:r>
      <w:r>
        <w:t xml:space="preserve"> </w:t>
      </w:r>
      <w:r>
        <w:rPr>
          <w:rFonts w:ascii="Times New Roman" w:eastAsia="Times New Roman" w:hAnsi="Times New Roman" w:cs="Times New Roman"/>
        </w:rPr>
        <w:t xml:space="preserve">1.00 </w:t>
      </w:r>
      <w:r>
        <w:t>元。本基金认购费率按招募说明书的规定执行。</w:t>
      </w:r>
      <w:r>
        <w:rPr>
          <w:rFonts w:ascii="Times New Roman" w:eastAsia="Times New Roman" w:hAnsi="Times New Roman" w:cs="Times New Roman"/>
        </w:rPr>
        <w:t xml:space="preserve"> </w:t>
      </w:r>
    </w:p>
    <w:p w14:paraId="19F12337" w14:textId="77777777" w:rsidR="00A01A4E" w:rsidRDefault="00C56536">
      <w:pPr>
        <w:spacing w:after="177" w:line="259" w:lineRule="auto"/>
        <w:ind w:left="480" w:firstLine="0"/>
      </w:pPr>
      <w:r>
        <w:rPr>
          <w:rFonts w:ascii="Times New Roman" w:eastAsia="Times New Roman" w:hAnsi="Times New Roman" w:cs="Times New Roman"/>
        </w:rPr>
        <w:t xml:space="preserve"> </w:t>
      </w:r>
    </w:p>
    <w:p w14:paraId="52E0B5F1" w14:textId="77777777" w:rsidR="00A01A4E" w:rsidRDefault="00C56536">
      <w:pPr>
        <w:numPr>
          <w:ilvl w:val="0"/>
          <w:numId w:val="8"/>
        </w:numPr>
        <w:ind w:hanging="480"/>
      </w:pPr>
      <w:r>
        <w:t>基金存续期限</w:t>
      </w:r>
      <w:r>
        <w:rPr>
          <w:rFonts w:ascii="Times New Roman" w:eastAsia="Times New Roman" w:hAnsi="Times New Roman" w:cs="Times New Roman"/>
        </w:rPr>
        <w:t xml:space="preserve"> </w:t>
      </w:r>
    </w:p>
    <w:p w14:paraId="11B0CAE6" w14:textId="77777777" w:rsidR="00A01A4E" w:rsidRDefault="00C56536">
      <w:pPr>
        <w:ind w:left="477"/>
      </w:pPr>
      <w:r>
        <w:t>不定期</w:t>
      </w:r>
      <w:r>
        <w:rPr>
          <w:rFonts w:ascii="Times New Roman" w:eastAsia="Times New Roman" w:hAnsi="Times New Roman" w:cs="Times New Roman"/>
        </w:rPr>
        <w:t xml:space="preserve"> </w:t>
      </w:r>
    </w:p>
    <w:p w14:paraId="4664A60E" w14:textId="77777777" w:rsidR="00A01A4E" w:rsidRDefault="00C56536">
      <w:pPr>
        <w:spacing w:after="170" w:line="259" w:lineRule="auto"/>
        <w:ind w:left="480" w:firstLine="0"/>
      </w:pPr>
      <w:r>
        <w:rPr>
          <w:rFonts w:ascii="Times New Roman" w:eastAsia="Times New Roman" w:hAnsi="Times New Roman" w:cs="Times New Roman"/>
        </w:rPr>
        <w:t xml:space="preserve"> </w:t>
      </w:r>
    </w:p>
    <w:p w14:paraId="1E435263" w14:textId="77777777" w:rsidR="00A01A4E" w:rsidRDefault="00C56536">
      <w:pPr>
        <w:numPr>
          <w:ilvl w:val="0"/>
          <w:numId w:val="8"/>
        </w:numPr>
        <w:spacing w:after="125"/>
        <w:ind w:hanging="480"/>
      </w:pPr>
      <w:r>
        <w:t>本基金资产投资于港股，会面临港股通机制下因投资环境、投资标的、</w:t>
      </w:r>
    </w:p>
    <w:p w14:paraId="17BC57A4" w14:textId="77777777" w:rsidR="00A01A4E" w:rsidRDefault="00C56536">
      <w:pPr>
        <w:spacing w:after="4" w:line="365" w:lineRule="auto"/>
      </w:pPr>
      <w:r>
        <w:t>市场制度以及交易规则等差异带来的特有风险，包括港股市场股价波动较大的风险（港股市场实行</w:t>
      </w:r>
      <w:r>
        <w:t xml:space="preserve"> </w:t>
      </w:r>
      <w:r>
        <w:rPr>
          <w:rFonts w:ascii="Times New Roman" w:eastAsia="Times New Roman" w:hAnsi="Times New Roman" w:cs="Times New Roman"/>
        </w:rPr>
        <w:t xml:space="preserve">T+0 </w:t>
      </w:r>
      <w:r>
        <w:t>回转交易，且对个股不设涨跌幅限制，港股股价可能表现出比</w:t>
      </w:r>
      <w:r>
        <w:t xml:space="preserve"> </w:t>
      </w:r>
      <w:r>
        <w:rPr>
          <w:rFonts w:ascii="Times New Roman" w:eastAsia="Times New Roman" w:hAnsi="Times New Roman" w:cs="Times New Roman"/>
        </w:rPr>
        <w:t xml:space="preserve">A </w:t>
      </w:r>
      <w:r>
        <w:t>股更为剧烈的股价波动）、汇率风险（汇率波动可能对基金的投资收益造成损失）、港股通机制下交易日不连贯可能带来的风险（在内地开市香港休市的情形下，港股通不能正常交易，港股不能及时卖出，可能带来一定的流动性风险）等。</w:t>
      </w:r>
      <w:r>
        <w:rPr>
          <w:rFonts w:ascii="Times New Roman" w:eastAsia="Times New Roman" w:hAnsi="Times New Roman" w:cs="Times New Roman"/>
        </w:rPr>
        <w:t xml:space="preserve"> </w:t>
      </w:r>
    </w:p>
    <w:p w14:paraId="2F7AE07B" w14:textId="77777777" w:rsidR="00A01A4E" w:rsidRDefault="00C56536">
      <w:pPr>
        <w:spacing w:after="177" w:line="259" w:lineRule="auto"/>
        <w:ind w:left="480" w:firstLine="0"/>
      </w:pPr>
      <w:r>
        <w:rPr>
          <w:rFonts w:ascii="Times New Roman" w:eastAsia="Times New Roman" w:hAnsi="Times New Roman" w:cs="Times New Roman"/>
        </w:rPr>
        <w:t xml:space="preserve"> </w:t>
      </w:r>
    </w:p>
    <w:p w14:paraId="1802A77A" w14:textId="77777777" w:rsidR="00A01A4E" w:rsidRDefault="00C56536">
      <w:pPr>
        <w:numPr>
          <w:ilvl w:val="0"/>
          <w:numId w:val="8"/>
        </w:numPr>
        <w:ind w:hanging="480"/>
      </w:pPr>
      <w:r>
        <w:t>基金份额的类别</w:t>
      </w:r>
      <w:r>
        <w:rPr>
          <w:rFonts w:ascii="Times New Roman" w:eastAsia="Times New Roman" w:hAnsi="Times New Roman" w:cs="Times New Roman"/>
        </w:rPr>
        <w:t xml:space="preserve"> </w:t>
      </w:r>
    </w:p>
    <w:p w14:paraId="38DFB02A" w14:textId="77777777" w:rsidR="00A01A4E" w:rsidRDefault="00C56536">
      <w:pPr>
        <w:spacing w:after="8" w:line="372" w:lineRule="auto"/>
        <w:ind w:left="-15" w:right="111" w:firstLine="470"/>
        <w:jc w:val="both"/>
      </w:pPr>
      <w:r>
        <w:t>本基金根据认申购费用收取方式的不同，将基金份额分为不同的类别。在投资者认申购基金份额时收取认申购费用，而不计提销售服务费</w:t>
      </w:r>
      <w:r>
        <w:t>的，称为</w:t>
      </w:r>
      <w:r>
        <w:t xml:space="preserve"> </w:t>
      </w:r>
      <w:r>
        <w:rPr>
          <w:rFonts w:ascii="Times New Roman" w:eastAsia="Times New Roman" w:hAnsi="Times New Roman" w:cs="Times New Roman"/>
        </w:rPr>
        <w:t xml:space="preserve">A </w:t>
      </w:r>
      <w:r>
        <w:t>类基金份额；在投资者认申购基金份额时不收取认申购费用，而是从本类别基金资产中计提销售服务费的，称为</w:t>
      </w:r>
      <w:r>
        <w:t xml:space="preserve"> </w:t>
      </w:r>
      <w:r>
        <w:rPr>
          <w:rFonts w:ascii="Times New Roman" w:eastAsia="Times New Roman" w:hAnsi="Times New Roman" w:cs="Times New Roman"/>
        </w:rPr>
        <w:t xml:space="preserve">C </w:t>
      </w:r>
      <w:r>
        <w:t>类基金份额。</w:t>
      </w:r>
      <w:r>
        <w:rPr>
          <w:rFonts w:ascii="Times New Roman" w:eastAsia="Times New Roman" w:hAnsi="Times New Roman" w:cs="Times New Roman"/>
        </w:rPr>
        <w:t xml:space="preserve"> </w:t>
      </w:r>
    </w:p>
    <w:p w14:paraId="7876019D" w14:textId="77777777" w:rsidR="00A01A4E" w:rsidRDefault="00C56536">
      <w:pPr>
        <w:spacing w:after="1" w:line="383" w:lineRule="auto"/>
        <w:ind w:left="0" w:firstLine="480"/>
      </w:pPr>
      <w:r>
        <w:t>本基金</w:t>
      </w:r>
      <w:r>
        <w:t xml:space="preserve"> </w:t>
      </w:r>
      <w:r>
        <w:rPr>
          <w:rFonts w:ascii="Times New Roman" w:eastAsia="Times New Roman" w:hAnsi="Times New Roman" w:cs="Times New Roman"/>
        </w:rPr>
        <w:t xml:space="preserve">A </w:t>
      </w:r>
      <w:r>
        <w:t>类、</w:t>
      </w:r>
      <w:r>
        <w:rPr>
          <w:rFonts w:ascii="Times New Roman" w:eastAsia="Times New Roman" w:hAnsi="Times New Roman" w:cs="Times New Roman"/>
        </w:rPr>
        <w:t xml:space="preserve">C </w:t>
      </w:r>
      <w:r>
        <w:t>类基金份额分别设置代码。由于基金费用的不同，本基金</w:t>
      </w:r>
      <w:r>
        <w:t xml:space="preserve"> </w:t>
      </w:r>
      <w:r>
        <w:rPr>
          <w:rFonts w:ascii="Times New Roman" w:eastAsia="Times New Roman" w:hAnsi="Times New Roman" w:cs="Times New Roman"/>
        </w:rPr>
        <w:t xml:space="preserve">A </w:t>
      </w:r>
      <w:r>
        <w:t>类基金份额和</w:t>
      </w:r>
      <w:r>
        <w:t xml:space="preserve"> </w:t>
      </w:r>
      <w:r>
        <w:rPr>
          <w:rFonts w:ascii="Times New Roman" w:eastAsia="Times New Roman" w:hAnsi="Times New Roman" w:cs="Times New Roman"/>
        </w:rPr>
        <w:t xml:space="preserve">C </w:t>
      </w:r>
      <w:r>
        <w:t>类基金份额将分别计算基金份额净值。计算公式为：</w:t>
      </w:r>
      <w:r>
        <w:rPr>
          <w:rFonts w:ascii="Times New Roman" w:eastAsia="Times New Roman" w:hAnsi="Times New Roman" w:cs="Times New Roman"/>
        </w:rPr>
        <w:t xml:space="preserve"> </w:t>
      </w:r>
    </w:p>
    <w:p w14:paraId="6228D360" w14:textId="77777777" w:rsidR="00A01A4E" w:rsidRDefault="00C56536">
      <w:pPr>
        <w:spacing w:after="0" w:line="379" w:lineRule="auto"/>
        <w:ind w:left="0" w:firstLine="480"/>
      </w:pPr>
      <w:r>
        <w:t>计算日某类基金份额净值＝计算日该类基金份额的基金资产净值</w:t>
      </w:r>
      <w:r>
        <w:rPr>
          <w:rFonts w:ascii="Times New Roman" w:eastAsia="Times New Roman" w:hAnsi="Times New Roman" w:cs="Times New Roman"/>
        </w:rPr>
        <w:t>/</w:t>
      </w:r>
      <w:r>
        <w:t>计算日该类基金份额余额总数</w:t>
      </w:r>
      <w:r>
        <w:rPr>
          <w:rFonts w:ascii="Times New Roman" w:eastAsia="Times New Roman" w:hAnsi="Times New Roman" w:cs="Times New Roman"/>
        </w:rPr>
        <w:t xml:space="preserve"> </w:t>
      </w:r>
    </w:p>
    <w:p w14:paraId="53420714" w14:textId="77777777" w:rsidR="00A01A4E" w:rsidRDefault="00C56536">
      <w:pPr>
        <w:ind w:left="477"/>
      </w:pPr>
      <w:r>
        <w:t>投资者在认申购基金份额时可自行选择基金份额类别。</w:t>
      </w:r>
      <w:r>
        <w:rPr>
          <w:rFonts w:ascii="Times New Roman" w:eastAsia="Times New Roman" w:hAnsi="Times New Roman" w:cs="Times New Roman"/>
        </w:rPr>
        <w:t xml:space="preserve"> </w:t>
      </w:r>
    </w:p>
    <w:p w14:paraId="2716781D" w14:textId="77777777" w:rsidR="00A01A4E" w:rsidRDefault="00C56536">
      <w:pPr>
        <w:spacing w:line="361" w:lineRule="auto"/>
        <w:ind w:left="0" w:firstLine="480"/>
      </w:pPr>
      <w:del w:id="11" w:author="FundLex" w:date="2026-10-22T00:23:55Z">
        <w:r>
          <w:delText>有关基金份额类别的具体设置等由基金管理人确定，并在招募说明书中公告。根据基金销售情况，在符合法律法规且不损害已有基金份额持有人权益的情况下，基金管理人在履行适当程序后可以增加新的基金份额类别、或者在法律法规和基金合同规定的范围内变更现有基金份额类别的申购费率、调低赎回费率或变更收费方式、或者停止现有基金份额类别的销售等，调整前基金管理人需及时公告并报中国证监会备案。</w:delText>
        </w:r>
        <w:r>
          <w:rPr>
            <w:rFonts w:ascii="Times New Roman" w:eastAsia="Times New Roman" w:hAnsi="Times New Roman" w:cs="Times New Roman"/>
          </w:rPr>
          <w:delText xml:space="preserve"> </w:delText>
        </w:r>
      </w:del>
      <w:ins w:id="12" w:author="FundLex" w:date="2026-10-22T00:23:55Z">
        <w:r>
          <w:t xml:space="preserve">有关基金份额类别的具体设置等由基金管理人确定，并在招募说明书中公告。根据基金销售情况，在符合法律法规且不损害已有基金份额持有人权益的情况下，基金管理人在履行适当程序后可以增加新的基金份额类别、或者在法律法规和基金合同规定的范围内变更现有基金份额类别的申购费率、调低销售服务费率或变更收费方式、或者停止现有基金份额类别的销售等，调整前基金管理人需及时公告。投资者通过直销机构（含基金管理人及其销售子公司，下同）申购本基金A类基金份额时，不收取认购/申购费用；通过直销机构申购的C类基金份额，不收取销售服务费。对于投资者通过直销机构之外的其他销售机构申购的C类基金份额且持续持有期限超过一年的，不再继续收取销售服务费。 </w:t>
        </w:r>
      </w:ins>
    </w:p>
    <w:p w14:paraId="240AAEF4" w14:textId="77777777" w:rsidR="00A01A4E" w:rsidRDefault="00C56536">
      <w:pPr>
        <w:pStyle w:val="1"/>
        <w:ind w:right="126"/>
      </w:pPr>
      <w:bookmarkStart w:id="3" w:name="_Toc65770"/>
      <w:r>
        <w:t>第四部分</w:t>
      </w:r>
      <w:r>
        <w:rPr>
          <w:rFonts w:ascii="Times New Roman" w:eastAsia="Times New Roman" w:hAnsi="Times New Roman" w:cs="Times New Roman"/>
          <w:b/>
        </w:rPr>
        <w:t xml:space="preserve">  </w:t>
      </w:r>
      <w:r>
        <w:t>基金份额的发售</w:t>
      </w:r>
      <w:r>
        <w:rPr>
          <w:rFonts w:ascii="Times New Roman" w:eastAsia="Times New Roman" w:hAnsi="Times New Roman" w:cs="Times New Roman"/>
          <w:b/>
        </w:rPr>
        <w:t xml:space="preserve"> </w:t>
      </w:r>
      <w:bookmarkEnd w:id="3"/>
    </w:p>
    <w:p w14:paraId="48E685E1" w14:textId="77777777" w:rsidR="00A01A4E" w:rsidRDefault="00C56536">
      <w:pPr>
        <w:spacing w:after="223" w:line="259" w:lineRule="auto"/>
        <w:ind w:left="420" w:firstLine="0"/>
      </w:pPr>
      <w:r>
        <w:rPr>
          <w:rFonts w:ascii="Times New Roman" w:eastAsia="Times New Roman" w:hAnsi="Times New Roman" w:cs="Times New Roman"/>
          <w:sz w:val="21"/>
        </w:rPr>
        <w:t xml:space="preserve"> </w:t>
      </w:r>
    </w:p>
    <w:p w14:paraId="4EAAEE44" w14:textId="77777777" w:rsidR="00A01A4E" w:rsidRDefault="00C56536">
      <w:pPr>
        <w:ind w:left="477"/>
      </w:pPr>
      <w:r>
        <w:t>一、基金份额的发售时间、发售方式、发售对象</w:t>
      </w:r>
      <w:r>
        <w:rPr>
          <w:rFonts w:ascii="Times New Roman" w:eastAsia="Times New Roman" w:hAnsi="Times New Roman" w:cs="Times New Roman"/>
        </w:rPr>
        <w:t xml:space="preserve"> </w:t>
      </w:r>
    </w:p>
    <w:p w14:paraId="0E838544" w14:textId="77777777" w:rsidR="00A01A4E" w:rsidRDefault="00C56536">
      <w:pPr>
        <w:numPr>
          <w:ilvl w:val="0"/>
          <w:numId w:val="9"/>
        </w:numPr>
        <w:ind w:hanging="360"/>
      </w:pPr>
      <w:r>
        <w:t>发售时间</w:t>
      </w:r>
      <w:r>
        <w:rPr>
          <w:rFonts w:ascii="Times New Roman" w:eastAsia="Times New Roman" w:hAnsi="Times New Roman" w:cs="Times New Roman"/>
        </w:rPr>
        <w:t xml:space="preserve"> </w:t>
      </w:r>
    </w:p>
    <w:p w14:paraId="669C3E05" w14:textId="77777777" w:rsidR="00A01A4E" w:rsidRDefault="00C56536">
      <w:pPr>
        <w:spacing w:after="0" w:line="379" w:lineRule="auto"/>
        <w:ind w:left="0" w:firstLine="480"/>
      </w:pPr>
      <w:r>
        <w:t>自基金份额发售之日起最长不得超过</w:t>
      </w:r>
      <w:r>
        <w:t xml:space="preserve"> </w:t>
      </w:r>
      <w:r>
        <w:rPr>
          <w:rFonts w:ascii="Times New Roman" w:eastAsia="Times New Roman" w:hAnsi="Times New Roman" w:cs="Times New Roman"/>
        </w:rPr>
        <w:t xml:space="preserve">3 </w:t>
      </w:r>
      <w:r>
        <w:t>个月，具体</w:t>
      </w:r>
      <w:r>
        <w:t>发售时间见基金份额发售公告。</w:t>
      </w:r>
      <w:r>
        <w:rPr>
          <w:rFonts w:ascii="Times New Roman" w:eastAsia="Times New Roman" w:hAnsi="Times New Roman" w:cs="Times New Roman"/>
          <w:sz w:val="21"/>
        </w:rPr>
        <w:t xml:space="preserve"> </w:t>
      </w:r>
    </w:p>
    <w:p w14:paraId="13042820" w14:textId="77777777" w:rsidR="00A01A4E" w:rsidRDefault="00C56536">
      <w:pPr>
        <w:numPr>
          <w:ilvl w:val="0"/>
          <w:numId w:val="9"/>
        </w:numPr>
        <w:ind w:hanging="360"/>
      </w:pPr>
      <w:r>
        <w:t>发售方式</w:t>
      </w:r>
      <w:r>
        <w:rPr>
          <w:rFonts w:ascii="Times New Roman" w:eastAsia="Times New Roman" w:hAnsi="Times New Roman" w:cs="Times New Roman"/>
        </w:rPr>
        <w:t xml:space="preserve"> </w:t>
      </w:r>
    </w:p>
    <w:p w14:paraId="21841317" w14:textId="77777777" w:rsidR="00A01A4E" w:rsidRDefault="00C56536">
      <w:pPr>
        <w:spacing w:after="10" w:line="366" w:lineRule="auto"/>
        <w:ind w:left="0" w:firstLine="480"/>
      </w:pPr>
      <w:r>
        <w:t>通过各销售机构的基金销售网点公开发售，各销售机构的具体名单见基金份额发售公告以及基金管理人届时发布的调整销售机构的相关公告。</w:t>
      </w:r>
      <w:r>
        <w:rPr>
          <w:rFonts w:ascii="Times New Roman" w:eastAsia="Times New Roman" w:hAnsi="Times New Roman" w:cs="Times New Roman"/>
        </w:rPr>
        <w:t xml:space="preserve"> </w:t>
      </w:r>
    </w:p>
    <w:p w14:paraId="62DD2D6C" w14:textId="77777777" w:rsidR="00A01A4E" w:rsidRDefault="00C56536">
      <w:pPr>
        <w:spacing w:after="10" w:line="365" w:lineRule="auto"/>
        <w:ind w:left="0" w:firstLine="480"/>
      </w:pPr>
      <w:r>
        <w:t>本基金认购采取全额缴款认购的方式，基金投资者在募集期内可多次认购，认购一旦被注册登记机构确认，就不再接受撤销申请。</w:t>
      </w:r>
      <w:r>
        <w:rPr>
          <w:rFonts w:ascii="Times New Roman" w:eastAsia="Times New Roman" w:hAnsi="Times New Roman" w:cs="Times New Roman"/>
        </w:rPr>
        <w:t xml:space="preserve"> </w:t>
      </w:r>
    </w:p>
    <w:p w14:paraId="5A2480CB" w14:textId="77777777" w:rsidR="00A01A4E" w:rsidRDefault="00C56536">
      <w:pPr>
        <w:spacing w:after="17" w:line="365" w:lineRule="auto"/>
        <w:ind w:left="0" w:firstLine="480"/>
      </w:pPr>
      <w:r>
        <w:t>基金销售机构对认购申请的受理并不代表该申请一定生效，而仅代表销售机构确实接收到认购申请。认购的确认以注册登记机构的确认结果为准。</w:t>
      </w:r>
      <w:r>
        <w:rPr>
          <w:rFonts w:ascii="Times New Roman" w:eastAsia="Times New Roman" w:hAnsi="Times New Roman" w:cs="Times New Roman"/>
        </w:rPr>
        <w:t xml:space="preserve"> </w:t>
      </w:r>
    </w:p>
    <w:p w14:paraId="456DCF8D" w14:textId="77777777" w:rsidR="00A01A4E" w:rsidRDefault="00C56536">
      <w:pPr>
        <w:numPr>
          <w:ilvl w:val="0"/>
          <w:numId w:val="9"/>
        </w:numPr>
        <w:ind w:hanging="360"/>
      </w:pPr>
      <w:r>
        <w:t>发售对象</w:t>
      </w:r>
      <w:r>
        <w:rPr>
          <w:rFonts w:ascii="Times New Roman" w:eastAsia="Times New Roman" w:hAnsi="Times New Roman" w:cs="Times New Roman"/>
        </w:rPr>
        <w:t xml:space="preserve"> </w:t>
      </w:r>
    </w:p>
    <w:p w14:paraId="20C02BF7" w14:textId="77777777" w:rsidR="00A01A4E" w:rsidRDefault="00C56536">
      <w:pPr>
        <w:ind w:left="477"/>
      </w:pPr>
      <w:r>
        <w:t>符合法律法规规定的可投资于证券投资基金的个人投资者、机构投资者、合</w:t>
      </w:r>
    </w:p>
    <w:p w14:paraId="0763711C" w14:textId="77777777" w:rsidR="00A01A4E" w:rsidRDefault="00C56536">
      <w:r>
        <w:t>格境外投资</w:t>
      </w:r>
      <w:r>
        <w:t>者以及法律法规或中国证监会允许购买证券投资基金的其他投资人。</w:t>
      </w:r>
      <w:r>
        <w:rPr>
          <w:rFonts w:ascii="Times New Roman" w:eastAsia="Times New Roman" w:hAnsi="Times New Roman" w:cs="Times New Roman"/>
        </w:rPr>
        <w:t xml:space="preserve"> </w:t>
      </w:r>
    </w:p>
    <w:p w14:paraId="0CF6F280" w14:textId="77777777" w:rsidR="00A01A4E" w:rsidRDefault="00C56536">
      <w:pPr>
        <w:ind w:left="477"/>
      </w:pPr>
      <w:r>
        <w:t>二、基金份额的认购</w:t>
      </w:r>
      <w:r>
        <w:rPr>
          <w:rFonts w:ascii="Times New Roman" w:eastAsia="Times New Roman" w:hAnsi="Times New Roman" w:cs="Times New Roman"/>
        </w:rPr>
        <w:t xml:space="preserve"> </w:t>
      </w:r>
    </w:p>
    <w:p w14:paraId="78C1DC3B" w14:textId="77777777" w:rsidR="00A01A4E" w:rsidRDefault="00C56536">
      <w:pPr>
        <w:numPr>
          <w:ilvl w:val="0"/>
          <w:numId w:val="10"/>
        </w:numPr>
        <w:ind w:hanging="360"/>
      </w:pPr>
      <w:r>
        <w:t>认购费用</w:t>
      </w:r>
      <w:r>
        <w:rPr>
          <w:rFonts w:ascii="Times New Roman" w:eastAsia="Times New Roman" w:hAnsi="Times New Roman" w:cs="Times New Roman"/>
        </w:rPr>
        <w:t xml:space="preserve"> </w:t>
      </w:r>
    </w:p>
    <w:p w14:paraId="402ACB6E" w14:textId="77777777" w:rsidR="00A01A4E" w:rsidRDefault="00C56536">
      <w:pPr>
        <w:ind w:left="477"/>
      </w:pPr>
      <w:r>
        <w:t>本基金</w:t>
      </w:r>
      <w:r>
        <w:t xml:space="preserve"> </w:t>
      </w:r>
      <w:r>
        <w:rPr>
          <w:rFonts w:ascii="Times New Roman" w:eastAsia="Times New Roman" w:hAnsi="Times New Roman" w:cs="Times New Roman"/>
        </w:rPr>
        <w:t xml:space="preserve">A </w:t>
      </w:r>
      <w:r>
        <w:t>类基金份额收取基金认购费用，</w:t>
      </w:r>
      <w:r>
        <w:rPr>
          <w:rFonts w:ascii="Times New Roman" w:eastAsia="Times New Roman" w:hAnsi="Times New Roman" w:cs="Times New Roman"/>
        </w:rPr>
        <w:t xml:space="preserve">C </w:t>
      </w:r>
      <w:r>
        <w:t>类基金份额不收取认购费用。</w:t>
      </w:r>
      <w:r>
        <w:rPr>
          <w:rFonts w:ascii="Times New Roman" w:eastAsia="Times New Roman" w:hAnsi="Times New Roman" w:cs="Times New Roman"/>
        </w:rPr>
        <w:t xml:space="preserve"> </w:t>
      </w:r>
    </w:p>
    <w:p w14:paraId="44CB0883" w14:textId="77777777" w:rsidR="00A01A4E" w:rsidRDefault="00C56536">
      <w:pPr>
        <w:spacing w:after="17" w:line="365" w:lineRule="auto"/>
        <w:ind w:left="0" w:firstLine="480"/>
      </w:pPr>
      <w:r>
        <w:t>本基金的认购费率由基金管理人决定，并在招募说明书中列示，基金认购费用不列入基金财产。</w:t>
      </w:r>
      <w:r>
        <w:rPr>
          <w:rFonts w:ascii="Times New Roman" w:eastAsia="Times New Roman" w:hAnsi="Times New Roman" w:cs="Times New Roman"/>
        </w:rPr>
        <w:t xml:space="preserve"> </w:t>
      </w:r>
    </w:p>
    <w:p w14:paraId="3C12635B" w14:textId="77777777" w:rsidR="00A01A4E" w:rsidRDefault="00C56536">
      <w:pPr>
        <w:numPr>
          <w:ilvl w:val="0"/>
          <w:numId w:val="10"/>
        </w:numPr>
        <w:ind w:hanging="360"/>
      </w:pPr>
      <w:r>
        <w:t>募集期利息的处理方式</w:t>
      </w:r>
      <w:r>
        <w:rPr>
          <w:rFonts w:ascii="Times New Roman" w:eastAsia="Times New Roman" w:hAnsi="Times New Roman" w:cs="Times New Roman"/>
        </w:rPr>
        <w:t xml:space="preserve"> </w:t>
      </w:r>
    </w:p>
    <w:p w14:paraId="287A64C4" w14:textId="77777777" w:rsidR="00A01A4E" w:rsidRDefault="00C56536">
      <w:pPr>
        <w:spacing w:after="18" w:line="365" w:lineRule="auto"/>
        <w:ind w:left="0" w:firstLine="480"/>
      </w:pPr>
      <w:r>
        <w:t>有效认购款项在募集期间产生的利息将折算为基金份额归基金份额持有人所有，其中利息转份额以登记机构的记录为准。</w:t>
      </w:r>
      <w:r>
        <w:rPr>
          <w:rFonts w:ascii="Times New Roman" w:eastAsia="Times New Roman" w:hAnsi="Times New Roman" w:cs="Times New Roman"/>
        </w:rPr>
        <w:t xml:space="preserve"> </w:t>
      </w:r>
    </w:p>
    <w:p w14:paraId="7A786A59" w14:textId="77777777" w:rsidR="00A01A4E" w:rsidRDefault="00C56536">
      <w:pPr>
        <w:numPr>
          <w:ilvl w:val="0"/>
          <w:numId w:val="10"/>
        </w:numPr>
        <w:ind w:hanging="360"/>
      </w:pPr>
      <w:r>
        <w:t>基金认购份额的计算</w:t>
      </w:r>
      <w:r>
        <w:rPr>
          <w:rFonts w:ascii="Times New Roman" w:eastAsia="Times New Roman" w:hAnsi="Times New Roman" w:cs="Times New Roman"/>
        </w:rPr>
        <w:t xml:space="preserve"> </w:t>
      </w:r>
    </w:p>
    <w:p w14:paraId="7894CC8B" w14:textId="77777777" w:rsidR="00A01A4E" w:rsidRDefault="00C56536">
      <w:pPr>
        <w:ind w:left="477"/>
      </w:pPr>
      <w:r>
        <w:t>基金认购份额具体的计算方法在招募说明书中列示。</w:t>
      </w:r>
      <w:r>
        <w:rPr>
          <w:rFonts w:ascii="Times New Roman" w:eastAsia="Times New Roman" w:hAnsi="Times New Roman" w:cs="Times New Roman"/>
        </w:rPr>
        <w:t xml:space="preserve"> </w:t>
      </w:r>
    </w:p>
    <w:p w14:paraId="7F77E634" w14:textId="77777777" w:rsidR="00A01A4E" w:rsidRDefault="00C56536">
      <w:pPr>
        <w:numPr>
          <w:ilvl w:val="0"/>
          <w:numId w:val="10"/>
        </w:numPr>
        <w:ind w:hanging="360"/>
      </w:pPr>
      <w:r>
        <w:t>认购份额余额的处理方式</w:t>
      </w:r>
      <w:r>
        <w:rPr>
          <w:rFonts w:ascii="Times New Roman" w:eastAsia="Times New Roman" w:hAnsi="Times New Roman" w:cs="Times New Roman"/>
        </w:rPr>
        <w:t xml:space="preserve"> </w:t>
      </w:r>
    </w:p>
    <w:p w14:paraId="35C766E1" w14:textId="77777777" w:rsidR="00A01A4E" w:rsidRDefault="00C56536">
      <w:pPr>
        <w:spacing w:line="384" w:lineRule="auto"/>
        <w:ind w:left="0" w:firstLine="480"/>
      </w:pPr>
      <w:r>
        <w:t>认购份额的计算保留到小数点后</w:t>
      </w:r>
      <w:r>
        <w:t xml:space="preserve"> </w:t>
      </w:r>
      <w:r>
        <w:rPr>
          <w:rFonts w:ascii="Times New Roman" w:eastAsia="Times New Roman" w:hAnsi="Times New Roman" w:cs="Times New Roman"/>
        </w:rPr>
        <w:t xml:space="preserve">2 </w:t>
      </w:r>
      <w:r>
        <w:t>位，小数点</w:t>
      </w:r>
      <w:r>
        <w:t xml:space="preserve"> </w:t>
      </w:r>
      <w:r>
        <w:rPr>
          <w:rFonts w:ascii="Times New Roman" w:eastAsia="Times New Roman" w:hAnsi="Times New Roman" w:cs="Times New Roman"/>
        </w:rPr>
        <w:t xml:space="preserve">2 </w:t>
      </w:r>
      <w:r>
        <w:t>位以后的部分四舍五入，由此误差产生的收益或损失由基金财产承担。</w:t>
      </w:r>
      <w:r>
        <w:rPr>
          <w:rFonts w:ascii="Times New Roman" w:eastAsia="Times New Roman" w:hAnsi="Times New Roman" w:cs="Times New Roman"/>
        </w:rPr>
        <w:t xml:space="preserve"> </w:t>
      </w:r>
    </w:p>
    <w:p w14:paraId="3DC2A7AC" w14:textId="77777777" w:rsidR="00A01A4E" w:rsidRDefault="00C56536">
      <w:pPr>
        <w:ind w:left="477"/>
      </w:pPr>
      <w:r>
        <w:t>三、基金份额认购金额的限制</w:t>
      </w:r>
      <w:r>
        <w:rPr>
          <w:rFonts w:ascii="Times New Roman" w:eastAsia="Times New Roman" w:hAnsi="Times New Roman" w:cs="Times New Roman"/>
        </w:rPr>
        <w:t xml:space="preserve"> </w:t>
      </w:r>
    </w:p>
    <w:p w14:paraId="6FA73478" w14:textId="77777777" w:rsidR="00A01A4E" w:rsidRDefault="00C56536">
      <w:pPr>
        <w:numPr>
          <w:ilvl w:val="0"/>
          <w:numId w:val="11"/>
        </w:numPr>
        <w:ind w:firstLine="480"/>
      </w:pPr>
      <w:r>
        <w:t>投资人认购时，需按销售机构规定的方式全额缴款。</w:t>
      </w:r>
      <w:r>
        <w:rPr>
          <w:rFonts w:ascii="Times New Roman" w:eastAsia="Times New Roman" w:hAnsi="Times New Roman" w:cs="Times New Roman"/>
        </w:rPr>
        <w:t xml:space="preserve"> </w:t>
      </w:r>
    </w:p>
    <w:p w14:paraId="7C94C844" w14:textId="77777777" w:rsidR="00A01A4E" w:rsidRDefault="00C56536">
      <w:pPr>
        <w:numPr>
          <w:ilvl w:val="0"/>
          <w:numId w:val="11"/>
        </w:numPr>
        <w:spacing w:after="0" w:line="379" w:lineRule="auto"/>
        <w:ind w:firstLine="480"/>
      </w:pPr>
      <w:r>
        <w:t>基金管理人可以对每个基金交易账户的单笔最低认购金额进行限制，具体限制请参看招募说明书或相关公告。</w:t>
      </w:r>
      <w:r>
        <w:rPr>
          <w:rFonts w:ascii="Times New Roman" w:eastAsia="Times New Roman" w:hAnsi="Times New Roman" w:cs="Times New Roman"/>
        </w:rPr>
        <w:t xml:space="preserve"> </w:t>
      </w:r>
    </w:p>
    <w:p w14:paraId="72D3CF76" w14:textId="77777777" w:rsidR="00A01A4E" w:rsidRDefault="00C56536">
      <w:pPr>
        <w:numPr>
          <w:ilvl w:val="0"/>
          <w:numId w:val="11"/>
        </w:numPr>
        <w:spacing w:after="152" w:line="259" w:lineRule="auto"/>
        <w:ind w:firstLine="480"/>
      </w:pPr>
      <w:r>
        <w:t>基金管理人可以对募集期间的单个投资人的累计认购金额进行限制，具</w:t>
      </w:r>
    </w:p>
    <w:p w14:paraId="42CADE53" w14:textId="77777777" w:rsidR="00A01A4E" w:rsidRDefault="00C56536">
      <w:r>
        <w:t>体限制和处理方法请参看招募说明书或相关公告。</w:t>
      </w:r>
      <w:r>
        <w:rPr>
          <w:rFonts w:ascii="Times New Roman" w:eastAsia="Times New Roman" w:hAnsi="Times New Roman" w:cs="Times New Roman"/>
        </w:rPr>
        <w:t xml:space="preserve"> </w:t>
      </w:r>
      <w:r>
        <w:br w:type="page"/>
      </w:r>
    </w:p>
    <w:p w14:paraId="7BBFE4C0" w14:textId="77777777" w:rsidR="00A01A4E" w:rsidRDefault="00C56536">
      <w:pPr>
        <w:pStyle w:val="1"/>
        <w:ind w:right="123"/>
      </w:pPr>
      <w:bookmarkStart w:id="4" w:name="_Toc65771"/>
      <w:r>
        <w:t>第五部分</w:t>
      </w:r>
      <w:r>
        <w:rPr>
          <w:rFonts w:ascii="Times New Roman" w:eastAsia="Times New Roman" w:hAnsi="Times New Roman" w:cs="Times New Roman"/>
          <w:b/>
        </w:rPr>
        <w:t xml:space="preserve">  </w:t>
      </w:r>
      <w:r>
        <w:t>基金备案</w:t>
      </w:r>
      <w:r>
        <w:rPr>
          <w:rFonts w:ascii="Times New Roman" w:eastAsia="Times New Roman" w:hAnsi="Times New Roman" w:cs="Times New Roman"/>
          <w:b/>
        </w:rPr>
        <w:t xml:space="preserve"> </w:t>
      </w:r>
      <w:bookmarkEnd w:id="4"/>
    </w:p>
    <w:p w14:paraId="0BB78859" w14:textId="77777777" w:rsidR="00A01A4E" w:rsidRDefault="00C56536">
      <w:pPr>
        <w:spacing w:after="177" w:line="259" w:lineRule="auto"/>
        <w:ind w:left="540" w:firstLine="0"/>
      </w:pPr>
      <w:r>
        <w:rPr>
          <w:rFonts w:ascii="Times New Roman" w:eastAsia="Times New Roman" w:hAnsi="Times New Roman" w:cs="Times New Roman"/>
        </w:rPr>
        <w:t xml:space="preserve"> </w:t>
      </w:r>
    </w:p>
    <w:p w14:paraId="1AF675B5" w14:textId="77777777" w:rsidR="00A01A4E" w:rsidRDefault="00C56536">
      <w:pPr>
        <w:numPr>
          <w:ilvl w:val="0"/>
          <w:numId w:val="12"/>
        </w:numPr>
        <w:ind w:hanging="480"/>
      </w:pPr>
      <w:r>
        <w:t>基金备案的条件</w:t>
      </w:r>
      <w:r>
        <w:rPr>
          <w:rFonts w:ascii="Times New Roman" w:eastAsia="Times New Roman" w:hAnsi="Times New Roman" w:cs="Times New Roman"/>
        </w:rPr>
        <w:t xml:space="preserve"> </w:t>
      </w:r>
    </w:p>
    <w:p w14:paraId="7C0E5D25" w14:textId="77777777" w:rsidR="00A01A4E" w:rsidRDefault="00C56536">
      <w:pPr>
        <w:ind w:left="477"/>
      </w:pPr>
      <w:r>
        <w:t>本基金自基金份额发售之日起</w:t>
      </w:r>
      <w:r>
        <w:rPr>
          <w:rFonts w:ascii="Times New Roman" w:eastAsia="Times New Roman" w:hAnsi="Times New Roman" w:cs="Times New Roman"/>
        </w:rPr>
        <w:t>3</w:t>
      </w:r>
      <w:r>
        <w:t>个月内，在基金募集份额总额不少于</w:t>
      </w:r>
      <w:r>
        <w:rPr>
          <w:rFonts w:ascii="Times New Roman" w:eastAsia="Times New Roman" w:hAnsi="Times New Roman" w:cs="Times New Roman"/>
        </w:rPr>
        <w:t>2</w:t>
      </w:r>
      <w:r>
        <w:t>亿份，</w:t>
      </w:r>
    </w:p>
    <w:p w14:paraId="4E183DB7" w14:textId="77777777" w:rsidR="00A01A4E" w:rsidRDefault="00C56536">
      <w:pPr>
        <w:spacing w:after="0" w:line="375" w:lineRule="auto"/>
      </w:pPr>
      <w:r>
        <w:t>基金募集金额不少于</w:t>
      </w:r>
      <w:r>
        <w:t xml:space="preserve"> </w:t>
      </w:r>
      <w:r>
        <w:rPr>
          <w:rFonts w:ascii="Times New Roman" w:eastAsia="Times New Roman" w:hAnsi="Times New Roman" w:cs="Times New Roman"/>
        </w:rPr>
        <w:t xml:space="preserve">2 </w:t>
      </w:r>
      <w:r>
        <w:t>亿元人民币且基金认购人数不少于</w:t>
      </w:r>
      <w:r>
        <w:t xml:space="preserve"> </w:t>
      </w:r>
      <w:r>
        <w:rPr>
          <w:rFonts w:ascii="Times New Roman" w:eastAsia="Times New Roman" w:hAnsi="Times New Roman" w:cs="Times New Roman"/>
        </w:rPr>
        <w:t xml:space="preserve">200 </w:t>
      </w:r>
      <w:r>
        <w:t>人的条件下，基金募集期届满或基金管理人依据法律法规及招募说明书可以决定停止基金发售，并在</w:t>
      </w:r>
      <w:r>
        <w:t xml:space="preserve"> </w:t>
      </w:r>
      <w:r>
        <w:rPr>
          <w:rFonts w:ascii="Times New Roman" w:eastAsia="Times New Roman" w:hAnsi="Times New Roman" w:cs="Times New Roman"/>
        </w:rPr>
        <w:t xml:space="preserve">10 </w:t>
      </w:r>
      <w:r>
        <w:t>日内聘请法定验资机构验资，自收到验资报告之日起</w:t>
      </w:r>
      <w:r>
        <w:t xml:space="preserve"> </w:t>
      </w:r>
      <w:r>
        <w:rPr>
          <w:rFonts w:ascii="Times New Roman" w:eastAsia="Times New Roman" w:hAnsi="Times New Roman" w:cs="Times New Roman"/>
        </w:rPr>
        <w:t xml:space="preserve">10 </w:t>
      </w:r>
      <w:r>
        <w:t>日内，向中国证监会办理基金备案手续。</w:t>
      </w:r>
      <w:r>
        <w:rPr>
          <w:rFonts w:ascii="Times New Roman" w:eastAsia="Times New Roman" w:hAnsi="Times New Roman" w:cs="Times New Roman"/>
        </w:rPr>
        <w:t xml:space="preserve"> </w:t>
      </w:r>
    </w:p>
    <w:p w14:paraId="13047744" w14:textId="77777777" w:rsidR="00A01A4E" w:rsidRDefault="00C56536">
      <w:pPr>
        <w:spacing w:after="0" w:line="360" w:lineRule="auto"/>
        <w:ind w:left="0" w:firstLine="480"/>
      </w:pPr>
      <w:r>
        <w:t>基金募集达到基金备案条件的，自基金管理人办理完毕基金备案手续并取得中国证监会书面确认之日起，《基金合同》生效；否则《基金合同》不生效。基金管理人在收到中国证监会确认文件的次日对《基金合同》生效事宜予以公告。</w:t>
      </w:r>
    </w:p>
    <w:p w14:paraId="2D6020C1" w14:textId="77777777" w:rsidR="00A01A4E" w:rsidRDefault="00C56536">
      <w:pPr>
        <w:spacing w:after="18" w:line="365" w:lineRule="auto"/>
      </w:pPr>
      <w:r>
        <w:t>基金管理</w:t>
      </w:r>
      <w:r>
        <w:t>人应将基金募集期间募集的资金存入专门账户，在基金募集行为结束前，任何人不得动用。</w:t>
      </w:r>
      <w:r>
        <w:rPr>
          <w:rFonts w:ascii="Times New Roman" w:eastAsia="Times New Roman" w:hAnsi="Times New Roman" w:cs="Times New Roman"/>
        </w:rPr>
        <w:t xml:space="preserve"> </w:t>
      </w:r>
    </w:p>
    <w:p w14:paraId="5BD556AA" w14:textId="77777777" w:rsidR="00A01A4E" w:rsidRDefault="00C56536">
      <w:pPr>
        <w:numPr>
          <w:ilvl w:val="0"/>
          <w:numId w:val="12"/>
        </w:numPr>
        <w:ind w:hanging="480"/>
      </w:pPr>
      <w:r>
        <w:t>基金合同不能生效时募集资金的处理方式</w:t>
      </w:r>
      <w:r>
        <w:rPr>
          <w:rFonts w:ascii="Times New Roman" w:eastAsia="Times New Roman" w:hAnsi="Times New Roman" w:cs="Times New Roman"/>
        </w:rPr>
        <w:t xml:space="preserve"> </w:t>
      </w:r>
    </w:p>
    <w:p w14:paraId="226AADB2" w14:textId="77777777" w:rsidR="00A01A4E" w:rsidRDefault="00C56536">
      <w:pPr>
        <w:ind w:left="477"/>
      </w:pPr>
      <w:r>
        <w:t>如果募集期限届满，未满足基金备案条件，基金管理人应当承担下列责任：</w:t>
      </w:r>
      <w:r>
        <w:rPr>
          <w:rFonts w:ascii="Times New Roman" w:eastAsia="Times New Roman" w:hAnsi="Times New Roman" w:cs="Times New Roman"/>
        </w:rPr>
        <w:t xml:space="preserve"> </w:t>
      </w:r>
    </w:p>
    <w:p w14:paraId="71965BC1" w14:textId="77777777" w:rsidR="00A01A4E" w:rsidRDefault="00C56536">
      <w:pPr>
        <w:numPr>
          <w:ilvl w:val="0"/>
          <w:numId w:val="13"/>
        </w:numPr>
        <w:ind w:firstLine="475"/>
      </w:pPr>
      <w:r>
        <w:t>以其固有财产承担因募集行为而产生的债务和费用；</w:t>
      </w:r>
      <w:r>
        <w:rPr>
          <w:rFonts w:ascii="Times New Roman" w:eastAsia="Times New Roman" w:hAnsi="Times New Roman" w:cs="Times New Roman"/>
        </w:rPr>
        <w:t xml:space="preserve"> </w:t>
      </w:r>
    </w:p>
    <w:p w14:paraId="304AF001" w14:textId="77777777" w:rsidR="00A01A4E" w:rsidRDefault="00C56536">
      <w:pPr>
        <w:numPr>
          <w:ilvl w:val="0"/>
          <w:numId w:val="13"/>
        </w:numPr>
        <w:spacing w:after="0" w:line="384" w:lineRule="auto"/>
        <w:ind w:firstLine="475"/>
      </w:pPr>
      <w:r>
        <w:t>在基金募集期限届满后</w:t>
      </w:r>
      <w:r>
        <w:t xml:space="preserve"> </w:t>
      </w:r>
      <w:r>
        <w:rPr>
          <w:rFonts w:ascii="Times New Roman" w:eastAsia="Times New Roman" w:hAnsi="Times New Roman" w:cs="Times New Roman"/>
        </w:rPr>
        <w:t xml:space="preserve">30 </w:t>
      </w:r>
      <w:r>
        <w:t>日内返还投资者已缴纳的款项，并加计银行同期活期存款利息；</w:t>
      </w:r>
      <w:r>
        <w:rPr>
          <w:rFonts w:ascii="Times New Roman" w:eastAsia="Times New Roman" w:hAnsi="Times New Roman" w:cs="Times New Roman"/>
        </w:rPr>
        <w:t xml:space="preserve"> </w:t>
      </w:r>
    </w:p>
    <w:p w14:paraId="45E617A0" w14:textId="77777777" w:rsidR="00A01A4E" w:rsidRDefault="00C56536">
      <w:pPr>
        <w:numPr>
          <w:ilvl w:val="0"/>
          <w:numId w:val="13"/>
        </w:numPr>
        <w:spacing w:after="8" w:line="372" w:lineRule="auto"/>
        <w:ind w:firstLine="475"/>
      </w:pPr>
      <w:r>
        <w:t>如基金募集失败，基金管理人、基金托管人及销售机构不得请求报酬。基金管理人、基金托管人和销售机构为基金募集支付之一切费用应由各方各自承担。</w:t>
      </w:r>
      <w:r>
        <w:rPr>
          <w:rFonts w:ascii="Times New Roman" w:eastAsia="Times New Roman" w:hAnsi="Times New Roman" w:cs="Times New Roman"/>
        </w:rPr>
        <w:t xml:space="preserve"> </w:t>
      </w:r>
    </w:p>
    <w:p w14:paraId="272536FC" w14:textId="77777777" w:rsidR="00A01A4E" w:rsidRDefault="00C56536">
      <w:pPr>
        <w:ind w:left="477"/>
      </w:pPr>
      <w:r>
        <w:t>三、基金存续期内的基金份额持有人数量和资</w:t>
      </w:r>
      <w:r>
        <w:t>产规模</w:t>
      </w:r>
      <w:r>
        <w:rPr>
          <w:rFonts w:ascii="Times New Roman" w:eastAsia="Times New Roman" w:hAnsi="Times New Roman" w:cs="Times New Roman"/>
        </w:rPr>
        <w:t xml:space="preserve"> </w:t>
      </w:r>
    </w:p>
    <w:p w14:paraId="59BB1D90" w14:textId="77777777" w:rsidR="00A01A4E" w:rsidRDefault="00C56536">
      <w:pPr>
        <w:ind w:left="477"/>
      </w:pPr>
      <w:r>
        <w:t>《基金合同》生效后，连续</w:t>
      </w:r>
      <w:r>
        <w:t xml:space="preserve"> </w:t>
      </w:r>
      <w:r>
        <w:rPr>
          <w:rFonts w:ascii="Times New Roman" w:eastAsia="Times New Roman" w:hAnsi="Times New Roman" w:cs="Times New Roman"/>
        </w:rPr>
        <w:t xml:space="preserve">20 </w:t>
      </w:r>
      <w:r>
        <w:t>个工作日出现基金份额持有人数量不满</w:t>
      </w:r>
      <w:r>
        <w:t xml:space="preserve"> </w:t>
      </w:r>
      <w:r>
        <w:rPr>
          <w:rFonts w:ascii="Times New Roman" w:eastAsia="Times New Roman" w:hAnsi="Times New Roman" w:cs="Times New Roman"/>
        </w:rPr>
        <w:t>200</w:t>
      </w:r>
    </w:p>
    <w:p w14:paraId="7A6A0A1B" w14:textId="77777777" w:rsidR="00A01A4E" w:rsidRDefault="00C56536">
      <w:pPr>
        <w:spacing w:after="8" w:line="372" w:lineRule="auto"/>
        <w:ind w:left="-15" w:right="3" w:firstLine="0"/>
        <w:jc w:val="both"/>
      </w:pPr>
      <w:r>
        <w:t>人或者基金资产净值低于</w:t>
      </w:r>
      <w:r>
        <w:t xml:space="preserve"> </w:t>
      </w:r>
      <w:r>
        <w:rPr>
          <w:rFonts w:ascii="Times New Roman" w:eastAsia="Times New Roman" w:hAnsi="Times New Roman" w:cs="Times New Roman"/>
        </w:rPr>
        <w:t xml:space="preserve">5000 </w:t>
      </w:r>
      <w:r>
        <w:t>万元的，基金管理人应当在定期报告中予以披露；连续</w:t>
      </w:r>
      <w:r>
        <w:t xml:space="preserve"> </w:t>
      </w:r>
      <w:r>
        <w:rPr>
          <w:rFonts w:ascii="Times New Roman" w:eastAsia="Times New Roman" w:hAnsi="Times New Roman" w:cs="Times New Roman"/>
        </w:rPr>
        <w:t xml:space="preserve">50 </w:t>
      </w:r>
      <w:r>
        <w:t>个工作日出现上述情形的，基金管理人应当终止基金合同，并按照基金合同的约定程序进行清算，不需要召开基金份额持有人大会进行表决。</w:t>
      </w:r>
      <w:r>
        <w:rPr>
          <w:rFonts w:ascii="Times New Roman" w:eastAsia="Times New Roman" w:hAnsi="Times New Roman" w:cs="Times New Roman"/>
        </w:rPr>
        <w:t xml:space="preserve"> </w:t>
      </w:r>
    </w:p>
    <w:p w14:paraId="5112A41F" w14:textId="77777777" w:rsidR="00A01A4E" w:rsidRDefault="00C56536">
      <w:pPr>
        <w:ind w:left="477"/>
      </w:pPr>
      <w:r>
        <w:t>法律法规另有规定时，从其规定。</w:t>
      </w:r>
      <w:r>
        <w:rPr>
          <w:rFonts w:ascii="Times New Roman" w:eastAsia="Times New Roman" w:hAnsi="Times New Roman" w:cs="Times New Roman"/>
        </w:rPr>
        <w:t xml:space="preserve"> </w:t>
      </w:r>
    </w:p>
    <w:p w14:paraId="532F0BE8" w14:textId="77777777" w:rsidR="00A01A4E" w:rsidRDefault="00C56536">
      <w:pPr>
        <w:pStyle w:val="1"/>
        <w:ind w:right="127"/>
      </w:pPr>
      <w:bookmarkStart w:id="5" w:name="_Toc65772"/>
      <w:r>
        <w:t>第六部分</w:t>
      </w:r>
      <w:r>
        <w:rPr>
          <w:rFonts w:ascii="Times New Roman" w:eastAsia="Times New Roman" w:hAnsi="Times New Roman" w:cs="Times New Roman"/>
          <w:b/>
        </w:rPr>
        <w:t xml:space="preserve">  </w:t>
      </w:r>
      <w:r>
        <w:t>基金份额的申购与赎回</w:t>
      </w:r>
      <w:r>
        <w:rPr>
          <w:rFonts w:ascii="Times New Roman" w:eastAsia="Times New Roman" w:hAnsi="Times New Roman" w:cs="Times New Roman"/>
          <w:b/>
        </w:rPr>
        <w:t xml:space="preserve"> </w:t>
      </w:r>
      <w:bookmarkEnd w:id="5"/>
    </w:p>
    <w:p w14:paraId="4EE8AA88" w14:textId="77777777" w:rsidR="00A01A4E" w:rsidRDefault="00C56536">
      <w:pPr>
        <w:spacing w:after="177" w:line="259" w:lineRule="auto"/>
        <w:ind w:left="540" w:firstLine="0"/>
      </w:pPr>
      <w:r>
        <w:rPr>
          <w:rFonts w:ascii="Times New Roman" w:eastAsia="Times New Roman" w:hAnsi="Times New Roman" w:cs="Times New Roman"/>
        </w:rPr>
        <w:t xml:space="preserve"> </w:t>
      </w:r>
    </w:p>
    <w:p w14:paraId="4EE308C9" w14:textId="77777777" w:rsidR="00A01A4E" w:rsidRDefault="00C56536">
      <w:pPr>
        <w:numPr>
          <w:ilvl w:val="0"/>
          <w:numId w:val="14"/>
        </w:numPr>
        <w:ind w:hanging="480"/>
      </w:pPr>
      <w:r>
        <w:t>申购和赎回场所</w:t>
      </w:r>
      <w:r>
        <w:rPr>
          <w:rFonts w:ascii="Times New Roman" w:eastAsia="Times New Roman" w:hAnsi="Times New Roman" w:cs="Times New Roman"/>
        </w:rPr>
        <w:t xml:space="preserve"> </w:t>
      </w:r>
    </w:p>
    <w:p w14:paraId="76D4D7A4" w14:textId="77777777" w:rsidR="00A01A4E" w:rsidRDefault="00C56536">
      <w:pPr>
        <w:spacing w:after="19" w:line="360" w:lineRule="auto"/>
        <w:ind w:left="0" w:firstLine="480"/>
      </w:pPr>
      <w:r>
        <w:t>本基金的申购与赎回将通过销售机构进行。具体的销售网点将由基金管理人在招募说明书或其他相关公告中列明。基金管理人可根据情况变更或增减销售机构，并在基金管理人网站公示。基金投资者应当在销售机构办理基金销售业务的营业场所或按销售机构提供的其他方式办理基金份额的申购与赎回。</w:t>
      </w:r>
      <w:r>
        <w:rPr>
          <w:rFonts w:ascii="Times New Roman" w:eastAsia="Times New Roman" w:hAnsi="Times New Roman" w:cs="Times New Roman"/>
          <w:sz w:val="21"/>
        </w:rPr>
        <w:t xml:space="preserve"> </w:t>
      </w:r>
    </w:p>
    <w:p w14:paraId="5E619980" w14:textId="77777777" w:rsidR="00A01A4E" w:rsidRDefault="00C56536">
      <w:pPr>
        <w:numPr>
          <w:ilvl w:val="0"/>
          <w:numId w:val="14"/>
        </w:numPr>
        <w:ind w:hanging="480"/>
      </w:pPr>
      <w:r>
        <w:t>申购和赎回的开放日及时间</w:t>
      </w:r>
      <w:r>
        <w:rPr>
          <w:rFonts w:ascii="Times New Roman" w:eastAsia="Times New Roman" w:hAnsi="Times New Roman" w:cs="Times New Roman"/>
        </w:rPr>
        <w:t xml:space="preserve"> </w:t>
      </w:r>
    </w:p>
    <w:p w14:paraId="614AA521" w14:textId="77777777" w:rsidR="00A01A4E" w:rsidRDefault="00C56536">
      <w:pPr>
        <w:numPr>
          <w:ilvl w:val="0"/>
          <w:numId w:val="15"/>
        </w:numPr>
        <w:ind w:hanging="360"/>
      </w:pPr>
      <w:r>
        <w:t>开放日及开放时间</w:t>
      </w:r>
      <w:r>
        <w:rPr>
          <w:rFonts w:ascii="Times New Roman" w:eastAsia="Times New Roman" w:hAnsi="Times New Roman" w:cs="Times New Roman"/>
        </w:rPr>
        <w:t xml:space="preserve"> </w:t>
      </w:r>
    </w:p>
    <w:p w14:paraId="07ADD6D5" w14:textId="77777777" w:rsidR="00A01A4E" w:rsidRDefault="00C56536">
      <w:pPr>
        <w:spacing w:after="15" w:line="361" w:lineRule="auto"/>
        <w:ind w:left="0" w:firstLine="480"/>
      </w:pPr>
      <w:r>
        <w:t>投资人在开放日办理基金份额的申购和赎回，本基金的开放日为上海证券交易所、深圳证券交易所的正常交易日（若该工作日为非港股通交易日，则本基金可以不开放申购与赎回），基金管理人根据法律法规、中国证监会</w:t>
      </w:r>
      <w:r>
        <w:t>的要求或本基金合同的规定公告暂停申购、赎回时除外。开放日的具体办理时间在招募说明书或相关公告中载明。</w:t>
      </w:r>
      <w:r>
        <w:rPr>
          <w:rFonts w:ascii="Times New Roman" w:eastAsia="Times New Roman" w:hAnsi="Times New Roman" w:cs="Times New Roman"/>
        </w:rPr>
        <w:t xml:space="preserve">  </w:t>
      </w:r>
    </w:p>
    <w:p w14:paraId="331755D0" w14:textId="77777777" w:rsidR="00A01A4E" w:rsidRDefault="00C56536">
      <w:pPr>
        <w:spacing w:after="21" w:line="363" w:lineRule="auto"/>
        <w:ind w:left="0" w:firstLine="480"/>
      </w:pPr>
      <w:r>
        <w:t>基金合同生效后，若出现新的证券交易市场、证券交易所交易时间变更或其他特殊情况，基金管理人将视情况对前述开放日及开放时间进行相应的调整，但应在实施日前依照《信息披露办法》的有关规定在规定媒介上公告。</w:t>
      </w:r>
      <w:r>
        <w:rPr>
          <w:rFonts w:ascii="Times New Roman" w:eastAsia="Times New Roman" w:hAnsi="Times New Roman" w:cs="Times New Roman"/>
        </w:rPr>
        <w:t xml:space="preserve"> </w:t>
      </w:r>
    </w:p>
    <w:p w14:paraId="2143DB64" w14:textId="77777777" w:rsidR="00A01A4E" w:rsidRDefault="00C56536">
      <w:pPr>
        <w:numPr>
          <w:ilvl w:val="0"/>
          <w:numId w:val="15"/>
        </w:numPr>
        <w:ind w:hanging="360"/>
      </w:pPr>
      <w:r>
        <w:t>申购、赎回开始日及业务办理时间</w:t>
      </w:r>
      <w:r>
        <w:rPr>
          <w:rFonts w:ascii="Times New Roman" w:eastAsia="Times New Roman" w:hAnsi="Times New Roman" w:cs="Times New Roman"/>
        </w:rPr>
        <w:t xml:space="preserve"> </w:t>
      </w:r>
    </w:p>
    <w:p w14:paraId="4344421A" w14:textId="77777777" w:rsidR="00A01A4E" w:rsidRDefault="00C56536">
      <w:pPr>
        <w:spacing w:after="0" w:line="384" w:lineRule="auto"/>
        <w:ind w:left="0" w:firstLine="480"/>
      </w:pPr>
      <w:r>
        <w:t>基金管理人自基金合同生效之日起不超过</w:t>
      </w:r>
      <w:r>
        <w:t xml:space="preserve"> </w:t>
      </w:r>
      <w:r>
        <w:rPr>
          <w:rFonts w:ascii="Times New Roman" w:eastAsia="Times New Roman" w:hAnsi="Times New Roman" w:cs="Times New Roman"/>
        </w:rPr>
        <w:t xml:space="preserve">3 </w:t>
      </w:r>
      <w:r>
        <w:t>个月开始办理申购，具体业务办理时间在申购开始公告中规定。</w:t>
      </w:r>
      <w:r>
        <w:rPr>
          <w:rFonts w:ascii="Times New Roman" w:eastAsia="Times New Roman" w:hAnsi="Times New Roman" w:cs="Times New Roman"/>
        </w:rPr>
        <w:t xml:space="preserve"> </w:t>
      </w:r>
    </w:p>
    <w:p w14:paraId="2CA8B0D2" w14:textId="77777777" w:rsidR="00A01A4E" w:rsidRDefault="00C56536">
      <w:pPr>
        <w:spacing w:after="0" w:line="384" w:lineRule="auto"/>
        <w:ind w:left="0" w:firstLine="480"/>
      </w:pPr>
      <w:r>
        <w:t>基金管理人自基金合同生效之日起不超过</w:t>
      </w:r>
      <w:r>
        <w:t xml:space="preserve"> </w:t>
      </w:r>
      <w:r>
        <w:rPr>
          <w:rFonts w:ascii="Times New Roman" w:eastAsia="Times New Roman" w:hAnsi="Times New Roman" w:cs="Times New Roman"/>
        </w:rPr>
        <w:t xml:space="preserve">3 </w:t>
      </w:r>
      <w:r>
        <w:t>个月开始办理赎回，具体业务办</w:t>
      </w:r>
      <w:r>
        <w:t>理时间在赎回开始公告中规定。</w:t>
      </w:r>
      <w:r>
        <w:rPr>
          <w:rFonts w:ascii="Times New Roman" w:eastAsia="Times New Roman" w:hAnsi="Times New Roman" w:cs="Times New Roman"/>
        </w:rPr>
        <w:t xml:space="preserve"> </w:t>
      </w:r>
    </w:p>
    <w:p w14:paraId="5E9425CE" w14:textId="77777777" w:rsidR="00A01A4E" w:rsidRDefault="00C56536">
      <w:pPr>
        <w:spacing w:after="11" w:line="365" w:lineRule="auto"/>
        <w:ind w:left="0" w:firstLine="480"/>
      </w:pPr>
      <w:r>
        <w:t>在确定申购开始与赎回开始时间后，基金管理人应在申购、赎回开放日前依照《信息披露办法》的有关规定在规定媒介上公告申购与赎回的开始时间。</w:t>
      </w:r>
      <w:r>
        <w:rPr>
          <w:rFonts w:ascii="Times New Roman" w:eastAsia="Times New Roman" w:hAnsi="Times New Roman" w:cs="Times New Roman"/>
        </w:rPr>
        <w:t xml:space="preserve"> </w:t>
      </w:r>
    </w:p>
    <w:p w14:paraId="747B2E8B" w14:textId="77777777" w:rsidR="00A01A4E" w:rsidRDefault="00C56536">
      <w:pPr>
        <w:spacing w:after="125"/>
        <w:ind w:left="477"/>
      </w:pPr>
      <w:r>
        <w:t>基金管理人不得在基金合同约定之外的日期或者时间办理基金份额的申购、</w:t>
      </w:r>
    </w:p>
    <w:p w14:paraId="34B57B1D" w14:textId="77777777" w:rsidR="00A01A4E" w:rsidRDefault="00C56536">
      <w:pPr>
        <w:spacing w:after="19" w:line="360" w:lineRule="auto"/>
      </w:pPr>
      <w:r>
        <w:t>赎回或者转换。投资人在基金合同约定之外的日期和时间提出申购、赎回或转换申请且登记机构确认接受的，其基金份额申购、赎回价格为下一开放日基金份额申购、赎回的价格。</w:t>
      </w:r>
      <w:r>
        <w:rPr>
          <w:rFonts w:ascii="Times New Roman" w:eastAsia="Times New Roman" w:hAnsi="Times New Roman" w:cs="Times New Roman"/>
          <w:sz w:val="21"/>
        </w:rPr>
        <w:t xml:space="preserve"> </w:t>
      </w:r>
    </w:p>
    <w:p w14:paraId="3140E1AD" w14:textId="77777777" w:rsidR="00A01A4E" w:rsidRDefault="00C56536">
      <w:pPr>
        <w:spacing w:after="0" w:line="379" w:lineRule="auto"/>
        <w:ind w:left="477"/>
      </w:pPr>
      <w:r>
        <w:t>三、申购与赎回的原则</w:t>
      </w:r>
      <w:r>
        <w:rPr>
          <w:rFonts w:ascii="Times New Roman" w:eastAsia="Times New Roman" w:hAnsi="Times New Roman" w:cs="Times New Roman"/>
        </w:rPr>
        <w:t xml:space="preserve"> 1</w:t>
      </w:r>
      <w:r>
        <w:t>、</w:t>
      </w:r>
      <w:r>
        <w:t>“</w:t>
      </w:r>
      <w:r>
        <w:t>未知价</w:t>
      </w:r>
      <w:r>
        <w:t>”</w:t>
      </w:r>
      <w:r>
        <w:t>原则，即申购、赎回价格以申请当日收市后计算的基金份额净值为基准进行计算；</w:t>
      </w:r>
      <w:r>
        <w:rPr>
          <w:rFonts w:ascii="Times New Roman" w:eastAsia="Times New Roman" w:hAnsi="Times New Roman" w:cs="Times New Roman"/>
        </w:rPr>
        <w:t xml:space="preserve"> </w:t>
      </w:r>
    </w:p>
    <w:p w14:paraId="211E7108" w14:textId="77777777" w:rsidR="00A01A4E" w:rsidRDefault="00C56536">
      <w:pPr>
        <w:numPr>
          <w:ilvl w:val="0"/>
          <w:numId w:val="16"/>
        </w:numPr>
        <w:ind w:firstLine="480"/>
      </w:pPr>
      <w:r>
        <w:t>“</w:t>
      </w:r>
      <w:r>
        <w:t>金额申购、份额赎回</w:t>
      </w:r>
      <w:r>
        <w:t>”</w:t>
      </w:r>
      <w:r>
        <w:t>原则，即申购以金额申请，赎回以份额申请；</w:t>
      </w:r>
      <w:r>
        <w:rPr>
          <w:rFonts w:ascii="Times New Roman" w:eastAsia="Times New Roman" w:hAnsi="Times New Roman" w:cs="Times New Roman"/>
        </w:rPr>
        <w:t xml:space="preserve"> </w:t>
      </w:r>
    </w:p>
    <w:p w14:paraId="27E308D0" w14:textId="77777777" w:rsidR="00A01A4E" w:rsidRDefault="00C56536">
      <w:pPr>
        <w:numPr>
          <w:ilvl w:val="0"/>
          <w:numId w:val="16"/>
        </w:numPr>
        <w:ind w:firstLine="480"/>
      </w:pPr>
      <w:r>
        <w:t>当日的申购与赎回申请可以在基金管理人规定的时间以内撤销；</w:t>
      </w:r>
      <w:r>
        <w:rPr>
          <w:rFonts w:ascii="Times New Roman" w:eastAsia="Times New Roman" w:hAnsi="Times New Roman" w:cs="Times New Roman"/>
        </w:rPr>
        <w:t xml:space="preserve"> </w:t>
      </w:r>
    </w:p>
    <w:p w14:paraId="4BD5E349" w14:textId="77777777" w:rsidR="00A01A4E" w:rsidRDefault="00C56536">
      <w:pPr>
        <w:numPr>
          <w:ilvl w:val="0"/>
          <w:numId w:val="16"/>
        </w:numPr>
        <w:spacing w:after="0" w:line="379" w:lineRule="auto"/>
        <w:ind w:firstLine="480"/>
      </w:pPr>
      <w:r>
        <w:t>赎回遵循</w:t>
      </w:r>
      <w:r>
        <w:t>“</w:t>
      </w:r>
      <w:r>
        <w:t>先进先出</w:t>
      </w:r>
      <w:r>
        <w:t>”</w:t>
      </w:r>
      <w:r>
        <w:t>原则，即按照投资人认购、申购的先后次序进行顺序赎回；</w:t>
      </w:r>
      <w:r>
        <w:rPr>
          <w:rFonts w:ascii="Times New Roman" w:eastAsia="Times New Roman" w:hAnsi="Times New Roman" w:cs="Times New Roman"/>
        </w:rPr>
        <w:t xml:space="preserve"> </w:t>
      </w:r>
    </w:p>
    <w:p w14:paraId="677D4B8C" w14:textId="77777777" w:rsidR="00A01A4E" w:rsidRDefault="00C56536">
      <w:pPr>
        <w:numPr>
          <w:ilvl w:val="0"/>
          <w:numId w:val="16"/>
        </w:numPr>
        <w:spacing w:after="0" w:line="379" w:lineRule="auto"/>
        <w:ind w:firstLine="480"/>
      </w:pPr>
      <w:r>
        <w:t>办理申购、赎回业务时，应当遵循基金份额持有人利益优先原则，确保投资者的合法权益不受损害并得到公平对待。</w:t>
      </w:r>
      <w:r>
        <w:rPr>
          <w:rFonts w:ascii="Times New Roman" w:eastAsia="Times New Roman" w:hAnsi="Times New Roman" w:cs="Times New Roman"/>
        </w:rPr>
        <w:t xml:space="preserve"> </w:t>
      </w:r>
    </w:p>
    <w:p w14:paraId="4CC82681" w14:textId="77777777" w:rsidR="00A01A4E" w:rsidRDefault="00C56536">
      <w:pPr>
        <w:spacing w:after="125"/>
        <w:ind w:left="477"/>
      </w:pPr>
      <w:r>
        <w:t>基金管理人可在法律法规允许的情况下，对上述原则进行调整。基金管理人</w:t>
      </w:r>
    </w:p>
    <w:p w14:paraId="357A0B3D" w14:textId="77777777" w:rsidR="00A01A4E" w:rsidRDefault="00C56536">
      <w:r>
        <w:t>必须在新规则开始实施前依照《信息披露办法》的有关规定在规定媒介上公告。</w:t>
      </w:r>
      <w:r>
        <w:rPr>
          <w:rFonts w:ascii="Times New Roman" w:eastAsia="Times New Roman" w:hAnsi="Times New Roman" w:cs="Times New Roman"/>
          <w:sz w:val="21"/>
        </w:rPr>
        <w:t xml:space="preserve"> </w:t>
      </w:r>
    </w:p>
    <w:p w14:paraId="260DFDFA" w14:textId="77777777" w:rsidR="00A01A4E" w:rsidRDefault="00C56536">
      <w:pPr>
        <w:ind w:left="477"/>
      </w:pPr>
      <w:r>
        <w:t>四、申购与赎回的程序</w:t>
      </w:r>
      <w:r>
        <w:rPr>
          <w:rFonts w:ascii="Times New Roman" w:eastAsia="Times New Roman" w:hAnsi="Times New Roman" w:cs="Times New Roman"/>
        </w:rPr>
        <w:t xml:space="preserve"> </w:t>
      </w:r>
    </w:p>
    <w:p w14:paraId="01D518FF" w14:textId="77777777" w:rsidR="00A01A4E" w:rsidRDefault="00C56536">
      <w:pPr>
        <w:numPr>
          <w:ilvl w:val="0"/>
          <w:numId w:val="17"/>
        </w:numPr>
        <w:ind w:hanging="360"/>
      </w:pPr>
      <w:r>
        <w:t>申购和赎回的申请方式</w:t>
      </w:r>
      <w:r>
        <w:rPr>
          <w:rFonts w:ascii="Times New Roman" w:eastAsia="Times New Roman" w:hAnsi="Times New Roman" w:cs="Times New Roman"/>
        </w:rPr>
        <w:t xml:space="preserve"> </w:t>
      </w:r>
    </w:p>
    <w:p w14:paraId="672C9273" w14:textId="77777777" w:rsidR="00A01A4E" w:rsidRDefault="00C56536">
      <w:pPr>
        <w:spacing w:after="17" w:line="365" w:lineRule="auto"/>
        <w:ind w:left="0" w:firstLine="480"/>
      </w:pPr>
      <w:r>
        <w:t>投资人必须根据</w:t>
      </w:r>
      <w:r>
        <w:t>销售机构规定的程序，在开放日的具体业务办理时间内提出申购或赎回的申请。</w:t>
      </w:r>
      <w:r>
        <w:rPr>
          <w:rFonts w:ascii="Times New Roman" w:eastAsia="Times New Roman" w:hAnsi="Times New Roman" w:cs="Times New Roman"/>
        </w:rPr>
        <w:t xml:space="preserve"> </w:t>
      </w:r>
    </w:p>
    <w:p w14:paraId="33FB3F3D" w14:textId="77777777" w:rsidR="00A01A4E" w:rsidRDefault="00C56536">
      <w:pPr>
        <w:numPr>
          <w:ilvl w:val="0"/>
          <w:numId w:val="17"/>
        </w:numPr>
        <w:ind w:hanging="360"/>
      </w:pPr>
      <w:r>
        <w:t>申购和赎回的款项支付</w:t>
      </w:r>
      <w:r>
        <w:rPr>
          <w:rFonts w:ascii="Times New Roman" w:eastAsia="Times New Roman" w:hAnsi="Times New Roman" w:cs="Times New Roman"/>
        </w:rPr>
        <w:t xml:space="preserve"> </w:t>
      </w:r>
    </w:p>
    <w:p w14:paraId="48B5E27F" w14:textId="77777777" w:rsidR="00A01A4E" w:rsidRDefault="00C56536">
      <w:pPr>
        <w:spacing w:after="11" w:line="365" w:lineRule="auto"/>
        <w:ind w:left="0" w:firstLine="480"/>
      </w:pPr>
      <w:r>
        <w:t>投资人申购基金份额时，必须全额交付申购款项，投资人交付申购款项，申购成立；本基金登记机构确认基金份额时，申购生效。</w:t>
      </w:r>
      <w:r>
        <w:rPr>
          <w:rFonts w:ascii="Times New Roman" w:eastAsia="Times New Roman" w:hAnsi="Times New Roman" w:cs="Times New Roman"/>
        </w:rPr>
        <w:t xml:space="preserve"> </w:t>
      </w:r>
    </w:p>
    <w:p w14:paraId="04BF0C17" w14:textId="77777777" w:rsidR="00A01A4E" w:rsidRDefault="00C56536">
      <w:pPr>
        <w:spacing w:after="6" w:line="374" w:lineRule="auto"/>
        <w:ind w:left="0" w:firstLine="480"/>
      </w:pPr>
      <w:r>
        <w:t>基金份额持有人递交赎回申请，赎回成立；本基金登记机构确认赎回时，赎回生效。投资人赎回申请生效后，基金管理人将在</w:t>
      </w:r>
      <w:r>
        <w:t xml:space="preserve"> </w:t>
      </w:r>
      <w:r>
        <w:rPr>
          <w:rFonts w:ascii="Times New Roman" w:eastAsia="Times New Roman" w:hAnsi="Times New Roman" w:cs="Times New Roman"/>
        </w:rPr>
        <w:t>T</w:t>
      </w:r>
      <w:r>
        <w:t>＋</w:t>
      </w:r>
      <w:r>
        <w:rPr>
          <w:rFonts w:ascii="Times New Roman" w:eastAsia="Times New Roman" w:hAnsi="Times New Roman" w:cs="Times New Roman"/>
        </w:rPr>
        <w:t xml:space="preserve">7 </w:t>
      </w:r>
      <w:r>
        <w:t>日</w:t>
      </w:r>
      <w:r>
        <w:rPr>
          <w:rFonts w:ascii="Times New Roman" w:eastAsia="Times New Roman" w:hAnsi="Times New Roman" w:cs="Times New Roman"/>
        </w:rPr>
        <w:t>(</w:t>
      </w:r>
      <w:r>
        <w:t>包括该日</w:t>
      </w:r>
      <w:r>
        <w:rPr>
          <w:rFonts w:ascii="Times New Roman" w:eastAsia="Times New Roman" w:hAnsi="Times New Roman" w:cs="Times New Roman"/>
        </w:rPr>
        <w:t>)</w:t>
      </w:r>
      <w:r>
        <w:t>内支付赎回款项。在发生巨额赎回时，款项的支付办法参照本基金合同有关条款处理。</w:t>
      </w:r>
      <w:r>
        <w:rPr>
          <w:rFonts w:ascii="Times New Roman" w:eastAsia="Times New Roman" w:hAnsi="Times New Roman" w:cs="Times New Roman"/>
        </w:rPr>
        <w:t xml:space="preserve"> </w:t>
      </w:r>
    </w:p>
    <w:p w14:paraId="303F7BB0" w14:textId="77777777" w:rsidR="00A01A4E" w:rsidRDefault="00C56536">
      <w:pPr>
        <w:numPr>
          <w:ilvl w:val="0"/>
          <w:numId w:val="17"/>
        </w:numPr>
        <w:ind w:hanging="360"/>
      </w:pPr>
      <w:r>
        <w:t>申购和赎回申请的确认</w:t>
      </w:r>
      <w:r>
        <w:rPr>
          <w:rFonts w:ascii="Times New Roman" w:eastAsia="Times New Roman" w:hAnsi="Times New Roman" w:cs="Times New Roman"/>
        </w:rPr>
        <w:t xml:space="preserve"> </w:t>
      </w:r>
    </w:p>
    <w:p w14:paraId="0E78E4A9" w14:textId="77777777" w:rsidR="00A01A4E" w:rsidRDefault="00C56536">
      <w:pPr>
        <w:spacing w:after="0" w:line="366" w:lineRule="auto"/>
        <w:ind w:left="0" w:firstLine="480"/>
      </w:pPr>
      <w:r>
        <w:t>基金管理人应以交易时间结束前受理有效申购和赎回申请的当天作为申购或赎回申请日</w:t>
      </w:r>
      <w:r>
        <w:rPr>
          <w:rFonts w:ascii="Times New Roman" w:eastAsia="Times New Roman" w:hAnsi="Times New Roman" w:cs="Times New Roman"/>
        </w:rPr>
        <w:t xml:space="preserve">(T </w:t>
      </w:r>
      <w:r>
        <w:t>日</w:t>
      </w:r>
      <w:r>
        <w:rPr>
          <w:rFonts w:ascii="Times New Roman" w:eastAsia="Times New Roman" w:hAnsi="Times New Roman" w:cs="Times New Roman"/>
        </w:rPr>
        <w:t>)</w:t>
      </w:r>
      <w:r>
        <w:t>，在正常情况下，本基金登记机构在</w:t>
      </w:r>
      <w:r>
        <w:t xml:space="preserve"> </w:t>
      </w:r>
      <w:r>
        <w:rPr>
          <w:rFonts w:ascii="Times New Roman" w:eastAsia="Times New Roman" w:hAnsi="Times New Roman" w:cs="Times New Roman"/>
        </w:rPr>
        <w:t xml:space="preserve">T+1 </w:t>
      </w:r>
      <w:r>
        <w:t>日内对该交易的有效性进行确认。</w:t>
      </w:r>
      <w:r>
        <w:rPr>
          <w:rFonts w:ascii="Times New Roman" w:eastAsia="Times New Roman" w:hAnsi="Times New Roman" w:cs="Times New Roman"/>
        </w:rPr>
        <w:t xml:space="preserve">T </w:t>
      </w:r>
      <w:r>
        <w:t>日提交的有效申请，投资人可在</w:t>
      </w:r>
      <w:r>
        <w:t xml:space="preserve"> </w:t>
      </w:r>
      <w:r>
        <w:rPr>
          <w:rFonts w:ascii="Times New Roman" w:eastAsia="Times New Roman" w:hAnsi="Times New Roman" w:cs="Times New Roman"/>
        </w:rPr>
        <w:t xml:space="preserve">T+2 </w:t>
      </w:r>
      <w:r>
        <w:t>日后</w:t>
      </w:r>
      <w:r>
        <w:rPr>
          <w:rFonts w:ascii="Times New Roman" w:eastAsia="Times New Roman" w:hAnsi="Times New Roman" w:cs="Times New Roman"/>
        </w:rPr>
        <w:t>(</w:t>
      </w:r>
      <w:r>
        <w:t>包括该日</w:t>
      </w:r>
      <w:r>
        <w:rPr>
          <w:rFonts w:ascii="Times New Roman" w:eastAsia="Times New Roman" w:hAnsi="Times New Roman" w:cs="Times New Roman"/>
        </w:rPr>
        <w:t>)</w:t>
      </w:r>
      <w:r>
        <w:t>到销售网点柜台或以销售机构规定的其他方式查询申请的确认情况。销售机构对申购、赎回申请的受理并不代表申请一定生效，而仅代表销售机构确实接收到申请。申购、赎回的确认以登记机构的确认结果为准。对于申请的确认情况，投资者应及时查询。因投资者怠于履行该项查询等各项义务，致使其相关权益受损的，基金管理人、基</w:t>
      </w:r>
      <w:r>
        <w:t>金托管人、基金销售机构不承担由此造成的损失或不利后果。若申购不生效，则申购款项退还给投资人。五、申购和赎回的数量限制</w:t>
      </w:r>
      <w:r>
        <w:rPr>
          <w:rFonts w:ascii="Times New Roman" w:eastAsia="Times New Roman" w:hAnsi="Times New Roman" w:cs="Times New Roman"/>
        </w:rPr>
        <w:t xml:space="preserve"> </w:t>
      </w:r>
    </w:p>
    <w:p w14:paraId="4EE8D314" w14:textId="77777777" w:rsidR="00A01A4E" w:rsidRDefault="00C56536">
      <w:pPr>
        <w:numPr>
          <w:ilvl w:val="0"/>
          <w:numId w:val="18"/>
        </w:numPr>
        <w:spacing w:after="0" w:line="379" w:lineRule="auto"/>
        <w:ind w:firstLine="480"/>
      </w:pPr>
      <w:r>
        <w:t>基金管理人可以规定投资人首次申购和每次申购的最低金额以及每次赎回的最低份额，具体规定请参见招募说明书或相关公告。</w:t>
      </w:r>
      <w:r>
        <w:rPr>
          <w:rFonts w:ascii="Times New Roman" w:eastAsia="Times New Roman" w:hAnsi="Times New Roman" w:cs="Times New Roman"/>
        </w:rPr>
        <w:t xml:space="preserve"> </w:t>
      </w:r>
    </w:p>
    <w:p w14:paraId="54F67C22" w14:textId="77777777" w:rsidR="00A01A4E" w:rsidRDefault="00C56536">
      <w:pPr>
        <w:numPr>
          <w:ilvl w:val="0"/>
          <w:numId w:val="18"/>
        </w:numPr>
        <w:spacing w:after="0" w:line="379" w:lineRule="auto"/>
        <w:ind w:firstLine="480"/>
      </w:pPr>
      <w:r>
        <w:t>基金管理人可以规定投资人每个基金交易账户的最低基金份额余额，具体规定请参见招募说明书或相关公告。</w:t>
      </w:r>
      <w:r>
        <w:rPr>
          <w:rFonts w:ascii="Times New Roman" w:eastAsia="Times New Roman" w:hAnsi="Times New Roman" w:cs="Times New Roman"/>
        </w:rPr>
        <w:t xml:space="preserve"> </w:t>
      </w:r>
    </w:p>
    <w:p w14:paraId="0F050457" w14:textId="77777777" w:rsidR="00A01A4E" w:rsidRDefault="00C56536">
      <w:pPr>
        <w:numPr>
          <w:ilvl w:val="0"/>
          <w:numId w:val="18"/>
        </w:numPr>
        <w:spacing w:after="0" w:line="379" w:lineRule="auto"/>
        <w:ind w:firstLine="480"/>
      </w:pPr>
      <w:r>
        <w:t>基金管理人可以规定单个投资人累计持有的基金份额上限，具体规定请参见招募说明书或相关公告。</w:t>
      </w:r>
      <w:r>
        <w:rPr>
          <w:rFonts w:ascii="Times New Roman" w:eastAsia="Times New Roman" w:hAnsi="Times New Roman" w:cs="Times New Roman"/>
        </w:rPr>
        <w:t xml:space="preserve"> </w:t>
      </w:r>
    </w:p>
    <w:p w14:paraId="4E8424DE" w14:textId="77777777" w:rsidR="00A01A4E" w:rsidRDefault="00C56536">
      <w:pPr>
        <w:numPr>
          <w:ilvl w:val="0"/>
          <w:numId w:val="18"/>
        </w:numPr>
        <w:spacing w:after="152" w:line="259" w:lineRule="auto"/>
        <w:ind w:firstLine="480"/>
      </w:pPr>
      <w:r>
        <w:t>当接受申购申请对存量基金份额持有人利益构成潜在重大不利影响时，</w:t>
      </w:r>
    </w:p>
    <w:p w14:paraId="3E873962" w14:textId="77777777" w:rsidR="00A01A4E" w:rsidRDefault="00C56536">
      <w:pPr>
        <w:spacing w:after="23" w:line="362" w:lineRule="auto"/>
      </w:pPr>
      <w:r>
        <w:t>基金管理人应当采取设定单一投资者申购金额上限或基金单日净申购比例上限、拒绝大额申购、暂停基金申购等措施，切实保护存量基金份额持有人的合法权益，基金管理人基于投资运作与风险控制的需要，可采取上述措施对基金规模予以控制。具体请参见相关公告。</w:t>
      </w:r>
      <w:r>
        <w:rPr>
          <w:rFonts w:ascii="Times New Roman" w:eastAsia="Times New Roman" w:hAnsi="Times New Roman" w:cs="Times New Roman"/>
        </w:rPr>
        <w:t xml:space="preserve"> </w:t>
      </w:r>
    </w:p>
    <w:p w14:paraId="64B12B2F" w14:textId="77777777" w:rsidR="00A01A4E" w:rsidRDefault="00C56536">
      <w:pPr>
        <w:numPr>
          <w:ilvl w:val="0"/>
          <w:numId w:val="18"/>
        </w:numPr>
        <w:spacing w:after="12" w:line="369" w:lineRule="auto"/>
        <w:ind w:firstLine="480"/>
      </w:pPr>
      <w:r>
        <w:t>基金管理人可在法律法规允许的情况下，调整上述规定申购金额和赎回份额的数量限制。基金管理人必须在调整前依照《信息披露办法》的有关规定在规定媒介上公告。</w:t>
      </w:r>
      <w:r>
        <w:rPr>
          <w:rFonts w:ascii="Times New Roman" w:eastAsia="Times New Roman" w:hAnsi="Times New Roman" w:cs="Times New Roman"/>
        </w:rPr>
        <w:t xml:space="preserve"> </w:t>
      </w:r>
    </w:p>
    <w:p w14:paraId="7BD287F5" w14:textId="77777777" w:rsidR="00A01A4E" w:rsidRDefault="00C56536">
      <w:pPr>
        <w:ind w:left="477"/>
      </w:pPr>
      <w:r>
        <w:t>六、申购和赎回的价格、费用及其用途</w:t>
      </w:r>
      <w:r>
        <w:rPr>
          <w:rFonts w:ascii="Times New Roman" w:eastAsia="Times New Roman" w:hAnsi="Times New Roman" w:cs="Times New Roman"/>
        </w:rPr>
        <w:t xml:space="preserve"> </w:t>
      </w:r>
    </w:p>
    <w:p w14:paraId="56B6B2B2" w14:textId="77777777" w:rsidR="00A01A4E" w:rsidRDefault="00C56536">
      <w:pPr>
        <w:numPr>
          <w:ilvl w:val="0"/>
          <w:numId w:val="19"/>
        </w:numPr>
        <w:spacing w:after="0" w:line="383" w:lineRule="auto"/>
        <w:ind w:firstLine="480"/>
      </w:pPr>
      <w:r>
        <w:t>由于基金费用的不同</w:t>
      </w:r>
      <w:r>
        <w:t>，本基金</w:t>
      </w:r>
      <w:r>
        <w:t xml:space="preserve"> </w:t>
      </w:r>
      <w:r>
        <w:rPr>
          <w:rFonts w:ascii="Times New Roman" w:eastAsia="Times New Roman" w:hAnsi="Times New Roman" w:cs="Times New Roman"/>
        </w:rPr>
        <w:t xml:space="preserve">A </w:t>
      </w:r>
      <w:r>
        <w:t>类基金份额和</w:t>
      </w:r>
      <w:r>
        <w:t xml:space="preserve"> </w:t>
      </w:r>
      <w:r>
        <w:rPr>
          <w:rFonts w:ascii="Times New Roman" w:eastAsia="Times New Roman" w:hAnsi="Times New Roman" w:cs="Times New Roman"/>
        </w:rPr>
        <w:t xml:space="preserve">C </w:t>
      </w:r>
      <w:r>
        <w:t>类基金份额将分别计算基金份额净值。计算公式为：</w:t>
      </w:r>
      <w:r>
        <w:rPr>
          <w:rFonts w:ascii="Times New Roman" w:eastAsia="Times New Roman" w:hAnsi="Times New Roman" w:cs="Times New Roman"/>
        </w:rPr>
        <w:t xml:space="preserve"> </w:t>
      </w:r>
    </w:p>
    <w:p w14:paraId="39F237B2" w14:textId="77777777" w:rsidR="00A01A4E" w:rsidRDefault="00C56536">
      <w:pPr>
        <w:spacing w:after="0" w:line="379" w:lineRule="auto"/>
        <w:ind w:left="0" w:firstLine="480"/>
      </w:pPr>
      <w:r>
        <w:t>计算日某类基金份额净值＝计算日该类基金份额的基金资产净值</w:t>
      </w:r>
      <w:r>
        <w:rPr>
          <w:rFonts w:ascii="Times New Roman" w:eastAsia="Times New Roman" w:hAnsi="Times New Roman" w:cs="Times New Roman"/>
        </w:rPr>
        <w:t>/</w:t>
      </w:r>
      <w:r>
        <w:t>计算日该类基金份额余额总数</w:t>
      </w:r>
      <w:r>
        <w:rPr>
          <w:rFonts w:ascii="Times New Roman" w:eastAsia="Times New Roman" w:hAnsi="Times New Roman" w:cs="Times New Roman"/>
        </w:rPr>
        <w:t xml:space="preserve"> </w:t>
      </w:r>
    </w:p>
    <w:p w14:paraId="1C4F8A1F" w14:textId="77777777" w:rsidR="00A01A4E" w:rsidRDefault="00C56536">
      <w:pPr>
        <w:spacing w:after="152" w:line="259" w:lineRule="auto"/>
        <w:ind w:right="29"/>
        <w:jc w:val="right"/>
      </w:pPr>
      <w:r>
        <w:t>本基金份额净值的计算，保留到小数点后</w:t>
      </w:r>
      <w:r>
        <w:t xml:space="preserve"> </w:t>
      </w:r>
      <w:r>
        <w:rPr>
          <w:rFonts w:ascii="Times New Roman" w:eastAsia="Times New Roman" w:hAnsi="Times New Roman" w:cs="Times New Roman"/>
        </w:rPr>
        <w:t xml:space="preserve">4 </w:t>
      </w:r>
      <w:r>
        <w:t>位，小数点后第</w:t>
      </w:r>
      <w:r>
        <w:t xml:space="preserve"> </w:t>
      </w:r>
      <w:r>
        <w:rPr>
          <w:rFonts w:ascii="Times New Roman" w:eastAsia="Times New Roman" w:hAnsi="Times New Roman" w:cs="Times New Roman"/>
        </w:rPr>
        <w:t xml:space="preserve">5 </w:t>
      </w:r>
      <w:r>
        <w:t>位四舍五入，</w:t>
      </w:r>
    </w:p>
    <w:p w14:paraId="327294AA" w14:textId="77777777" w:rsidR="00A01A4E" w:rsidRDefault="00C56536">
      <w:pPr>
        <w:spacing w:after="8" w:line="372" w:lineRule="auto"/>
        <w:ind w:left="-15" w:right="111" w:firstLine="0"/>
        <w:jc w:val="both"/>
      </w:pPr>
      <w:r>
        <w:t>由此产生的收益或损失由基金财产承担。</w:t>
      </w:r>
      <w:r>
        <w:rPr>
          <w:rFonts w:ascii="Times New Roman" w:eastAsia="Times New Roman" w:hAnsi="Times New Roman" w:cs="Times New Roman"/>
        </w:rPr>
        <w:t xml:space="preserve">T </w:t>
      </w:r>
      <w:r>
        <w:t>日的基金份额净值在当天收市后计算，并在</w:t>
      </w:r>
      <w:r>
        <w:t xml:space="preserve"> </w:t>
      </w:r>
      <w:r>
        <w:rPr>
          <w:rFonts w:ascii="Times New Roman" w:eastAsia="Times New Roman" w:hAnsi="Times New Roman" w:cs="Times New Roman"/>
        </w:rPr>
        <w:t xml:space="preserve">T+1 </w:t>
      </w:r>
      <w:r>
        <w:t>日内披露。遇特殊情况，经履行适当程序，可以适当延迟计算或披露。</w:t>
      </w:r>
      <w:r>
        <w:rPr>
          <w:rFonts w:ascii="Times New Roman" w:eastAsia="Times New Roman" w:hAnsi="Times New Roman" w:cs="Times New Roman"/>
        </w:rPr>
        <w:t xml:space="preserve"> </w:t>
      </w:r>
    </w:p>
    <w:p w14:paraId="70BE0995" w14:textId="77777777" w:rsidR="00A01A4E" w:rsidRDefault="00C56536">
      <w:pPr>
        <w:numPr>
          <w:ilvl w:val="0"/>
          <w:numId w:val="19"/>
        </w:numPr>
        <w:spacing w:line="366" w:lineRule="auto"/>
        <w:ind w:firstLine="480"/>
      </w:pPr>
      <w:r>
        <w:t>申购份额的计算及余额的处理方式：本基金申购份额的计算详见《招募说明书》。</w:t>
      </w:r>
      <w:del w:id="15" w:author="FundLex" w:date="2026-10-22T00:23:55Z">
        <w:r>
          <w:delText>本基金的申购费率由基金管理人决定，并在招</w:delText>
        </w:r>
        <w:r>
          <w:delText>募说明书中列示。</w:delText>
        </w:r>
      </w:del>
      <w:ins w:id="16" w:author="FundLex" w:date="2026-10-22T00:23:55Z">
        <w:r>
          <w:t>本基金A类基金份额在申购时收取申购费用，C类基金份额不收取申购费用。通过直销机构申购本基金A类基金份额不收取申购费。通过直销机构以外的其他销售机构申购本基金的申购费率由基金管理人决定，并在招募说明书中列示。</w:t>
        </w:r>
      </w:ins>
      <w:r>
        <w:t>申购的有效份额为净申购金额除以当日的基金份额净值，有效份额单位为份，上述计算结果均按四舍五入方法，保留到小数点后</w:t>
      </w:r>
      <w:r>
        <w:t xml:space="preserve"> </w:t>
      </w:r>
      <w:r>
        <w:rPr>
          <w:rFonts w:ascii="Times New Roman" w:eastAsia="Times New Roman" w:hAnsi="Times New Roman" w:cs="Times New Roman"/>
        </w:rPr>
        <w:t xml:space="preserve">2 </w:t>
      </w:r>
      <w:r>
        <w:t>位，由此产生的收益或损失由基金财产承担。</w:t>
      </w:r>
      <w:r>
        <w:rPr>
          <w:rFonts w:ascii="Times New Roman" w:eastAsia="Times New Roman" w:hAnsi="Times New Roman" w:cs="Times New Roman"/>
        </w:rPr>
        <w:t xml:space="preserve"> </w:t>
      </w:r>
    </w:p>
    <w:p w14:paraId="45829270" w14:textId="77777777" w:rsidR="00A01A4E" w:rsidRDefault="00C56536">
      <w:pPr>
        <w:numPr>
          <w:ilvl w:val="0"/>
          <w:numId w:val="19"/>
        </w:numPr>
        <w:ind w:firstLine="480"/>
      </w:pPr>
      <w:r>
        <w:t>赎回金额的计算及处理方式：本基金赎回金额的计算详见《招募说明书》，</w:t>
      </w:r>
    </w:p>
    <w:p w14:paraId="3D38AF86" w14:textId="77777777" w:rsidR="00A01A4E" w:rsidRDefault="00C56536">
      <w:pPr>
        <w:spacing w:after="12" w:line="370" w:lineRule="auto"/>
      </w:pPr>
      <w:r>
        <w:t>赎回金额单位为元。本基金的赎回费率由基金管理人决定，并在招募说明书中列示。</w:t>
      </w:r>
      <w:del w:id="17" w:author="FundLex" w:date="2026-10-22T00:23:55Z">
        <w:r>
          <w:delText>赎回金额为按实际确认的有效赎回份额乘以当日基金份额净值并扣除相应的费用，赎回金额单位为元。</w:delText>
        </w:r>
      </w:del>
      <w:ins w:id="18" w:author="FundLex" w:date="2026-10-22T00:23:55Z">
        <w:r>
          <w:t>赎回金额为按实际确认的有效赎回份额乘以当日该类基金份额的基金份额净值并扣除或加上相应的费用，赎回金额单位为元。</w:t>
        </w:r>
      </w:ins>
      <w:r>
        <w:t>上述计算结果均按四舍五入方法，保留到小数点后</w:t>
      </w:r>
      <w:r>
        <w:t xml:space="preserve"> </w:t>
      </w:r>
      <w:r>
        <w:rPr>
          <w:rFonts w:ascii="Times New Roman" w:eastAsia="Times New Roman" w:hAnsi="Times New Roman" w:cs="Times New Roman"/>
        </w:rPr>
        <w:t xml:space="preserve">2 </w:t>
      </w:r>
      <w:r>
        <w:t>位，由此产生的收益或损失由基金财产承担。</w:t>
      </w:r>
      <w:r>
        <w:rPr>
          <w:rFonts w:ascii="Times New Roman" w:eastAsia="Times New Roman" w:hAnsi="Times New Roman" w:cs="Times New Roman"/>
        </w:rPr>
        <w:t xml:space="preserve"> </w:t>
      </w:r>
    </w:p>
    <w:p w14:paraId="42B2838B" w14:textId="77777777" w:rsidR="00A01A4E" w:rsidRDefault="00C56536">
      <w:pPr>
        <w:numPr>
          <w:ilvl w:val="0"/>
          <w:numId w:val="19"/>
        </w:numPr>
        <w:ind w:firstLine="480"/>
      </w:pPr>
      <w:del w:id="19" w:author="FundLex" w:date="2026-10-22T00:23:55Z">
        <w:r>
          <w:delText>申购费用由投资人承担，不列入基金财产。</w:delText>
        </w:r>
      </w:del>
      <w:ins w:id="20" w:author="FundLex" w:date="2026-10-22T00:23:55Z">
        <w:r>
          <w:t>通过直销机构申购本基金A类基金份额不收取申购费，通过其他销售机构申购本基金A类基金份额的申购费用由投资人承担，不列入基金财产。本基金C类基金份额不收取申购费用。</w:t>
        </w:r>
      </w:ins>
      <w:r>
        <w:rPr>
          <w:rFonts w:ascii="Times New Roman" w:eastAsia="Times New Roman" w:hAnsi="Times New Roman" w:cs="Times New Roman"/>
        </w:rPr>
        <w:t xml:space="preserve"> </w:t>
      </w:r>
    </w:p>
    <w:p w14:paraId="556D397F" w14:textId="77777777" w:rsidR="00A01A4E" w:rsidRDefault="00C56536">
      <w:pPr>
        <w:numPr>
          <w:ilvl w:val="0"/>
          <w:numId w:val="19"/>
        </w:numPr>
        <w:spacing w:after="0" w:line="367" w:lineRule="auto"/>
        <w:ind w:firstLine="480"/>
      </w:pPr>
      <w:r>
        <w:t>赎回费用由赎回基金份额的基金份额持有人承担，在基金份额持有人赎回基金份额时收取。赎回费用应根据法律法规规定的比例归入基金财产，未计入基金财产的部分用于支付登记费和其他必要的手续费。其中，对持续持有期少于</w:t>
      </w:r>
    </w:p>
    <w:p w14:paraId="5A439A59" w14:textId="77777777" w:rsidR="00A01A4E" w:rsidRDefault="00C56536">
      <w:r>
        <w:rPr>
          <w:rFonts w:ascii="Times New Roman" w:eastAsia="Times New Roman" w:hAnsi="Times New Roman" w:cs="Times New Roman"/>
        </w:rPr>
        <w:t xml:space="preserve">7 </w:t>
      </w:r>
      <w:r>
        <w:t>日的</w:t>
      </w:r>
      <w:r>
        <w:t>投资者收取不低于</w:t>
      </w:r>
      <w:r>
        <w:t xml:space="preserve"> </w:t>
      </w:r>
      <w:r>
        <w:rPr>
          <w:rFonts w:ascii="Times New Roman" w:eastAsia="Times New Roman" w:hAnsi="Times New Roman" w:cs="Times New Roman"/>
        </w:rPr>
        <w:t>1.5%</w:t>
      </w:r>
      <w:r>
        <w:t>的赎回费，并全额计入基金财产。</w:t>
      </w:r>
      <w:r>
        <w:rPr>
          <w:rFonts w:ascii="Times New Roman" w:eastAsia="Times New Roman" w:hAnsi="Times New Roman" w:cs="Times New Roman"/>
        </w:rPr>
        <w:t xml:space="preserve"> </w:t>
      </w:r>
    </w:p>
    <w:p w14:paraId="6E8520AC" w14:textId="77777777" w:rsidR="00A01A4E" w:rsidRDefault="00C56536">
      <w:pPr>
        <w:numPr>
          <w:ilvl w:val="0"/>
          <w:numId w:val="24"/>
        </w:numPr>
        <w:spacing w:after="18" w:line="364" w:lineRule="auto"/>
        <w:ind w:firstLine="480"/>
      </w:pPr>
      <w:r>
        <w:t>本基金的申购费率、申购份额具体的计算方法、赎回费率、赎回金额具体的计算方法和收费方式由基金管理人根据基金合同的规定确定，并在招募说明书中列示。基金管理人可以在基金合同约定的范围内调整费率或收费方式，并最迟应于新的费率或收费方式实施日前依照《信息披露办法》的有关规定在规定媒介上公告。</w:t>
      </w:r>
      <w:r>
        <w:rPr>
          <w:rFonts w:ascii="Times New Roman" w:eastAsia="Times New Roman" w:hAnsi="Times New Roman" w:cs="Times New Roman"/>
        </w:rPr>
        <w:t xml:space="preserve"> </w:t>
      </w:r>
    </w:p>
    <w:p w14:paraId="0443463F" w14:textId="77777777" w:rsidR="00A01A4E" w:rsidRDefault="00C56536">
      <w:pPr>
        <w:numPr>
          <w:ilvl w:val="0"/>
          <w:numId w:val="24"/>
        </w:numPr>
        <w:spacing w:after="19" w:line="365" w:lineRule="auto"/>
        <w:ind w:firstLine="480"/>
      </w:pPr>
      <w:r>
        <w:t>在对现有基金份额持有人利益无实质性不利影响的前提下，基金管理人可以在不违反法律法规规定及基金合同约定的情形下根据市场情况制定基金促销计划。针对基金投资者定期和不定期地</w:t>
      </w:r>
      <w:r>
        <w:t>开展基金促销活动。在基金促销活动期间，按相关监管部门要求履行必要手续后，</w:t>
      </w:r>
      <w:del w:id="21" w:author="FundLex" w:date="2026-10-22T00:23:55Z">
        <w:r>
          <w:delText>基金管理人可以适当调低基金申购费率和基金赎回费率。</w:delText>
        </w:r>
      </w:del>
      <w:ins w:id="22" w:author="FundLex" w:date="2026-10-22T00:23:55Z">
        <w:r>
          <w:t>基金管理人可以适当调低基金申购费率和销售服务费率。</w:t>
        </w:r>
      </w:ins>
      <w:r>
        <w:rPr>
          <w:rFonts w:ascii="Times New Roman" w:eastAsia="Times New Roman" w:hAnsi="Times New Roman" w:cs="Times New Roman"/>
        </w:rPr>
        <w:t xml:space="preserve"> </w:t>
      </w:r>
    </w:p>
    <w:p w14:paraId="23EA97C2" w14:textId="77777777" w:rsidR="00A01A4E" w:rsidRDefault="00C56536">
      <w:pPr>
        <w:numPr>
          <w:ilvl w:val="0"/>
          <w:numId w:val="24"/>
        </w:numPr>
        <w:spacing w:after="13" w:line="369" w:lineRule="auto"/>
        <w:ind w:firstLine="480"/>
      </w:pPr>
      <w:r>
        <w:t>当本基金发生大额申购或赎回情形时，基金管理人可以采用摆动定价机制以确保基金估值的公平性。具体处理原则与操作规范遵循相关法律法规以及监管部门、自律规则的规定。</w:t>
      </w:r>
      <w:r>
        <w:rPr>
          <w:rFonts w:ascii="Times New Roman" w:eastAsia="Times New Roman" w:hAnsi="Times New Roman" w:cs="Times New Roman"/>
        </w:rPr>
        <w:t xml:space="preserve"> </w:t>
      </w:r>
    </w:p>
    <w:p w14:paraId="79CCC224" w14:textId="77777777" w:rsidR="00A01A4E" w:rsidRDefault="00C56536">
      <w:pPr>
        <w:numPr>
          <w:ilvl w:val="0"/>
          <w:numId w:val="20"/>
        </w:numPr>
        <w:ind w:hanging="480"/>
      </w:pPr>
      <w:r>
        <w:t>拒绝或暂停申购的情形</w:t>
      </w:r>
      <w:r>
        <w:rPr>
          <w:rFonts w:ascii="Times New Roman" w:eastAsia="Times New Roman" w:hAnsi="Times New Roman" w:cs="Times New Roman"/>
        </w:rPr>
        <w:t xml:space="preserve"> </w:t>
      </w:r>
    </w:p>
    <w:p w14:paraId="3F40E905" w14:textId="77777777" w:rsidR="00A01A4E" w:rsidRDefault="00C56536">
      <w:pPr>
        <w:ind w:left="477"/>
      </w:pPr>
      <w:r>
        <w:t>发生下列情况时，基金管理人可拒绝或暂停接受投资人的申购申请：</w:t>
      </w:r>
      <w:r>
        <w:rPr>
          <w:rFonts w:ascii="Times New Roman" w:eastAsia="Times New Roman" w:hAnsi="Times New Roman" w:cs="Times New Roman"/>
        </w:rPr>
        <w:t xml:space="preserve"> </w:t>
      </w:r>
    </w:p>
    <w:p w14:paraId="38384E17" w14:textId="77777777" w:rsidR="00A01A4E" w:rsidRDefault="00C56536">
      <w:pPr>
        <w:numPr>
          <w:ilvl w:val="0"/>
          <w:numId w:val="25"/>
        </w:numPr>
        <w:ind w:right="56" w:firstLine="470"/>
      </w:pPr>
      <w:r>
        <w:t>因不可抗力导致基金无法正常运作。</w:t>
      </w:r>
      <w:r>
        <w:rPr>
          <w:rFonts w:ascii="Times New Roman" w:eastAsia="Times New Roman" w:hAnsi="Times New Roman" w:cs="Times New Roman"/>
        </w:rPr>
        <w:t xml:space="preserve"> </w:t>
      </w:r>
    </w:p>
    <w:p w14:paraId="6318AA0F" w14:textId="77777777" w:rsidR="00A01A4E" w:rsidRDefault="00C56536">
      <w:pPr>
        <w:numPr>
          <w:ilvl w:val="0"/>
          <w:numId w:val="25"/>
        </w:numPr>
        <w:spacing w:after="8" w:line="372" w:lineRule="auto"/>
        <w:ind w:right="56" w:firstLine="470"/>
      </w:pPr>
      <w:r>
        <w:t>发生基金合同规定的暂停基金资产估值情况时，基金管理人可暂停接受投资人的申购申请。</w:t>
      </w:r>
      <w:r>
        <w:rPr>
          <w:rFonts w:ascii="Times New Roman" w:eastAsia="Times New Roman" w:hAnsi="Times New Roman" w:cs="Times New Roman"/>
        </w:rPr>
        <w:t xml:space="preserve"> 3</w:t>
      </w:r>
      <w:r>
        <w:t>、证券、期货交易所交易时间非正常停市，导致基金管理人无法计算当日基金资产净值。</w:t>
      </w:r>
      <w:r>
        <w:rPr>
          <w:rFonts w:ascii="Times New Roman" w:eastAsia="Times New Roman" w:hAnsi="Times New Roman" w:cs="Times New Roman"/>
        </w:rPr>
        <w:t xml:space="preserve"> </w:t>
      </w:r>
    </w:p>
    <w:p w14:paraId="4440FC42" w14:textId="77777777" w:rsidR="00A01A4E" w:rsidRDefault="00C56536">
      <w:pPr>
        <w:numPr>
          <w:ilvl w:val="0"/>
          <w:numId w:val="26"/>
        </w:numPr>
        <w:ind w:firstLine="480"/>
      </w:pPr>
      <w:r>
        <w:t>接受某笔或某些申购申请可能会影响或损害现有基金份额持有人利益时。</w:t>
      </w:r>
      <w:r>
        <w:rPr>
          <w:rFonts w:ascii="Times New Roman" w:eastAsia="Times New Roman" w:hAnsi="Times New Roman" w:cs="Times New Roman"/>
        </w:rPr>
        <w:t xml:space="preserve"> </w:t>
      </w:r>
    </w:p>
    <w:p w14:paraId="0C1A3EA8" w14:textId="77777777" w:rsidR="00A01A4E" w:rsidRDefault="00C56536">
      <w:pPr>
        <w:numPr>
          <w:ilvl w:val="0"/>
          <w:numId w:val="26"/>
        </w:numPr>
        <w:spacing w:after="0" w:line="379" w:lineRule="auto"/>
        <w:ind w:firstLine="480"/>
      </w:pPr>
      <w:r>
        <w:t>基金资产规模过大，使基金管理人无法找到合适的投资品种，或其他可能对基金业绩产生负面影响，或发生其他损害现有基金份额持有人利益的情形。</w:t>
      </w:r>
      <w:r>
        <w:rPr>
          <w:rFonts w:ascii="Times New Roman" w:eastAsia="Times New Roman" w:hAnsi="Times New Roman" w:cs="Times New Roman"/>
        </w:rPr>
        <w:t xml:space="preserve"> </w:t>
      </w:r>
    </w:p>
    <w:p w14:paraId="65E25BDD" w14:textId="77777777" w:rsidR="00A01A4E" w:rsidRDefault="00C56536">
      <w:pPr>
        <w:numPr>
          <w:ilvl w:val="0"/>
          <w:numId w:val="26"/>
        </w:numPr>
        <w:spacing w:after="10" w:line="371" w:lineRule="auto"/>
        <w:ind w:firstLine="480"/>
      </w:pPr>
      <w:r>
        <w:t>当前一估值日基金资产净值</w:t>
      </w:r>
      <w:r>
        <w:t xml:space="preserve"> </w:t>
      </w:r>
      <w:r>
        <w:rPr>
          <w:rFonts w:ascii="Times New Roman" w:eastAsia="Times New Roman" w:hAnsi="Times New Roman" w:cs="Times New Roman"/>
        </w:rPr>
        <w:t>50%</w:t>
      </w:r>
      <w:r>
        <w:t>以上的资产出现无可参考的活跃市场价格且采用估值技术仍导致公允价值存在重大不确定性时，经与基金托管人协商确认后，基金管理人应当暂停接受基金申购申请。</w:t>
      </w:r>
      <w:r>
        <w:rPr>
          <w:rFonts w:ascii="Times New Roman" w:eastAsia="Times New Roman" w:hAnsi="Times New Roman" w:cs="Times New Roman"/>
        </w:rPr>
        <w:t xml:space="preserve"> </w:t>
      </w:r>
    </w:p>
    <w:p w14:paraId="37EB2D43" w14:textId="77777777" w:rsidR="00A01A4E" w:rsidRDefault="00C56536">
      <w:pPr>
        <w:numPr>
          <w:ilvl w:val="0"/>
          <w:numId w:val="26"/>
        </w:numPr>
        <w:spacing w:after="5" w:line="379" w:lineRule="auto"/>
        <w:ind w:firstLine="480"/>
      </w:pPr>
      <w:r>
        <w:t>基金管理人接受某笔或者某些申购申请有可能导致单一投资者持有基金份额的比例达到或者超过</w:t>
      </w:r>
      <w:r>
        <w:t xml:space="preserve"> </w:t>
      </w:r>
      <w:r>
        <w:rPr>
          <w:rFonts w:ascii="Times New Roman" w:eastAsia="Times New Roman" w:hAnsi="Times New Roman" w:cs="Times New Roman"/>
        </w:rPr>
        <w:t>50%</w:t>
      </w:r>
      <w:r>
        <w:t>，或者变相规避</w:t>
      </w:r>
      <w:r>
        <w:t xml:space="preserve"> </w:t>
      </w:r>
      <w:r>
        <w:rPr>
          <w:rFonts w:ascii="Times New Roman" w:eastAsia="Times New Roman" w:hAnsi="Times New Roman" w:cs="Times New Roman"/>
        </w:rPr>
        <w:t>50%</w:t>
      </w:r>
      <w:r>
        <w:t>集中度的情形时。</w:t>
      </w:r>
      <w:r>
        <w:rPr>
          <w:rFonts w:ascii="Times New Roman" w:eastAsia="Times New Roman" w:hAnsi="Times New Roman" w:cs="Times New Roman"/>
        </w:rPr>
        <w:t xml:space="preserve"> </w:t>
      </w:r>
    </w:p>
    <w:p w14:paraId="54344678" w14:textId="77777777" w:rsidR="00A01A4E" w:rsidRDefault="00C56536">
      <w:pPr>
        <w:numPr>
          <w:ilvl w:val="0"/>
          <w:numId w:val="26"/>
        </w:numPr>
        <w:ind w:firstLine="480"/>
      </w:pPr>
      <w:r>
        <w:t>法律法规规定或中国证监会认定的其他情形。</w:t>
      </w:r>
      <w:r>
        <w:rPr>
          <w:rFonts w:ascii="Times New Roman" w:eastAsia="Times New Roman" w:hAnsi="Times New Roman" w:cs="Times New Roman"/>
        </w:rPr>
        <w:t xml:space="preserve"> </w:t>
      </w:r>
    </w:p>
    <w:p w14:paraId="74804F58" w14:textId="77777777" w:rsidR="00A01A4E" w:rsidRDefault="00C56536">
      <w:pPr>
        <w:spacing w:after="0" w:line="368" w:lineRule="auto"/>
        <w:ind w:left="0" w:firstLine="480"/>
      </w:pPr>
      <w:r>
        <w:t>发生上述第</w:t>
      </w:r>
      <w:r>
        <w:t xml:space="preserve"> </w:t>
      </w:r>
      <w:r>
        <w:rPr>
          <w:rFonts w:ascii="Times New Roman" w:eastAsia="Times New Roman" w:hAnsi="Times New Roman" w:cs="Times New Roman"/>
        </w:rPr>
        <w:t>1</w:t>
      </w:r>
      <w:r>
        <w:t>、</w:t>
      </w:r>
      <w:r>
        <w:rPr>
          <w:rFonts w:ascii="Times New Roman" w:eastAsia="Times New Roman" w:hAnsi="Times New Roman" w:cs="Times New Roman"/>
        </w:rPr>
        <w:t>2</w:t>
      </w:r>
      <w:r>
        <w:t>、</w:t>
      </w:r>
      <w:r>
        <w:rPr>
          <w:rFonts w:ascii="Times New Roman" w:eastAsia="Times New Roman" w:hAnsi="Times New Roman" w:cs="Times New Roman"/>
        </w:rPr>
        <w:t>3</w:t>
      </w:r>
      <w:r>
        <w:t>、</w:t>
      </w:r>
      <w:r>
        <w:rPr>
          <w:rFonts w:ascii="Times New Roman" w:eastAsia="Times New Roman" w:hAnsi="Times New Roman" w:cs="Times New Roman"/>
        </w:rPr>
        <w:t>5</w:t>
      </w:r>
      <w:r>
        <w:t>、</w:t>
      </w:r>
      <w:r>
        <w:rPr>
          <w:rFonts w:ascii="Times New Roman" w:eastAsia="Times New Roman" w:hAnsi="Times New Roman" w:cs="Times New Roman"/>
        </w:rPr>
        <w:t>6</w:t>
      </w:r>
      <w:r>
        <w:t>、</w:t>
      </w:r>
      <w:r>
        <w:rPr>
          <w:rFonts w:ascii="Times New Roman" w:eastAsia="Times New Roman" w:hAnsi="Times New Roman" w:cs="Times New Roman"/>
        </w:rPr>
        <w:t xml:space="preserve">8 </w:t>
      </w:r>
      <w:r>
        <w:t>项暂停申购情形之一且基金管理人决定暂停接受投资者的申购申请时，基金管理人应当根据有关规定在规定媒介上刊登暂停申购公告。如果投资人的申购申请被拒绝，被</w:t>
      </w:r>
      <w:r>
        <w:t>拒绝的申购款项将退还给投资人。</w:t>
      </w:r>
    </w:p>
    <w:p w14:paraId="7970D66E" w14:textId="77777777" w:rsidR="00A01A4E" w:rsidRDefault="00C56536">
      <w:r>
        <w:t>在暂停申购的情况消除时，基金管理人应及时恢复申购业务的办理。</w:t>
      </w:r>
      <w:r>
        <w:rPr>
          <w:rFonts w:ascii="Times New Roman" w:eastAsia="Times New Roman" w:hAnsi="Times New Roman" w:cs="Times New Roman"/>
          <w:sz w:val="21"/>
        </w:rPr>
        <w:t xml:space="preserve"> </w:t>
      </w:r>
    </w:p>
    <w:p w14:paraId="78DF36B7" w14:textId="77777777" w:rsidR="00A01A4E" w:rsidRDefault="00C56536">
      <w:pPr>
        <w:numPr>
          <w:ilvl w:val="0"/>
          <w:numId w:val="20"/>
        </w:numPr>
        <w:ind w:hanging="480"/>
      </w:pPr>
      <w:r>
        <w:t>暂停赎回或延缓支付赎回款项的情形</w:t>
      </w:r>
      <w:r>
        <w:rPr>
          <w:rFonts w:ascii="Times New Roman" w:eastAsia="Times New Roman" w:hAnsi="Times New Roman" w:cs="Times New Roman"/>
        </w:rPr>
        <w:t xml:space="preserve"> </w:t>
      </w:r>
    </w:p>
    <w:p w14:paraId="2642F4F5" w14:textId="77777777" w:rsidR="00A01A4E" w:rsidRDefault="00C56536">
      <w:pPr>
        <w:spacing w:after="17" w:line="365" w:lineRule="auto"/>
        <w:ind w:left="0" w:firstLine="480"/>
      </w:pPr>
      <w:r>
        <w:t>发生下列情形时，基金管理人可暂停接受投资人的赎回申请或延缓支付赎回款项：</w:t>
      </w:r>
      <w:r>
        <w:rPr>
          <w:rFonts w:ascii="Times New Roman" w:eastAsia="Times New Roman" w:hAnsi="Times New Roman" w:cs="Times New Roman"/>
        </w:rPr>
        <w:t xml:space="preserve"> </w:t>
      </w:r>
    </w:p>
    <w:p w14:paraId="71BC12D3" w14:textId="77777777" w:rsidR="00A01A4E" w:rsidRDefault="00C56536">
      <w:pPr>
        <w:numPr>
          <w:ilvl w:val="0"/>
          <w:numId w:val="23"/>
        </w:numPr>
        <w:ind w:firstLine="480"/>
      </w:pPr>
      <w:r>
        <w:t>因不可抗力导致基金管理人不能支付赎回款项。</w:t>
      </w:r>
      <w:r>
        <w:rPr>
          <w:rFonts w:ascii="Times New Roman" w:eastAsia="Times New Roman" w:hAnsi="Times New Roman" w:cs="Times New Roman"/>
        </w:rPr>
        <w:t xml:space="preserve"> </w:t>
      </w:r>
    </w:p>
    <w:p w14:paraId="572B0EDA" w14:textId="77777777" w:rsidR="00A01A4E" w:rsidRDefault="00C56536">
      <w:pPr>
        <w:numPr>
          <w:ilvl w:val="0"/>
          <w:numId w:val="23"/>
        </w:numPr>
        <w:spacing w:after="0" w:line="379" w:lineRule="auto"/>
        <w:ind w:firstLine="480"/>
      </w:pPr>
      <w:r>
        <w:t>发生基金合同规定的暂停基金资产估值情况时，基金管理人可暂停接受投资人的赎回申请或延缓支付赎回款项。</w:t>
      </w:r>
      <w:r>
        <w:rPr>
          <w:rFonts w:ascii="Times New Roman" w:eastAsia="Times New Roman" w:hAnsi="Times New Roman" w:cs="Times New Roman"/>
        </w:rPr>
        <w:t xml:space="preserve"> </w:t>
      </w:r>
    </w:p>
    <w:p w14:paraId="29E5B81C" w14:textId="77777777" w:rsidR="00A01A4E" w:rsidRDefault="00C56536">
      <w:pPr>
        <w:numPr>
          <w:ilvl w:val="0"/>
          <w:numId w:val="23"/>
        </w:numPr>
        <w:spacing w:after="0" w:line="379" w:lineRule="auto"/>
        <w:ind w:firstLine="480"/>
      </w:pPr>
      <w:r>
        <w:t>证券、期货交易所交易时间非正常停市，导致基金管理人无法计算当日基金资产净值。</w:t>
      </w:r>
      <w:r>
        <w:rPr>
          <w:rFonts w:ascii="Times New Roman" w:eastAsia="Times New Roman" w:hAnsi="Times New Roman" w:cs="Times New Roman"/>
        </w:rPr>
        <w:t xml:space="preserve"> </w:t>
      </w:r>
    </w:p>
    <w:p w14:paraId="6CD4C7C3" w14:textId="77777777" w:rsidR="00A01A4E" w:rsidRDefault="00C56536">
      <w:pPr>
        <w:numPr>
          <w:ilvl w:val="0"/>
          <w:numId w:val="23"/>
        </w:numPr>
        <w:ind w:firstLine="480"/>
      </w:pPr>
      <w:r>
        <w:t>连续两个或两个以上开放日发生巨额赎回。</w:t>
      </w:r>
      <w:r>
        <w:rPr>
          <w:rFonts w:ascii="Times New Roman" w:eastAsia="Times New Roman" w:hAnsi="Times New Roman" w:cs="Times New Roman"/>
        </w:rPr>
        <w:t xml:space="preserve"> </w:t>
      </w:r>
    </w:p>
    <w:p w14:paraId="3A006985" w14:textId="77777777" w:rsidR="00A01A4E" w:rsidRDefault="00C56536">
      <w:pPr>
        <w:numPr>
          <w:ilvl w:val="0"/>
          <w:numId w:val="23"/>
        </w:numPr>
        <w:spacing w:after="0" w:line="379" w:lineRule="auto"/>
        <w:ind w:firstLine="480"/>
      </w:pPr>
      <w:r>
        <w:t>接受某笔或某些赎回申请将影响或损害</w:t>
      </w:r>
      <w:r>
        <w:t>现有基金份额持有人利益的情形时。</w:t>
      </w:r>
      <w:r>
        <w:rPr>
          <w:rFonts w:ascii="Times New Roman" w:eastAsia="Times New Roman" w:hAnsi="Times New Roman" w:cs="Times New Roman"/>
        </w:rPr>
        <w:t xml:space="preserve"> </w:t>
      </w:r>
    </w:p>
    <w:p w14:paraId="3CDCD986" w14:textId="77777777" w:rsidR="00A01A4E" w:rsidRDefault="00C56536">
      <w:pPr>
        <w:numPr>
          <w:ilvl w:val="0"/>
          <w:numId w:val="23"/>
        </w:numPr>
        <w:spacing w:line="371" w:lineRule="auto"/>
        <w:ind w:firstLine="480"/>
      </w:pPr>
      <w:r>
        <w:t>当前一估值日基金资产净值</w:t>
      </w:r>
      <w:r>
        <w:t xml:space="preserve"> </w:t>
      </w:r>
      <w:r>
        <w:rPr>
          <w:rFonts w:ascii="Times New Roman" w:eastAsia="Times New Roman" w:hAnsi="Times New Roman" w:cs="Times New Roman"/>
        </w:rPr>
        <w:t>50%</w:t>
      </w:r>
      <w:r>
        <w:t>以上的资产出现无可参考的活跃市场价格且采用估值技术仍导致公允价值存在重大不确定性时，经与基金托管人协商确认后，基金管理人应当延缓支付赎回款项或暂停接受基金赎回申请。</w:t>
      </w:r>
      <w:r>
        <w:rPr>
          <w:rFonts w:ascii="Times New Roman" w:eastAsia="Times New Roman" w:hAnsi="Times New Roman" w:cs="Times New Roman"/>
        </w:rPr>
        <w:t xml:space="preserve"> 7</w:t>
      </w:r>
      <w:r>
        <w:t>、法律法规规定或中国证监会认定的其他情形。</w:t>
      </w:r>
      <w:r>
        <w:rPr>
          <w:rFonts w:ascii="Times New Roman" w:eastAsia="Times New Roman" w:hAnsi="Times New Roman" w:cs="Times New Roman"/>
        </w:rPr>
        <w:t xml:space="preserve"> </w:t>
      </w:r>
    </w:p>
    <w:p w14:paraId="7F91CB15" w14:textId="77777777" w:rsidR="00A01A4E" w:rsidRDefault="00C56536">
      <w:pPr>
        <w:spacing w:after="18" w:line="365" w:lineRule="auto"/>
        <w:ind w:left="0" w:right="121" w:firstLine="480"/>
      </w:pPr>
      <w:r>
        <w:t>发生上述情形之一且基金管理人决定暂停接受投资人的赎回申请或延缓支付赎回款项时，基金管理人应在当日报中国证监会备案，已确认的赎回申请，基金管理人应足额支付；如暂时不能足额支付，应将可支付部分按单个账户申请量占申请总量的比例分配给赎回申请人，未支付部分可延期支付。若出现上述第</w:t>
      </w:r>
      <w:r>
        <w:t xml:space="preserve"> </w:t>
      </w:r>
      <w:r>
        <w:rPr>
          <w:rFonts w:ascii="Times New Roman" w:eastAsia="Times New Roman" w:hAnsi="Times New Roman" w:cs="Times New Roman"/>
        </w:rPr>
        <w:t xml:space="preserve">4 </w:t>
      </w:r>
      <w:r>
        <w:t>项所述情形，按基金合同的相关条款处理。基金份额持有人在申请赎回时可事先选择将当日可能未获受理部分予以撤销。在暂停赎回的情况消除时，基金管理人应及时恢复赎回业务的办理并公告。九、巨额赎回的情形及处理方式</w:t>
      </w:r>
      <w:r>
        <w:rPr>
          <w:rFonts w:ascii="Times New Roman" w:eastAsia="Times New Roman" w:hAnsi="Times New Roman" w:cs="Times New Roman"/>
        </w:rPr>
        <w:t xml:space="preserve"> </w:t>
      </w:r>
    </w:p>
    <w:p w14:paraId="1728E9EE" w14:textId="77777777" w:rsidR="00A01A4E" w:rsidRDefault="00C56536">
      <w:pPr>
        <w:numPr>
          <w:ilvl w:val="0"/>
          <w:numId w:val="21"/>
        </w:numPr>
        <w:ind w:hanging="360"/>
      </w:pPr>
      <w:r>
        <w:t>巨额赎回的认定</w:t>
      </w:r>
      <w:r>
        <w:rPr>
          <w:rFonts w:ascii="Times New Roman" w:eastAsia="Times New Roman" w:hAnsi="Times New Roman" w:cs="Times New Roman"/>
        </w:rPr>
        <w:t xml:space="preserve"> </w:t>
      </w:r>
    </w:p>
    <w:p w14:paraId="17A30856" w14:textId="77777777" w:rsidR="00A01A4E" w:rsidRDefault="00C56536">
      <w:pPr>
        <w:spacing w:after="0" w:line="373" w:lineRule="auto"/>
        <w:ind w:left="0" w:firstLine="480"/>
      </w:pPr>
      <w:r>
        <w:t>若本基金单个</w:t>
      </w:r>
      <w:r>
        <w:t>开放日内的基金份额净赎回申请</w:t>
      </w:r>
      <w:r>
        <w:rPr>
          <w:rFonts w:ascii="Times New Roman" w:eastAsia="Times New Roman" w:hAnsi="Times New Roman" w:cs="Times New Roman"/>
        </w:rPr>
        <w:t>(</w:t>
      </w:r>
      <w:r>
        <w:t>赎回申请份额总数加上基金转换中转出申请份额总数后扣除申购申请份额总数及基金转换中转入申请份额</w:t>
      </w:r>
    </w:p>
    <w:p w14:paraId="6483798C" w14:textId="77777777" w:rsidR="00A01A4E" w:rsidRDefault="00C56536">
      <w:r>
        <w:t>总数后的余额</w:t>
      </w:r>
      <w:r>
        <w:rPr>
          <w:rFonts w:ascii="Times New Roman" w:eastAsia="Times New Roman" w:hAnsi="Times New Roman" w:cs="Times New Roman"/>
        </w:rPr>
        <w:t>)</w:t>
      </w:r>
      <w:r>
        <w:t>超过前一开放日的基金总份额的</w:t>
      </w:r>
      <w:r>
        <w:t xml:space="preserve"> </w:t>
      </w:r>
      <w:r>
        <w:rPr>
          <w:rFonts w:ascii="Times New Roman" w:eastAsia="Times New Roman" w:hAnsi="Times New Roman" w:cs="Times New Roman"/>
        </w:rPr>
        <w:t>10%</w:t>
      </w:r>
      <w:r>
        <w:t>，即认为是发生了巨额赎回。</w:t>
      </w:r>
      <w:r>
        <w:rPr>
          <w:rFonts w:ascii="Times New Roman" w:eastAsia="Times New Roman" w:hAnsi="Times New Roman" w:cs="Times New Roman"/>
        </w:rPr>
        <w:t xml:space="preserve"> </w:t>
      </w:r>
    </w:p>
    <w:p w14:paraId="22DAD371" w14:textId="77777777" w:rsidR="00A01A4E" w:rsidRDefault="00C56536">
      <w:pPr>
        <w:numPr>
          <w:ilvl w:val="0"/>
          <w:numId w:val="21"/>
        </w:numPr>
        <w:ind w:hanging="360"/>
      </w:pPr>
      <w:r>
        <w:t>巨额赎回的处理方式</w:t>
      </w:r>
      <w:r>
        <w:rPr>
          <w:rFonts w:ascii="Times New Roman" w:eastAsia="Times New Roman" w:hAnsi="Times New Roman" w:cs="Times New Roman"/>
        </w:rPr>
        <w:t xml:space="preserve"> </w:t>
      </w:r>
    </w:p>
    <w:p w14:paraId="3FEE58E3" w14:textId="77777777" w:rsidR="00A01A4E" w:rsidRDefault="00C56536">
      <w:pPr>
        <w:spacing w:after="18" w:line="365" w:lineRule="auto"/>
        <w:ind w:left="0" w:firstLine="480"/>
      </w:pPr>
      <w:r>
        <w:t>当基金出现巨额赎回时，基金管理人可以根据基金当时的资产组合状况决定全额赎回或部分延期赎回或暂停赎回。</w:t>
      </w:r>
      <w:r>
        <w:rPr>
          <w:rFonts w:ascii="Times New Roman" w:eastAsia="Times New Roman" w:hAnsi="Times New Roman" w:cs="Times New Roman"/>
        </w:rPr>
        <w:t xml:space="preserve"> </w:t>
      </w:r>
    </w:p>
    <w:p w14:paraId="35D4D734" w14:textId="77777777" w:rsidR="00A01A4E" w:rsidRDefault="00C56536">
      <w:pPr>
        <w:numPr>
          <w:ilvl w:val="0"/>
          <w:numId w:val="22"/>
        </w:numPr>
        <w:spacing w:after="0" w:line="379" w:lineRule="auto"/>
        <w:ind w:firstLine="480"/>
      </w:pPr>
      <w:r>
        <w:t>全额赎回：当基金管理人认为有能力支付投资人的全部赎回申请时，按正常赎回程序执行。</w:t>
      </w:r>
      <w:r>
        <w:rPr>
          <w:rFonts w:ascii="Times New Roman" w:eastAsia="Times New Roman" w:hAnsi="Times New Roman" w:cs="Times New Roman"/>
        </w:rPr>
        <w:t xml:space="preserve"> </w:t>
      </w:r>
    </w:p>
    <w:p w14:paraId="4150BE75" w14:textId="77777777" w:rsidR="00A01A4E" w:rsidRDefault="00C56536">
      <w:pPr>
        <w:numPr>
          <w:ilvl w:val="0"/>
          <w:numId w:val="22"/>
        </w:numPr>
        <w:spacing w:after="4" w:line="364" w:lineRule="auto"/>
        <w:ind w:firstLine="480"/>
      </w:pPr>
      <w:r>
        <w:t>部分延期赎回：当基金管理人认为支付投资人的全部赎回申请有困难或认为因支付投资人的全部赎回申请而进行的财产变现可能会对基金资产净值造成较大波动时，基金管理人在当日接受赎回比例不低于上一开放日基金总份额的</w:t>
      </w:r>
      <w:r>
        <w:t xml:space="preserve"> </w:t>
      </w:r>
      <w:r>
        <w:rPr>
          <w:rFonts w:ascii="Times New Roman" w:eastAsia="Times New Roman" w:hAnsi="Times New Roman" w:cs="Times New Roman"/>
        </w:rPr>
        <w:t>10%</w:t>
      </w:r>
      <w:r>
        <w:t>的前提下，可对其余赎回申请延期办理。对于当日的赎回申请，应当按单个账户赎回申请量占赎回申请总量的比例，确定当日受理的赎回份额；对于未能赎回部分，投资人在提交赎回申请时可以选择延期赎回或取消赎回。选择延期赎回的，将自动转入下一个开放日继续赎回，直到全部赎回为止；选择取消赎回的，当日未获受理的部分赎回申请将</w:t>
      </w:r>
      <w:r>
        <w:t>被撤销。延期的赎回申请与下一开放日赎回申请一并处理，无优先权并以下一开放日的基金份额净值为基础计算赎回金额，以此类推，直到全部赎回为止。如投资人在提交赎回申请时未作明确选择，投资人未能赎回部分作自动延期赎回处理。（</w:t>
      </w:r>
      <w:r>
        <w:rPr>
          <w:rFonts w:ascii="Times New Roman" w:eastAsia="Times New Roman" w:hAnsi="Times New Roman" w:cs="Times New Roman"/>
        </w:rPr>
        <w:t>3</w:t>
      </w:r>
      <w:r>
        <w:t>）当发生巨额赎回时且单个基金份额持有人的赎回申请超过上一开放日基金总份额</w:t>
      </w:r>
      <w:r>
        <w:t xml:space="preserve"> </w:t>
      </w:r>
      <w:r>
        <w:rPr>
          <w:rFonts w:ascii="Times New Roman" w:eastAsia="Times New Roman" w:hAnsi="Times New Roman" w:cs="Times New Roman"/>
        </w:rPr>
        <w:t>20%</w:t>
      </w:r>
      <w:r>
        <w:t>的，基金管理人有权对该单个基金份额持有人超出该比例的赎回申请实施延期办理；对该单个基金份额持有人剩余赎回申请，基金管理人可以根据前款</w:t>
      </w:r>
      <w:r>
        <w:t>“</w:t>
      </w:r>
      <w:r>
        <w:t>（</w:t>
      </w:r>
      <w:r>
        <w:rPr>
          <w:rFonts w:ascii="Times New Roman" w:eastAsia="Times New Roman" w:hAnsi="Times New Roman" w:cs="Times New Roman"/>
        </w:rPr>
        <w:t>1</w:t>
      </w:r>
      <w:r>
        <w:t>）全额赎回</w:t>
      </w:r>
      <w:r>
        <w:t>”</w:t>
      </w:r>
      <w:r>
        <w:t>或</w:t>
      </w:r>
      <w:r>
        <w:t>“</w:t>
      </w:r>
      <w:r>
        <w:t>（</w:t>
      </w:r>
      <w:r>
        <w:rPr>
          <w:rFonts w:ascii="Times New Roman" w:eastAsia="Times New Roman" w:hAnsi="Times New Roman" w:cs="Times New Roman"/>
        </w:rPr>
        <w:t>2</w:t>
      </w:r>
      <w:r>
        <w:t>）部分延期赎回</w:t>
      </w:r>
      <w:r>
        <w:t>”</w:t>
      </w:r>
      <w:r>
        <w:t>约定的方式与其他账户的赎回申请一并办理。</w:t>
      </w:r>
      <w:r>
        <w:rPr>
          <w:rFonts w:ascii="Times New Roman" w:eastAsia="Times New Roman" w:hAnsi="Times New Roman" w:cs="Times New Roman"/>
        </w:rPr>
        <w:t xml:space="preserve"> </w:t>
      </w:r>
    </w:p>
    <w:p w14:paraId="51A75CCE" w14:textId="77777777" w:rsidR="00A01A4E" w:rsidRDefault="00C56536">
      <w:pPr>
        <w:spacing w:after="8" w:line="372" w:lineRule="auto"/>
        <w:ind w:left="-15" w:right="111" w:firstLine="470"/>
        <w:jc w:val="both"/>
      </w:pPr>
      <w:r>
        <w:t>（</w:t>
      </w:r>
      <w:r>
        <w:rPr>
          <w:rFonts w:ascii="Times New Roman" w:eastAsia="Times New Roman" w:hAnsi="Times New Roman" w:cs="Times New Roman"/>
        </w:rPr>
        <w:t>4</w:t>
      </w:r>
      <w:r>
        <w:t>）暂停赎回：连续</w:t>
      </w:r>
      <w:r>
        <w:t xml:space="preserve"> </w:t>
      </w:r>
      <w:r>
        <w:rPr>
          <w:rFonts w:ascii="Times New Roman" w:eastAsia="Times New Roman" w:hAnsi="Times New Roman" w:cs="Times New Roman"/>
        </w:rPr>
        <w:t xml:space="preserve">2 </w:t>
      </w:r>
      <w:r>
        <w:t>个开放日以上</w:t>
      </w:r>
      <w:r>
        <w:rPr>
          <w:rFonts w:ascii="Times New Roman" w:eastAsia="Times New Roman" w:hAnsi="Times New Roman" w:cs="Times New Roman"/>
        </w:rPr>
        <w:t>(</w:t>
      </w:r>
      <w:r>
        <w:t>含本数</w:t>
      </w:r>
      <w:r>
        <w:rPr>
          <w:rFonts w:ascii="Times New Roman" w:eastAsia="Times New Roman" w:hAnsi="Times New Roman" w:cs="Times New Roman"/>
        </w:rPr>
        <w:t>)</w:t>
      </w:r>
      <w:r>
        <w:t>发生巨额赎回，如基金管理人认为有必要，可暂停接受基金的赎回申请；已经接受的赎回申请可以延缓支付赎回款项，但不得超过</w:t>
      </w:r>
      <w:r>
        <w:t xml:space="preserve"> </w:t>
      </w:r>
      <w:r>
        <w:rPr>
          <w:rFonts w:ascii="Times New Roman" w:eastAsia="Times New Roman" w:hAnsi="Times New Roman" w:cs="Times New Roman"/>
        </w:rPr>
        <w:t xml:space="preserve">20 </w:t>
      </w:r>
      <w:r>
        <w:t>个工作日，并应当在规定媒介上进行公告。</w:t>
      </w:r>
      <w:r>
        <w:rPr>
          <w:rFonts w:ascii="Times New Roman" w:eastAsia="Times New Roman" w:hAnsi="Times New Roman" w:cs="Times New Roman"/>
        </w:rPr>
        <w:t xml:space="preserve"> </w:t>
      </w:r>
    </w:p>
    <w:p w14:paraId="1CA01D8F" w14:textId="77777777" w:rsidR="00A01A4E" w:rsidRDefault="00C56536">
      <w:pPr>
        <w:ind w:left="477"/>
      </w:pPr>
      <w:r>
        <w:rPr>
          <w:rFonts w:ascii="Times New Roman" w:eastAsia="Times New Roman" w:hAnsi="Times New Roman" w:cs="Times New Roman"/>
        </w:rPr>
        <w:t>3</w:t>
      </w:r>
      <w:r>
        <w:t>、巨额赎回的公告</w:t>
      </w:r>
      <w:r>
        <w:rPr>
          <w:rFonts w:ascii="Times New Roman" w:eastAsia="Times New Roman" w:hAnsi="Times New Roman" w:cs="Times New Roman"/>
        </w:rPr>
        <w:t xml:space="preserve"> </w:t>
      </w:r>
    </w:p>
    <w:p w14:paraId="459ABECE" w14:textId="77777777" w:rsidR="00A01A4E" w:rsidRDefault="00C56536">
      <w:pPr>
        <w:spacing w:after="12" w:line="375" w:lineRule="auto"/>
        <w:ind w:left="0" w:firstLine="480"/>
      </w:pPr>
      <w:r>
        <w:t>当发生上述巨额赎回并延期办理时，基金管理人应当通过邮寄、传真或者招募说明书规定的其他方式在</w:t>
      </w:r>
      <w:r>
        <w:t xml:space="preserve"> </w:t>
      </w:r>
      <w:r>
        <w:rPr>
          <w:rFonts w:ascii="Times New Roman" w:eastAsia="Times New Roman" w:hAnsi="Times New Roman" w:cs="Times New Roman"/>
        </w:rPr>
        <w:t xml:space="preserve">3 </w:t>
      </w:r>
      <w:r>
        <w:t>个交易日内通知基金份额持有人，说明有关处理方法，并在</w:t>
      </w:r>
      <w:r>
        <w:t xml:space="preserve"> </w:t>
      </w:r>
      <w:r>
        <w:rPr>
          <w:rFonts w:ascii="Times New Roman" w:eastAsia="Times New Roman" w:hAnsi="Times New Roman" w:cs="Times New Roman"/>
        </w:rPr>
        <w:t xml:space="preserve">2 </w:t>
      </w:r>
      <w:r>
        <w:t>日内在规定媒介上刊登公告。</w:t>
      </w:r>
      <w:r>
        <w:rPr>
          <w:rFonts w:ascii="Times New Roman" w:eastAsia="Times New Roman" w:hAnsi="Times New Roman" w:cs="Times New Roman"/>
        </w:rPr>
        <w:t xml:space="preserve"> </w:t>
      </w:r>
    </w:p>
    <w:p w14:paraId="5C96C617" w14:textId="77777777" w:rsidR="00A01A4E" w:rsidRDefault="00C56536">
      <w:pPr>
        <w:ind w:left="477"/>
      </w:pPr>
      <w:r>
        <w:t>十、暂停申购或赎回的公告和重新开放申购或赎回的公告</w:t>
      </w:r>
      <w:r>
        <w:rPr>
          <w:rFonts w:ascii="Times New Roman" w:eastAsia="Times New Roman" w:hAnsi="Times New Roman" w:cs="Times New Roman"/>
        </w:rPr>
        <w:t xml:space="preserve"> </w:t>
      </w:r>
    </w:p>
    <w:p w14:paraId="1F3A57B8" w14:textId="77777777" w:rsidR="00A01A4E" w:rsidRDefault="00C56536">
      <w:pPr>
        <w:numPr>
          <w:ilvl w:val="0"/>
          <w:numId w:val="27"/>
        </w:numPr>
        <w:spacing w:after="0" w:line="379" w:lineRule="auto"/>
        <w:ind w:firstLine="480"/>
      </w:pPr>
      <w:r>
        <w:t>发生上述暂停申购或赎回情况的，基金管理人应当在规定期限内在规定媒介上刊登暂停公告。</w:t>
      </w:r>
      <w:r>
        <w:rPr>
          <w:rFonts w:ascii="Times New Roman" w:eastAsia="Times New Roman" w:hAnsi="Times New Roman" w:cs="Times New Roman"/>
        </w:rPr>
        <w:t xml:space="preserve"> </w:t>
      </w:r>
    </w:p>
    <w:p w14:paraId="1C43EEE2" w14:textId="77777777" w:rsidR="00A01A4E" w:rsidRDefault="00C56536">
      <w:pPr>
        <w:numPr>
          <w:ilvl w:val="0"/>
          <w:numId w:val="27"/>
        </w:numPr>
        <w:spacing w:after="16" w:line="366" w:lineRule="auto"/>
        <w:ind w:firstLine="480"/>
      </w:pPr>
      <w:r>
        <w:t>基金管理人可以根据暂停申购或赎回的时间，依照《信息披露办法》的有关规定，最迟于重新开放日在规定媒介上刊登重新开放申购或赎回的公告；也可以根据实际情况在暂停公告中明确重新开放申购或赎回的时间，届时不再另行发布重新开放的公告。</w:t>
      </w:r>
      <w:r>
        <w:rPr>
          <w:rFonts w:ascii="Times New Roman" w:eastAsia="Times New Roman" w:hAnsi="Times New Roman" w:cs="Times New Roman"/>
        </w:rPr>
        <w:t xml:space="preserve"> </w:t>
      </w:r>
    </w:p>
    <w:p w14:paraId="7530210D" w14:textId="77777777" w:rsidR="00A01A4E" w:rsidRDefault="00C56536">
      <w:pPr>
        <w:numPr>
          <w:ilvl w:val="0"/>
          <w:numId w:val="28"/>
        </w:numPr>
        <w:ind w:hanging="720"/>
      </w:pPr>
      <w:r>
        <w:t>基金转换</w:t>
      </w:r>
      <w:r>
        <w:rPr>
          <w:rFonts w:ascii="Times New Roman" w:eastAsia="Times New Roman" w:hAnsi="Times New Roman" w:cs="Times New Roman"/>
        </w:rPr>
        <w:t xml:space="preserve"> </w:t>
      </w:r>
    </w:p>
    <w:p w14:paraId="5270DE77" w14:textId="77777777" w:rsidR="00A01A4E" w:rsidRDefault="00C56536">
      <w:pPr>
        <w:spacing w:after="23" w:line="362" w:lineRule="auto"/>
        <w:ind w:left="0" w:firstLine="480"/>
      </w:pPr>
      <w:r>
        <w:t>基金管理人可以根据相关法律法规以及本基金合同的规定决定开办本基金与基金管理人管理的其他基金之间的转换业务，基金转换可以收取一定的转换费，相关规则由基金管理人届时根据相关法律法规及本基金合同</w:t>
      </w:r>
      <w:r>
        <w:t>的规定制定并公告，并提前告知基金托管人与相关机构。</w:t>
      </w:r>
      <w:r>
        <w:rPr>
          <w:rFonts w:ascii="Times New Roman" w:eastAsia="Times New Roman" w:hAnsi="Times New Roman" w:cs="Times New Roman"/>
        </w:rPr>
        <w:t xml:space="preserve"> </w:t>
      </w:r>
    </w:p>
    <w:p w14:paraId="4F13670D" w14:textId="77777777" w:rsidR="00A01A4E" w:rsidRDefault="00C56536">
      <w:pPr>
        <w:numPr>
          <w:ilvl w:val="0"/>
          <w:numId w:val="28"/>
        </w:numPr>
        <w:ind w:hanging="720"/>
      </w:pPr>
      <w:r>
        <w:t>基金份额的转让</w:t>
      </w:r>
      <w:r>
        <w:rPr>
          <w:rFonts w:ascii="Times New Roman" w:eastAsia="Times New Roman" w:hAnsi="Times New Roman" w:cs="Times New Roman"/>
        </w:rPr>
        <w:t xml:space="preserve"> </w:t>
      </w:r>
    </w:p>
    <w:p w14:paraId="3665462C" w14:textId="77777777" w:rsidR="00A01A4E" w:rsidRDefault="00C56536">
      <w:pPr>
        <w:spacing w:line="362" w:lineRule="auto"/>
        <w:ind w:left="0" w:firstLine="480"/>
      </w:pPr>
      <w:r>
        <w:t>在法律法规允许且条件具备的情况下，基金管理人可受理基金份额持有人通过中国证监会认可的交易场所或者交易方式进行份额转让的申请并由登记机构办理基金份额的过户登记。基金管理人拟受理基金份额转让业务的，将提前公告，基金份额持有人应根据基金管理人公告的业务规则办理基金份额转让业务。十三、基金的非交易过户</w:t>
      </w:r>
      <w:r>
        <w:rPr>
          <w:rFonts w:ascii="Times New Roman" w:eastAsia="Times New Roman" w:hAnsi="Times New Roman" w:cs="Times New Roman"/>
        </w:rPr>
        <w:t xml:space="preserve"> </w:t>
      </w:r>
    </w:p>
    <w:p w14:paraId="6641E7C4" w14:textId="77777777" w:rsidR="00A01A4E" w:rsidRDefault="00C56536">
      <w:pPr>
        <w:spacing w:after="8" w:line="372" w:lineRule="auto"/>
        <w:ind w:left="-15" w:right="111" w:firstLine="470"/>
        <w:jc w:val="both"/>
      </w:pPr>
      <w:r>
        <w:t>基金的非交易过户是指基金登记机构受理继承、捐赠和司法强制执行等情形而产生的非交易过户以及登记机构认可、符合法律法规的其它非交易过户。无论在上述</w:t>
      </w:r>
      <w:r>
        <w:t>何种情况下，接受划转的主体必须是依法可以持有本基金基金份额的投资人。</w:t>
      </w:r>
      <w:r>
        <w:rPr>
          <w:rFonts w:ascii="Times New Roman" w:eastAsia="Times New Roman" w:hAnsi="Times New Roman" w:cs="Times New Roman"/>
        </w:rPr>
        <w:t xml:space="preserve"> </w:t>
      </w:r>
    </w:p>
    <w:p w14:paraId="0965259F" w14:textId="77777777" w:rsidR="00A01A4E" w:rsidRDefault="00C56536">
      <w:pPr>
        <w:spacing w:after="125"/>
        <w:ind w:left="477"/>
      </w:pPr>
      <w:r>
        <w:t>继承是指基金份额持有人死亡，其持有的基金份额由其合法的继承人继承；</w:t>
      </w:r>
    </w:p>
    <w:p w14:paraId="0860E8F5" w14:textId="77777777" w:rsidR="00A01A4E" w:rsidRDefault="00C56536">
      <w:pPr>
        <w:spacing w:after="23" w:line="361" w:lineRule="auto"/>
      </w:pPr>
      <w:r>
        <w:t>捐赠指基金份额持有人将其合法持有的基金份额捐赠给福利性质的基金会或社会团体；司法强制执行是指司法机构依据生效司法文书将基金份额持有人持有的基金份额强制划转给其他自然人、法人或其他组织。办理非交易过户必须提供基金登记机构要求提供的相关资料，对于符合条件的非交易过户申请按基金登记机构的规定办理，并按基金登记机构规定的标准收费。</w:t>
      </w:r>
      <w:r>
        <w:rPr>
          <w:rFonts w:ascii="Times New Roman" w:eastAsia="Times New Roman" w:hAnsi="Times New Roman" w:cs="Times New Roman"/>
        </w:rPr>
        <w:t xml:space="preserve"> </w:t>
      </w:r>
    </w:p>
    <w:p w14:paraId="08D5A838" w14:textId="77777777" w:rsidR="00A01A4E" w:rsidRDefault="00C56536">
      <w:pPr>
        <w:numPr>
          <w:ilvl w:val="0"/>
          <w:numId w:val="29"/>
        </w:numPr>
        <w:ind w:hanging="720"/>
      </w:pPr>
      <w:r>
        <w:t>基金的转托管</w:t>
      </w:r>
      <w:r>
        <w:rPr>
          <w:rFonts w:ascii="Times New Roman" w:eastAsia="Times New Roman" w:hAnsi="Times New Roman" w:cs="Times New Roman"/>
        </w:rPr>
        <w:t xml:space="preserve"> </w:t>
      </w:r>
    </w:p>
    <w:p w14:paraId="07A31C14" w14:textId="77777777" w:rsidR="00A01A4E" w:rsidRDefault="00C56536">
      <w:pPr>
        <w:spacing w:after="18" w:line="365" w:lineRule="auto"/>
        <w:ind w:left="0" w:firstLine="480"/>
      </w:pPr>
      <w:r>
        <w:t>基金份额持有人可办理已持有基</w:t>
      </w:r>
      <w:r>
        <w:t>金份额在不同销售机构之间的转托管，基金销售机构可以按照规定的标准收取转托管费。</w:t>
      </w:r>
      <w:r>
        <w:rPr>
          <w:rFonts w:ascii="Times New Roman" w:eastAsia="Times New Roman" w:hAnsi="Times New Roman" w:cs="Times New Roman"/>
        </w:rPr>
        <w:t xml:space="preserve"> </w:t>
      </w:r>
    </w:p>
    <w:p w14:paraId="1778D36E" w14:textId="77777777" w:rsidR="00A01A4E" w:rsidRDefault="00C56536">
      <w:pPr>
        <w:numPr>
          <w:ilvl w:val="0"/>
          <w:numId w:val="29"/>
        </w:numPr>
        <w:ind w:hanging="720"/>
      </w:pPr>
      <w:r>
        <w:t>定期定额投资计划</w:t>
      </w:r>
      <w:r>
        <w:rPr>
          <w:rFonts w:ascii="Times New Roman" w:eastAsia="Times New Roman" w:hAnsi="Times New Roman" w:cs="Times New Roman"/>
        </w:rPr>
        <w:t xml:space="preserve"> </w:t>
      </w:r>
    </w:p>
    <w:p w14:paraId="1153E43A" w14:textId="77777777" w:rsidR="00A01A4E" w:rsidRDefault="00C56536">
      <w:pPr>
        <w:spacing w:after="23" w:line="362" w:lineRule="auto"/>
        <w:ind w:left="0" w:firstLine="480"/>
      </w:pPr>
      <w:r>
        <w:t>基金管理人可以为投资人办理定期定额投资计划，具体规则由基金管理人另行规定。投资人在办理定期定额投资计划时可自行约定每期扣款金额，每期扣款金额必须不低于基金管理人在相关公告或更新的招募说明书中所规定的定期定额投资计划最低申购金额。</w:t>
      </w:r>
      <w:r>
        <w:rPr>
          <w:rFonts w:ascii="Times New Roman" w:eastAsia="Times New Roman" w:hAnsi="Times New Roman" w:cs="Times New Roman"/>
        </w:rPr>
        <w:t xml:space="preserve"> </w:t>
      </w:r>
    </w:p>
    <w:p w14:paraId="5A674090" w14:textId="77777777" w:rsidR="00A01A4E" w:rsidRDefault="00C56536">
      <w:pPr>
        <w:numPr>
          <w:ilvl w:val="0"/>
          <w:numId w:val="29"/>
        </w:numPr>
        <w:ind w:hanging="720"/>
      </w:pPr>
      <w:r>
        <w:t>基金的冻结、解冻与质押</w:t>
      </w:r>
      <w:r>
        <w:rPr>
          <w:rFonts w:ascii="Times New Roman" w:eastAsia="Times New Roman" w:hAnsi="Times New Roman" w:cs="Times New Roman"/>
        </w:rPr>
        <w:t xml:space="preserve"> </w:t>
      </w:r>
    </w:p>
    <w:p w14:paraId="4624B6B1" w14:textId="77777777" w:rsidR="00A01A4E" w:rsidRDefault="00C56536">
      <w:pPr>
        <w:spacing w:after="10" w:line="365" w:lineRule="auto"/>
        <w:ind w:left="0" w:firstLine="480"/>
      </w:pPr>
      <w:r>
        <w:t>基金登记机构只受理国家有权机关依法要求的基金份额的冻结与解冻，以及登记机构认可、符合法律法规的其他情况下的冻结与解冻。</w:t>
      </w:r>
      <w:r>
        <w:rPr>
          <w:rFonts w:ascii="Times New Roman" w:eastAsia="Times New Roman" w:hAnsi="Times New Roman" w:cs="Times New Roman"/>
        </w:rPr>
        <w:t xml:space="preserve"> </w:t>
      </w:r>
    </w:p>
    <w:p w14:paraId="0981911A" w14:textId="77777777" w:rsidR="00A01A4E" w:rsidRDefault="00C56536">
      <w:pPr>
        <w:spacing w:after="18" w:line="365" w:lineRule="auto"/>
        <w:ind w:left="0" w:firstLine="480"/>
      </w:pPr>
      <w:r>
        <w:t>如相关法律法规允许基金管理人办理基金份额的质押业务或其他基金业务，基金管理人将制定和实施相应的业务规则。</w:t>
      </w:r>
      <w:r>
        <w:rPr>
          <w:rFonts w:ascii="Times New Roman" w:eastAsia="Times New Roman" w:hAnsi="Times New Roman" w:cs="Times New Roman"/>
        </w:rPr>
        <w:t xml:space="preserve"> </w:t>
      </w:r>
    </w:p>
    <w:p w14:paraId="4AA83C08" w14:textId="77777777" w:rsidR="00A01A4E" w:rsidRDefault="00C56536">
      <w:pPr>
        <w:numPr>
          <w:ilvl w:val="0"/>
          <w:numId w:val="29"/>
        </w:numPr>
        <w:ind w:hanging="720"/>
      </w:pPr>
      <w:r>
        <w:t>实施侧袋机制期间本基金的申购与赎回</w:t>
      </w:r>
      <w:r>
        <w:rPr>
          <w:rFonts w:ascii="Times New Roman" w:eastAsia="Times New Roman" w:hAnsi="Times New Roman" w:cs="Times New Roman"/>
        </w:rPr>
        <w:t xml:space="preserve"> </w:t>
      </w:r>
    </w:p>
    <w:p w14:paraId="3313D17A" w14:textId="77777777" w:rsidR="00A01A4E" w:rsidRDefault="00C56536">
      <w:pPr>
        <w:spacing w:after="7" w:line="365" w:lineRule="auto"/>
        <w:ind w:left="0" w:firstLine="480"/>
      </w:pPr>
      <w:r>
        <w:t>本基金实施侧袋机制的，本基金的申购和赎回安排详见招募说明书或相关公告。</w:t>
      </w:r>
      <w:r>
        <w:rPr>
          <w:rFonts w:ascii="Times New Roman" w:eastAsia="Times New Roman" w:hAnsi="Times New Roman" w:cs="Times New Roman"/>
        </w:rPr>
        <w:t xml:space="preserve"> </w:t>
      </w:r>
    </w:p>
    <w:p w14:paraId="1A58159B" w14:textId="77777777" w:rsidR="00A01A4E" w:rsidRDefault="00C56536">
      <w:pPr>
        <w:spacing w:after="0" w:line="259" w:lineRule="auto"/>
        <w:ind w:left="480" w:firstLine="0"/>
      </w:pPr>
      <w:r>
        <w:rPr>
          <w:rFonts w:ascii="Times New Roman" w:eastAsia="Times New Roman" w:hAnsi="Times New Roman" w:cs="Times New Roman"/>
        </w:rPr>
        <w:t xml:space="preserve"> </w:t>
      </w:r>
    </w:p>
    <w:p w14:paraId="40419E72" w14:textId="77777777" w:rsidR="00A01A4E" w:rsidRDefault="00C56536">
      <w:pPr>
        <w:pStyle w:val="1"/>
      </w:pPr>
      <w:bookmarkStart w:id="6" w:name="_Toc65773"/>
      <w:r>
        <w:t>第七部分</w:t>
      </w:r>
      <w:r>
        <w:rPr>
          <w:rFonts w:ascii="Times New Roman" w:eastAsia="Times New Roman" w:hAnsi="Times New Roman" w:cs="Times New Roman"/>
          <w:b/>
        </w:rPr>
        <w:t xml:space="preserve">  </w:t>
      </w:r>
      <w:r>
        <w:t>基金合同当事人及权利义务</w:t>
      </w:r>
      <w:r>
        <w:rPr>
          <w:rFonts w:ascii="Times New Roman" w:eastAsia="Times New Roman" w:hAnsi="Times New Roman" w:cs="Times New Roman"/>
          <w:b/>
        </w:rPr>
        <w:t xml:space="preserve"> </w:t>
      </w:r>
      <w:bookmarkEnd w:id="6"/>
    </w:p>
    <w:p w14:paraId="30684BAA" w14:textId="77777777" w:rsidR="00A01A4E" w:rsidRDefault="00C56536">
      <w:pPr>
        <w:spacing w:after="177" w:line="259" w:lineRule="auto"/>
        <w:ind w:left="480" w:firstLine="0"/>
      </w:pPr>
      <w:r>
        <w:rPr>
          <w:rFonts w:ascii="Times New Roman" w:eastAsia="Times New Roman" w:hAnsi="Times New Roman" w:cs="Times New Roman"/>
        </w:rPr>
        <w:t xml:space="preserve"> </w:t>
      </w:r>
    </w:p>
    <w:p w14:paraId="2C2B80D7" w14:textId="77777777" w:rsidR="00A01A4E" w:rsidRDefault="00C56536">
      <w:pPr>
        <w:ind w:left="477"/>
      </w:pPr>
      <w:r>
        <w:t>一、基金管理人</w:t>
      </w:r>
      <w:r>
        <w:rPr>
          <w:rFonts w:ascii="Times New Roman" w:eastAsia="Times New Roman" w:hAnsi="Times New Roman" w:cs="Times New Roman"/>
        </w:rPr>
        <w:t xml:space="preserve"> </w:t>
      </w:r>
    </w:p>
    <w:p w14:paraId="1BFA87E8" w14:textId="77777777" w:rsidR="00A01A4E" w:rsidRDefault="00C56536">
      <w:pPr>
        <w:ind w:left="477"/>
      </w:pPr>
      <w:r>
        <w:t>（一）</w:t>
      </w:r>
      <w:r>
        <w:rPr>
          <w:rFonts w:ascii="Times New Roman" w:eastAsia="Times New Roman" w:hAnsi="Times New Roman" w:cs="Times New Roman"/>
        </w:rPr>
        <w:t xml:space="preserve"> </w:t>
      </w:r>
      <w:r>
        <w:t>基金管理人简况</w:t>
      </w:r>
      <w:r>
        <w:rPr>
          <w:rFonts w:ascii="Times New Roman" w:eastAsia="Times New Roman" w:hAnsi="Times New Roman" w:cs="Times New Roman"/>
        </w:rPr>
        <w:t xml:space="preserve"> </w:t>
      </w:r>
    </w:p>
    <w:p w14:paraId="753C93EA" w14:textId="77777777" w:rsidR="00A01A4E" w:rsidRDefault="00C56536">
      <w:pPr>
        <w:ind w:left="477"/>
      </w:pPr>
      <w:r>
        <w:t>名称：广发基金管理有限公司</w:t>
      </w:r>
      <w:r>
        <w:rPr>
          <w:rFonts w:ascii="Times New Roman" w:eastAsia="Times New Roman" w:hAnsi="Times New Roman" w:cs="Times New Roman"/>
        </w:rPr>
        <w:t xml:space="preserve"> </w:t>
      </w:r>
    </w:p>
    <w:p w14:paraId="30036089" w14:textId="77777777" w:rsidR="00A01A4E" w:rsidRDefault="00C56536">
      <w:pPr>
        <w:spacing w:after="0" w:line="382" w:lineRule="auto"/>
        <w:ind w:left="477"/>
      </w:pPr>
      <w:r>
        <w:t>住所：广东省珠海市横琴新区环岛东路</w:t>
      </w:r>
      <w:r>
        <w:t xml:space="preserve"> </w:t>
      </w:r>
      <w:r>
        <w:rPr>
          <w:rFonts w:ascii="Times New Roman" w:eastAsia="Times New Roman" w:hAnsi="Times New Roman" w:cs="Times New Roman"/>
        </w:rPr>
        <w:t xml:space="preserve">3018 </w:t>
      </w:r>
      <w:r>
        <w:t>号</w:t>
      </w:r>
      <w:r>
        <w:t xml:space="preserve"> </w:t>
      </w:r>
      <w:r>
        <w:rPr>
          <w:rFonts w:ascii="Times New Roman" w:eastAsia="Times New Roman" w:hAnsi="Times New Roman" w:cs="Times New Roman"/>
        </w:rPr>
        <w:t xml:space="preserve">2608 </w:t>
      </w:r>
      <w:r>
        <w:t>室法定代表人：葛长伟</w:t>
      </w:r>
      <w:r>
        <w:rPr>
          <w:rFonts w:ascii="Times New Roman" w:eastAsia="Times New Roman" w:hAnsi="Times New Roman" w:cs="Times New Roman"/>
        </w:rPr>
        <w:t xml:space="preserve"> </w:t>
      </w:r>
    </w:p>
    <w:p w14:paraId="0C9B2A3C" w14:textId="77777777" w:rsidR="00A01A4E" w:rsidRDefault="00C56536">
      <w:pPr>
        <w:ind w:left="477"/>
      </w:pPr>
      <w:r>
        <w:t>设立日期：</w:t>
      </w:r>
      <w:r>
        <w:rPr>
          <w:rFonts w:ascii="Times New Roman" w:eastAsia="Times New Roman" w:hAnsi="Times New Roman" w:cs="Times New Roman"/>
        </w:rPr>
        <w:t xml:space="preserve">2003 </w:t>
      </w:r>
      <w:r>
        <w:t>年</w:t>
      </w:r>
      <w:r>
        <w:t xml:space="preserve"> </w:t>
      </w:r>
      <w:r>
        <w:rPr>
          <w:rFonts w:ascii="Times New Roman" w:eastAsia="Times New Roman" w:hAnsi="Times New Roman" w:cs="Times New Roman"/>
        </w:rPr>
        <w:t xml:space="preserve">8 </w:t>
      </w:r>
      <w:r>
        <w:t>月</w:t>
      </w:r>
      <w:r>
        <w:t xml:space="preserve"> </w:t>
      </w:r>
      <w:r>
        <w:rPr>
          <w:rFonts w:ascii="Times New Roman" w:eastAsia="Times New Roman" w:hAnsi="Times New Roman" w:cs="Times New Roman"/>
        </w:rPr>
        <w:t xml:space="preserve">5 </w:t>
      </w:r>
      <w:r>
        <w:t>日</w:t>
      </w:r>
      <w:r>
        <w:rPr>
          <w:rFonts w:ascii="Times New Roman" w:eastAsia="Times New Roman" w:hAnsi="Times New Roman" w:cs="Times New Roman"/>
        </w:rPr>
        <w:t xml:space="preserve"> </w:t>
      </w:r>
    </w:p>
    <w:p w14:paraId="37AFF7B2" w14:textId="77777777" w:rsidR="00A01A4E" w:rsidRDefault="00C56536">
      <w:pPr>
        <w:ind w:left="477"/>
      </w:pPr>
      <w:r>
        <w:t>批准设立机关及批准设立文号：中国证券监督管理委员会证监基金字</w:t>
      </w:r>
    </w:p>
    <w:p w14:paraId="74BE2E78" w14:textId="77777777" w:rsidR="00A01A4E" w:rsidRDefault="00C56536">
      <w:pPr>
        <w:pStyle w:val="2"/>
        <w:ind w:left="-5"/>
      </w:pPr>
      <w:r>
        <w:t xml:space="preserve">[2003]91 </w:t>
      </w:r>
      <w:r>
        <w:rPr>
          <w:rFonts w:ascii="宋体" w:eastAsia="宋体" w:hAnsi="宋体" w:cs="宋体"/>
        </w:rPr>
        <w:t>号</w:t>
      </w:r>
      <w:r>
        <w:t xml:space="preserve"> </w:t>
      </w:r>
    </w:p>
    <w:p w14:paraId="3F09A462" w14:textId="77777777" w:rsidR="00A01A4E" w:rsidRDefault="00C56536">
      <w:pPr>
        <w:ind w:left="477"/>
      </w:pPr>
      <w:r>
        <w:t>组织形式：有限责任公司</w:t>
      </w:r>
      <w:r>
        <w:rPr>
          <w:rFonts w:ascii="Times New Roman" w:eastAsia="Times New Roman" w:hAnsi="Times New Roman" w:cs="Times New Roman"/>
        </w:rPr>
        <w:t xml:space="preserve"> </w:t>
      </w:r>
    </w:p>
    <w:p w14:paraId="6FF427EE" w14:textId="77777777" w:rsidR="00A01A4E" w:rsidRDefault="00C56536">
      <w:pPr>
        <w:spacing w:after="0" w:line="380" w:lineRule="auto"/>
        <w:ind w:left="477" w:right="2430"/>
      </w:pPr>
      <w:r>
        <w:t>注册资本：</w:t>
      </w:r>
      <w:r>
        <w:rPr>
          <w:rFonts w:ascii="Times New Roman" w:eastAsia="Times New Roman" w:hAnsi="Times New Roman" w:cs="Times New Roman"/>
        </w:rPr>
        <w:t xml:space="preserve">14,097.8 </w:t>
      </w:r>
      <w:r>
        <w:t>万元人民币存续期限：持续经营</w:t>
      </w:r>
      <w:r>
        <w:rPr>
          <w:rFonts w:ascii="Times New Roman" w:eastAsia="Times New Roman" w:hAnsi="Times New Roman" w:cs="Times New Roman"/>
        </w:rPr>
        <w:t xml:space="preserve"> </w:t>
      </w:r>
    </w:p>
    <w:p w14:paraId="04ACB79F" w14:textId="77777777" w:rsidR="00A01A4E" w:rsidRDefault="00C56536">
      <w:pPr>
        <w:pStyle w:val="2"/>
        <w:ind w:left="490"/>
      </w:pPr>
      <w:r>
        <w:rPr>
          <w:rFonts w:ascii="宋体" w:eastAsia="宋体" w:hAnsi="宋体" w:cs="宋体"/>
        </w:rPr>
        <w:t>联系电话：</w:t>
      </w:r>
      <w:r>
        <w:t xml:space="preserve">020-83936666 </w:t>
      </w:r>
    </w:p>
    <w:p w14:paraId="710D0070" w14:textId="77777777" w:rsidR="00A01A4E" w:rsidRDefault="00C56536">
      <w:pPr>
        <w:ind w:left="477"/>
      </w:pPr>
      <w:r>
        <w:t>（二）</w:t>
      </w:r>
      <w:r>
        <w:rPr>
          <w:rFonts w:ascii="Times New Roman" w:eastAsia="Times New Roman" w:hAnsi="Times New Roman" w:cs="Times New Roman"/>
        </w:rPr>
        <w:t xml:space="preserve"> </w:t>
      </w:r>
      <w:r>
        <w:t>基金管理人的权利与义务</w:t>
      </w:r>
      <w:r>
        <w:rPr>
          <w:rFonts w:ascii="Times New Roman" w:eastAsia="Times New Roman" w:hAnsi="Times New Roman" w:cs="Times New Roman"/>
        </w:rPr>
        <w:t xml:space="preserve"> </w:t>
      </w:r>
    </w:p>
    <w:p w14:paraId="1AD6B2F0" w14:textId="77777777" w:rsidR="00A01A4E" w:rsidRDefault="00C56536">
      <w:pPr>
        <w:spacing w:after="0" w:line="379" w:lineRule="auto"/>
        <w:ind w:left="0" w:firstLine="480"/>
      </w:pPr>
      <w:r>
        <w:rPr>
          <w:rFonts w:ascii="Times New Roman" w:eastAsia="Times New Roman" w:hAnsi="Times New Roman" w:cs="Times New Roman"/>
        </w:rPr>
        <w:t>1</w:t>
      </w:r>
      <w:r>
        <w:t>、根据《基金法》、《运作办法》及其他有关规定，基金管理人的权利包括但不限于：</w:t>
      </w:r>
      <w:r>
        <w:rPr>
          <w:rFonts w:ascii="Times New Roman" w:eastAsia="Times New Roman" w:hAnsi="Times New Roman" w:cs="Times New Roman"/>
        </w:rPr>
        <w:t xml:space="preserve"> </w:t>
      </w:r>
    </w:p>
    <w:p w14:paraId="399B6A8B" w14:textId="77777777" w:rsidR="00A01A4E" w:rsidRDefault="00C56536">
      <w:pPr>
        <w:numPr>
          <w:ilvl w:val="0"/>
          <w:numId w:val="30"/>
        </w:numPr>
        <w:ind w:firstLine="480"/>
      </w:pPr>
      <w:r>
        <w:t>依法募集资金；</w:t>
      </w:r>
      <w:r>
        <w:rPr>
          <w:rFonts w:ascii="Times New Roman" w:eastAsia="Times New Roman" w:hAnsi="Times New Roman" w:cs="Times New Roman"/>
        </w:rPr>
        <w:t xml:space="preserve"> </w:t>
      </w:r>
    </w:p>
    <w:p w14:paraId="1A5329AB" w14:textId="77777777" w:rsidR="00A01A4E" w:rsidRDefault="00C56536">
      <w:pPr>
        <w:numPr>
          <w:ilvl w:val="0"/>
          <w:numId w:val="30"/>
        </w:numPr>
        <w:spacing w:after="0" w:line="379" w:lineRule="auto"/>
        <w:ind w:firstLine="480"/>
      </w:pPr>
      <w:r>
        <w:t>自《基金合同》生效之日起，根据法律法规和《基金合同》独立运用并管理基金财产；</w:t>
      </w:r>
      <w:r>
        <w:rPr>
          <w:rFonts w:ascii="Times New Roman" w:eastAsia="Times New Roman" w:hAnsi="Times New Roman" w:cs="Times New Roman"/>
        </w:rPr>
        <w:t xml:space="preserve"> </w:t>
      </w:r>
    </w:p>
    <w:p w14:paraId="0372506E" w14:textId="77777777" w:rsidR="00A01A4E" w:rsidRDefault="00C56536">
      <w:pPr>
        <w:numPr>
          <w:ilvl w:val="0"/>
          <w:numId w:val="30"/>
        </w:numPr>
        <w:spacing w:after="0" w:line="379" w:lineRule="auto"/>
        <w:ind w:firstLine="480"/>
      </w:pPr>
      <w:r>
        <w:t>依照《基金合同》收取基金管理费以及法律法规规定或中国证监会批准的其他费用；</w:t>
      </w:r>
      <w:r>
        <w:rPr>
          <w:rFonts w:ascii="Times New Roman" w:eastAsia="Times New Roman" w:hAnsi="Times New Roman" w:cs="Times New Roman"/>
        </w:rPr>
        <w:t xml:space="preserve"> </w:t>
      </w:r>
    </w:p>
    <w:p w14:paraId="53842E21" w14:textId="77777777" w:rsidR="00A01A4E" w:rsidRDefault="00C56536">
      <w:pPr>
        <w:numPr>
          <w:ilvl w:val="0"/>
          <w:numId w:val="30"/>
        </w:numPr>
        <w:ind w:firstLine="480"/>
      </w:pPr>
      <w:r>
        <w:t>销售基金份额；</w:t>
      </w:r>
      <w:r>
        <w:rPr>
          <w:rFonts w:ascii="Times New Roman" w:eastAsia="Times New Roman" w:hAnsi="Times New Roman" w:cs="Times New Roman"/>
        </w:rPr>
        <w:t xml:space="preserve"> </w:t>
      </w:r>
    </w:p>
    <w:p w14:paraId="10EA7B3D" w14:textId="77777777" w:rsidR="00A01A4E" w:rsidRDefault="00C56536">
      <w:pPr>
        <w:numPr>
          <w:ilvl w:val="0"/>
          <w:numId w:val="30"/>
        </w:numPr>
        <w:ind w:firstLine="480"/>
      </w:pPr>
      <w:r>
        <w:t>按照规定召集基金份额持有人大会；</w:t>
      </w:r>
      <w:r>
        <w:rPr>
          <w:rFonts w:ascii="Times New Roman" w:eastAsia="Times New Roman" w:hAnsi="Times New Roman" w:cs="Times New Roman"/>
        </w:rPr>
        <w:t xml:space="preserve"> </w:t>
      </w:r>
    </w:p>
    <w:p w14:paraId="0E867F12" w14:textId="77777777" w:rsidR="00A01A4E" w:rsidRDefault="00C56536">
      <w:pPr>
        <w:numPr>
          <w:ilvl w:val="0"/>
          <w:numId w:val="30"/>
        </w:numPr>
        <w:ind w:firstLine="480"/>
      </w:pPr>
      <w:r>
        <w:t>依据《基金合同》及有关法律规定监督基金托管人，如认为基金托管</w:t>
      </w:r>
    </w:p>
    <w:p w14:paraId="58C599F3" w14:textId="77777777" w:rsidR="00A01A4E" w:rsidRDefault="00C56536">
      <w:pPr>
        <w:spacing w:after="18" w:line="365" w:lineRule="auto"/>
      </w:pPr>
      <w:r>
        <w:t>人违反了《基金合同》及国家有关法律规定，应呈报中国证监会和其他监管部门，并采取必要措施保护基金投资者的利益；</w:t>
      </w:r>
      <w:r>
        <w:rPr>
          <w:rFonts w:ascii="Times New Roman" w:eastAsia="Times New Roman" w:hAnsi="Times New Roman" w:cs="Times New Roman"/>
        </w:rPr>
        <w:t xml:space="preserve"> </w:t>
      </w:r>
    </w:p>
    <w:p w14:paraId="2FAFD2E6" w14:textId="77777777" w:rsidR="00A01A4E" w:rsidRDefault="00C56536">
      <w:pPr>
        <w:numPr>
          <w:ilvl w:val="0"/>
          <w:numId w:val="30"/>
        </w:numPr>
        <w:spacing w:after="200"/>
        <w:ind w:firstLine="480"/>
      </w:pPr>
      <w:r>
        <w:t>在基金托管人更换时，提名新的基金托管人；</w:t>
      </w:r>
      <w:r>
        <w:rPr>
          <w:rFonts w:ascii="Times New Roman" w:eastAsia="Times New Roman" w:hAnsi="Times New Roman" w:cs="Times New Roman"/>
        </w:rPr>
        <w:t xml:space="preserve"> </w:t>
      </w:r>
    </w:p>
    <w:p w14:paraId="073A904F" w14:textId="77777777" w:rsidR="00A01A4E" w:rsidRDefault="00C56536">
      <w:pPr>
        <w:numPr>
          <w:ilvl w:val="0"/>
          <w:numId w:val="30"/>
        </w:numPr>
        <w:ind w:firstLine="480"/>
      </w:pPr>
      <w:r>
        <w:t>选择、更换基金销售机构，对基金销售机构的相关行为进行监督和处</w:t>
      </w:r>
    </w:p>
    <w:p w14:paraId="6CBED680" w14:textId="77777777" w:rsidR="00A01A4E" w:rsidRDefault="00C56536">
      <w:pPr>
        <w:spacing w:after="118"/>
      </w:pPr>
      <w:r>
        <w:t>理；</w:t>
      </w:r>
      <w:r>
        <w:rPr>
          <w:rFonts w:ascii="Times New Roman" w:eastAsia="Times New Roman" w:hAnsi="Times New Roman" w:cs="Times New Roman"/>
        </w:rPr>
        <w:t xml:space="preserve">  </w:t>
      </w:r>
    </w:p>
    <w:p w14:paraId="7037E85B" w14:textId="77777777" w:rsidR="00A01A4E" w:rsidRDefault="00C56536">
      <w:pPr>
        <w:numPr>
          <w:ilvl w:val="0"/>
          <w:numId w:val="30"/>
        </w:numPr>
        <w:spacing w:after="0" w:line="359" w:lineRule="auto"/>
        <w:ind w:firstLine="480"/>
      </w:pPr>
      <w:r>
        <w:t>担任或委托其他符合条件的机构担任基金登记机构办理基金登记业务并获得《基金合同》规定的费用；</w:t>
      </w:r>
      <w:r>
        <w:rPr>
          <w:rFonts w:ascii="Times New Roman" w:eastAsia="Times New Roman" w:hAnsi="Times New Roman" w:cs="Times New Roman"/>
        </w:rPr>
        <w:t xml:space="preserve">  </w:t>
      </w:r>
    </w:p>
    <w:p w14:paraId="2BD9CEA4" w14:textId="77777777" w:rsidR="00A01A4E" w:rsidRDefault="00C56536">
      <w:pPr>
        <w:numPr>
          <w:ilvl w:val="0"/>
          <w:numId w:val="30"/>
        </w:numPr>
        <w:ind w:firstLine="480"/>
      </w:pPr>
      <w:r>
        <w:t>依据《基金合同》及有关法律规定决定基金收益的分配方案；</w:t>
      </w:r>
      <w:r>
        <w:rPr>
          <w:rFonts w:ascii="Times New Roman" w:eastAsia="Times New Roman" w:hAnsi="Times New Roman" w:cs="Times New Roman"/>
        </w:rPr>
        <w:t xml:space="preserve"> </w:t>
      </w:r>
      <w:r>
        <w:rPr>
          <w:rFonts w:ascii="Times New Roman" w:eastAsia="Times New Roman" w:hAnsi="Times New Roman" w:cs="Times New Roman"/>
        </w:rPr>
        <w:tab/>
        <w:t xml:space="preserve"> </w:t>
      </w:r>
    </w:p>
    <w:p w14:paraId="5DD92C7D" w14:textId="77777777" w:rsidR="00A01A4E" w:rsidRDefault="00C56536">
      <w:pPr>
        <w:numPr>
          <w:ilvl w:val="0"/>
          <w:numId w:val="30"/>
        </w:numPr>
        <w:spacing w:after="123"/>
        <w:ind w:firstLine="480"/>
      </w:pPr>
      <w:r>
        <w:t>在《基金合同》约定的范围内，拒绝或暂停受理申购与赎回申请；</w:t>
      </w:r>
      <w:r>
        <w:rPr>
          <w:rFonts w:ascii="Times New Roman" w:eastAsia="Times New Roman" w:hAnsi="Times New Roman" w:cs="Times New Roman"/>
        </w:rPr>
        <w:t xml:space="preserve">  </w:t>
      </w:r>
    </w:p>
    <w:p w14:paraId="6F8C991D" w14:textId="77777777" w:rsidR="00A01A4E" w:rsidRDefault="00C56536">
      <w:pPr>
        <w:numPr>
          <w:ilvl w:val="0"/>
          <w:numId w:val="30"/>
        </w:numPr>
        <w:spacing w:after="0" w:line="357" w:lineRule="auto"/>
        <w:ind w:firstLine="480"/>
      </w:pPr>
      <w:r>
        <w:t>在符合有关法律法规和《基金合同》的前提下，经与基金托管人协商一致后，决定和调整除管理费率、托管费率之外的基金相关费率结构和收费方式；</w:t>
      </w:r>
      <w:r>
        <w:rPr>
          <w:rFonts w:ascii="Times New Roman" w:eastAsia="Times New Roman" w:hAnsi="Times New Roman" w:cs="Times New Roman"/>
        </w:rPr>
        <w:t xml:space="preserve">  </w:t>
      </w:r>
    </w:p>
    <w:p w14:paraId="7FDAE857" w14:textId="77777777" w:rsidR="00A01A4E" w:rsidRDefault="00C56536">
      <w:pPr>
        <w:numPr>
          <w:ilvl w:val="0"/>
          <w:numId w:val="30"/>
        </w:numPr>
        <w:spacing w:after="5" w:line="359" w:lineRule="auto"/>
        <w:ind w:firstLine="480"/>
      </w:pPr>
      <w:r>
        <w:t>依照法律法规为基金的利益对被投资公司行使股东权利，为基金的利益行使因基金财产投资于证券所产生的权利；</w:t>
      </w:r>
      <w:r>
        <w:rPr>
          <w:rFonts w:ascii="Times New Roman" w:eastAsia="Times New Roman" w:hAnsi="Times New Roman" w:cs="Times New Roman"/>
        </w:rPr>
        <w:t xml:space="preserve"> </w:t>
      </w:r>
      <w:r>
        <w:rPr>
          <w:rFonts w:ascii="Times New Roman" w:eastAsia="Times New Roman" w:hAnsi="Times New Roman" w:cs="Times New Roman"/>
        </w:rPr>
        <w:tab/>
        <w:t xml:space="preserve"> </w:t>
      </w:r>
    </w:p>
    <w:p w14:paraId="0C1046B9" w14:textId="77777777" w:rsidR="00A01A4E" w:rsidRDefault="00C56536">
      <w:pPr>
        <w:numPr>
          <w:ilvl w:val="0"/>
          <w:numId w:val="30"/>
        </w:numPr>
        <w:spacing w:after="121"/>
        <w:ind w:firstLine="480"/>
      </w:pPr>
      <w:r>
        <w:t>在法律法规允许的前提下，为基金的利益依法为基金进行融资；</w:t>
      </w:r>
      <w:r>
        <w:rPr>
          <w:rFonts w:ascii="Times New Roman" w:eastAsia="Times New Roman" w:hAnsi="Times New Roman" w:cs="Times New Roman"/>
        </w:rPr>
        <w:t xml:space="preserve"> </w:t>
      </w:r>
    </w:p>
    <w:p w14:paraId="6775D716" w14:textId="77777777" w:rsidR="00A01A4E" w:rsidRDefault="00C56536">
      <w:pPr>
        <w:numPr>
          <w:ilvl w:val="0"/>
          <w:numId w:val="30"/>
        </w:numPr>
        <w:spacing w:after="0" w:line="358" w:lineRule="auto"/>
        <w:ind w:firstLine="480"/>
      </w:pPr>
      <w:r>
        <w:t>以基金管理人的名义，代表基金份额持有人的利益行使诉讼权利或者实施其他法律行为；</w:t>
      </w:r>
      <w:r>
        <w:rPr>
          <w:rFonts w:ascii="Times New Roman" w:eastAsia="Times New Roman" w:hAnsi="Times New Roman" w:cs="Times New Roman"/>
        </w:rPr>
        <w:t xml:space="preserve">  </w:t>
      </w:r>
    </w:p>
    <w:p w14:paraId="2EC94374" w14:textId="77777777" w:rsidR="00A01A4E" w:rsidRDefault="00C56536">
      <w:pPr>
        <w:numPr>
          <w:ilvl w:val="0"/>
          <w:numId w:val="30"/>
        </w:numPr>
        <w:spacing w:after="2" w:line="357" w:lineRule="auto"/>
        <w:ind w:firstLine="480"/>
      </w:pPr>
      <w:r>
        <w:t>选择、更换律师事务所、会计师事务所、证券经纪商或其他为基金提供服务的外部机构；</w:t>
      </w:r>
      <w:r>
        <w:rPr>
          <w:rFonts w:ascii="Times New Roman" w:eastAsia="Times New Roman" w:hAnsi="Times New Roman" w:cs="Times New Roman"/>
        </w:rPr>
        <w:t xml:space="preserve">  </w:t>
      </w:r>
    </w:p>
    <w:p w14:paraId="7A2D9885" w14:textId="77777777" w:rsidR="00A01A4E" w:rsidRDefault="00C56536">
      <w:pPr>
        <w:numPr>
          <w:ilvl w:val="0"/>
          <w:numId w:val="30"/>
        </w:numPr>
        <w:spacing w:after="0" w:line="357" w:lineRule="auto"/>
        <w:ind w:firstLine="480"/>
      </w:pPr>
      <w:r>
        <w:t>在符合有关法律、法规的前提下，制订和调</w:t>
      </w:r>
      <w:r>
        <w:t>整有关基金认购、申购、赎回、转换和非交易过户的业务规则；</w:t>
      </w:r>
      <w:r>
        <w:rPr>
          <w:rFonts w:ascii="Times New Roman" w:eastAsia="Times New Roman" w:hAnsi="Times New Roman" w:cs="Times New Roman"/>
        </w:rPr>
        <w:t xml:space="preserve"> </w:t>
      </w:r>
    </w:p>
    <w:p w14:paraId="42412F49" w14:textId="77777777" w:rsidR="00A01A4E" w:rsidRDefault="00C56536">
      <w:pPr>
        <w:numPr>
          <w:ilvl w:val="0"/>
          <w:numId w:val="30"/>
        </w:numPr>
        <w:spacing w:after="123"/>
        <w:ind w:firstLine="480"/>
      </w:pPr>
      <w:r>
        <w:t>法律法规及中国证监会规定的和《基金合同》约定的其他权利。</w:t>
      </w:r>
      <w:r>
        <w:rPr>
          <w:rFonts w:ascii="Times New Roman" w:eastAsia="Times New Roman" w:hAnsi="Times New Roman" w:cs="Times New Roman"/>
        </w:rPr>
        <w:t xml:space="preserve"> </w:t>
      </w:r>
    </w:p>
    <w:p w14:paraId="59BFDEDB" w14:textId="77777777" w:rsidR="00A01A4E" w:rsidRDefault="00C56536">
      <w:pPr>
        <w:spacing w:after="0" w:line="357" w:lineRule="auto"/>
        <w:ind w:left="0" w:firstLine="480"/>
      </w:pPr>
      <w:r>
        <w:rPr>
          <w:rFonts w:ascii="Times New Roman" w:eastAsia="Times New Roman" w:hAnsi="Times New Roman" w:cs="Times New Roman"/>
        </w:rPr>
        <w:t>2</w:t>
      </w:r>
      <w:r>
        <w:t>、根据《基金法》、《运作办法》及其他有关规定，基金管理人的义务包括但不限于：</w:t>
      </w:r>
      <w:r>
        <w:rPr>
          <w:rFonts w:ascii="Times New Roman" w:eastAsia="Times New Roman" w:hAnsi="Times New Roman" w:cs="Times New Roman"/>
        </w:rPr>
        <w:t xml:space="preserve"> </w:t>
      </w:r>
    </w:p>
    <w:p w14:paraId="30D56182" w14:textId="77777777" w:rsidR="00A01A4E" w:rsidRDefault="00C56536">
      <w:pPr>
        <w:numPr>
          <w:ilvl w:val="0"/>
          <w:numId w:val="31"/>
        </w:numPr>
        <w:spacing w:after="0" w:line="359" w:lineRule="auto"/>
        <w:ind w:firstLine="480"/>
      </w:pPr>
      <w:r>
        <w:t>依法募集资金，办理或者委托经中国证监会认定的其他机构代为办理基金份额的发售和登记事宜；</w:t>
      </w:r>
      <w:r>
        <w:rPr>
          <w:rFonts w:ascii="Times New Roman" w:eastAsia="Times New Roman" w:hAnsi="Times New Roman" w:cs="Times New Roman"/>
        </w:rPr>
        <w:t xml:space="preserve"> </w:t>
      </w:r>
    </w:p>
    <w:p w14:paraId="050A8BED" w14:textId="77777777" w:rsidR="00A01A4E" w:rsidRDefault="00C56536">
      <w:pPr>
        <w:numPr>
          <w:ilvl w:val="0"/>
          <w:numId w:val="31"/>
        </w:numPr>
        <w:spacing w:after="120"/>
        <w:ind w:firstLine="480"/>
      </w:pPr>
      <w:r>
        <w:t>办理基金备案手续；</w:t>
      </w:r>
      <w:r>
        <w:rPr>
          <w:rFonts w:ascii="Times New Roman" w:eastAsia="Times New Roman" w:hAnsi="Times New Roman" w:cs="Times New Roman"/>
        </w:rPr>
        <w:t xml:space="preserve"> </w:t>
      </w:r>
    </w:p>
    <w:p w14:paraId="00A6B275" w14:textId="77777777" w:rsidR="00A01A4E" w:rsidRDefault="00C56536">
      <w:pPr>
        <w:numPr>
          <w:ilvl w:val="0"/>
          <w:numId w:val="31"/>
        </w:numPr>
        <w:spacing w:after="0" w:line="359" w:lineRule="auto"/>
        <w:ind w:firstLine="480"/>
      </w:pPr>
      <w:r>
        <w:t>自《基金合同》生效之日起，以诚实信用、谨慎勤勉的原则管理和运用基金财产；</w:t>
      </w:r>
      <w:r>
        <w:rPr>
          <w:rFonts w:ascii="Times New Roman" w:eastAsia="Times New Roman" w:hAnsi="Times New Roman" w:cs="Times New Roman"/>
        </w:rPr>
        <w:t xml:space="preserve"> </w:t>
      </w:r>
    </w:p>
    <w:p w14:paraId="1618DE31" w14:textId="77777777" w:rsidR="00A01A4E" w:rsidRDefault="00C56536">
      <w:pPr>
        <w:numPr>
          <w:ilvl w:val="0"/>
          <w:numId w:val="31"/>
        </w:numPr>
        <w:spacing w:after="3" w:line="357" w:lineRule="auto"/>
        <w:ind w:firstLine="480"/>
      </w:pPr>
      <w:r>
        <w:t>配备足够的具有专业资格的人员进行基金投资分析、决策，以专业化的经营方式管理和运作基金财产；</w:t>
      </w:r>
      <w:r>
        <w:rPr>
          <w:rFonts w:ascii="Times New Roman" w:eastAsia="Times New Roman" w:hAnsi="Times New Roman" w:cs="Times New Roman"/>
        </w:rPr>
        <w:t xml:space="preserve"> </w:t>
      </w:r>
    </w:p>
    <w:p w14:paraId="5310AD4E" w14:textId="77777777" w:rsidR="00A01A4E" w:rsidRDefault="00C56536">
      <w:pPr>
        <w:numPr>
          <w:ilvl w:val="0"/>
          <w:numId w:val="31"/>
        </w:numPr>
        <w:spacing w:after="0" w:line="351" w:lineRule="auto"/>
        <w:ind w:firstLine="480"/>
      </w:pPr>
      <w:r>
        <w:t>建立健全内部风险控制、监察与稽核、财务管理及人事管理等制度，保证所管理的基金财产和基金管理人的财产相互独立，对所管理的不同基金分别</w:t>
      </w:r>
    </w:p>
    <w:p w14:paraId="41D574D2" w14:textId="77777777" w:rsidR="00A01A4E" w:rsidRDefault="00C56536">
      <w:pPr>
        <w:spacing w:after="73"/>
      </w:pPr>
      <w:r>
        <w:t>管理，分别记账，进行证券投资；</w:t>
      </w:r>
      <w:r>
        <w:rPr>
          <w:rFonts w:ascii="Times New Roman" w:eastAsia="Times New Roman" w:hAnsi="Times New Roman" w:cs="Times New Roman"/>
        </w:rPr>
        <w:t xml:space="preserve"> </w:t>
      </w:r>
    </w:p>
    <w:p w14:paraId="34EF789A" w14:textId="77777777" w:rsidR="00A01A4E" w:rsidRDefault="00C56536">
      <w:pPr>
        <w:numPr>
          <w:ilvl w:val="0"/>
          <w:numId w:val="31"/>
        </w:numPr>
        <w:spacing w:line="379" w:lineRule="auto"/>
        <w:ind w:firstLine="480"/>
      </w:pPr>
      <w:r>
        <w:t>除依据《基金法》、《基金合同》及其他有关规定外，不得利用基金财产为自己及任何第三人谋取利益，不得委托第三人运作基金财产；（</w:t>
      </w:r>
      <w:r>
        <w:rPr>
          <w:rFonts w:ascii="Times New Roman" w:eastAsia="Times New Roman" w:hAnsi="Times New Roman" w:cs="Times New Roman"/>
        </w:rPr>
        <w:t>7</w:t>
      </w:r>
      <w:r>
        <w:t>）依法接受基金托管人的监督；</w:t>
      </w:r>
      <w:r>
        <w:rPr>
          <w:rFonts w:ascii="Times New Roman" w:eastAsia="Times New Roman" w:hAnsi="Times New Roman" w:cs="Times New Roman"/>
        </w:rPr>
        <w:t xml:space="preserve"> </w:t>
      </w:r>
    </w:p>
    <w:p w14:paraId="61F27D64" w14:textId="77777777" w:rsidR="00A01A4E" w:rsidRDefault="00C56536">
      <w:pPr>
        <w:numPr>
          <w:ilvl w:val="0"/>
          <w:numId w:val="32"/>
        </w:numPr>
        <w:ind w:firstLine="480"/>
      </w:pPr>
      <w:r>
        <w:t>采取适当合理的措施使计算基金份额认购、申购、赎回和注销价格的</w:t>
      </w:r>
    </w:p>
    <w:p w14:paraId="2EC1502D" w14:textId="77777777" w:rsidR="00A01A4E" w:rsidRDefault="00C56536">
      <w:pPr>
        <w:spacing w:after="18" w:line="365" w:lineRule="auto"/>
      </w:pPr>
      <w:r>
        <w:t>方法符合《基金合同》等法律文件的规定，按有关规定计算并公告基金净值信息，确定基金份额申购、赎回的价格；</w:t>
      </w:r>
      <w:r>
        <w:rPr>
          <w:rFonts w:ascii="Times New Roman" w:eastAsia="Times New Roman" w:hAnsi="Times New Roman" w:cs="Times New Roman"/>
        </w:rPr>
        <w:t xml:space="preserve"> </w:t>
      </w:r>
    </w:p>
    <w:p w14:paraId="492DA8F0" w14:textId="77777777" w:rsidR="00A01A4E" w:rsidRDefault="00C56536">
      <w:pPr>
        <w:numPr>
          <w:ilvl w:val="0"/>
          <w:numId w:val="32"/>
        </w:numPr>
        <w:ind w:firstLine="480"/>
      </w:pPr>
      <w:r>
        <w:t>进行基金会计核算并编制</w:t>
      </w:r>
      <w:r>
        <w:t>基金财务会计报告；</w:t>
      </w:r>
      <w:r>
        <w:rPr>
          <w:rFonts w:ascii="Times New Roman" w:eastAsia="Times New Roman" w:hAnsi="Times New Roman" w:cs="Times New Roman"/>
        </w:rPr>
        <w:t xml:space="preserve"> </w:t>
      </w:r>
    </w:p>
    <w:p w14:paraId="77B6C9D0" w14:textId="77777777" w:rsidR="00A01A4E" w:rsidRDefault="00C56536">
      <w:pPr>
        <w:numPr>
          <w:ilvl w:val="0"/>
          <w:numId w:val="32"/>
        </w:numPr>
        <w:ind w:firstLine="480"/>
      </w:pPr>
      <w:r>
        <w:t>编制季度报告、中期报告和年度报告；</w:t>
      </w:r>
      <w:r>
        <w:rPr>
          <w:rFonts w:ascii="Times New Roman" w:eastAsia="Times New Roman" w:hAnsi="Times New Roman" w:cs="Times New Roman"/>
        </w:rPr>
        <w:t xml:space="preserve"> </w:t>
      </w:r>
    </w:p>
    <w:p w14:paraId="3A692D78" w14:textId="77777777" w:rsidR="00A01A4E" w:rsidRDefault="00C56536">
      <w:pPr>
        <w:numPr>
          <w:ilvl w:val="0"/>
          <w:numId w:val="32"/>
        </w:numPr>
        <w:spacing w:after="0" w:line="379" w:lineRule="auto"/>
        <w:ind w:firstLine="480"/>
      </w:pPr>
      <w:r>
        <w:t>严格按照《基金法》、《基金合同》及其他有关规定，履行信息披露及报告义务；</w:t>
      </w:r>
      <w:r>
        <w:rPr>
          <w:rFonts w:ascii="Times New Roman" w:eastAsia="Times New Roman" w:hAnsi="Times New Roman" w:cs="Times New Roman"/>
        </w:rPr>
        <w:t xml:space="preserve"> </w:t>
      </w:r>
    </w:p>
    <w:p w14:paraId="700226A3" w14:textId="77777777" w:rsidR="00A01A4E" w:rsidRDefault="00C56536">
      <w:pPr>
        <w:numPr>
          <w:ilvl w:val="0"/>
          <w:numId w:val="32"/>
        </w:numPr>
        <w:ind w:firstLine="480"/>
      </w:pPr>
      <w:r>
        <w:t>保守基金商业秘密，不泄露基金投资计划、投资意向等。除《基金法》、</w:t>
      </w:r>
    </w:p>
    <w:p w14:paraId="1D913773" w14:textId="77777777" w:rsidR="00A01A4E" w:rsidRDefault="00C56536">
      <w:pPr>
        <w:spacing w:after="17" w:line="365" w:lineRule="auto"/>
      </w:pPr>
      <w:r>
        <w:t>《基金合同》及其他有关规定另有规定外，在基金信息公开披露前应予保密，不向他人泄露；</w:t>
      </w:r>
      <w:r>
        <w:rPr>
          <w:rFonts w:ascii="Times New Roman" w:eastAsia="Times New Roman" w:hAnsi="Times New Roman" w:cs="Times New Roman"/>
        </w:rPr>
        <w:t xml:space="preserve"> </w:t>
      </w:r>
    </w:p>
    <w:p w14:paraId="6708F08C" w14:textId="77777777" w:rsidR="00A01A4E" w:rsidRDefault="00C56536">
      <w:pPr>
        <w:numPr>
          <w:ilvl w:val="0"/>
          <w:numId w:val="32"/>
        </w:numPr>
        <w:spacing w:after="0" w:line="379" w:lineRule="auto"/>
        <w:ind w:firstLine="480"/>
      </w:pPr>
      <w:r>
        <w:t>按《基金合同》的约定确定基金收益分配方案，及时向基金份额持有人分配基金收益；</w:t>
      </w:r>
      <w:r>
        <w:rPr>
          <w:rFonts w:ascii="Times New Roman" w:eastAsia="Times New Roman" w:hAnsi="Times New Roman" w:cs="Times New Roman"/>
        </w:rPr>
        <w:t xml:space="preserve"> </w:t>
      </w:r>
    </w:p>
    <w:p w14:paraId="5D01066C" w14:textId="77777777" w:rsidR="00A01A4E" w:rsidRDefault="00C56536">
      <w:pPr>
        <w:numPr>
          <w:ilvl w:val="0"/>
          <w:numId w:val="32"/>
        </w:numPr>
        <w:ind w:firstLine="480"/>
      </w:pPr>
      <w:r>
        <w:t>按规定受理申购与赎回申请，及时、足额支付赎回款项；</w:t>
      </w:r>
      <w:r>
        <w:rPr>
          <w:rFonts w:ascii="Times New Roman" w:eastAsia="Times New Roman" w:hAnsi="Times New Roman" w:cs="Times New Roman"/>
        </w:rPr>
        <w:t xml:space="preserve"> </w:t>
      </w:r>
    </w:p>
    <w:p w14:paraId="0B6035BA" w14:textId="77777777" w:rsidR="00A01A4E" w:rsidRDefault="00C56536">
      <w:pPr>
        <w:numPr>
          <w:ilvl w:val="0"/>
          <w:numId w:val="32"/>
        </w:numPr>
        <w:spacing w:after="0" w:line="379" w:lineRule="auto"/>
        <w:ind w:firstLine="480"/>
      </w:pPr>
      <w:r>
        <w:t>依据《基金法》、《基金合同》及其他有关规定召集基金份额持有人大会或配合基金托管人、基金份额</w:t>
      </w:r>
      <w:r>
        <w:t>持有人依法召集基金份额持有人大会；</w:t>
      </w:r>
      <w:r>
        <w:rPr>
          <w:rFonts w:ascii="Times New Roman" w:eastAsia="Times New Roman" w:hAnsi="Times New Roman" w:cs="Times New Roman"/>
        </w:rPr>
        <w:t xml:space="preserve"> </w:t>
      </w:r>
    </w:p>
    <w:p w14:paraId="04F9E7E8" w14:textId="77777777" w:rsidR="00A01A4E" w:rsidRDefault="00C56536">
      <w:pPr>
        <w:numPr>
          <w:ilvl w:val="0"/>
          <w:numId w:val="32"/>
        </w:numPr>
        <w:spacing w:after="5" w:line="378" w:lineRule="auto"/>
        <w:ind w:firstLine="480"/>
      </w:pPr>
      <w:r>
        <w:t>按规定保存基金财产管理业务活动的会计账册、报表、记录和其他相关资料</w:t>
      </w:r>
      <w:r>
        <w:t xml:space="preserve"> </w:t>
      </w:r>
      <w:r>
        <w:rPr>
          <w:rFonts w:ascii="Times New Roman" w:eastAsia="Times New Roman" w:hAnsi="Times New Roman" w:cs="Times New Roman"/>
        </w:rPr>
        <w:t xml:space="preserve">15 </w:t>
      </w:r>
      <w:r>
        <w:t>年以上；</w:t>
      </w:r>
      <w:r>
        <w:rPr>
          <w:rFonts w:ascii="Times New Roman" w:eastAsia="Times New Roman" w:hAnsi="Times New Roman" w:cs="Times New Roman"/>
        </w:rPr>
        <w:t xml:space="preserve"> </w:t>
      </w:r>
    </w:p>
    <w:p w14:paraId="02425FC4" w14:textId="77777777" w:rsidR="00A01A4E" w:rsidRDefault="00C56536">
      <w:pPr>
        <w:numPr>
          <w:ilvl w:val="0"/>
          <w:numId w:val="32"/>
        </w:numPr>
        <w:spacing w:after="13" w:line="369" w:lineRule="auto"/>
        <w:ind w:firstLine="480"/>
      </w:pPr>
      <w:r>
        <w:t>确保需要向基金投资者提供的各项文件或资料在规定时间发出，并且保证投资者能够按照《基金合同》规定的时间和方式，随时查阅到与基金有关的公开资料，并在支付合理成本的条件下得到有关资料的复印件；</w:t>
      </w:r>
      <w:r>
        <w:rPr>
          <w:rFonts w:ascii="Times New Roman" w:eastAsia="Times New Roman" w:hAnsi="Times New Roman" w:cs="Times New Roman"/>
        </w:rPr>
        <w:t xml:space="preserve"> </w:t>
      </w:r>
    </w:p>
    <w:p w14:paraId="47608352" w14:textId="77777777" w:rsidR="00A01A4E" w:rsidRDefault="00C56536">
      <w:pPr>
        <w:numPr>
          <w:ilvl w:val="0"/>
          <w:numId w:val="32"/>
        </w:numPr>
        <w:spacing w:after="0" w:line="379" w:lineRule="auto"/>
        <w:ind w:firstLine="480"/>
      </w:pPr>
      <w:r>
        <w:t>组织并参加基金财产清算小组，参与基金财产的保管、清理、估价、变现和分配；</w:t>
      </w:r>
      <w:r>
        <w:rPr>
          <w:rFonts w:ascii="Times New Roman" w:eastAsia="Times New Roman" w:hAnsi="Times New Roman" w:cs="Times New Roman"/>
        </w:rPr>
        <w:t xml:space="preserve"> </w:t>
      </w:r>
    </w:p>
    <w:p w14:paraId="5C9AC592" w14:textId="77777777" w:rsidR="00A01A4E" w:rsidRDefault="00C56536">
      <w:pPr>
        <w:numPr>
          <w:ilvl w:val="0"/>
          <w:numId w:val="32"/>
        </w:numPr>
        <w:spacing w:after="1" w:line="379" w:lineRule="auto"/>
        <w:ind w:firstLine="480"/>
      </w:pPr>
      <w:r>
        <w:t>面临解散、依法被撤销或者被依法宣告破产时，及时报告中国证监会并通知基金托管人；</w:t>
      </w:r>
      <w:r>
        <w:rPr>
          <w:rFonts w:ascii="Times New Roman" w:eastAsia="Times New Roman" w:hAnsi="Times New Roman" w:cs="Times New Roman"/>
        </w:rPr>
        <w:t xml:space="preserve"> </w:t>
      </w:r>
    </w:p>
    <w:p w14:paraId="389A4848" w14:textId="77777777" w:rsidR="00A01A4E" w:rsidRDefault="00C56536">
      <w:pPr>
        <w:numPr>
          <w:ilvl w:val="0"/>
          <w:numId w:val="32"/>
        </w:numPr>
        <w:spacing w:after="0" w:line="379" w:lineRule="auto"/>
        <w:ind w:firstLine="480"/>
      </w:pPr>
      <w:r>
        <w:t>因违反《基金合同》导致基金财产的损失或损害基金份额持有人合法权益时，应当承担赔偿责任，其赔偿责任不因其退任而免除；</w:t>
      </w:r>
      <w:r>
        <w:rPr>
          <w:rFonts w:ascii="Times New Roman" w:eastAsia="Times New Roman" w:hAnsi="Times New Roman" w:cs="Times New Roman"/>
        </w:rPr>
        <w:t xml:space="preserve"> </w:t>
      </w:r>
    </w:p>
    <w:p w14:paraId="11D3CE9F" w14:textId="77777777" w:rsidR="00A01A4E" w:rsidRDefault="00C56536">
      <w:pPr>
        <w:numPr>
          <w:ilvl w:val="0"/>
          <w:numId w:val="32"/>
        </w:numPr>
        <w:spacing w:line="373" w:lineRule="auto"/>
        <w:ind w:firstLine="480"/>
      </w:pPr>
      <w:r>
        <w:t>监督基金托管人按法律法规和《基金合同》规定履行自己的义务，基金托管人违反《基金合同》造成基金财产损失时，基金管理人应为基金份额持有人利益向基金托管人追偿；</w:t>
      </w:r>
      <w:r>
        <w:rPr>
          <w:rFonts w:ascii="Times New Roman" w:eastAsia="Times New Roman" w:hAnsi="Times New Roman" w:cs="Times New Roman"/>
        </w:rPr>
        <w:t xml:space="preserve"> </w:t>
      </w:r>
    </w:p>
    <w:p w14:paraId="05AA62C9" w14:textId="77777777" w:rsidR="00A01A4E" w:rsidRDefault="00C56536">
      <w:pPr>
        <w:numPr>
          <w:ilvl w:val="0"/>
          <w:numId w:val="32"/>
        </w:numPr>
        <w:spacing w:after="0" w:line="379" w:lineRule="auto"/>
        <w:ind w:firstLine="480"/>
      </w:pPr>
      <w:r>
        <w:t>当基金管理人将其义务委托第三方处理时，应当对第三方处理有关基金事务的行为承担责任；</w:t>
      </w:r>
      <w:r>
        <w:rPr>
          <w:rFonts w:ascii="Times New Roman" w:eastAsia="Times New Roman" w:hAnsi="Times New Roman" w:cs="Times New Roman"/>
        </w:rPr>
        <w:t xml:space="preserve"> </w:t>
      </w:r>
    </w:p>
    <w:p w14:paraId="749C7542" w14:textId="77777777" w:rsidR="00A01A4E" w:rsidRDefault="00C56536">
      <w:pPr>
        <w:numPr>
          <w:ilvl w:val="0"/>
          <w:numId w:val="32"/>
        </w:numPr>
        <w:spacing w:after="0" w:line="379" w:lineRule="auto"/>
        <w:ind w:firstLine="480"/>
      </w:pPr>
      <w:r>
        <w:t>以基金管理人名义，代表基金份额持有人利益行使诉讼权利或实施其他法律行</w:t>
      </w:r>
      <w:r>
        <w:t>为；</w:t>
      </w:r>
      <w:r>
        <w:rPr>
          <w:rFonts w:ascii="Times New Roman" w:eastAsia="Times New Roman" w:hAnsi="Times New Roman" w:cs="Times New Roman"/>
        </w:rPr>
        <w:t xml:space="preserve">  </w:t>
      </w:r>
    </w:p>
    <w:p w14:paraId="314B66AE" w14:textId="77777777" w:rsidR="00A01A4E" w:rsidRDefault="00C56536">
      <w:pPr>
        <w:numPr>
          <w:ilvl w:val="0"/>
          <w:numId w:val="32"/>
        </w:numPr>
        <w:spacing w:after="18" w:line="369" w:lineRule="auto"/>
        <w:ind w:firstLine="480"/>
      </w:pPr>
      <w:r>
        <w:t>基金在募集期间未能达到基金的备案条件，《基金合同》不能生效，基金管理人承担全部募集费用，将已募集资金并加计银行同期活期存款利息在基金募集期结束后</w:t>
      </w:r>
      <w:r>
        <w:t xml:space="preserve"> </w:t>
      </w:r>
      <w:r>
        <w:rPr>
          <w:rFonts w:ascii="Times New Roman" w:eastAsia="Times New Roman" w:hAnsi="Times New Roman" w:cs="Times New Roman"/>
        </w:rPr>
        <w:t xml:space="preserve">30 </w:t>
      </w:r>
      <w:r>
        <w:t>日内退还基金认购人；</w:t>
      </w:r>
      <w:r>
        <w:rPr>
          <w:rFonts w:ascii="Times New Roman" w:eastAsia="Times New Roman" w:hAnsi="Times New Roman" w:cs="Times New Roman"/>
        </w:rPr>
        <w:t xml:space="preserve"> </w:t>
      </w:r>
    </w:p>
    <w:p w14:paraId="34AEE4DF" w14:textId="77777777" w:rsidR="00A01A4E" w:rsidRDefault="00C56536">
      <w:pPr>
        <w:numPr>
          <w:ilvl w:val="0"/>
          <w:numId w:val="32"/>
        </w:numPr>
        <w:ind w:firstLine="480"/>
      </w:pPr>
      <w:r>
        <w:t>执行生效的基金份额持有人大会的决议；</w:t>
      </w:r>
      <w:r>
        <w:rPr>
          <w:rFonts w:ascii="Times New Roman" w:eastAsia="Times New Roman" w:hAnsi="Times New Roman" w:cs="Times New Roman"/>
        </w:rPr>
        <w:t xml:space="preserve"> </w:t>
      </w:r>
    </w:p>
    <w:p w14:paraId="348F19AD" w14:textId="77777777" w:rsidR="00A01A4E" w:rsidRDefault="00C56536">
      <w:pPr>
        <w:numPr>
          <w:ilvl w:val="0"/>
          <w:numId w:val="32"/>
        </w:numPr>
        <w:ind w:firstLine="480"/>
      </w:pPr>
      <w:r>
        <w:t>建立并保存基金份额持有人名册；</w:t>
      </w:r>
      <w:r>
        <w:rPr>
          <w:rFonts w:ascii="Times New Roman" w:eastAsia="Times New Roman" w:hAnsi="Times New Roman" w:cs="Times New Roman"/>
        </w:rPr>
        <w:t xml:space="preserve"> </w:t>
      </w:r>
    </w:p>
    <w:p w14:paraId="70D8D371" w14:textId="77777777" w:rsidR="00A01A4E" w:rsidRDefault="00C56536">
      <w:pPr>
        <w:numPr>
          <w:ilvl w:val="0"/>
          <w:numId w:val="32"/>
        </w:numPr>
        <w:ind w:firstLine="480"/>
      </w:pPr>
      <w:r>
        <w:t>法律法规及中国证监会规定的和《基金合同》约定的其他义务。</w:t>
      </w:r>
      <w:r>
        <w:rPr>
          <w:rFonts w:ascii="Times New Roman" w:eastAsia="Times New Roman" w:hAnsi="Times New Roman" w:cs="Times New Roman"/>
        </w:rPr>
        <w:t xml:space="preserve"> </w:t>
      </w:r>
    </w:p>
    <w:p w14:paraId="49348ED6" w14:textId="77777777" w:rsidR="00A01A4E" w:rsidRDefault="00C56536">
      <w:pPr>
        <w:ind w:left="477"/>
      </w:pPr>
      <w:r>
        <w:t>二、基金托管人</w:t>
      </w:r>
      <w:r>
        <w:rPr>
          <w:rFonts w:ascii="Times New Roman" w:eastAsia="Times New Roman" w:hAnsi="Times New Roman" w:cs="Times New Roman"/>
        </w:rPr>
        <w:t xml:space="preserve"> </w:t>
      </w:r>
    </w:p>
    <w:p w14:paraId="00587A18" w14:textId="77777777" w:rsidR="00A01A4E" w:rsidRDefault="00C56536">
      <w:pPr>
        <w:ind w:left="477"/>
      </w:pPr>
      <w:r>
        <w:t>（一）</w:t>
      </w:r>
      <w:r>
        <w:rPr>
          <w:rFonts w:ascii="Times New Roman" w:eastAsia="Times New Roman" w:hAnsi="Times New Roman" w:cs="Times New Roman"/>
        </w:rPr>
        <w:t xml:space="preserve"> </w:t>
      </w:r>
      <w:r>
        <w:t>基金托管人简况</w:t>
      </w:r>
      <w:r>
        <w:rPr>
          <w:rFonts w:ascii="Times New Roman" w:eastAsia="Times New Roman" w:hAnsi="Times New Roman" w:cs="Times New Roman"/>
        </w:rPr>
        <w:t xml:space="preserve"> </w:t>
      </w:r>
    </w:p>
    <w:p w14:paraId="5D508FBB" w14:textId="77777777" w:rsidR="00A01A4E" w:rsidRDefault="00C56536">
      <w:pPr>
        <w:spacing w:after="6" w:line="379" w:lineRule="auto"/>
        <w:ind w:left="477" w:right="1170"/>
      </w:pPr>
      <w:r>
        <w:t>名称：中国建设银行股份有限公司住所：北京市西城区金融大街</w:t>
      </w:r>
      <w:r>
        <w:t xml:space="preserve"> </w:t>
      </w:r>
      <w:r>
        <w:rPr>
          <w:rFonts w:ascii="Times New Roman" w:eastAsia="Times New Roman" w:hAnsi="Times New Roman" w:cs="Times New Roman"/>
        </w:rPr>
        <w:t xml:space="preserve">25 </w:t>
      </w:r>
      <w:r>
        <w:t>号</w:t>
      </w:r>
      <w:r>
        <w:rPr>
          <w:rFonts w:ascii="Times New Roman" w:eastAsia="Times New Roman" w:hAnsi="Times New Roman" w:cs="Times New Roman"/>
        </w:rPr>
        <w:t xml:space="preserve"> </w:t>
      </w:r>
    </w:p>
    <w:p w14:paraId="76A6EECB" w14:textId="77777777" w:rsidR="00A01A4E" w:rsidRDefault="00C56536">
      <w:pPr>
        <w:ind w:left="477"/>
      </w:pPr>
      <w:r>
        <w:t>法定代表人：张金良</w:t>
      </w:r>
      <w:r>
        <w:rPr>
          <w:rFonts w:ascii="Times New Roman" w:eastAsia="Times New Roman" w:hAnsi="Times New Roman" w:cs="Times New Roman"/>
        </w:rPr>
        <w:t xml:space="preserve"> </w:t>
      </w:r>
    </w:p>
    <w:p w14:paraId="7D23E59E" w14:textId="77777777" w:rsidR="00A01A4E" w:rsidRDefault="00C56536">
      <w:pPr>
        <w:ind w:left="477"/>
      </w:pPr>
      <w:r>
        <w:t>成立时间：</w:t>
      </w:r>
      <w:r>
        <w:rPr>
          <w:rFonts w:ascii="Times New Roman" w:eastAsia="Times New Roman" w:hAnsi="Times New Roman" w:cs="Times New Roman"/>
        </w:rPr>
        <w:t xml:space="preserve">2004 </w:t>
      </w:r>
      <w:r>
        <w:t>年</w:t>
      </w:r>
      <w:r>
        <w:t xml:space="preserve"> </w:t>
      </w:r>
      <w:r>
        <w:rPr>
          <w:rFonts w:ascii="Times New Roman" w:eastAsia="Times New Roman" w:hAnsi="Times New Roman" w:cs="Times New Roman"/>
        </w:rPr>
        <w:t xml:space="preserve">9 </w:t>
      </w:r>
      <w:r>
        <w:t>月</w:t>
      </w:r>
      <w:r>
        <w:t xml:space="preserve"> </w:t>
      </w:r>
      <w:r>
        <w:rPr>
          <w:rFonts w:ascii="Times New Roman" w:eastAsia="Times New Roman" w:hAnsi="Times New Roman" w:cs="Times New Roman"/>
        </w:rPr>
        <w:t xml:space="preserve">17 </w:t>
      </w:r>
      <w:r>
        <w:t>日</w:t>
      </w:r>
      <w:r>
        <w:rPr>
          <w:rFonts w:ascii="Times New Roman" w:eastAsia="Times New Roman" w:hAnsi="Times New Roman" w:cs="Times New Roman"/>
        </w:rPr>
        <w:t xml:space="preserve"> </w:t>
      </w:r>
    </w:p>
    <w:p w14:paraId="652CD29C" w14:textId="77777777" w:rsidR="00A01A4E" w:rsidRDefault="00C56536">
      <w:pPr>
        <w:ind w:left="477"/>
      </w:pPr>
      <w:r>
        <w:t>批准设立机关</w:t>
      </w:r>
      <w:r>
        <w:t>和批准设立文号：中国银行业监督管理委员会银监复</w:t>
      </w:r>
    </w:p>
    <w:p w14:paraId="0398A063" w14:textId="77777777" w:rsidR="00A01A4E" w:rsidRDefault="00C56536">
      <w:pPr>
        <w:pStyle w:val="2"/>
        <w:ind w:left="-5"/>
      </w:pPr>
      <w:r>
        <w:t xml:space="preserve">[2004]143 </w:t>
      </w:r>
      <w:r>
        <w:rPr>
          <w:rFonts w:ascii="宋体" w:eastAsia="宋体" w:hAnsi="宋体" w:cs="宋体"/>
        </w:rPr>
        <w:t>号</w:t>
      </w:r>
      <w:r>
        <w:t xml:space="preserve"> </w:t>
      </w:r>
    </w:p>
    <w:p w14:paraId="114DB728" w14:textId="77777777" w:rsidR="00A01A4E" w:rsidRDefault="00C56536">
      <w:pPr>
        <w:ind w:left="477"/>
      </w:pPr>
      <w:r>
        <w:t>组织形式：股份有限公司</w:t>
      </w:r>
      <w:r>
        <w:rPr>
          <w:rFonts w:ascii="Times New Roman" w:eastAsia="Times New Roman" w:hAnsi="Times New Roman" w:cs="Times New Roman"/>
        </w:rPr>
        <w:t xml:space="preserve"> </w:t>
      </w:r>
    </w:p>
    <w:p w14:paraId="6D782E0E" w14:textId="77777777" w:rsidR="00A01A4E" w:rsidRDefault="00C56536">
      <w:pPr>
        <w:spacing w:after="2" w:line="377" w:lineRule="auto"/>
        <w:ind w:left="477" w:right="2610"/>
      </w:pPr>
      <w:r>
        <w:t>注册资本：</w:t>
      </w:r>
      <w:r>
        <w:rPr>
          <w:rFonts w:ascii="Times New Roman" w:eastAsia="Times New Roman" w:hAnsi="Times New Roman" w:cs="Times New Roman"/>
        </w:rPr>
        <w:t xml:space="preserve">250,010,977,486 </w:t>
      </w:r>
      <w:r>
        <w:t>元存续期间：持续经营</w:t>
      </w:r>
      <w:r>
        <w:rPr>
          <w:rFonts w:ascii="Times New Roman" w:eastAsia="Times New Roman" w:hAnsi="Times New Roman" w:cs="Times New Roman"/>
        </w:rPr>
        <w:t xml:space="preserve"> </w:t>
      </w:r>
    </w:p>
    <w:p w14:paraId="368BB597" w14:textId="77777777" w:rsidR="00A01A4E" w:rsidRDefault="00C56536">
      <w:pPr>
        <w:ind w:left="477"/>
      </w:pPr>
      <w:r>
        <w:t>基金托管资格批文及文号：中国证监会证监基字</w:t>
      </w:r>
      <w:r>
        <w:rPr>
          <w:rFonts w:ascii="Times New Roman" w:eastAsia="Times New Roman" w:hAnsi="Times New Roman" w:cs="Times New Roman"/>
        </w:rPr>
        <w:t xml:space="preserve">[1998]12 </w:t>
      </w:r>
      <w:r>
        <w:t>号</w:t>
      </w:r>
      <w:r>
        <w:rPr>
          <w:rFonts w:ascii="Times New Roman" w:eastAsia="Times New Roman" w:hAnsi="Times New Roman" w:cs="Times New Roman"/>
        </w:rPr>
        <w:t xml:space="preserve"> </w:t>
      </w:r>
    </w:p>
    <w:p w14:paraId="28C227EA" w14:textId="77777777" w:rsidR="00A01A4E" w:rsidRDefault="00C56536">
      <w:pPr>
        <w:ind w:left="477"/>
      </w:pPr>
      <w:r>
        <w:t>（二）</w:t>
      </w:r>
      <w:r>
        <w:rPr>
          <w:rFonts w:ascii="Times New Roman" w:eastAsia="Times New Roman" w:hAnsi="Times New Roman" w:cs="Times New Roman"/>
        </w:rPr>
        <w:t xml:space="preserve"> </w:t>
      </w:r>
      <w:r>
        <w:t>基金托管人的权利与义务</w:t>
      </w:r>
      <w:r>
        <w:rPr>
          <w:rFonts w:ascii="Times New Roman" w:eastAsia="Times New Roman" w:hAnsi="Times New Roman" w:cs="Times New Roman"/>
        </w:rPr>
        <w:t xml:space="preserve"> </w:t>
      </w:r>
    </w:p>
    <w:p w14:paraId="3B820F7B" w14:textId="77777777" w:rsidR="00A01A4E" w:rsidRDefault="00C56536">
      <w:pPr>
        <w:spacing w:after="0" w:line="379" w:lineRule="auto"/>
        <w:ind w:left="0" w:firstLine="480"/>
      </w:pPr>
      <w:r>
        <w:rPr>
          <w:rFonts w:ascii="Times New Roman" w:eastAsia="Times New Roman" w:hAnsi="Times New Roman" w:cs="Times New Roman"/>
        </w:rPr>
        <w:t>1</w:t>
      </w:r>
      <w:r>
        <w:t>、根据《基金法》、《运作办法》及其他有关规定，基金托管人的权利包括但不限于：</w:t>
      </w:r>
      <w:r>
        <w:rPr>
          <w:rFonts w:ascii="Times New Roman" w:eastAsia="Times New Roman" w:hAnsi="Times New Roman" w:cs="Times New Roman"/>
        </w:rPr>
        <w:t xml:space="preserve"> </w:t>
      </w:r>
    </w:p>
    <w:p w14:paraId="0798A280" w14:textId="77777777" w:rsidR="00A01A4E" w:rsidRDefault="00C56536">
      <w:pPr>
        <w:numPr>
          <w:ilvl w:val="0"/>
          <w:numId w:val="33"/>
        </w:numPr>
        <w:spacing w:after="0" w:line="379" w:lineRule="auto"/>
        <w:ind w:firstLine="480"/>
      </w:pPr>
      <w:r>
        <w:t>自《基金合同》生效之日起，依法律法规和《基金合同》的规定安全保管基金财产；</w:t>
      </w:r>
      <w:r>
        <w:rPr>
          <w:rFonts w:ascii="Times New Roman" w:eastAsia="Times New Roman" w:hAnsi="Times New Roman" w:cs="Times New Roman"/>
        </w:rPr>
        <w:t xml:space="preserve"> </w:t>
      </w:r>
    </w:p>
    <w:p w14:paraId="059EC08D" w14:textId="77777777" w:rsidR="00A01A4E" w:rsidRDefault="00C56536">
      <w:pPr>
        <w:numPr>
          <w:ilvl w:val="0"/>
          <w:numId w:val="33"/>
        </w:numPr>
        <w:ind w:firstLine="480"/>
      </w:pPr>
      <w:r>
        <w:t>依《基金合同》约定获得基金托管费以及法律法规规定或监管部门批准的其他费用；</w:t>
      </w:r>
      <w:r>
        <w:rPr>
          <w:rFonts w:ascii="Times New Roman" w:eastAsia="Times New Roman" w:hAnsi="Times New Roman" w:cs="Times New Roman"/>
        </w:rPr>
        <w:t xml:space="preserve"> </w:t>
      </w:r>
    </w:p>
    <w:p w14:paraId="364D8F9B" w14:textId="77777777" w:rsidR="00A01A4E" w:rsidRDefault="00C56536">
      <w:pPr>
        <w:numPr>
          <w:ilvl w:val="0"/>
          <w:numId w:val="33"/>
        </w:numPr>
        <w:spacing w:after="13" w:line="369" w:lineRule="auto"/>
        <w:ind w:firstLine="480"/>
      </w:pPr>
      <w:r>
        <w:t>监督基金管理人对本基金的投资运作，如发现基金管理人有违反《基金合同》及国家法律法规行为，对基金财产、其他当事人的利益造成重大损失的情形，应呈报中国证监会，并采取必要措施保护基金投资者的利益；</w:t>
      </w:r>
      <w:r>
        <w:rPr>
          <w:rFonts w:ascii="Times New Roman" w:eastAsia="Times New Roman" w:hAnsi="Times New Roman" w:cs="Times New Roman"/>
        </w:rPr>
        <w:t xml:space="preserve"> </w:t>
      </w:r>
    </w:p>
    <w:p w14:paraId="588AF17E" w14:textId="77777777" w:rsidR="00A01A4E" w:rsidRDefault="00C56536">
      <w:pPr>
        <w:numPr>
          <w:ilvl w:val="0"/>
          <w:numId w:val="33"/>
        </w:numPr>
        <w:spacing w:after="0" w:line="379" w:lineRule="auto"/>
        <w:ind w:firstLine="480"/>
      </w:pPr>
      <w:r>
        <w:t>根据相关市场规则，为基金开设证券账户、资金账户等投资所需账户，为基金办理证券交易资金清算；</w:t>
      </w:r>
      <w:r>
        <w:rPr>
          <w:rFonts w:ascii="Times New Roman" w:eastAsia="Times New Roman" w:hAnsi="Times New Roman" w:cs="Times New Roman"/>
        </w:rPr>
        <w:t xml:space="preserve"> </w:t>
      </w:r>
    </w:p>
    <w:p w14:paraId="655F53DA" w14:textId="77777777" w:rsidR="00A01A4E" w:rsidRDefault="00C56536">
      <w:pPr>
        <w:numPr>
          <w:ilvl w:val="0"/>
          <w:numId w:val="33"/>
        </w:numPr>
        <w:ind w:firstLine="480"/>
      </w:pPr>
      <w:r>
        <w:t>提议召开或召集基金份额持有人大会；</w:t>
      </w:r>
      <w:r>
        <w:rPr>
          <w:rFonts w:ascii="Times New Roman" w:eastAsia="Times New Roman" w:hAnsi="Times New Roman" w:cs="Times New Roman"/>
        </w:rPr>
        <w:t xml:space="preserve"> </w:t>
      </w:r>
    </w:p>
    <w:p w14:paraId="1520AD50" w14:textId="77777777" w:rsidR="00A01A4E" w:rsidRDefault="00C56536">
      <w:pPr>
        <w:numPr>
          <w:ilvl w:val="0"/>
          <w:numId w:val="33"/>
        </w:numPr>
        <w:ind w:firstLine="480"/>
      </w:pPr>
      <w:r>
        <w:t>在基金管理人更换时，提名新的基金管理人；</w:t>
      </w:r>
      <w:r>
        <w:rPr>
          <w:rFonts w:ascii="Times New Roman" w:eastAsia="Times New Roman" w:hAnsi="Times New Roman" w:cs="Times New Roman"/>
        </w:rPr>
        <w:t xml:space="preserve"> </w:t>
      </w:r>
    </w:p>
    <w:p w14:paraId="21A584BF" w14:textId="77777777" w:rsidR="00A01A4E" w:rsidRDefault="00C56536">
      <w:pPr>
        <w:numPr>
          <w:ilvl w:val="0"/>
          <w:numId w:val="33"/>
        </w:numPr>
        <w:ind w:firstLine="480"/>
      </w:pPr>
      <w:r>
        <w:t>法律法规及中国证监会规定的和《基金合同》约定的其他权利。</w:t>
      </w:r>
      <w:r>
        <w:rPr>
          <w:rFonts w:ascii="Times New Roman" w:eastAsia="Times New Roman" w:hAnsi="Times New Roman" w:cs="Times New Roman"/>
        </w:rPr>
        <w:t xml:space="preserve"> </w:t>
      </w:r>
    </w:p>
    <w:p w14:paraId="65E24D14" w14:textId="77777777" w:rsidR="00A01A4E" w:rsidRDefault="00C56536">
      <w:pPr>
        <w:spacing w:after="0" w:line="379" w:lineRule="auto"/>
        <w:ind w:left="0" w:firstLine="480"/>
      </w:pPr>
      <w:r>
        <w:rPr>
          <w:rFonts w:ascii="Times New Roman" w:eastAsia="Times New Roman" w:hAnsi="Times New Roman" w:cs="Times New Roman"/>
        </w:rPr>
        <w:t>2</w:t>
      </w:r>
      <w:r>
        <w:t>、</w:t>
      </w:r>
      <w:r>
        <w:t>根据《基金法》、《运作办法》及其他有关规定，基金托管人的义务包括但不限于：</w:t>
      </w:r>
      <w:r>
        <w:rPr>
          <w:rFonts w:ascii="Times New Roman" w:eastAsia="Times New Roman" w:hAnsi="Times New Roman" w:cs="Times New Roman"/>
        </w:rPr>
        <w:t xml:space="preserve"> </w:t>
      </w:r>
    </w:p>
    <w:p w14:paraId="35B3F339" w14:textId="77777777" w:rsidR="00A01A4E" w:rsidRDefault="00C56536">
      <w:pPr>
        <w:numPr>
          <w:ilvl w:val="0"/>
          <w:numId w:val="34"/>
        </w:numPr>
        <w:ind w:firstLine="480"/>
      </w:pPr>
      <w:r>
        <w:t>以诚实信用、勤勉尽责的原则持有并安全保管基金财产；</w:t>
      </w:r>
      <w:r>
        <w:rPr>
          <w:rFonts w:ascii="Times New Roman" w:eastAsia="Times New Roman" w:hAnsi="Times New Roman" w:cs="Times New Roman"/>
        </w:rPr>
        <w:t xml:space="preserve"> </w:t>
      </w:r>
    </w:p>
    <w:p w14:paraId="5386AE51" w14:textId="77777777" w:rsidR="00A01A4E" w:rsidRDefault="00C56536">
      <w:pPr>
        <w:numPr>
          <w:ilvl w:val="0"/>
          <w:numId w:val="34"/>
        </w:numPr>
        <w:spacing w:after="0" w:line="379" w:lineRule="auto"/>
        <w:ind w:firstLine="480"/>
      </w:pPr>
      <w:r>
        <w:t>设立专门的基金托管部门，具有符合要求的营业场所，配备足够的、合格的熟悉基金托管业务的专职人员，负责基金财产托管事宜；</w:t>
      </w:r>
      <w:r>
        <w:rPr>
          <w:rFonts w:ascii="Times New Roman" w:eastAsia="Times New Roman" w:hAnsi="Times New Roman" w:cs="Times New Roman"/>
        </w:rPr>
        <w:t xml:space="preserve"> </w:t>
      </w:r>
    </w:p>
    <w:p w14:paraId="70DA46BE" w14:textId="77777777" w:rsidR="00A01A4E" w:rsidRDefault="00C56536">
      <w:pPr>
        <w:numPr>
          <w:ilvl w:val="0"/>
          <w:numId w:val="34"/>
        </w:numPr>
        <w:spacing w:after="17" w:line="366" w:lineRule="auto"/>
        <w:ind w:firstLine="480"/>
      </w:pPr>
      <w:r>
        <w:t>建立健全内部风险控制、监察与稽核、财务管理及人事管理等制度，确保基金财产的安全，保证其托管的基金财产与基金托管人自有财产以及不同的基金财产相互独立；对所托管的不同的基金分别设置账户，独立核算，分账管理，保证不同基金之间在账户设置、资金划拨、账册记录等方面相互独</w:t>
      </w:r>
      <w:r>
        <w:t>立；</w:t>
      </w:r>
      <w:r>
        <w:rPr>
          <w:rFonts w:ascii="Times New Roman" w:eastAsia="Times New Roman" w:hAnsi="Times New Roman" w:cs="Times New Roman"/>
        </w:rPr>
        <w:t xml:space="preserve"> </w:t>
      </w:r>
    </w:p>
    <w:p w14:paraId="00D8E7C1" w14:textId="77777777" w:rsidR="00A01A4E" w:rsidRDefault="00C56536">
      <w:pPr>
        <w:numPr>
          <w:ilvl w:val="0"/>
          <w:numId w:val="34"/>
        </w:numPr>
        <w:spacing w:after="0" w:line="379" w:lineRule="auto"/>
        <w:ind w:firstLine="480"/>
      </w:pPr>
      <w:r>
        <w:t>除依据《基金法》、《基金合同》及其他有关规定外，不得利用基金财产为自己及任何第三人谋取利益，不得委托第三人托管基金财产；</w:t>
      </w:r>
      <w:r>
        <w:rPr>
          <w:rFonts w:ascii="Times New Roman" w:eastAsia="Times New Roman" w:hAnsi="Times New Roman" w:cs="Times New Roman"/>
        </w:rPr>
        <w:t xml:space="preserve"> </w:t>
      </w:r>
    </w:p>
    <w:p w14:paraId="1C3F8CFD" w14:textId="77777777" w:rsidR="00A01A4E" w:rsidRDefault="00C56536">
      <w:pPr>
        <w:numPr>
          <w:ilvl w:val="0"/>
          <w:numId w:val="34"/>
        </w:numPr>
        <w:ind w:firstLine="480"/>
      </w:pPr>
      <w:r>
        <w:t>保管由基金管理人代表基金签订的与基金有关的重大合同及有关凭证；</w:t>
      </w:r>
      <w:r>
        <w:rPr>
          <w:rFonts w:ascii="Times New Roman" w:eastAsia="Times New Roman" w:hAnsi="Times New Roman" w:cs="Times New Roman"/>
        </w:rPr>
        <w:t xml:space="preserve"> </w:t>
      </w:r>
    </w:p>
    <w:p w14:paraId="4D109064" w14:textId="77777777" w:rsidR="00A01A4E" w:rsidRDefault="00C56536">
      <w:pPr>
        <w:numPr>
          <w:ilvl w:val="0"/>
          <w:numId w:val="34"/>
        </w:numPr>
        <w:spacing w:after="0" w:line="379" w:lineRule="auto"/>
        <w:ind w:firstLine="480"/>
      </w:pPr>
      <w:r>
        <w:t>按规定开设基金财产的资金账户和证券账户等投资所需账户，按照《基金合同》的约定，根据基金管理人的投资指令，及时办理清算、交割事宜；</w:t>
      </w:r>
      <w:r>
        <w:rPr>
          <w:rFonts w:ascii="Times New Roman" w:eastAsia="Times New Roman" w:hAnsi="Times New Roman" w:cs="Times New Roman"/>
        </w:rPr>
        <w:t xml:space="preserve"> </w:t>
      </w:r>
    </w:p>
    <w:p w14:paraId="0F802070" w14:textId="77777777" w:rsidR="00A01A4E" w:rsidRDefault="00C56536">
      <w:pPr>
        <w:numPr>
          <w:ilvl w:val="0"/>
          <w:numId w:val="34"/>
        </w:numPr>
        <w:spacing w:after="1" w:line="379" w:lineRule="auto"/>
        <w:ind w:firstLine="480"/>
      </w:pPr>
      <w:r>
        <w:t>保守基金商业秘密，除《基金法》、《基金合同》及其他有关规定另有规定外，在基金信息公开披露前予以保密，不得向他人泄露；</w:t>
      </w:r>
      <w:r>
        <w:rPr>
          <w:rFonts w:ascii="Times New Roman" w:eastAsia="Times New Roman" w:hAnsi="Times New Roman" w:cs="Times New Roman"/>
        </w:rPr>
        <w:t xml:space="preserve"> </w:t>
      </w:r>
    </w:p>
    <w:p w14:paraId="41692B39" w14:textId="77777777" w:rsidR="00A01A4E" w:rsidRDefault="00C56536">
      <w:pPr>
        <w:numPr>
          <w:ilvl w:val="0"/>
          <w:numId w:val="34"/>
        </w:numPr>
        <w:spacing w:after="0" w:line="379" w:lineRule="auto"/>
        <w:ind w:firstLine="480"/>
      </w:pPr>
      <w:r>
        <w:t>复核、审查基金管理人计算的基金资产净值、基金份额净值、基金份额申购、赎回价格；</w:t>
      </w:r>
      <w:r>
        <w:rPr>
          <w:rFonts w:ascii="Times New Roman" w:eastAsia="Times New Roman" w:hAnsi="Times New Roman" w:cs="Times New Roman"/>
        </w:rPr>
        <w:t xml:space="preserve"> </w:t>
      </w:r>
    </w:p>
    <w:p w14:paraId="7AAC0EEF" w14:textId="77777777" w:rsidR="00A01A4E" w:rsidRDefault="00C56536">
      <w:pPr>
        <w:numPr>
          <w:ilvl w:val="0"/>
          <w:numId w:val="34"/>
        </w:numPr>
        <w:ind w:firstLine="480"/>
      </w:pPr>
      <w:r>
        <w:t>办理与基金托管业务活动有关的信息披露事项；</w:t>
      </w:r>
      <w:r>
        <w:rPr>
          <w:rFonts w:ascii="Times New Roman" w:eastAsia="Times New Roman" w:hAnsi="Times New Roman" w:cs="Times New Roman"/>
        </w:rPr>
        <w:t xml:space="preserve"> </w:t>
      </w:r>
    </w:p>
    <w:p w14:paraId="35C5CFE0" w14:textId="77777777" w:rsidR="00A01A4E" w:rsidRDefault="00C56536">
      <w:pPr>
        <w:numPr>
          <w:ilvl w:val="0"/>
          <w:numId w:val="34"/>
        </w:numPr>
        <w:spacing w:after="21" w:line="363" w:lineRule="auto"/>
        <w:ind w:firstLine="480"/>
      </w:pPr>
      <w:r>
        <w:t>对基金财务会计报告、季度报告、中期报告和年度报告出具意见，说明基金管理人在各重要方面的运作是否严格按照《基金合同》的规定进行；如果基金管理人有未执行《基金合同》规定的行为，还应当说明基金托管人是否采取了适当的措施；</w:t>
      </w:r>
      <w:r>
        <w:rPr>
          <w:rFonts w:ascii="Times New Roman" w:eastAsia="Times New Roman" w:hAnsi="Times New Roman" w:cs="Times New Roman"/>
        </w:rPr>
        <w:t xml:space="preserve"> </w:t>
      </w:r>
    </w:p>
    <w:p w14:paraId="00C49155" w14:textId="77777777" w:rsidR="00A01A4E" w:rsidRDefault="00C56536">
      <w:pPr>
        <w:numPr>
          <w:ilvl w:val="0"/>
          <w:numId w:val="34"/>
        </w:numPr>
        <w:spacing w:after="0" w:line="383" w:lineRule="auto"/>
        <w:ind w:firstLine="480"/>
      </w:pPr>
      <w:r>
        <w:t>保存基金托管业务活动的记录、账册、报表和其他相</w:t>
      </w:r>
      <w:r>
        <w:t>关资料</w:t>
      </w:r>
      <w:r>
        <w:t xml:space="preserve"> </w:t>
      </w:r>
      <w:r>
        <w:rPr>
          <w:rFonts w:ascii="Times New Roman" w:eastAsia="Times New Roman" w:hAnsi="Times New Roman" w:cs="Times New Roman"/>
          <w:sz w:val="21"/>
        </w:rPr>
        <w:t xml:space="preserve">15 </w:t>
      </w:r>
      <w:r>
        <w:t>年以上；</w:t>
      </w:r>
      <w:r>
        <w:rPr>
          <w:rFonts w:ascii="Times New Roman" w:eastAsia="Times New Roman" w:hAnsi="Times New Roman" w:cs="Times New Roman"/>
        </w:rPr>
        <w:t xml:space="preserve"> </w:t>
      </w:r>
    </w:p>
    <w:p w14:paraId="10080BE6" w14:textId="77777777" w:rsidR="00A01A4E" w:rsidRDefault="00C56536">
      <w:pPr>
        <w:numPr>
          <w:ilvl w:val="0"/>
          <w:numId w:val="34"/>
        </w:numPr>
        <w:ind w:firstLine="480"/>
      </w:pPr>
      <w:r>
        <w:t>建立并保存基金份额持有人名册；</w:t>
      </w:r>
      <w:r>
        <w:rPr>
          <w:rFonts w:ascii="Times New Roman" w:eastAsia="Times New Roman" w:hAnsi="Times New Roman" w:cs="Times New Roman"/>
        </w:rPr>
        <w:t xml:space="preserve"> </w:t>
      </w:r>
    </w:p>
    <w:p w14:paraId="1FBD3BDE" w14:textId="77777777" w:rsidR="00A01A4E" w:rsidRDefault="00C56536">
      <w:pPr>
        <w:numPr>
          <w:ilvl w:val="0"/>
          <w:numId w:val="34"/>
        </w:numPr>
        <w:ind w:firstLine="480"/>
      </w:pPr>
      <w:r>
        <w:t>按规定制作相关账册并与基金管理人核对；</w:t>
      </w:r>
      <w:r>
        <w:rPr>
          <w:rFonts w:ascii="Times New Roman" w:eastAsia="Times New Roman" w:hAnsi="Times New Roman" w:cs="Times New Roman"/>
        </w:rPr>
        <w:t xml:space="preserve"> </w:t>
      </w:r>
    </w:p>
    <w:p w14:paraId="39AE734D" w14:textId="77777777" w:rsidR="00A01A4E" w:rsidRDefault="00C56536">
      <w:pPr>
        <w:numPr>
          <w:ilvl w:val="0"/>
          <w:numId w:val="34"/>
        </w:numPr>
        <w:spacing w:after="0" w:line="379" w:lineRule="auto"/>
        <w:ind w:firstLine="480"/>
      </w:pPr>
      <w:r>
        <w:t>依据基金管理人的指令或有关规定向基金份额持有人支付基金收益和赎回款项；</w:t>
      </w:r>
      <w:r>
        <w:rPr>
          <w:rFonts w:ascii="Times New Roman" w:eastAsia="Times New Roman" w:hAnsi="Times New Roman" w:cs="Times New Roman"/>
        </w:rPr>
        <w:t xml:space="preserve"> </w:t>
      </w:r>
    </w:p>
    <w:p w14:paraId="748A2347" w14:textId="77777777" w:rsidR="00A01A4E" w:rsidRDefault="00C56536">
      <w:pPr>
        <w:numPr>
          <w:ilvl w:val="0"/>
          <w:numId w:val="34"/>
        </w:numPr>
        <w:spacing w:after="0" w:line="379" w:lineRule="auto"/>
        <w:ind w:firstLine="480"/>
      </w:pPr>
      <w:r>
        <w:t>依据《基金法》、《基金合同》及其他有关规定，召集基金份额持有人大会或配合基金管理人、基金份额持有人依法召集基金份额持有人大会；</w:t>
      </w:r>
      <w:r>
        <w:rPr>
          <w:rFonts w:ascii="Times New Roman" w:eastAsia="Times New Roman" w:hAnsi="Times New Roman" w:cs="Times New Roman"/>
        </w:rPr>
        <w:t xml:space="preserve"> </w:t>
      </w:r>
    </w:p>
    <w:p w14:paraId="72785C44" w14:textId="77777777" w:rsidR="00A01A4E" w:rsidRDefault="00C56536">
      <w:pPr>
        <w:numPr>
          <w:ilvl w:val="0"/>
          <w:numId w:val="34"/>
        </w:numPr>
        <w:ind w:firstLine="480"/>
      </w:pPr>
      <w:r>
        <w:t>按照法律法规和《基金合同》的规定监督基金管理人的投资运作；</w:t>
      </w:r>
      <w:r>
        <w:rPr>
          <w:rFonts w:ascii="Times New Roman" w:eastAsia="Times New Roman" w:hAnsi="Times New Roman" w:cs="Times New Roman"/>
        </w:rPr>
        <w:t xml:space="preserve"> </w:t>
      </w:r>
    </w:p>
    <w:p w14:paraId="0E78981D" w14:textId="77777777" w:rsidR="00A01A4E" w:rsidRDefault="00C56536">
      <w:pPr>
        <w:numPr>
          <w:ilvl w:val="0"/>
          <w:numId w:val="34"/>
        </w:numPr>
        <w:spacing w:after="0" w:line="379" w:lineRule="auto"/>
        <w:ind w:firstLine="480"/>
      </w:pPr>
      <w:r>
        <w:t>参加基金财产清算小组，参与基金财产的保管、清理、估价、变现和分配；</w:t>
      </w:r>
      <w:r>
        <w:rPr>
          <w:rFonts w:ascii="Times New Roman" w:eastAsia="Times New Roman" w:hAnsi="Times New Roman" w:cs="Times New Roman"/>
        </w:rPr>
        <w:t xml:space="preserve"> </w:t>
      </w:r>
    </w:p>
    <w:p w14:paraId="43704A4E" w14:textId="77777777" w:rsidR="00A01A4E" w:rsidRDefault="00C56536">
      <w:pPr>
        <w:numPr>
          <w:ilvl w:val="0"/>
          <w:numId w:val="34"/>
        </w:numPr>
        <w:spacing w:after="0" w:line="379" w:lineRule="auto"/>
        <w:ind w:firstLine="480"/>
      </w:pPr>
      <w:r>
        <w:t>面临解散、依法被撤销或者被依法宣告破产时，及时报告中国证监会和银行监管机构</w:t>
      </w:r>
      <w:r>
        <w:t>，并通知基金管理人；</w:t>
      </w:r>
      <w:r>
        <w:rPr>
          <w:rFonts w:ascii="Times New Roman" w:eastAsia="Times New Roman" w:hAnsi="Times New Roman" w:cs="Times New Roman"/>
        </w:rPr>
        <w:t xml:space="preserve"> </w:t>
      </w:r>
    </w:p>
    <w:p w14:paraId="45DF6DE6" w14:textId="77777777" w:rsidR="00A01A4E" w:rsidRDefault="00C56536">
      <w:pPr>
        <w:numPr>
          <w:ilvl w:val="0"/>
          <w:numId w:val="34"/>
        </w:numPr>
        <w:spacing w:after="0" w:line="379" w:lineRule="auto"/>
        <w:ind w:firstLine="480"/>
      </w:pPr>
      <w:r>
        <w:t>因违反《基金合同》导致基金财产损失时，应承担赔偿责任，其赔偿责任不因其退任而免除；</w:t>
      </w:r>
      <w:r>
        <w:rPr>
          <w:rFonts w:ascii="Times New Roman" w:eastAsia="Times New Roman" w:hAnsi="Times New Roman" w:cs="Times New Roman"/>
        </w:rPr>
        <w:t xml:space="preserve"> </w:t>
      </w:r>
    </w:p>
    <w:p w14:paraId="2787E90C" w14:textId="77777777" w:rsidR="00A01A4E" w:rsidRDefault="00C56536">
      <w:pPr>
        <w:numPr>
          <w:ilvl w:val="0"/>
          <w:numId w:val="34"/>
        </w:numPr>
        <w:spacing w:after="12" w:line="369" w:lineRule="auto"/>
        <w:ind w:firstLine="480"/>
      </w:pPr>
      <w:r>
        <w:t>按规定监督基金管理人按法律法规和《基金合同》规定履行自己的义务，基金管理人因违反《基金合同》造成基金财产损失时，应为基金份额持有人利益向基金管理人追偿；</w:t>
      </w:r>
      <w:r>
        <w:rPr>
          <w:rFonts w:ascii="Times New Roman" w:eastAsia="Times New Roman" w:hAnsi="Times New Roman" w:cs="Times New Roman"/>
        </w:rPr>
        <w:t xml:space="preserve"> </w:t>
      </w:r>
    </w:p>
    <w:p w14:paraId="240438B1" w14:textId="77777777" w:rsidR="00A01A4E" w:rsidRDefault="00C56536">
      <w:pPr>
        <w:numPr>
          <w:ilvl w:val="0"/>
          <w:numId w:val="34"/>
        </w:numPr>
        <w:ind w:firstLine="480"/>
      </w:pPr>
      <w:r>
        <w:t>执行生效的基金份额持有人大会的决议；</w:t>
      </w:r>
      <w:r>
        <w:rPr>
          <w:rFonts w:ascii="Times New Roman" w:eastAsia="Times New Roman" w:hAnsi="Times New Roman" w:cs="Times New Roman"/>
        </w:rPr>
        <w:t xml:space="preserve"> </w:t>
      </w:r>
    </w:p>
    <w:p w14:paraId="50FFB524" w14:textId="77777777" w:rsidR="00A01A4E" w:rsidRDefault="00C56536">
      <w:pPr>
        <w:numPr>
          <w:ilvl w:val="0"/>
          <w:numId w:val="34"/>
        </w:numPr>
        <w:ind w:firstLine="480"/>
      </w:pPr>
      <w:r>
        <w:t>法律法规及中国证监会规定的和《基金合同》约定的其他义务。</w:t>
      </w:r>
      <w:r>
        <w:rPr>
          <w:rFonts w:ascii="Times New Roman" w:eastAsia="Times New Roman" w:hAnsi="Times New Roman" w:cs="Times New Roman"/>
        </w:rPr>
        <w:t xml:space="preserve"> </w:t>
      </w:r>
    </w:p>
    <w:p w14:paraId="7CD513EB" w14:textId="77777777" w:rsidR="00A01A4E" w:rsidRDefault="00C56536">
      <w:pPr>
        <w:ind w:left="477"/>
      </w:pPr>
      <w:r>
        <w:t>三、基金份额持有人</w:t>
      </w:r>
      <w:r>
        <w:rPr>
          <w:rFonts w:ascii="Times New Roman" w:eastAsia="Times New Roman" w:hAnsi="Times New Roman" w:cs="Times New Roman"/>
        </w:rPr>
        <w:t xml:space="preserve"> </w:t>
      </w:r>
    </w:p>
    <w:p w14:paraId="156A2984" w14:textId="77777777" w:rsidR="00A01A4E" w:rsidRDefault="00C56536">
      <w:pPr>
        <w:spacing w:after="125"/>
        <w:ind w:left="477"/>
      </w:pPr>
      <w:r>
        <w:t>基金投资者持有本基金基金份额的行为即视为对《基金合同》的承认和接受，</w:t>
      </w:r>
    </w:p>
    <w:p w14:paraId="24C76C45" w14:textId="77777777" w:rsidR="00A01A4E" w:rsidRDefault="00C56536">
      <w:pPr>
        <w:spacing w:after="21" w:line="363" w:lineRule="auto"/>
      </w:pPr>
      <w:r>
        <w:t>基金投资者自依据《基金合同》取得基金份额，即成为本基金份额持有人和《基金合同》的当事人，直至其不再持有本基金的基金份额。基金份额持有人作为《基金合同》当事人并不以在《基金合同》上书面签章或签字为必要条件。</w:t>
      </w:r>
      <w:r>
        <w:rPr>
          <w:rFonts w:ascii="Times New Roman" w:eastAsia="Times New Roman" w:hAnsi="Times New Roman" w:cs="Times New Roman"/>
        </w:rPr>
        <w:t xml:space="preserve"> </w:t>
      </w:r>
    </w:p>
    <w:p w14:paraId="11915934" w14:textId="77777777" w:rsidR="00A01A4E" w:rsidRDefault="00C56536">
      <w:pPr>
        <w:spacing w:after="17" w:line="366" w:lineRule="auto"/>
        <w:ind w:left="477"/>
      </w:pPr>
      <w:r>
        <w:t>同一类别的每份基金份额具有同等的合法权益。本基金</w:t>
      </w:r>
      <w:r>
        <w:t xml:space="preserve"> </w:t>
      </w:r>
      <w:r>
        <w:rPr>
          <w:rFonts w:ascii="Times New Roman" w:eastAsia="Times New Roman" w:hAnsi="Times New Roman" w:cs="Times New Roman"/>
        </w:rPr>
        <w:t xml:space="preserve">A </w:t>
      </w:r>
      <w:r>
        <w:t>类基金份额与</w:t>
      </w:r>
      <w:r>
        <w:t xml:space="preserve"> </w:t>
      </w:r>
      <w:r>
        <w:rPr>
          <w:rFonts w:ascii="Times New Roman" w:eastAsia="Times New Roman" w:hAnsi="Times New Roman" w:cs="Times New Roman"/>
        </w:rPr>
        <w:t xml:space="preserve">C </w:t>
      </w:r>
      <w:r>
        <w:t>类基金份额由于基金份额净值的不同，基金收益分配的金额以及参与清算后的剩余基金财产分配的数量将可能有所不同。</w:t>
      </w:r>
      <w:r>
        <w:rPr>
          <w:rFonts w:ascii="Times New Roman" w:eastAsia="Times New Roman" w:hAnsi="Times New Roman" w:cs="Times New Roman"/>
        </w:rPr>
        <w:t xml:space="preserve"> </w:t>
      </w:r>
    </w:p>
    <w:p w14:paraId="1017D3F8" w14:textId="77777777" w:rsidR="00A01A4E" w:rsidRDefault="00C56536">
      <w:pPr>
        <w:spacing w:after="0" w:line="379" w:lineRule="auto"/>
        <w:ind w:left="0" w:firstLine="480"/>
      </w:pPr>
      <w:r>
        <w:rPr>
          <w:rFonts w:ascii="Times New Roman" w:eastAsia="Times New Roman" w:hAnsi="Times New Roman" w:cs="Times New Roman"/>
        </w:rPr>
        <w:t>1</w:t>
      </w:r>
      <w:r>
        <w:t>、根据《基金法》、《运作办法》及其他有关规定，基金</w:t>
      </w:r>
      <w:r>
        <w:t>份额持有人的权利包括但不限于：</w:t>
      </w:r>
      <w:r>
        <w:rPr>
          <w:rFonts w:ascii="Times New Roman" w:eastAsia="Times New Roman" w:hAnsi="Times New Roman" w:cs="Times New Roman"/>
        </w:rPr>
        <w:t xml:space="preserve"> </w:t>
      </w:r>
    </w:p>
    <w:p w14:paraId="7D2B8DC8" w14:textId="77777777" w:rsidR="00A01A4E" w:rsidRDefault="00C56536">
      <w:pPr>
        <w:numPr>
          <w:ilvl w:val="0"/>
          <w:numId w:val="35"/>
        </w:numPr>
        <w:ind w:firstLine="480"/>
      </w:pPr>
      <w:r>
        <w:t>分享基金财产收益；</w:t>
      </w:r>
      <w:r>
        <w:rPr>
          <w:rFonts w:ascii="Times New Roman" w:eastAsia="Times New Roman" w:hAnsi="Times New Roman" w:cs="Times New Roman"/>
        </w:rPr>
        <w:t xml:space="preserve"> </w:t>
      </w:r>
    </w:p>
    <w:p w14:paraId="0AEB36CF" w14:textId="77777777" w:rsidR="00A01A4E" w:rsidRDefault="00C56536">
      <w:pPr>
        <w:numPr>
          <w:ilvl w:val="0"/>
          <w:numId w:val="35"/>
        </w:numPr>
        <w:ind w:firstLine="480"/>
      </w:pPr>
      <w:r>
        <w:t>参与分配清算后的剩余基金财产；</w:t>
      </w:r>
      <w:r>
        <w:rPr>
          <w:rFonts w:ascii="Times New Roman" w:eastAsia="Times New Roman" w:hAnsi="Times New Roman" w:cs="Times New Roman"/>
        </w:rPr>
        <w:t xml:space="preserve"> </w:t>
      </w:r>
    </w:p>
    <w:p w14:paraId="7CA24E21" w14:textId="77777777" w:rsidR="00A01A4E" w:rsidRDefault="00C56536">
      <w:pPr>
        <w:numPr>
          <w:ilvl w:val="0"/>
          <w:numId w:val="35"/>
        </w:numPr>
        <w:ind w:firstLine="480"/>
      </w:pPr>
      <w:r>
        <w:t>依法转让或者申请赎回其持有的基金份额；</w:t>
      </w:r>
      <w:r>
        <w:rPr>
          <w:rFonts w:ascii="Times New Roman" w:eastAsia="Times New Roman" w:hAnsi="Times New Roman" w:cs="Times New Roman"/>
        </w:rPr>
        <w:t xml:space="preserve"> </w:t>
      </w:r>
    </w:p>
    <w:p w14:paraId="799C4B42" w14:textId="77777777" w:rsidR="00A01A4E" w:rsidRDefault="00C56536">
      <w:pPr>
        <w:numPr>
          <w:ilvl w:val="0"/>
          <w:numId w:val="35"/>
        </w:numPr>
        <w:ind w:firstLine="480"/>
      </w:pPr>
      <w:r>
        <w:t>按照规定要求召开基金份额持有人大会或者召集基金份额持有人大会；</w:t>
      </w:r>
      <w:r>
        <w:rPr>
          <w:rFonts w:ascii="Times New Roman" w:eastAsia="Times New Roman" w:hAnsi="Times New Roman" w:cs="Times New Roman"/>
        </w:rPr>
        <w:t xml:space="preserve"> </w:t>
      </w:r>
    </w:p>
    <w:p w14:paraId="7C002C2B" w14:textId="77777777" w:rsidR="00A01A4E" w:rsidRDefault="00C56536">
      <w:pPr>
        <w:numPr>
          <w:ilvl w:val="0"/>
          <w:numId w:val="35"/>
        </w:numPr>
        <w:spacing w:after="0" w:line="380" w:lineRule="auto"/>
        <w:ind w:firstLine="480"/>
      </w:pPr>
      <w:r>
        <w:t>出席或者委派代表出席基金份额持有人大会，对基金份额持有人大会审议事项行使表决权；</w:t>
      </w:r>
      <w:r>
        <w:rPr>
          <w:rFonts w:ascii="Times New Roman" w:eastAsia="Times New Roman" w:hAnsi="Times New Roman" w:cs="Times New Roman"/>
        </w:rPr>
        <w:t xml:space="preserve"> </w:t>
      </w:r>
    </w:p>
    <w:p w14:paraId="2DAB5DF1" w14:textId="77777777" w:rsidR="00A01A4E" w:rsidRDefault="00C56536">
      <w:pPr>
        <w:numPr>
          <w:ilvl w:val="0"/>
          <w:numId w:val="35"/>
        </w:numPr>
        <w:ind w:firstLine="480"/>
      </w:pPr>
      <w:r>
        <w:t>查阅或者复制公开披露的基金信息资料；</w:t>
      </w:r>
      <w:r>
        <w:rPr>
          <w:rFonts w:ascii="Times New Roman" w:eastAsia="Times New Roman" w:hAnsi="Times New Roman" w:cs="Times New Roman"/>
        </w:rPr>
        <w:t xml:space="preserve"> </w:t>
      </w:r>
    </w:p>
    <w:p w14:paraId="223FA4D1" w14:textId="77777777" w:rsidR="00A01A4E" w:rsidRDefault="00C56536">
      <w:pPr>
        <w:numPr>
          <w:ilvl w:val="0"/>
          <w:numId w:val="35"/>
        </w:numPr>
        <w:ind w:firstLine="480"/>
      </w:pPr>
      <w:r>
        <w:t>监督基金管理人的投资运作；</w:t>
      </w:r>
      <w:r>
        <w:rPr>
          <w:rFonts w:ascii="Times New Roman" w:eastAsia="Times New Roman" w:hAnsi="Times New Roman" w:cs="Times New Roman"/>
        </w:rPr>
        <w:t xml:space="preserve"> </w:t>
      </w:r>
    </w:p>
    <w:p w14:paraId="7EA2BD97" w14:textId="77777777" w:rsidR="00A01A4E" w:rsidRDefault="00C56536">
      <w:pPr>
        <w:numPr>
          <w:ilvl w:val="0"/>
          <w:numId w:val="35"/>
        </w:numPr>
        <w:spacing w:after="0" w:line="379" w:lineRule="auto"/>
        <w:ind w:firstLine="480"/>
      </w:pPr>
      <w:r>
        <w:t>对基金管理人、基金托管人、基金服务机构损害其合法权益的行为依法提起诉讼或仲裁；</w:t>
      </w:r>
      <w:r>
        <w:rPr>
          <w:rFonts w:ascii="Times New Roman" w:eastAsia="Times New Roman" w:hAnsi="Times New Roman" w:cs="Times New Roman"/>
        </w:rPr>
        <w:t xml:space="preserve"> </w:t>
      </w:r>
    </w:p>
    <w:p w14:paraId="445037A0" w14:textId="77777777" w:rsidR="00A01A4E" w:rsidRDefault="00C56536">
      <w:pPr>
        <w:numPr>
          <w:ilvl w:val="0"/>
          <w:numId w:val="35"/>
        </w:numPr>
        <w:ind w:firstLine="480"/>
      </w:pPr>
      <w:r>
        <w:t>法律法规及中国证监会规定的和《基金合同》约定的其他权利。</w:t>
      </w:r>
      <w:r>
        <w:rPr>
          <w:rFonts w:ascii="Times New Roman" w:eastAsia="Times New Roman" w:hAnsi="Times New Roman" w:cs="Times New Roman"/>
        </w:rPr>
        <w:t xml:space="preserve"> </w:t>
      </w:r>
    </w:p>
    <w:p w14:paraId="5472D302" w14:textId="77777777" w:rsidR="00A01A4E" w:rsidRDefault="00C56536">
      <w:pPr>
        <w:spacing w:after="0" w:line="379" w:lineRule="auto"/>
        <w:ind w:left="0" w:firstLine="480"/>
      </w:pPr>
      <w:r>
        <w:rPr>
          <w:rFonts w:ascii="Times New Roman" w:eastAsia="Times New Roman" w:hAnsi="Times New Roman" w:cs="Times New Roman"/>
        </w:rPr>
        <w:t>2</w:t>
      </w:r>
      <w:r>
        <w:t>、根据《基金法》</w:t>
      </w:r>
      <w:r>
        <w:t>、《运作办法》及其他有关规定，基金份额持有人的义务包括但不限于：</w:t>
      </w:r>
      <w:r>
        <w:rPr>
          <w:rFonts w:ascii="Times New Roman" w:eastAsia="Times New Roman" w:hAnsi="Times New Roman" w:cs="Times New Roman"/>
        </w:rPr>
        <w:t xml:space="preserve"> </w:t>
      </w:r>
    </w:p>
    <w:p w14:paraId="5415E46B" w14:textId="77777777" w:rsidR="00A01A4E" w:rsidRDefault="00C56536">
      <w:pPr>
        <w:numPr>
          <w:ilvl w:val="0"/>
          <w:numId w:val="36"/>
        </w:numPr>
        <w:ind w:firstLine="480"/>
      </w:pPr>
      <w:r>
        <w:t>认真阅读并遵守《基金合同》、《招募说明书》等信息披露文件；</w:t>
      </w:r>
      <w:r>
        <w:rPr>
          <w:rFonts w:ascii="Times New Roman" w:eastAsia="Times New Roman" w:hAnsi="Times New Roman" w:cs="Times New Roman"/>
        </w:rPr>
        <w:t xml:space="preserve"> </w:t>
      </w:r>
    </w:p>
    <w:p w14:paraId="66E8BDE7" w14:textId="77777777" w:rsidR="00A01A4E" w:rsidRDefault="00C56536">
      <w:pPr>
        <w:numPr>
          <w:ilvl w:val="0"/>
          <w:numId w:val="36"/>
        </w:numPr>
        <w:spacing w:after="0" w:line="379" w:lineRule="auto"/>
        <w:ind w:firstLine="480"/>
      </w:pPr>
      <w:r>
        <w:t>了解所投资基金产品，了解自身风险承受能力，自主判断投资价值，自主做出投资决策，自行承担投资风险；</w:t>
      </w:r>
      <w:r>
        <w:rPr>
          <w:rFonts w:ascii="Times New Roman" w:eastAsia="Times New Roman" w:hAnsi="Times New Roman" w:cs="Times New Roman"/>
        </w:rPr>
        <w:t xml:space="preserve"> </w:t>
      </w:r>
    </w:p>
    <w:p w14:paraId="09CA2961" w14:textId="77777777" w:rsidR="00A01A4E" w:rsidRDefault="00C56536">
      <w:pPr>
        <w:numPr>
          <w:ilvl w:val="0"/>
          <w:numId w:val="36"/>
        </w:numPr>
        <w:ind w:firstLine="480"/>
      </w:pPr>
      <w:r>
        <w:t>关注基金信息披露，及时行使权利和履行义务；</w:t>
      </w:r>
      <w:r>
        <w:rPr>
          <w:rFonts w:ascii="Times New Roman" w:eastAsia="Times New Roman" w:hAnsi="Times New Roman" w:cs="Times New Roman"/>
        </w:rPr>
        <w:t xml:space="preserve"> </w:t>
      </w:r>
    </w:p>
    <w:p w14:paraId="2BA21547" w14:textId="77777777" w:rsidR="00A01A4E" w:rsidRDefault="00C56536">
      <w:pPr>
        <w:numPr>
          <w:ilvl w:val="0"/>
          <w:numId w:val="36"/>
        </w:numPr>
        <w:ind w:firstLine="480"/>
      </w:pPr>
      <w:r>
        <w:t>交纳基金认购、申购款项及法律法规和《基金合同》所规定的费用；</w:t>
      </w:r>
      <w:r>
        <w:rPr>
          <w:rFonts w:ascii="Times New Roman" w:eastAsia="Times New Roman" w:hAnsi="Times New Roman" w:cs="Times New Roman"/>
        </w:rPr>
        <w:t xml:space="preserve"> </w:t>
      </w:r>
    </w:p>
    <w:p w14:paraId="041710A0" w14:textId="77777777" w:rsidR="00A01A4E" w:rsidRDefault="00C56536">
      <w:pPr>
        <w:numPr>
          <w:ilvl w:val="0"/>
          <w:numId w:val="36"/>
        </w:numPr>
        <w:spacing w:after="0" w:line="379" w:lineRule="auto"/>
        <w:ind w:firstLine="480"/>
      </w:pPr>
      <w:r>
        <w:t>在其持有的基金份额范围内，承担基金亏损或者《基金合同》终止的有限责任；</w:t>
      </w:r>
      <w:r>
        <w:rPr>
          <w:rFonts w:ascii="Times New Roman" w:eastAsia="Times New Roman" w:hAnsi="Times New Roman" w:cs="Times New Roman"/>
        </w:rPr>
        <w:t xml:space="preserve"> </w:t>
      </w:r>
    </w:p>
    <w:p w14:paraId="03E576B6" w14:textId="77777777" w:rsidR="00A01A4E" w:rsidRDefault="00C56536">
      <w:pPr>
        <w:numPr>
          <w:ilvl w:val="0"/>
          <w:numId w:val="36"/>
        </w:numPr>
        <w:ind w:firstLine="480"/>
      </w:pPr>
      <w:r>
        <w:t>不从事任何有损基金及其他《基金合同》当事人合法权益的活动；</w:t>
      </w:r>
      <w:r>
        <w:rPr>
          <w:rFonts w:ascii="Times New Roman" w:eastAsia="Times New Roman" w:hAnsi="Times New Roman" w:cs="Times New Roman"/>
        </w:rPr>
        <w:t xml:space="preserve"> </w:t>
      </w:r>
    </w:p>
    <w:p w14:paraId="1507DA85" w14:textId="77777777" w:rsidR="00A01A4E" w:rsidRDefault="00C56536">
      <w:pPr>
        <w:numPr>
          <w:ilvl w:val="0"/>
          <w:numId w:val="36"/>
        </w:numPr>
        <w:ind w:firstLine="480"/>
      </w:pPr>
      <w:r>
        <w:t>执行生效的基金份额持有人大会的决议；</w:t>
      </w:r>
      <w:r>
        <w:rPr>
          <w:rFonts w:ascii="Times New Roman" w:eastAsia="Times New Roman" w:hAnsi="Times New Roman" w:cs="Times New Roman"/>
        </w:rPr>
        <w:t xml:space="preserve"> </w:t>
      </w:r>
    </w:p>
    <w:p w14:paraId="6956CED8" w14:textId="77777777" w:rsidR="00A01A4E" w:rsidRDefault="00C56536">
      <w:pPr>
        <w:numPr>
          <w:ilvl w:val="0"/>
          <w:numId w:val="36"/>
        </w:numPr>
        <w:ind w:firstLine="480"/>
      </w:pPr>
      <w:r>
        <w:t>返还在基金交易过程中因任何原因获得的不当得利；</w:t>
      </w:r>
      <w:r>
        <w:rPr>
          <w:rFonts w:ascii="Times New Roman" w:eastAsia="Times New Roman" w:hAnsi="Times New Roman" w:cs="Times New Roman"/>
        </w:rPr>
        <w:t xml:space="preserve"> </w:t>
      </w:r>
    </w:p>
    <w:p w14:paraId="424A2CF4" w14:textId="77777777" w:rsidR="00A01A4E" w:rsidRDefault="00C56536">
      <w:pPr>
        <w:numPr>
          <w:ilvl w:val="0"/>
          <w:numId w:val="36"/>
        </w:numPr>
        <w:ind w:firstLine="480"/>
      </w:pPr>
      <w:r>
        <w:t>法律法规及中国证监会规定的和《基金合同》约定的其他义务。</w:t>
      </w:r>
      <w:r>
        <w:rPr>
          <w:rFonts w:ascii="Times New Roman" w:eastAsia="Times New Roman" w:hAnsi="Times New Roman" w:cs="Times New Roman"/>
        </w:rPr>
        <w:t xml:space="preserve"> </w:t>
      </w:r>
    </w:p>
    <w:p w14:paraId="32AB697A" w14:textId="77777777" w:rsidR="00A01A4E" w:rsidRDefault="00C56536">
      <w:pPr>
        <w:pStyle w:val="1"/>
      </w:pPr>
      <w:bookmarkStart w:id="7" w:name="_Toc65774"/>
      <w:r>
        <w:t>第八部分</w:t>
      </w:r>
      <w:r>
        <w:rPr>
          <w:rFonts w:ascii="Times New Roman" w:eastAsia="Times New Roman" w:hAnsi="Times New Roman" w:cs="Times New Roman"/>
          <w:b/>
        </w:rPr>
        <w:t xml:space="preserve">  </w:t>
      </w:r>
      <w:r>
        <w:t>基金份额持有人大会</w:t>
      </w:r>
      <w:r>
        <w:rPr>
          <w:rFonts w:ascii="Times New Roman" w:eastAsia="Times New Roman" w:hAnsi="Times New Roman" w:cs="Times New Roman"/>
          <w:b/>
        </w:rPr>
        <w:t xml:space="preserve"> </w:t>
      </w:r>
      <w:bookmarkEnd w:id="7"/>
    </w:p>
    <w:p w14:paraId="74FA492E" w14:textId="77777777" w:rsidR="00A01A4E" w:rsidRDefault="00C56536">
      <w:pPr>
        <w:spacing w:after="170" w:line="259" w:lineRule="auto"/>
        <w:ind w:left="418" w:firstLine="0"/>
      </w:pPr>
      <w:r>
        <w:rPr>
          <w:rFonts w:ascii="Times New Roman" w:eastAsia="Times New Roman" w:hAnsi="Times New Roman" w:cs="Times New Roman"/>
        </w:rPr>
        <w:t xml:space="preserve"> </w:t>
      </w:r>
    </w:p>
    <w:p w14:paraId="40D65E13" w14:textId="77777777" w:rsidR="00A01A4E" w:rsidRDefault="00C56536">
      <w:pPr>
        <w:spacing w:after="21" w:line="363" w:lineRule="auto"/>
        <w:ind w:left="0" w:firstLine="480"/>
      </w:pPr>
      <w:r>
        <w:t>基金份额持有人大会由基金份额持有人组成，基金份额持有人的合法授权代表有权代表基金份额持有人出席会议并表决。基金份额持有人持有的每一基金份额拥有平等的投票权。</w:t>
      </w:r>
      <w:r>
        <w:rPr>
          <w:rFonts w:ascii="Times New Roman" w:eastAsia="Times New Roman" w:hAnsi="Times New Roman" w:cs="Times New Roman"/>
        </w:rPr>
        <w:t xml:space="preserve"> </w:t>
      </w:r>
    </w:p>
    <w:p w14:paraId="7AE3DC2F" w14:textId="77777777" w:rsidR="00A01A4E" w:rsidRDefault="00C56536">
      <w:pPr>
        <w:ind w:left="477"/>
      </w:pPr>
      <w:r>
        <w:t>本基金的基金份额持有人大会不设立日常机构。</w:t>
      </w:r>
      <w:r>
        <w:rPr>
          <w:rFonts w:ascii="Times New Roman" w:eastAsia="Times New Roman" w:hAnsi="Times New Roman" w:cs="Times New Roman"/>
        </w:rPr>
        <w:t xml:space="preserve"> </w:t>
      </w:r>
    </w:p>
    <w:p w14:paraId="1282FCC0" w14:textId="77777777" w:rsidR="00A01A4E" w:rsidRDefault="00C56536">
      <w:pPr>
        <w:ind w:left="477"/>
      </w:pPr>
      <w:r>
        <w:t>一、召开事由</w:t>
      </w:r>
      <w:r>
        <w:rPr>
          <w:rFonts w:ascii="Times New Roman" w:eastAsia="Times New Roman" w:hAnsi="Times New Roman" w:cs="Times New Roman"/>
        </w:rPr>
        <w:t xml:space="preserve"> </w:t>
      </w:r>
    </w:p>
    <w:p w14:paraId="46270706" w14:textId="77777777" w:rsidR="00A01A4E" w:rsidRDefault="00C56536">
      <w:pPr>
        <w:spacing w:after="49" w:line="380" w:lineRule="auto"/>
        <w:ind w:left="0" w:firstLine="480"/>
      </w:pPr>
      <w:r>
        <w:rPr>
          <w:rFonts w:ascii="Times New Roman" w:eastAsia="Times New Roman" w:hAnsi="Times New Roman" w:cs="Times New Roman"/>
        </w:rPr>
        <w:t>1</w:t>
      </w:r>
      <w:r>
        <w:t>、除法律法规、</w:t>
      </w:r>
      <w:r>
        <w:t>中国证监会另有规定外，当出现或需要决定下列事由之一的，应当召开基金份额持有人大会：</w:t>
      </w:r>
      <w:r>
        <w:rPr>
          <w:rFonts w:ascii="Times New Roman" w:eastAsia="Times New Roman" w:hAnsi="Times New Roman" w:cs="Times New Roman"/>
        </w:rPr>
        <w:t xml:space="preserve"> </w:t>
      </w:r>
    </w:p>
    <w:p w14:paraId="624550A3" w14:textId="77777777" w:rsidR="00A01A4E" w:rsidRDefault="00C56536">
      <w:pPr>
        <w:numPr>
          <w:ilvl w:val="0"/>
          <w:numId w:val="37"/>
        </w:numPr>
        <w:spacing w:after="120"/>
        <w:ind w:firstLine="480"/>
      </w:pPr>
      <w:r>
        <w:t>终止《基金合同》；</w:t>
      </w:r>
      <w:r>
        <w:rPr>
          <w:rFonts w:ascii="Times New Roman" w:eastAsia="Times New Roman" w:hAnsi="Times New Roman" w:cs="Times New Roman"/>
        </w:rPr>
        <w:t xml:space="preserve"> </w:t>
      </w:r>
    </w:p>
    <w:p w14:paraId="183366CB" w14:textId="77777777" w:rsidR="00A01A4E" w:rsidRDefault="00C56536">
      <w:pPr>
        <w:numPr>
          <w:ilvl w:val="0"/>
          <w:numId w:val="37"/>
        </w:numPr>
        <w:spacing w:after="122"/>
        <w:ind w:firstLine="480"/>
      </w:pPr>
      <w:r>
        <w:t>更换基金管理人；</w:t>
      </w:r>
      <w:r>
        <w:rPr>
          <w:rFonts w:ascii="Times New Roman" w:eastAsia="Times New Roman" w:hAnsi="Times New Roman" w:cs="Times New Roman"/>
        </w:rPr>
        <w:t xml:space="preserve"> </w:t>
      </w:r>
    </w:p>
    <w:p w14:paraId="06FB2A9A" w14:textId="77777777" w:rsidR="00A01A4E" w:rsidRDefault="00C56536">
      <w:pPr>
        <w:numPr>
          <w:ilvl w:val="0"/>
          <w:numId w:val="37"/>
        </w:numPr>
        <w:spacing w:after="120"/>
        <w:ind w:firstLine="480"/>
      </w:pPr>
      <w:r>
        <w:t>更换基金托管人；</w:t>
      </w:r>
      <w:r>
        <w:rPr>
          <w:rFonts w:ascii="Times New Roman" w:eastAsia="Times New Roman" w:hAnsi="Times New Roman" w:cs="Times New Roman"/>
        </w:rPr>
        <w:t xml:space="preserve"> </w:t>
      </w:r>
    </w:p>
    <w:p w14:paraId="6C9E19E7" w14:textId="77777777" w:rsidR="00A01A4E" w:rsidRDefault="00C56536">
      <w:pPr>
        <w:numPr>
          <w:ilvl w:val="0"/>
          <w:numId w:val="37"/>
        </w:numPr>
        <w:spacing w:after="120"/>
        <w:ind w:firstLine="480"/>
      </w:pPr>
      <w:r>
        <w:t>转换基金运作方式；</w:t>
      </w:r>
      <w:r>
        <w:rPr>
          <w:rFonts w:ascii="Times New Roman" w:eastAsia="Times New Roman" w:hAnsi="Times New Roman" w:cs="Times New Roman"/>
        </w:rPr>
        <w:t xml:space="preserve"> </w:t>
      </w:r>
    </w:p>
    <w:p w14:paraId="0854A975" w14:textId="77777777" w:rsidR="00A01A4E" w:rsidRDefault="00C56536">
      <w:pPr>
        <w:numPr>
          <w:ilvl w:val="0"/>
          <w:numId w:val="37"/>
        </w:numPr>
        <w:spacing w:after="0" w:line="359" w:lineRule="auto"/>
        <w:ind w:firstLine="480"/>
      </w:pPr>
      <w:r>
        <w:t>调整基金管理人、基金托管人的报酬标准，但法律法规要求调整该等报酬标准的除外；</w:t>
      </w:r>
      <w:r>
        <w:rPr>
          <w:rFonts w:ascii="Times New Roman" w:eastAsia="Times New Roman" w:hAnsi="Times New Roman" w:cs="Times New Roman"/>
        </w:rPr>
        <w:t xml:space="preserve"> </w:t>
      </w:r>
    </w:p>
    <w:p w14:paraId="32F5AEC4" w14:textId="77777777" w:rsidR="00A01A4E" w:rsidRDefault="00C56536">
      <w:pPr>
        <w:numPr>
          <w:ilvl w:val="0"/>
          <w:numId w:val="37"/>
        </w:numPr>
        <w:spacing w:after="120"/>
        <w:ind w:firstLine="480"/>
      </w:pPr>
      <w:r>
        <w:t>变更基金类别；</w:t>
      </w:r>
      <w:r>
        <w:rPr>
          <w:rFonts w:ascii="Times New Roman" w:eastAsia="Times New Roman" w:hAnsi="Times New Roman" w:cs="Times New Roman"/>
        </w:rPr>
        <w:t xml:space="preserve"> </w:t>
      </w:r>
    </w:p>
    <w:p w14:paraId="163E7710" w14:textId="77777777" w:rsidR="00A01A4E" w:rsidRDefault="00C56536">
      <w:pPr>
        <w:numPr>
          <w:ilvl w:val="0"/>
          <w:numId w:val="37"/>
        </w:numPr>
        <w:spacing w:after="123"/>
        <w:ind w:firstLine="480"/>
      </w:pPr>
      <w:r>
        <w:t>本基金与其他基金的合并；</w:t>
      </w:r>
      <w:r>
        <w:rPr>
          <w:rFonts w:ascii="Times New Roman" w:eastAsia="Times New Roman" w:hAnsi="Times New Roman" w:cs="Times New Roman"/>
        </w:rPr>
        <w:t xml:space="preserve"> </w:t>
      </w:r>
    </w:p>
    <w:p w14:paraId="756A5CD4" w14:textId="77777777" w:rsidR="00A01A4E" w:rsidRDefault="00C56536">
      <w:pPr>
        <w:numPr>
          <w:ilvl w:val="0"/>
          <w:numId w:val="37"/>
        </w:numPr>
        <w:spacing w:after="0" w:line="357" w:lineRule="auto"/>
        <w:ind w:firstLine="480"/>
      </w:pPr>
      <w:r>
        <w:t>变更基金投资目标、范围或策略（法律法规和中国证监会另有规定的除外）；</w:t>
      </w:r>
      <w:r>
        <w:rPr>
          <w:rFonts w:ascii="Times New Roman" w:eastAsia="Times New Roman" w:hAnsi="Times New Roman" w:cs="Times New Roman"/>
        </w:rPr>
        <w:t xml:space="preserve"> </w:t>
      </w:r>
    </w:p>
    <w:p w14:paraId="0C781DD1" w14:textId="77777777" w:rsidR="00A01A4E" w:rsidRDefault="00C56536">
      <w:pPr>
        <w:numPr>
          <w:ilvl w:val="0"/>
          <w:numId w:val="37"/>
        </w:numPr>
        <w:spacing w:after="123"/>
        <w:ind w:firstLine="480"/>
      </w:pPr>
      <w:r>
        <w:t>变更基金份额持有人大会程序；</w:t>
      </w:r>
      <w:r>
        <w:rPr>
          <w:rFonts w:ascii="Times New Roman" w:eastAsia="Times New Roman" w:hAnsi="Times New Roman" w:cs="Times New Roman"/>
        </w:rPr>
        <w:t xml:space="preserve"> </w:t>
      </w:r>
    </w:p>
    <w:p w14:paraId="771C8482" w14:textId="77777777" w:rsidR="00A01A4E" w:rsidRDefault="00C56536">
      <w:pPr>
        <w:numPr>
          <w:ilvl w:val="0"/>
          <w:numId w:val="37"/>
        </w:numPr>
        <w:spacing w:after="120"/>
        <w:ind w:firstLine="480"/>
      </w:pPr>
      <w:r>
        <w:t>基金管理人或基金托管人要求召开基金份额持有人大会；</w:t>
      </w:r>
      <w:r>
        <w:rPr>
          <w:rFonts w:ascii="Times New Roman" w:eastAsia="Times New Roman" w:hAnsi="Times New Roman" w:cs="Times New Roman"/>
        </w:rPr>
        <w:t xml:space="preserve"> </w:t>
      </w:r>
    </w:p>
    <w:p w14:paraId="1C14682A" w14:textId="77777777" w:rsidR="00A01A4E" w:rsidRDefault="00C56536">
      <w:pPr>
        <w:numPr>
          <w:ilvl w:val="0"/>
          <w:numId w:val="37"/>
        </w:numPr>
        <w:spacing w:after="9" w:line="350" w:lineRule="auto"/>
        <w:ind w:firstLine="480"/>
      </w:pPr>
      <w:r>
        <w:t>单独或合计持有本基金总份额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）基金份额的基金份额持有人（以基金管理人收到提议当日的基金份额计算，下同）就同一事项书面要求召开基金份额持有人大会；</w:t>
      </w:r>
      <w:r>
        <w:rPr>
          <w:rFonts w:ascii="Times New Roman" w:eastAsia="Times New Roman" w:hAnsi="Times New Roman" w:cs="Times New Roman"/>
        </w:rPr>
        <w:t xml:space="preserve"> </w:t>
      </w:r>
    </w:p>
    <w:p w14:paraId="55ECCD54" w14:textId="77777777" w:rsidR="00A01A4E" w:rsidRDefault="00C56536">
      <w:pPr>
        <w:numPr>
          <w:ilvl w:val="0"/>
          <w:numId w:val="37"/>
        </w:numPr>
        <w:spacing w:after="121"/>
        <w:ind w:firstLine="480"/>
      </w:pPr>
      <w:r>
        <w:t>对基金合同当事人权利和义务产生重大影响的其他事项；</w:t>
      </w:r>
      <w:r>
        <w:rPr>
          <w:rFonts w:ascii="Times New Roman" w:eastAsia="Times New Roman" w:hAnsi="Times New Roman" w:cs="Times New Roman"/>
        </w:rPr>
        <w:t xml:space="preserve"> </w:t>
      </w:r>
    </w:p>
    <w:p w14:paraId="788DE096" w14:textId="77777777" w:rsidR="00A01A4E" w:rsidRDefault="00C56536">
      <w:pPr>
        <w:numPr>
          <w:ilvl w:val="0"/>
          <w:numId w:val="37"/>
        </w:numPr>
        <w:spacing w:after="123"/>
        <w:ind w:firstLine="480"/>
      </w:pPr>
      <w:r>
        <w:t>法律法规、《基金合同》或中国证监会规定的其他应当召开基金份额</w:t>
      </w:r>
    </w:p>
    <w:p w14:paraId="75EDC8DC" w14:textId="77777777" w:rsidR="00A01A4E" w:rsidRDefault="00C56536">
      <w:pPr>
        <w:spacing w:after="71"/>
      </w:pPr>
      <w:r>
        <w:t>持有人大会的事项。</w:t>
      </w:r>
      <w:r>
        <w:rPr>
          <w:rFonts w:ascii="Times New Roman" w:eastAsia="Times New Roman" w:hAnsi="Times New Roman" w:cs="Times New Roman"/>
        </w:rPr>
        <w:t xml:space="preserve"> </w:t>
      </w:r>
    </w:p>
    <w:p w14:paraId="3E3F8F31" w14:textId="77777777" w:rsidR="00A01A4E" w:rsidRDefault="00C56536">
      <w:pPr>
        <w:spacing w:line="369" w:lineRule="auto"/>
        <w:ind w:left="0" w:firstLine="480"/>
      </w:pPr>
      <w:r>
        <w:rPr>
          <w:rFonts w:ascii="Times New Roman" w:eastAsia="Times New Roman" w:hAnsi="Times New Roman" w:cs="Times New Roman"/>
        </w:rPr>
        <w:t>2</w:t>
      </w:r>
      <w:r>
        <w:t>、在不违反有关法律法规和《基金合同》约定，并对基金份额持有人利益无实质性不利影响的前提下，以下情况可由基金管理人和基金托管人协商后修改，不需召开基金份额持有人大会：（</w:t>
      </w:r>
      <w:r>
        <w:rPr>
          <w:rFonts w:ascii="Times New Roman" w:eastAsia="Times New Roman" w:hAnsi="Times New Roman" w:cs="Times New Roman"/>
        </w:rPr>
        <w:t>1</w:t>
      </w:r>
      <w:r>
        <w:t>）法律法规要求增加的基金费用的收取；</w:t>
      </w:r>
      <w:r>
        <w:rPr>
          <w:rFonts w:ascii="Times New Roman" w:eastAsia="Times New Roman" w:hAnsi="Times New Roman" w:cs="Times New Roman"/>
        </w:rPr>
        <w:t xml:space="preserve"> </w:t>
      </w:r>
    </w:p>
    <w:p w14:paraId="27651A9A" w14:textId="77777777" w:rsidR="00A01A4E" w:rsidRDefault="00C56536">
      <w:pPr>
        <w:numPr>
          <w:ilvl w:val="0"/>
          <w:numId w:val="38"/>
        </w:numPr>
        <w:spacing w:after="0" w:line="379" w:lineRule="auto"/>
        <w:ind w:firstLine="480"/>
      </w:pPr>
      <w:r>
        <w:t>在法律法规和《基金合同》规定的范围内调整本基</w:t>
      </w:r>
      <w:r>
        <w:t>金的申购费率、调低赎回费率、调低销售服务费率或变更收费方式；</w:t>
      </w:r>
      <w:r>
        <w:rPr>
          <w:rFonts w:ascii="Times New Roman" w:eastAsia="Times New Roman" w:hAnsi="Times New Roman" w:cs="Times New Roman"/>
        </w:rPr>
        <w:t xml:space="preserve"> </w:t>
      </w:r>
    </w:p>
    <w:p w14:paraId="6CBA4A94" w14:textId="77777777" w:rsidR="00A01A4E" w:rsidRDefault="00C56536">
      <w:pPr>
        <w:numPr>
          <w:ilvl w:val="0"/>
          <w:numId w:val="38"/>
        </w:numPr>
        <w:ind w:firstLine="480"/>
      </w:pPr>
      <w:r>
        <w:t>因相应的法律法规发生变动而应当对《基金合同》进行修改；</w:t>
      </w:r>
      <w:r>
        <w:rPr>
          <w:rFonts w:ascii="Times New Roman" w:eastAsia="Times New Roman" w:hAnsi="Times New Roman" w:cs="Times New Roman"/>
        </w:rPr>
        <w:t xml:space="preserve"> </w:t>
      </w:r>
    </w:p>
    <w:p w14:paraId="41CBF84A" w14:textId="77777777" w:rsidR="00A01A4E" w:rsidRDefault="00C56536">
      <w:pPr>
        <w:numPr>
          <w:ilvl w:val="0"/>
          <w:numId w:val="38"/>
        </w:numPr>
        <w:spacing w:after="0" w:line="379" w:lineRule="auto"/>
        <w:ind w:firstLine="480"/>
      </w:pPr>
      <w:r>
        <w:t>对《基金合同》的修改对基金份额持有人利益无实质性不利影响或修改不涉及《基金合同》当事人权利义务关系发生变化；</w:t>
      </w:r>
      <w:r>
        <w:rPr>
          <w:rFonts w:ascii="Times New Roman" w:eastAsia="Times New Roman" w:hAnsi="Times New Roman" w:cs="Times New Roman"/>
        </w:rPr>
        <w:t xml:space="preserve"> </w:t>
      </w:r>
    </w:p>
    <w:p w14:paraId="490117B5" w14:textId="77777777" w:rsidR="00A01A4E" w:rsidRDefault="00C56536">
      <w:pPr>
        <w:numPr>
          <w:ilvl w:val="0"/>
          <w:numId w:val="38"/>
        </w:numPr>
        <w:ind w:firstLine="480"/>
      </w:pPr>
      <w:r>
        <w:t>《基金合同》明确约定无需召开基金份额持有人大会的情况；</w:t>
      </w:r>
      <w:r>
        <w:rPr>
          <w:rFonts w:ascii="Times New Roman" w:eastAsia="Times New Roman" w:hAnsi="Times New Roman" w:cs="Times New Roman"/>
        </w:rPr>
        <w:t xml:space="preserve"> </w:t>
      </w:r>
    </w:p>
    <w:p w14:paraId="49F75903" w14:textId="77777777" w:rsidR="00A01A4E" w:rsidRDefault="00C56536">
      <w:pPr>
        <w:numPr>
          <w:ilvl w:val="0"/>
          <w:numId w:val="38"/>
        </w:numPr>
        <w:spacing w:after="8" w:line="372" w:lineRule="auto"/>
        <w:ind w:firstLine="480"/>
      </w:pPr>
      <w:r>
        <w:t>基金管理人、登记机构、基金销售机构在法律法规规定或中国证监会许可的范围内调整有关认购、申购、赎回、转换、非交易过户、转托管等业务规则；</w:t>
      </w:r>
      <w:r>
        <w:rPr>
          <w:rFonts w:ascii="Times New Roman" w:eastAsia="Times New Roman" w:hAnsi="Times New Roman" w:cs="Times New Roman"/>
        </w:rPr>
        <w:t xml:space="preserve"> </w:t>
      </w:r>
    </w:p>
    <w:p w14:paraId="311EB543" w14:textId="77777777" w:rsidR="00A01A4E" w:rsidRDefault="00C56536">
      <w:pPr>
        <w:numPr>
          <w:ilvl w:val="0"/>
          <w:numId w:val="38"/>
        </w:numPr>
        <w:ind w:firstLine="480"/>
      </w:pPr>
      <w:r>
        <w:t>基金推出新业务或服务，或调整基金份额类别设置；</w:t>
      </w:r>
      <w:r>
        <w:rPr>
          <w:rFonts w:ascii="Times New Roman" w:eastAsia="Times New Roman" w:hAnsi="Times New Roman" w:cs="Times New Roman"/>
        </w:rPr>
        <w:t xml:space="preserve"> </w:t>
      </w:r>
    </w:p>
    <w:p w14:paraId="021C97C5" w14:textId="77777777" w:rsidR="00A01A4E" w:rsidRDefault="00C56536">
      <w:pPr>
        <w:numPr>
          <w:ilvl w:val="0"/>
          <w:numId w:val="38"/>
        </w:numPr>
        <w:spacing w:after="0" w:line="379" w:lineRule="auto"/>
        <w:ind w:firstLine="480"/>
      </w:pPr>
      <w:r>
        <w:t>按照法律法规和《基金合同》规定不需召开基金份额持有人大会的以外的其他情形。</w:t>
      </w:r>
      <w:r>
        <w:rPr>
          <w:rFonts w:ascii="Times New Roman" w:eastAsia="Times New Roman" w:hAnsi="Times New Roman" w:cs="Times New Roman"/>
        </w:rPr>
        <w:t xml:space="preserve"> </w:t>
      </w:r>
    </w:p>
    <w:p w14:paraId="1DF71E89" w14:textId="77777777" w:rsidR="00A01A4E" w:rsidRDefault="00C56536">
      <w:pPr>
        <w:ind w:left="477"/>
      </w:pPr>
      <w:r>
        <w:t>二、会议召集人及召集方式</w:t>
      </w:r>
      <w:r>
        <w:rPr>
          <w:rFonts w:ascii="Times New Roman" w:eastAsia="Times New Roman" w:hAnsi="Times New Roman" w:cs="Times New Roman"/>
        </w:rPr>
        <w:t xml:space="preserve"> </w:t>
      </w:r>
    </w:p>
    <w:p w14:paraId="2C5B2991" w14:textId="77777777" w:rsidR="00A01A4E" w:rsidRDefault="00C56536">
      <w:pPr>
        <w:numPr>
          <w:ilvl w:val="0"/>
          <w:numId w:val="39"/>
        </w:numPr>
        <w:spacing w:after="0" w:line="379" w:lineRule="auto"/>
        <w:ind w:right="111" w:firstLine="470"/>
        <w:jc w:val="both"/>
      </w:pPr>
      <w:r>
        <w:t>除法律法规规定或《基金合同》另有约定外，基金份额持有人大会由基金管理人召集。</w:t>
      </w:r>
      <w:r>
        <w:rPr>
          <w:rFonts w:ascii="Times New Roman" w:eastAsia="Times New Roman" w:hAnsi="Times New Roman" w:cs="Times New Roman"/>
        </w:rPr>
        <w:t xml:space="preserve"> </w:t>
      </w:r>
    </w:p>
    <w:p w14:paraId="40566835" w14:textId="77777777" w:rsidR="00A01A4E" w:rsidRDefault="00C56536">
      <w:pPr>
        <w:numPr>
          <w:ilvl w:val="0"/>
          <w:numId w:val="39"/>
        </w:numPr>
        <w:ind w:right="111" w:firstLine="470"/>
        <w:jc w:val="both"/>
      </w:pPr>
      <w:r>
        <w:t>基金管理人未按规定召集或不能召集时，由基金托管人召集。</w:t>
      </w:r>
      <w:r>
        <w:rPr>
          <w:rFonts w:ascii="Times New Roman" w:eastAsia="Times New Roman" w:hAnsi="Times New Roman" w:cs="Times New Roman"/>
        </w:rPr>
        <w:t xml:space="preserve"> </w:t>
      </w:r>
    </w:p>
    <w:p w14:paraId="4DE88C80" w14:textId="77777777" w:rsidR="00A01A4E" w:rsidRDefault="00C56536">
      <w:pPr>
        <w:numPr>
          <w:ilvl w:val="0"/>
          <w:numId w:val="39"/>
        </w:numPr>
        <w:spacing w:after="8" w:line="372" w:lineRule="auto"/>
        <w:ind w:right="111" w:firstLine="470"/>
        <w:jc w:val="both"/>
      </w:pPr>
      <w:r>
        <w:t>基金托管人认为有必要召开基金份额持有人大会的，应当向基金管理人提出书面提议。基金</w:t>
      </w:r>
      <w:r>
        <w:t>管理人应当自收到书面提议之日起</w:t>
      </w:r>
      <w:r>
        <w:t xml:space="preserve"> </w:t>
      </w:r>
      <w:r>
        <w:rPr>
          <w:rFonts w:ascii="Times New Roman" w:eastAsia="Times New Roman" w:hAnsi="Times New Roman" w:cs="Times New Roman"/>
        </w:rPr>
        <w:t xml:space="preserve">10 </w:t>
      </w:r>
      <w:r>
        <w:t>日内决定是否召集，并书面告知基金托管人。基金管理人决定召集的，应当自出具书面决定之日起</w:t>
      </w:r>
      <w:r>
        <w:t xml:space="preserve"> </w:t>
      </w:r>
      <w:r>
        <w:rPr>
          <w:rFonts w:ascii="Times New Roman" w:eastAsia="Times New Roman" w:hAnsi="Times New Roman" w:cs="Times New Roman"/>
        </w:rPr>
        <w:t xml:space="preserve">60 </w:t>
      </w:r>
      <w:r>
        <w:t>日内召开；基金管理人决定不召集，基金托管人仍认为有必要召开的，应当由基金托管人自行召集，并自出具书面决定之日起</w:t>
      </w:r>
      <w:r>
        <w:t xml:space="preserve"> </w:t>
      </w:r>
      <w:r>
        <w:rPr>
          <w:rFonts w:ascii="Times New Roman" w:eastAsia="Times New Roman" w:hAnsi="Times New Roman" w:cs="Times New Roman"/>
        </w:rPr>
        <w:t xml:space="preserve">60 </w:t>
      </w:r>
      <w:r>
        <w:t>日内召开并告知基金管理人，基金管理人应当配合。</w:t>
      </w:r>
      <w:r>
        <w:rPr>
          <w:rFonts w:ascii="Times New Roman" w:eastAsia="Times New Roman" w:hAnsi="Times New Roman" w:cs="Times New Roman"/>
        </w:rPr>
        <w:t xml:space="preserve"> </w:t>
      </w:r>
    </w:p>
    <w:p w14:paraId="6D62DCC5" w14:textId="77777777" w:rsidR="00A01A4E" w:rsidRDefault="00C56536">
      <w:pPr>
        <w:numPr>
          <w:ilvl w:val="0"/>
          <w:numId w:val="39"/>
        </w:numPr>
        <w:spacing w:after="8" w:line="372" w:lineRule="auto"/>
        <w:ind w:right="111" w:firstLine="470"/>
        <w:jc w:val="both"/>
      </w:pPr>
      <w:r>
        <w:t>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）的基金份额持有人就同一事项书面要求召开基金份额持有人大会，应当向基金管理人提出书面提议。基金管理人应当自收到书面提议之日起</w:t>
      </w:r>
      <w:r>
        <w:t xml:space="preserve"> </w:t>
      </w:r>
      <w:r>
        <w:rPr>
          <w:rFonts w:ascii="Times New Roman" w:eastAsia="Times New Roman" w:hAnsi="Times New Roman" w:cs="Times New Roman"/>
        </w:rPr>
        <w:t xml:space="preserve">10 </w:t>
      </w:r>
      <w:r>
        <w:t>日内决定是否召集，并书面告知提出提议的基金份额持有人代表和基金托管人。基金管理人决定召集的，应当自出具书面决定之日起</w:t>
      </w:r>
      <w:r>
        <w:t xml:space="preserve"> </w:t>
      </w:r>
      <w:r>
        <w:rPr>
          <w:rFonts w:ascii="Times New Roman" w:eastAsia="Times New Roman" w:hAnsi="Times New Roman" w:cs="Times New Roman"/>
        </w:rPr>
        <w:t xml:space="preserve">60 </w:t>
      </w:r>
      <w:r>
        <w:t>日内召开；基金管理人决定不召集，代表基金份额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）的基金份额持有人仍认为有必要召开的，应当向基金托管人提出书面提议。基金托管人应当自收到书面提议之日起</w:t>
      </w:r>
      <w:r>
        <w:t xml:space="preserve"> </w:t>
      </w:r>
      <w:r>
        <w:rPr>
          <w:rFonts w:ascii="Times New Roman" w:eastAsia="Times New Roman" w:hAnsi="Times New Roman" w:cs="Times New Roman"/>
        </w:rPr>
        <w:t xml:space="preserve">10 </w:t>
      </w:r>
      <w:r>
        <w:t>日内决定是否召集，并书面告知提出提议的基金份额持有人代表和基金管理人；基金托管</w:t>
      </w:r>
      <w:r>
        <w:t>人决定召集的，应当自出具书面决定之日起</w:t>
      </w:r>
      <w:r>
        <w:t xml:space="preserve"> </w:t>
      </w:r>
      <w:r>
        <w:rPr>
          <w:rFonts w:ascii="Times New Roman" w:eastAsia="Times New Roman" w:hAnsi="Times New Roman" w:cs="Times New Roman"/>
        </w:rPr>
        <w:t xml:space="preserve">60 </w:t>
      </w:r>
      <w:r>
        <w:t>日内召开，并告知基金管理人，基金管理人应当配合。</w:t>
      </w:r>
      <w:r>
        <w:rPr>
          <w:rFonts w:ascii="Times New Roman" w:eastAsia="Times New Roman" w:hAnsi="Times New Roman" w:cs="Times New Roman"/>
        </w:rPr>
        <w:t xml:space="preserve"> </w:t>
      </w:r>
    </w:p>
    <w:p w14:paraId="04BC5C58" w14:textId="77777777" w:rsidR="00A01A4E" w:rsidRDefault="00C56536">
      <w:pPr>
        <w:numPr>
          <w:ilvl w:val="0"/>
          <w:numId w:val="39"/>
        </w:numPr>
        <w:spacing w:after="8" w:line="372" w:lineRule="auto"/>
        <w:ind w:right="111" w:firstLine="470"/>
        <w:jc w:val="both"/>
      </w:pPr>
      <w:r>
        <w:t>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）的基金份额持有人就同一事项要求召开基金份额持有人大会，而基金管理人、基金托管人都不召集的，单独或合计代表基金份额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）的基金份额持有人有权自行召集，并至少提前</w:t>
      </w:r>
    </w:p>
    <w:p w14:paraId="492F494D" w14:textId="77777777" w:rsidR="00A01A4E" w:rsidRDefault="00C56536">
      <w:pPr>
        <w:spacing w:after="0" w:line="384" w:lineRule="auto"/>
      </w:pPr>
      <w:r>
        <w:rPr>
          <w:rFonts w:ascii="Times New Roman" w:eastAsia="Times New Roman" w:hAnsi="Times New Roman" w:cs="Times New Roman"/>
        </w:rPr>
        <w:t xml:space="preserve">30 </w:t>
      </w:r>
      <w:r>
        <w:t>日报中国证监会备案。基金份额持有人依法自行召集基金份额持有人大会的，基金管理人、基金托管人应当配合，不得阻碍、干扰。</w:t>
      </w:r>
      <w:r>
        <w:rPr>
          <w:rFonts w:ascii="Times New Roman" w:eastAsia="Times New Roman" w:hAnsi="Times New Roman" w:cs="Times New Roman"/>
        </w:rPr>
        <w:t xml:space="preserve"> </w:t>
      </w:r>
    </w:p>
    <w:p w14:paraId="361BE4B1" w14:textId="77777777" w:rsidR="00A01A4E" w:rsidRDefault="00C56536">
      <w:pPr>
        <w:spacing w:after="0" w:line="379" w:lineRule="auto"/>
        <w:ind w:left="0" w:firstLine="480"/>
      </w:pPr>
      <w:r>
        <w:rPr>
          <w:rFonts w:ascii="Times New Roman" w:eastAsia="Times New Roman" w:hAnsi="Times New Roman" w:cs="Times New Roman"/>
        </w:rPr>
        <w:t>6</w:t>
      </w:r>
      <w:r>
        <w:t>、基金份额持有人会议的召集人负责选择确定开会时间、地点、方式和权益登</w:t>
      </w:r>
      <w:r>
        <w:t>记日。</w:t>
      </w:r>
      <w:r>
        <w:rPr>
          <w:rFonts w:ascii="Times New Roman" w:eastAsia="Times New Roman" w:hAnsi="Times New Roman" w:cs="Times New Roman"/>
        </w:rPr>
        <w:t xml:space="preserve"> </w:t>
      </w:r>
    </w:p>
    <w:p w14:paraId="67212C58" w14:textId="77777777" w:rsidR="00A01A4E" w:rsidRDefault="00C56536">
      <w:pPr>
        <w:ind w:left="477"/>
      </w:pPr>
      <w:r>
        <w:t>三、召开基金份额持有人大会的通知时间、通知内容、通知方式</w:t>
      </w:r>
      <w:r>
        <w:rPr>
          <w:rFonts w:ascii="Times New Roman" w:eastAsia="Times New Roman" w:hAnsi="Times New Roman" w:cs="Times New Roman"/>
        </w:rPr>
        <w:t xml:space="preserve"> </w:t>
      </w:r>
    </w:p>
    <w:p w14:paraId="7EAF2832" w14:textId="77777777" w:rsidR="00A01A4E" w:rsidRDefault="00C56536">
      <w:pPr>
        <w:spacing w:after="0" w:line="384" w:lineRule="auto"/>
        <w:ind w:left="0" w:firstLine="480"/>
      </w:pPr>
      <w:r>
        <w:rPr>
          <w:rFonts w:ascii="Times New Roman" w:eastAsia="Times New Roman" w:hAnsi="Times New Roman" w:cs="Times New Roman"/>
        </w:rPr>
        <w:t>1</w:t>
      </w:r>
      <w:r>
        <w:t>、召开基金份额持有人大会，召集人应于会议召开前</w:t>
      </w:r>
      <w:r>
        <w:t xml:space="preserve"> </w:t>
      </w:r>
      <w:r>
        <w:rPr>
          <w:rFonts w:ascii="Times New Roman" w:eastAsia="Times New Roman" w:hAnsi="Times New Roman" w:cs="Times New Roman"/>
        </w:rPr>
        <w:t xml:space="preserve">30 </w:t>
      </w:r>
      <w:r>
        <w:t>日，在规定媒介公告。基金份额持有人大会通知应至少载明以下内容：</w:t>
      </w:r>
      <w:r>
        <w:rPr>
          <w:rFonts w:ascii="Times New Roman" w:eastAsia="Times New Roman" w:hAnsi="Times New Roman" w:cs="Times New Roman"/>
        </w:rPr>
        <w:t xml:space="preserve"> </w:t>
      </w:r>
    </w:p>
    <w:p w14:paraId="20A60C83" w14:textId="77777777" w:rsidR="00A01A4E" w:rsidRDefault="00C56536">
      <w:pPr>
        <w:numPr>
          <w:ilvl w:val="0"/>
          <w:numId w:val="44"/>
        </w:numPr>
        <w:ind w:firstLine="480"/>
      </w:pPr>
      <w:r>
        <w:t>会议召开的时间、地点和会议形式；</w:t>
      </w:r>
      <w:r>
        <w:rPr>
          <w:rFonts w:ascii="Times New Roman" w:eastAsia="Times New Roman" w:hAnsi="Times New Roman" w:cs="Times New Roman"/>
        </w:rPr>
        <w:t xml:space="preserve"> </w:t>
      </w:r>
    </w:p>
    <w:p w14:paraId="1D3ACB4B" w14:textId="77777777" w:rsidR="00A01A4E" w:rsidRDefault="00C56536">
      <w:pPr>
        <w:numPr>
          <w:ilvl w:val="0"/>
          <w:numId w:val="44"/>
        </w:numPr>
        <w:ind w:firstLine="480"/>
      </w:pPr>
      <w:r>
        <w:t>会议拟审议的事项、议事程序和表决方式；</w:t>
      </w:r>
      <w:r>
        <w:rPr>
          <w:rFonts w:ascii="Times New Roman" w:eastAsia="Times New Roman" w:hAnsi="Times New Roman" w:cs="Times New Roman"/>
        </w:rPr>
        <w:t xml:space="preserve"> </w:t>
      </w:r>
    </w:p>
    <w:p w14:paraId="7395BD95" w14:textId="77777777" w:rsidR="00A01A4E" w:rsidRDefault="00C56536">
      <w:pPr>
        <w:numPr>
          <w:ilvl w:val="0"/>
          <w:numId w:val="44"/>
        </w:numPr>
        <w:ind w:firstLine="480"/>
      </w:pPr>
      <w:r>
        <w:t>有权出席基金份额持有人大会的基金份额持有人的权益登记日；</w:t>
      </w:r>
      <w:r>
        <w:rPr>
          <w:rFonts w:ascii="Times New Roman" w:eastAsia="Times New Roman" w:hAnsi="Times New Roman" w:cs="Times New Roman"/>
        </w:rPr>
        <w:t xml:space="preserve"> </w:t>
      </w:r>
    </w:p>
    <w:p w14:paraId="5296E5F4" w14:textId="77777777" w:rsidR="00A01A4E" w:rsidRDefault="00C56536">
      <w:pPr>
        <w:numPr>
          <w:ilvl w:val="0"/>
          <w:numId w:val="44"/>
        </w:numPr>
        <w:spacing w:after="0" w:line="379" w:lineRule="auto"/>
        <w:ind w:firstLine="480"/>
      </w:pPr>
      <w:r>
        <w:t>授权委托证明的内容要求（包括但不限于代理人身份，代理权限和代理有效期限等）、送达时间和地点；</w:t>
      </w:r>
      <w:r>
        <w:rPr>
          <w:rFonts w:ascii="Times New Roman" w:eastAsia="Times New Roman" w:hAnsi="Times New Roman" w:cs="Times New Roman"/>
        </w:rPr>
        <w:t xml:space="preserve"> </w:t>
      </w:r>
    </w:p>
    <w:p w14:paraId="02009FFB" w14:textId="77777777" w:rsidR="00A01A4E" w:rsidRDefault="00C56536">
      <w:pPr>
        <w:numPr>
          <w:ilvl w:val="0"/>
          <w:numId w:val="44"/>
        </w:numPr>
        <w:ind w:firstLine="480"/>
      </w:pPr>
      <w:r>
        <w:t>会务常设联系人姓名及联系电话；</w:t>
      </w:r>
      <w:r>
        <w:rPr>
          <w:rFonts w:ascii="Times New Roman" w:eastAsia="Times New Roman" w:hAnsi="Times New Roman" w:cs="Times New Roman"/>
        </w:rPr>
        <w:t xml:space="preserve"> </w:t>
      </w:r>
    </w:p>
    <w:p w14:paraId="6D060798" w14:textId="77777777" w:rsidR="00A01A4E" w:rsidRDefault="00C56536">
      <w:pPr>
        <w:numPr>
          <w:ilvl w:val="0"/>
          <w:numId w:val="44"/>
        </w:numPr>
        <w:ind w:firstLine="480"/>
      </w:pPr>
      <w:r>
        <w:t>出席会议者必须准备的文件和必须履行的手续；</w:t>
      </w:r>
      <w:r>
        <w:rPr>
          <w:rFonts w:ascii="Times New Roman" w:eastAsia="Times New Roman" w:hAnsi="Times New Roman" w:cs="Times New Roman"/>
        </w:rPr>
        <w:t xml:space="preserve"> </w:t>
      </w:r>
    </w:p>
    <w:p w14:paraId="1B5E40E5" w14:textId="77777777" w:rsidR="00A01A4E" w:rsidRDefault="00C56536">
      <w:pPr>
        <w:numPr>
          <w:ilvl w:val="0"/>
          <w:numId w:val="44"/>
        </w:numPr>
        <w:ind w:firstLine="480"/>
      </w:pPr>
      <w:r>
        <w:t>召集人需要通知的其他事项。</w:t>
      </w:r>
      <w:r>
        <w:rPr>
          <w:rFonts w:ascii="Times New Roman" w:eastAsia="Times New Roman" w:hAnsi="Times New Roman" w:cs="Times New Roman"/>
        </w:rPr>
        <w:t xml:space="preserve"> </w:t>
      </w:r>
    </w:p>
    <w:p w14:paraId="09EC402D" w14:textId="77777777" w:rsidR="00A01A4E" w:rsidRDefault="00C56536">
      <w:pPr>
        <w:numPr>
          <w:ilvl w:val="0"/>
          <w:numId w:val="46"/>
        </w:numPr>
        <w:spacing w:after="13" w:line="369" w:lineRule="auto"/>
        <w:ind w:firstLine="480"/>
      </w:pPr>
      <w:r>
        <w:t>采取通讯开会方式并进行表决的情况下，由会议召集人决定在会议通知中说明本次基金份额持有人大会所采取的具体通讯方式、委托的公证机关及其联系方式和联系人、书面表决意见寄交的截止时间和收取方式。</w:t>
      </w:r>
      <w:r>
        <w:rPr>
          <w:rFonts w:ascii="Times New Roman" w:eastAsia="Times New Roman" w:hAnsi="Times New Roman" w:cs="Times New Roman"/>
        </w:rPr>
        <w:t xml:space="preserve"> </w:t>
      </w:r>
    </w:p>
    <w:p w14:paraId="4766AD8D" w14:textId="77777777" w:rsidR="00A01A4E" w:rsidRDefault="00C56536">
      <w:pPr>
        <w:numPr>
          <w:ilvl w:val="0"/>
          <w:numId w:val="46"/>
        </w:numPr>
        <w:spacing w:line="363" w:lineRule="auto"/>
        <w:ind w:firstLine="480"/>
      </w:pPr>
      <w:r>
        <w:t>如召集人为基金管理人，还应另行书面通知基金托管人到指定地点对表决意见的计票进行监督；如召集人为基金托管人，则应另行书面通知基金管理人到指定地点对表决意见的计票进行监督；如召集人为基金份额持有人，则应另行书面通知基金管理人和基金托管人到指定地点对表</w:t>
      </w:r>
      <w:r>
        <w:t>决意见的计票进行监督。基金管理人或基金托管人拒不派代表对书面表决意见的计票进行监督的，不影响表决意见的计票效力。</w:t>
      </w:r>
      <w:r>
        <w:rPr>
          <w:rFonts w:ascii="Times New Roman" w:eastAsia="Times New Roman" w:hAnsi="Times New Roman" w:cs="Times New Roman"/>
        </w:rPr>
        <w:t xml:space="preserve"> </w:t>
      </w:r>
    </w:p>
    <w:p w14:paraId="491CE4B2" w14:textId="77777777" w:rsidR="00A01A4E" w:rsidRDefault="00C56536">
      <w:pPr>
        <w:ind w:left="477"/>
      </w:pPr>
      <w:r>
        <w:t>四、基金份额持有人出席会议的方式</w:t>
      </w:r>
      <w:r>
        <w:rPr>
          <w:rFonts w:ascii="Times New Roman" w:eastAsia="Times New Roman" w:hAnsi="Times New Roman" w:cs="Times New Roman"/>
        </w:rPr>
        <w:t xml:space="preserve"> </w:t>
      </w:r>
    </w:p>
    <w:p w14:paraId="747E5EC5" w14:textId="77777777" w:rsidR="00A01A4E" w:rsidRDefault="00C56536">
      <w:pPr>
        <w:spacing w:after="18" w:line="365" w:lineRule="auto"/>
        <w:ind w:left="0" w:firstLine="480"/>
      </w:pPr>
      <w:r>
        <w:t>基金份额持有人大会可通过现场开会方式、通讯开会方式或法律法规和监管机关允许的其他方式召开，会议的召开方式由会议召集人确定。</w:t>
      </w:r>
      <w:r>
        <w:rPr>
          <w:rFonts w:ascii="Times New Roman" w:eastAsia="Times New Roman" w:hAnsi="Times New Roman" w:cs="Times New Roman"/>
        </w:rPr>
        <w:t xml:space="preserve"> </w:t>
      </w:r>
    </w:p>
    <w:p w14:paraId="2F06B12A" w14:textId="77777777" w:rsidR="00A01A4E" w:rsidRDefault="00C56536">
      <w:pPr>
        <w:numPr>
          <w:ilvl w:val="0"/>
          <w:numId w:val="40"/>
        </w:numPr>
        <w:spacing w:after="17" w:line="366" w:lineRule="auto"/>
        <w:ind w:firstLine="480"/>
      </w:pPr>
      <w:r>
        <w:t>现场开会。由基金份额持有人本人出席或以代理投票授权委托证明委派代表出席，现场开会时基金管理人和基金托管人的授权代表应当列席基金份额持有人大会，基金管理人或基金托管人不派代表列席的，不影响表决效力。现场开会同时符合以下条件时，可以进行基</w:t>
      </w:r>
      <w:r>
        <w:t>金份额持有人大会议程：</w:t>
      </w:r>
      <w:r>
        <w:rPr>
          <w:rFonts w:ascii="Times New Roman" w:eastAsia="Times New Roman" w:hAnsi="Times New Roman" w:cs="Times New Roman"/>
        </w:rPr>
        <w:t xml:space="preserve"> </w:t>
      </w:r>
    </w:p>
    <w:p w14:paraId="2EC76D01" w14:textId="77777777" w:rsidR="00A01A4E" w:rsidRDefault="00C56536">
      <w:pPr>
        <w:numPr>
          <w:ilvl w:val="0"/>
          <w:numId w:val="42"/>
        </w:numPr>
        <w:spacing w:after="8" w:line="372" w:lineRule="auto"/>
        <w:ind w:right="56" w:firstLine="475"/>
      </w:pPr>
      <w:r>
        <w:t>亲自出席会议者持有基金份额的凭证、受托出席会议者出具的委托人持有基金份额的凭证及委托人的代理投票授权委托证明符合法律法规、《基金合同》和会议通知的规定，并且持有基金份额的凭证与基金管理人持有的登记资料相符；</w:t>
      </w:r>
      <w:r>
        <w:rPr>
          <w:rFonts w:ascii="Times New Roman" w:eastAsia="Times New Roman" w:hAnsi="Times New Roman" w:cs="Times New Roman"/>
        </w:rPr>
        <w:t xml:space="preserve"> </w:t>
      </w:r>
    </w:p>
    <w:p w14:paraId="33AD838D" w14:textId="77777777" w:rsidR="00A01A4E" w:rsidRDefault="00C56536">
      <w:pPr>
        <w:numPr>
          <w:ilvl w:val="0"/>
          <w:numId w:val="42"/>
        </w:numPr>
        <w:spacing w:after="5" w:line="378" w:lineRule="auto"/>
        <w:ind w:right="56" w:firstLine="475"/>
      </w:pPr>
      <w:r>
        <w:t>经核对，汇总到会者出示的在权益登记日持有基金份额的凭证显示，有效的基金份额不少于本基金在权益登记日基金总份额的</w:t>
      </w:r>
      <w:r>
        <w:t xml:space="preserve"> </w:t>
      </w:r>
      <w:r>
        <w:rPr>
          <w:rFonts w:ascii="Times New Roman" w:eastAsia="Times New Roman" w:hAnsi="Times New Roman" w:cs="Times New Roman"/>
        </w:rPr>
        <w:t>50%</w:t>
      </w:r>
      <w:r>
        <w:t>（含</w:t>
      </w:r>
      <w:r>
        <w:t xml:space="preserve"> </w:t>
      </w:r>
      <w:r>
        <w:rPr>
          <w:rFonts w:ascii="Times New Roman" w:eastAsia="Times New Roman" w:hAnsi="Times New Roman" w:cs="Times New Roman"/>
        </w:rPr>
        <w:t>50%</w:t>
      </w:r>
      <w:r>
        <w:t>）。</w:t>
      </w:r>
      <w:r>
        <w:rPr>
          <w:rFonts w:ascii="Times New Roman" w:eastAsia="Times New Roman" w:hAnsi="Times New Roman" w:cs="Times New Roman"/>
        </w:rPr>
        <w:t xml:space="preserve"> </w:t>
      </w:r>
    </w:p>
    <w:p w14:paraId="229C76F1" w14:textId="77777777" w:rsidR="00A01A4E" w:rsidRDefault="00C56536">
      <w:pPr>
        <w:numPr>
          <w:ilvl w:val="0"/>
          <w:numId w:val="40"/>
        </w:numPr>
        <w:spacing w:after="13" w:line="369" w:lineRule="auto"/>
        <w:ind w:firstLine="480"/>
      </w:pPr>
      <w:r>
        <w:t>通讯开会。通讯开会系指基金份额持有人将其对表决事项的投票以书面形式或基金合同约定的其他方式在表决截止日以前送达至召集人指定的地址。通讯开会应以书面方式或基金合同约定的其他方式进行表决。</w:t>
      </w:r>
      <w:r>
        <w:rPr>
          <w:rFonts w:ascii="Times New Roman" w:eastAsia="Times New Roman" w:hAnsi="Times New Roman" w:cs="Times New Roman"/>
        </w:rPr>
        <w:t xml:space="preserve"> </w:t>
      </w:r>
    </w:p>
    <w:p w14:paraId="678BB04C" w14:textId="77777777" w:rsidR="00A01A4E" w:rsidRDefault="00C56536">
      <w:pPr>
        <w:ind w:left="477"/>
      </w:pPr>
      <w:r>
        <w:t>在同时符合以下条件时，通讯开会的方式视为有效：</w:t>
      </w:r>
      <w:r>
        <w:rPr>
          <w:rFonts w:ascii="Times New Roman" w:eastAsia="Times New Roman" w:hAnsi="Times New Roman" w:cs="Times New Roman"/>
        </w:rPr>
        <w:t xml:space="preserve"> </w:t>
      </w:r>
    </w:p>
    <w:p w14:paraId="74F74F03" w14:textId="77777777" w:rsidR="00A01A4E" w:rsidRDefault="00C56536">
      <w:pPr>
        <w:numPr>
          <w:ilvl w:val="0"/>
          <w:numId w:val="41"/>
        </w:numPr>
        <w:spacing w:after="0" w:line="384" w:lineRule="auto"/>
        <w:ind w:firstLine="480"/>
      </w:pPr>
      <w:r>
        <w:t>会议召集人按《基金合同》约定公布会议通知后，在</w:t>
      </w:r>
      <w:r>
        <w:t xml:space="preserve"> </w:t>
      </w:r>
      <w:r>
        <w:rPr>
          <w:rFonts w:ascii="Times New Roman" w:eastAsia="Times New Roman" w:hAnsi="Times New Roman" w:cs="Times New Roman"/>
        </w:rPr>
        <w:t xml:space="preserve">2 </w:t>
      </w:r>
      <w:r>
        <w:t>个工作日内连续公布相关提示性公告；</w:t>
      </w:r>
      <w:r>
        <w:rPr>
          <w:rFonts w:ascii="Times New Roman" w:eastAsia="Times New Roman" w:hAnsi="Times New Roman" w:cs="Times New Roman"/>
        </w:rPr>
        <w:t xml:space="preserve"> </w:t>
      </w:r>
    </w:p>
    <w:p w14:paraId="4E9F2C83" w14:textId="77777777" w:rsidR="00A01A4E" w:rsidRDefault="00C56536">
      <w:pPr>
        <w:numPr>
          <w:ilvl w:val="0"/>
          <w:numId w:val="41"/>
        </w:numPr>
        <w:spacing w:after="20" w:line="365" w:lineRule="auto"/>
        <w:ind w:firstLine="480"/>
      </w:pPr>
      <w:r>
        <w:t>召集人按基金合同约定通知基金托管人（如果基金托管人为召集人，则为基金管理人）到指定地点对书面表决意见的计票进行监督。会议召集人在基金托管人（如果基金托管人为召集人，则为基金管理人）和公证机关的监督下按照会议通知规定的方式收取基金份额持有人的书面表决意见；基金托管人或基金管理人经通知不参加收取书面表决意见的，不影响表决效力；</w:t>
      </w:r>
      <w:r>
        <w:rPr>
          <w:rFonts w:ascii="Times New Roman" w:eastAsia="Times New Roman" w:hAnsi="Times New Roman" w:cs="Times New Roman"/>
        </w:rPr>
        <w:t xml:space="preserve"> </w:t>
      </w:r>
    </w:p>
    <w:p w14:paraId="4B7B7255" w14:textId="77777777" w:rsidR="00A01A4E" w:rsidRDefault="00C56536">
      <w:pPr>
        <w:numPr>
          <w:ilvl w:val="0"/>
          <w:numId w:val="41"/>
        </w:numPr>
        <w:spacing w:after="5" w:line="378" w:lineRule="auto"/>
        <w:ind w:firstLine="480"/>
      </w:pPr>
      <w:r>
        <w:t>本人直接出具书面意见或授权他人代表出具书面意见的，基金份额持有人所持有的基金份额不小于在权益登记日基金总份额的</w:t>
      </w:r>
      <w:r>
        <w:t xml:space="preserve"> </w:t>
      </w:r>
      <w:r>
        <w:rPr>
          <w:rFonts w:ascii="Times New Roman" w:eastAsia="Times New Roman" w:hAnsi="Times New Roman" w:cs="Times New Roman"/>
        </w:rPr>
        <w:t>50%</w:t>
      </w:r>
      <w:r>
        <w:t>（含</w:t>
      </w:r>
      <w:r>
        <w:t xml:space="preserve"> </w:t>
      </w:r>
      <w:r>
        <w:rPr>
          <w:rFonts w:ascii="Times New Roman" w:eastAsia="Times New Roman" w:hAnsi="Times New Roman" w:cs="Times New Roman"/>
        </w:rPr>
        <w:t>50%</w:t>
      </w:r>
      <w:r>
        <w:t>）；</w:t>
      </w:r>
      <w:r>
        <w:rPr>
          <w:rFonts w:ascii="Times New Roman" w:eastAsia="Times New Roman" w:hAnsi="Times New Roman" w:cs="Times New Roman"/>
        </w:rPr>
        <w:t xml:space="preserve"> </w:t>
      </w:r>
    </w:p>
    <w:p w14:paraId="59DE116D" w14:textId="77777777" w:rsidR="00A01A4E" w:rsidRDefault="00C56536">
      <w:pPr>
        <w:numPr>
          <w:ilvl w:val="0"/>
          <w:numId w:val="41"/>
        </w:numPr>
        <w:spacing w:after="8" w:line="372" w:lineRule="auto"/>
        <w:ind w:firstLine="480"/>
      </w:pPr>
      <w:r>
        <w:t>上述第（</w:t>
      </w:r>
      <w:r>
        <w:rPr>
          <w:rFonts w:ascii="Times New Roman" w:eastAsia="Times New Roman" w:hAnsi="Times New Roman" w:cs="Times New Roman"/>
        </w:rPr>
        <w:t>3</w:t>
      </w:r>
      <w:r>
        <w:t>）项中直接出具书面意见的基金份额持有</w:t>
      </w:r>
      <w:r>
        <w:t>人或受托代表他人出具书面意见的代理人，同时提交的持有基金份额的凭证、受托出具书面意见的代理人出具的委托人持有基金份额的凭证及委托人的代理投票授权委托证明符合法律法规、《基金合同》和会议通知的规定，并与基金登记注册机构记录相符。</w:t>
      </w:r>
      <w:r>
        <w:rPr>
          <w:rFonts w:ascii="Times New Roman" w:eastAsia="Times New Roman" w:hAnsi="Times New Roman" w:cs="Times New Roman"/>
        </w:rPr>
        <w:t xml:space="preserve"> </w:t>
      </w:r>
    </w:p>
    <w:p w14:paraId="374F67AD" w14:textId="77777777" w:rsidR="00A01A4E" w:rsidRDefault="00C56536">
      <w:pPr>
        <w:spacing w:after="9" w:line="372" w:lineRule="auto"/>
        <w:ind w:left="0" w:firstLine="480"/>
      </w:pPr>
      <w:r>
        <w:t>参加基金份额持有人大会的持有人的基金份额低于第</w:t>
      </w:r>
      <w:r>
        <w:t xml:space="preserve"> </w:t>
      </w:r>
      <w:r>
        <w:rPr>
          <w:rFonts w:ascii="Times New Roman" w:eastAsia="Times New Roman" w:hAnsi="Times New Roman" w:cs="Times New Roman"/>
        </w:rPr>
        <w:t xml:space="preserve">1 </w:t>
      </w:r>
      <w:r>
        <w:t>款第（</w:t>
      </w:r>
      <w:r>
        <w:rPr>
          <w:rFonts w:ascii="Times New Roman" w:eastAsia="Times New Roman" w:hAnsi="Times New Roman" w:cs="Times New Roman"/>
        </w:rPr>
        <w:t>2</w:t>
      </w:r>
      <w:r>
        <w:t>）项、或者第</w:t>
      </w:r>
      <w:r>
        <w:t xml:space="preserve"> </w:t>
      </w:r>
      <w:r>
        <w:rPr>
          <w:rFonts w:ascii="Times New Roman" w:eastAsia="Times New Roman" w:hAnsi="Times New Roman" w:cs="Times New Roman"/>
        </w:rPr>
        <w:t xml:space="preserve">2 </w:t>
      </w:r>
      <w:r>
        <w:t>款第（</w:t>
      </w:r>
      <w:r>
        <w:rPr>
          <w:rFonts w:ascii="Times New Roman" w:eastAsia="Times New Roman" w:hAnsi="Times New Roman" w:cs="Times New Roman"/>
        </w:rPr>
        <w:t>3</w:t>
      </w:r>
      <w:r>
        <w:t>）项规定比例的，召集人可以在原公告的基金份额持有人大会召开时间的三个月以后、六个月以内，就原定审议事项重新召集基金份额持有人大会。重新召集的基金份额持有人大会应当有代表三分之一以上基金份额的持有人</w:t>
      </w:r>
      <w:r>
        <w:t>参加，方可召开。</w:t>
      </w:r>
      <w:r>
        <w:rPr>
          <w:rFonts w:ascii="Times New Roman" w:eastAsia="Times New Roman" w:hAnsi="Times New Roman" w:cs="Times New Roman"/>
        </w:rPr>
        <w:t xml:space="preserve"> </w:t>
      </w:r>
    </w:p>
    <w:p w14:paraId="7C4932F5" w14:textId="77777777" w:rsidR="00A01A4E" w:rsidRDefault="00C56536">
      <w:pPr>
        <w:numPr>
          <w:ilvl w:val="0"/>
          <w:numId w:val="40"/>
        </w:numPr>
        <w:spacing w:after="12" w:line="370" w:lineRule="auto"/>
        <w:ind w:firstLine="480"/>
      </w:pPr>
      <w:r>
        <w:t>在不与法律法规冲突的前提下，基金份额持有人大会可通过网络、电话或其他方式召开，基金份额持有人可以采用书面、网络、电话、短信或其他方式进行表决，具体方式由会议召集人确定并在会议通知中列明。</w:t>
      </w:r>
      <w:r>
        <w:rPr>
          <w:rFonts w:ascii="Times New Roman" w:eastAsia="Times New Roman" w:hAnsi="Times New Roman" w:cs="Times New Roman"/>
        </w:rPr>
        <w:t xml:space="preserve"> </w:t>
      </w:r>
    </w:p>
    <w:p w14:paraId="1F34DC6A" w14:textId="77777777" w:rsidR="00A01A4E" w:rsidRDefault="00C56536">
      <w:pPr>
        <w:numPr>
          <w:ilvl w:val="0"/>
          <w:numId w:val="40"/>
        </w:numPr>
        <w:spacing w:after="8" w:line="373" w:lineRule="auto"/>
        <w:ind w:firstLine="480"/>
      </w:pPr>
      <w:r>
        <w:t>基金份额持有人授权他人代为出席会议并表决的，在法律法规或监管机构允许的前提下，授权方式可以采用书面、网络、电话、短信或其他方式，具体方式在会议通知中列明。五、议事内容与程序</w:t>
      </w:r>
      <w:r>
        <w:rPr>
          <w:rFonts w:ascii="Times New Roman" w:eastAsia="Times New Roman" w:hAnsi="Times New Roman" w:cs="Times New Roman"/>
        </w:rPr>
        <w:t xml:space="preserve"> </w:t>
      </w:r>
    </w:p>
    <w:p w14:paraId="49F88847" w14:textId="77777777" w:rsidR="00A01A4E" w:rsidRDefault="00C56536">
      <w:pPr>
        <w:numPr>
          <w:ilvl w:val="0"/>
          <w:numId w:val="45"/>
        </w:numPr>
        <w:ind w:hanging="360"/>
      </w:pPr>
      <w:r>
        <w:t>议事内容及提案权</w:t>
      </w:r>
      <w:r>
        <w:rPr>
          <w:rFonts w:ascii="Times New Roman" w:eastAsia="Times New Roman" w:hAnsi="Times New Roman" w:cs="Times New Roman"/>
        </w:rPr>
        <w:t xml:space="preserve"> </w:t>
      </w:r>
    </w:p>
    <w:p w14:paraId="5E90E75B" w14:textId="77777777" w:rsidR="00A01A4E" w:rsidRDefault="00C56536">
      <w:pPr>
        <w:spacing w:after="15" w:line="362" w:lineRule="auto"/>
        <w:ind w:left="0" w:firstLine="480"/>
      </w:pPr>
      <w:r>
        <w:t>议事内容为关系基金份额持有人利益的重大事项，如《基金合同》的重大修改、决定终止《基金合同》、更换基金管理人</w:t>
      </w:r>
      <w:r>
        <w:t>、更换基金托管人、与其他基金合并、法律法规及《基金合同》规定的其他事项以及会议召集人认为需提交基金份额持有人大会讨论的其他事项。</w:t>
      </w:r>
      <w:r>
        <w:rPr>
          <w:rFonts w:ascii="Times New Roman" w:eastAsia="Times New Roman" w:hAnsi="Times New Roman" w:cs="Times New Roman"/>
        </w:rPr>
        <w:t xml:space="preserve"> </w:t>
      </w:r>
    </w:p>
    <w:p w14:paraId="7808668C" w14:textId="77777777" w:rsidR="00A01A4E" w:rsidRDefault="00C56536">
      <w:pPr>
        <w:spacing w:after="18" w:line="365" w:lineRule="auto"/>
        <w:ind w:left="0" w:firstLine="480"/>
      </w:pPr>
      <w:r>
        <w:t>基金份额持有人大会的召集人发出召集会议的通知后，对原有提案的修改应当在基金份额持有人大会召开前及时公告。</w:t>
      </w:r>
      <w:r>
        <w:rPr>
          <w:rFonts w:ascii="Times New Roman" w:eastAsia="Times New Roman" w:hAnsi="Times New Roman" w:cs="Times New Roman"/>
        </w:rPr>
        <w:t xml:space="preserve"> </w:t>
      </w:r>
    </w:p>
    <w:p w14:paraId="7552F68D" w14:textId="77777777" w:rsidR="00A01A4E" w:rsidRDefault="00C56536">
      <w:pPr>
        <w:ind w:left="477"/>
      </w:pPr>
      <w:r>
        <w:t>基金份额持有人大会不得对未事先公告的议事内容进行表决。</w:t>
      </w:r>
      <w:r>
        <w:rPr>
          <w:rFonts w:ascii="Times New Roman" w:eastAsia="Times New Roman" w:hAnsi="Times New Roman" w:cs="Times New Roman"/>
        </w:rPr>
        <w:t xml:space="preserve"> </w:t>
      </w:r>
    </w:p>
    <w:p w14:paraId="0AC97C6E" w14:textId="77777777" w:rsidR="00A01A4E" w:rsidRDefault="00C56536">
      <w:pPr>
        <w:numPr>
          <w:ilvl w:val="0"/>
          <w:numId w:val="45"/>
        </w:numPr>
        <w:ind w:hanging="360"/>
      </w:pPr>
      <w:r>
        <w:t>议事程序</w:t>
      </w:r>
      <w:r>
        <w:rPr>
          <w:rFonts w:ascii="Times New Roman" w:eastAsia="Times New Roman" w:hAnsi="Times New Roman" w:cs="Times New Roman"/>
        </w:rPr>
        <w:t xml:space="preserve"> </w:t>
      </w:r>
    </w:p>
    <w:p w14:paraId="6EB74F84" w14:textId="77777777" w:rsidR="00A01A4E" w:rsidRDefault="00C56536">
      <w:pPr>
        <w:numPr>
          <w:ilvl w:val="0"/>
          <w:numId w:val="43"/>
        </w:numPr>
        <w:ind w:hanging="600"/>
      </w:pPr>
      <w:r>
        <w:t>现场开会</w:t>
      </w:r>
      <w:r>
        <w:rPr>
          <w:rFonts w:ascii="Times New Roman" w:eastAsia="Times New Roman" w:hAnsi="Times New Roman" w:cs="Times New Roman"/>
        </w:rPr>
        <w:t xml:space="preserve"> </w:t>
      </w:r>
    </w:p>
    <w:p w14:paraId="097266B4" w14:textId="77777777" w:rsidR="00A01A4E" w:rsidRDefault="00C56536">
      <w:pPr>
        <w:spacing w:after="125"/>
        <w:ind w:left="477"/>
      </w:pPr>
      <w:r>
        <w:t>在现场开会的方式下，首先由大会主持人按照下列第七条规定程序确定和公</w:t>
      </w:r>
    </w:p>
    <w:p w14:paraId="04DAC2AA" w14:textId="77777777" w:rsidR="00A01A4E" w:rsidRDefault="00C56536">
      <w:pPr>
        <w:spacing w:after="3" w:line="360" w:lineRule="auto"/>
      </w:pPr>
      <w:r>
        <w:t>布监票人，然后由大会主持人宣读提案，经讨论后进行表决，并形成大会决议。大会主持人为基金管理人授权出席会议的代表，在基金管理人授权代表未能主持大会的情况下，由基金托管人授权其出席会议的代表主持；如果基金管理人授权代表和基金托管人授权代表均未能主持大会，则由出席大会的基金份额持有人和代理人所持表决权的</w:t>
      </w:r>
      <w:r>
        <w:t xml:space="preserve"> </w:t>
      </w:r>
      <w:r>
        <w:rPr>
          <w:rFonts w:ascii="Times New Roman" w:eastAsia="Times New Roman" w:hAnsi="Times New Roman" w:cs="Times New Roman"/>
        </w:rPr>
        <w:t>50%</w:t>
      </w:r>
      <w:r>
        <w:t>以上（含</w:t>
      </w:r>
      <w:r>
        <w:t xml:space="preserve"> </w:t>
      </w:r>
      <w:r>
        <w:rPr>
          <w:rFonts w:ascii="Times New Roman" w:eastAsia="Times New Roman" w:hAnsi="Times New Roman" w:cs="Times New Roman"/>
        </w:rPr>
        <w:t>50%</w:t>
      </w:r>
      <w:r>
        <w:t>）选举产生一名基金份额持有人作为该次基金份额持有人大会的主持人。基金管理人和基金托管人拒不出席或主持基金份额持有人大会，不影响基金份额持有人大会作出的决议的效力。</w:t>
      </w:r>
      <w:r>
        <w:rPr>
          <w:rFonts w:ascii="Times New Roman" w:eastAsia="Times New Roman" w:hAnsi="Times New Roman" w:cs="Times New Roman"/>
        </w:rPr>
        <w:t xml:space="preserve"> </w:t>
      </w:r>
    </w:p>
    <w:p w14:paraId="576A9ADF" w14:textId="77777777" w:rsidR="00A01A4E" w:rsidRDefault="00C56536">
      <w:pPr>
        <w:spacing w:after="21" w:line="363" w:lineRule="auto"/>
        <w:ind w:left="0" w:firstLine="480"/>
      </w:pPr>
      <w:r>
        <w:t>会议召集人应当制作出席会</w:t>
      </w:r>
      <w:r>
        <w:t>议人员的签名册。签名册载明参加会议人员姓名（或单位名称）、身份证明文件号码、持有或代表有表决权的基金份额、委托人姓名（或单位名称）和联系方式等事项。</w:t>
      </w:r>
      <w:r>
        <w:rPr>
          <w:rFonts w:ascii="Times New Roman" w:eastAsia="Times New Roman" w:hAnsi="Times New Roman" w:cs="Times New Roman"/>
        </w:rPr>
        <w:t xml:space="preserve"> </w:t>
      </w:r>
    </w:p>
    <w:p w14:paraId="2FC42FCF" w14:textId="77777777" w:rsidR="00A01A4E" w:rsidRDefault="00C56536">
      <w:pPr>
        <w:numPr>
          <w:ilvl w:val="0"/>
          <w:numId w:val="43"/>
        </w:numPr>
        <w:ind w:hanging="600"/>
      </w:pPr>
      <w:r>
        <w:t>通讯开会</w:t>
      </w:r>
      <w:r>
        <w:rPr>
          <w:rFonts w:ascii="Times New Roman" w:eastAsia="Times New Roman" w:hAnsi="Times New Roman" w:cs="Times New Roman"/>
        </w:rPr>
        <w:t xml:space="preserve"> </w:t>
      </w:r>
    </w:p>
    <w:p w14:paraId="146AE707" w14:textId="77777777" w:rsidR="00A01A4E" w:rsidRDefault="00C56536">
      <w:pPr>
        <w:spacing w:after="8" w:line="372" w:lineRule="auto"/>
        <w:ind w:left="-15" w:right="111" w:firstLine="470"/>
        <w:jc w:val="both"/>
      </w:pPr>
      <w:r>
        <w:t>在通讯开会的情况下，首先由召集人提前</w:t>
      </w:r>
      <w:r>
        <w:t xml:space="preserve"> </w:t>
      </w:r>
      <w:r>
        <w:rPr>
          <w:rFonts w:ascii="Times New Roman" w:eastAsia="Times New Roman" w:hAnsi="Times New Roman" w:cs="Times New Roman"/>
        </w:rPr>
        <w:t xml:space="preserve">30 </w:t>
      </w:r>
      <w:r>
        <w:t>日公布提案，在所通知的表决截止日期后</w:t>
      </w:r>
      <w:r>
        <w:t xml:space="preserve"> </w:t>
      </w:r>
      <w:r>
        <w:rPr>
          <w:rFonts w:ascii="Times New Roman" w:eastAsia="Times New Roman" w:hAnsi="Times New Roman" w:cs="Times New Roman"/>
        </w:rPr>
        <w:t xml:space="preserve">2 </w:t>
      </w:r>
      <w:r>
        <w:t>个工作日内在公证机关监督下由召集人统计全部有效表决，在公证机关监督下形成决议。</w:t>
      </w:r>
      <w:r>
        <w:rPr>
          <w:rFonts w:ascii="Times New Roman" w:eastAsia="Times New Roman" w:hAnsi="Times New Roman" w:cs="Times New Roman"/>
        </w:rPr>
        <w:t xml:space="preserve"> </w:t>
      </w:r>
    </w:p>
    <w:p w14:paraId="642DAE50" w14:textId="77777777" w:rsidR="00A01A4E" w:rsidRDefault="00C56536">
      <w:pPr>
        <w:ind w:left="477"/>
      </w:pPr>
      <w:r>
        <w:t>六、表决</w:t>
      </w:r>
      <w:r>
        <w:rPr>
          <w:rFonts w:ascii="Times New Roman" w:eastAsia="Times New Roman" w:hAnsi="Times New Roman" w:cs="Times New Roman"/>
        </w:rPr>
        <w:t xml:space="preserve"> </w:t>
      </w:r>
    </w:p>
    <w:p w14:paraId="47852ACC" w14:textId="77777777" w:rsidR="00A01A4E" w:rsidRDefault="00C56536">
      <w:pPr>
        <w:ind w:left="477"/>
      </w:pPr>
      <w:r>
        <w:t>基金份额持有人所持每份基金份额有一票表决权。</w:t>
      </w:r>
      <w:r>
        <w:rPr>
          <w:rFonts w:ascii="Times New Roman" w:eastAsia="Times New Roman" w:hAnsi="Times New Roman" w:cs="Times New Roman"/>
        </w:rPr>
        <w:t xml:space="preserve"> </w:t>
      </w:r>
    </w:p>
    <w:p w14:paraId="5AC7B7FD" w14:textId="77777777" w:rsidR="00A01A4E" w:rsidRDefault="00C56536">
      <w:pPr>
        <w:ind w:left="477"/>
      </w:pPr>
      <w:r>
        <w:t>基金份额持有人大会决议分为一般决议和特别决议：</w:t>
      </w:r>
      <w:r>
        <w:rPr>
          <w:rFonts w:ascii="Times New Roman" w:eastAsia="Times New Roman" w:hAnsi="Times New Roman" w:cs="Times New Roman"/>
        </w:rPr>
        <w:t xml:space="preserve"> </w:t>
      </w:r>
    </w:p>
    <w:p w14:paraId="3AEA439F" w14:textId="77777777" w:rsidR="00A01A4E" w:rsidRDefault="00C56536">
      <w:pPr>
        <w:numPr>
          <w:ilvl w:val="0"/>
          <w:numId w:val="47"/>
        </w:numPr>
        <w:spacing w:after="0" w:line="381" w:lineRule="auto"/>
        <w:ind w:firstLine="480"/>
      </w:pPr>
      <w:r>
        <w:t>一般决议，一般决议须经参加大会的基金份额持有人或其代理人所持表决权的</w:t>
      </w:r>
      <w:r>
        <w:t xml:space="preserve"> </w:t>
      </w:r>
      <w:r>
        <w:rPr>
          <w:rFonts w:ascii="Times New Roman" w:eastAsia="Times New Roman" w:hAnsi="Times New Roman" w:cs="Times New Roman"/>
        </w:rPr>
        <w:t>50%</w:t>
      </w:r>
      <w:r>
        <w:t>以上（含</w:t>
      </w:r>
      <w:r>
        <w:t xml:space="preserve"> </w:t>
      </w:r>
      <w:r>
        <w:rPr>
          <w:rFonts w:ascii="Times New Roman" w:eastAsia="Times New Roman" w:hAnsi="Times New Roman" w:cs="Times New Roman"/>
        </w:rPr>
        <w:t>50%</w:t>
      </w:r>
      <w:r>
        <w:t>）通过方为有效；除下列第</w:t>
      </w:r>
      <w:r>
        <w:t xml:space="preserve"> </w:t>
      </w:r>
      <w:r>
        <w:rPr>
          <w:rFonts w:ascii="Times New Roman" w:eastAsia="Times New Roman" w:hAnsi="Times New Roman" w:cs="Times New Roman"/>
        </w:rPr>
        <w:t xml:space="preserve">2 </w:t>
      </w:r>
      <w:r>
        <w:t>项所规定的须以特别决议通过事项以外的其他事项均以一般决议的方式通过。</w:t>
      </w:r>
      <w:r>
        <w:rPr>
          <w:rFonts w:ascii="Times New Roman" w:eastAsia="Times New Roman" w:hAnsi="Times New Roman" w:cs="Times New Roman"/>
        </w:rPr>
        <w:t xml:space="preserve"> </w:t>
      </w:r>
    </w:p>
    <w:p w14:paraId="4830F504" w14:textId="77777777" w:rsidR="00A01A4E" w:rsidRDefault="00C56536">
      <w:pPr>
        <w:numPr>
          <w:ilvl w:val="0"/>
          <w:numId w:val="47"/>
        </w:numPr>
        <w:ind w:firstLine="480"/>
      </w:pPr>
      <w:r>
        <w:t>特别决议，特别决议应当经参加大会的基金份额持有人或其代理人所持</w:t>
      </w:r>
    </w:p>
    <w:p w14:paraId="19347485" w14:textId="77777777" w:rsidR="00A01A4E" w:rsidRDefault="00C56536">
      <w:pPr>
        <w:spacing w:after="22" w:line="363" w:lineRule="auto"/>
      </w:pPr>
      <w:r>
        <w:t>表决权的三分之二以上（含三分之二）通过方可做出。除基金合同另有约定外，转换基金运作方式、更换基金管理人或者基金托管人、终止《基金合同》、本基金与其他基金合并以特别决议通过方为有效。</w:t>
      </w:r>
      <w:r>
        <w:rPr>
          <w:rFonts w:ascii="Times New Roman" w:eastAsia="Times New Roman" w:hAnsi="Times New Roman" w:cs="Times New Roman"/>
        </w:rPr>
        <w:t xml:space="preserve"> </w:t>
      </w:r>
    </w:p>
    <w:p w14:paraId="0C66D289" w14:textId="77777777" w:rsidR="00A01A4E" w:rsidRDefault="00C56536">
      <w:pPr>
        <w:ind w:left="477"/>
      </w:pPr>
      <w:r>
        <w:t>基金份额持有人大会采取记名方式进行投票表决。</w:t>
      </w:r>
      <w:r>
        <w:rPr>
          <w:rFonts w:ascii="Times New Roman" w:eastAsia="Times New Roman" w:hAnsi="Times New Roman" w:cs="Times New Roman"/>
        </w:rPr>
        <w:t xml:space="preserve"> </w:t>
      </w:r>
    </w:p>
    <w:p w14:paraId="5FA7786E" w14:textId="77777777" w:rsidR="00A01A4E" w:rsidRDefault="00C56536">
      <w:pPr>
        <w:spacing w:after="15" w:line="361" w:lineRule="auto"/>
        <w:ind w:left="0" w:firstLine="480"/>
      </w:pPr>
      <w:r>
        <w:t>采取通讯方式进行表决时，除非在计票时有充分的相反证据证明，否则提交符合会议通知中规定的确认投资者身份文件的表决视为有效出席的投资者，表面符合会议通知规定的书面表决意见视为有效表决，表决意见模糊不清或相互矛盾的视为弃权表决，但应当计入出具书面意见的基金份额持有人所代表的基金份额总数。</w:t>
      </w:r>
      <w:r>
        <w:rPr>
          <w:rFonts w:ascii="Times New Roman" w:eastAsia="Times New Roman" w:hAnsi="Times New Roman" w:cs="Times New Roman"/>
        </w:rPr>
        <w:t xml:space="preserve"> </w:t>
      </w:r>
    </w:p>
    <w:p w14:paraId="36C409AD" w14:textId="77777777" w:rsidR="00A01A4E" w:rsidRDefault="00C56536">
      <w:pPr>
        <w:spacing w:after="17" w:line="365" w:lineRule="auto"/>
        <w:ind w:left="0" w:firstLine="480"/>
      </w:pPr>
      <w:r>
        <w:t>基金份额持有人大会的各项提案或同一项提案内并列的各项议题应当分开审议、逐项表决。</w:t>
      </w:r>
      <w:r>
        <w:rPr>
          <w:rFonts w:ascii="Times New Roman" w:eastAsia="Times New Roman" w:hAnsi="Times New Roman" w:cs="Times New Roman"/>
        </w:rPr>
        <w:t xml:space="preserve"> </w:t>
      </w:r>
    </w:p>
    <w:p w14:paraId="19B3F30A" w14:textId="77777777" w:rsidR="00A01A4E" w:rsidRDefault="00C56536">
      <w:pPr>
        <w:ind w:left="477"/>
      </w:pPr>
      <w:r>
        <w:t>七、计票</w:t>
      </w:r>
      <w:r>
        <w:rPr>
          <w:rFonts w:ascii="Times New Roman" w:eastAsia="Times New Roman" w:hAnsi="Times New Roman" w:cs="Times New Roman"/>
        </w:rPr>
        <w:t xml:space="preserve"> </w:t>
      </w:r>
    </w:p>
    <w:p w14:paraId="277F7B29" w14:textId="77777777" w:rsidR="00A01A4E" w:rsidRDefault="00C56536">
      <w:pPr>
        <w:ind w:left="477"/>
      </w:pPr>
      <w:r>
        <w:rPr>
          <w:rFonts w:ascii="Times New Roman" w:eastAsia="Times New Roman" w:hAnsi="Times New Roman" w:cs="Times New Roman"/>
        </w:rPr>
        <w:t>1</w:t>
      </w:r>
      <w:r>
        <w:t>、现场开会</w:t>
      </w:r>
      <w:r>
        <w:rPr>
          <w:rFonts w:ascii="Times New Roman" w:eastAsia="Times New Roman" w:hAnsi="Times New Roman" w:cs="Times New Roman"/>
        </w:rPr>
        <w:t xml:space="preserve"> </w:t>
      </w:r>
    </w:p>
    <w:p w14:paraId="60A49408" w14:textId="77777777" w:rsidR="00A01A4E" w:rsidRDefault="00C56536">
      <w:pPr>
        <w:numPr>
          <w:ilvl w:val="0"/>
          <w:numId w:val="48"/>
        </w:numPr>
        <w:spacing w:after="21" w:line="363" w:lineRule="auto"/>
        <w:ind w:firstLine="480"/>
      </w:pPr>
      <w:r>
        <w:t>如大会由基金管理人或基金托管人召集，基金份额持有人大会的主持人应当在会议开始后宣布在出席会议的基金份额持有人和代理</w:t>
      </w:r>
      <w:r>
        <w:t>人中选举两名基金份额持有人代表与大会召集人授权的一名监督员共同担任监票人；如大会由基金份额持有人自行召集或大会虽然由基金管理人或基金托管人召集，但是基金管理人或基金托管人未出席大会的，基金份额持有人大会的主持人应当在会议开始后宣布在出席会议的基金份额持有人中选举三名基金份额持有人代表担任监票人。基金管理人或基金托管人不出席大会的，不影响计票的效力。</w:t>
      </w:r>
      <w:r>
        <w:rPr>
          <w:rFonts w:ascii="Times New Roman" w:eastAsia="Times New Roman" w:hAnsi="Times New Roman" w:cs="Times New Roman"/>
        </w:rPr>
        <w:t xml:space="preserve"> </w:t>
      </w:r>
    </w:p>
    <w:p w14:paraId="24CFE354" w14:textId="77777777" w:rsidR="00A01A4E" w:rsidRDefault="00C56536">
      <w:pPr>
        <w:numPr>
          <w:ilvl w:val="0"/>
          <w:numId w:val="48"/>
        </w:numPr>
        <w:spacing w:after="0" w:line="379" w:lineRule="auto"/>
        <w:ind w:firstLine="480"/>
      </w:pPr>
      <w:r>
        <w:t>监票人应当在基金份额持有人表决后立即进行清点并由大会主持人当场公布计票结果。</w:t>
      </w:r>
      <w:r>
        <w:rPr>
          <w:rFonts w:ascii="Times New Roman" w:eastAsia="Times New Roman" w:hAnsi="Times New Roman" w:cs="Times New Roman"/>
        </w:rPr>
        <w:t xml:space="preserve"> </w:t>
      </w:r>
    </w:p>
    <w:p w14:paraId="5650E0FC" w14:textId="77777777" w:rsidR="00A01A4E" w:rsidRDefault="00C56536">
      <w:pPr>
        <w:numPr>
          <w:ilvl w:val="0"/>
          <w:numId w:val="48"/>
        </w:numPr>
        <w:spacing w:after="8" w:line="372" w:lineRule="auto"/>
        <w:ind w:firstLine="480"/>
      </w:pPr>
      <w:r>
        <w:t>如果会议主持人或基金份额持有人或代理人对于提交的表决结果有怀疑，可以在宣布表决</w:t>
      </w:r>
      <w:r>
        <w:t>结果后立即对所投票数要求进行重新清点。监票人应当进行重新清点，重新清点以一次为限。重新清点后，大会主持人应当当场公布重新清点结果。</w:t>
      </w:r>
      <w:r>
        <w:rPr>
          <w:rFonts w:ascii="Times New Roman" w:eastAsia="Times New Roman" w:hAnsi="Times New Roman" w:cs="Times New Roman"/>
        </w:rPr>
        <w:t xml:space="preserve"> </w:t>
      </w:r>
    </w:p>
    <w:p w14:paraId="77D40AB8" w14:textId="77777777" w:rsidR="00A01A4E" w:rsidRDefault="00C56536">
      <w:pPr>
        <w:numPr>
          <w:ilvl w:val="0"/>
          <w:numId w:val="48"/>
        </w:numPr>
        <w:spacing w:after="0" w:line="379" w:lineRule="auto"/>
        <w:ind w:firstLine="480"/>
      </w:pPr>
      <w:r>
        <w:t>计票过程应由公证机关予以公证，基金管理人或基金托管人拒不出席大会的，不影响计票的效力。</w:t>
      </w:r>
      <w:r>
        <w:rPr>
          <w:rFonts w:ascii="Times New Roman" w:eastAsia="Times New Roman" w:hAnsi="Times New Roman" w:cs="Times New Roman"/>
        </w:rPr>
        <w:t xml:space="preserve"> </w:t>
      </w:r>
    </w:p>
    <w:p w14:paraId="1CAC399F" w14:textId="77777777" w:rsidR="00A01A4E" w:rsidRDefault="00C56536">
      <w:pPr>
        <w:ind w:left="477"/>
      </w:pPr>
      <w:r>
        <w:rPr>
          <w:rFonts w:ascii="Times New Roman" w:eastAsia="Times New Roman" w:hAnsi="Times New Roman" w:cs="Times New Roman"/>
        </w:rPr>
        <w:t>2</w:t>
      </w:r>
      <w:r>
        <w:t>、通讯开会</w:t>
      </w:r>
      <w:r>
        <w:rPr>
          <w:rFonts w:ascii="Times New Roman" w:eastAsia="Times New Roman" w:hAnsi="Times New Roman" w:cs="Times New Roman"/>
        </w:rPr>
        <w:t xml:space="preserve"> </w:t>
      </w:r>
    </w:p>
    <w:p w14:paraId="162B3725" w14:textId="77777777" w:rsidR="00A01A4E" w:rsidRDefault="00C56536">
      <w:pPr>
        <w:spacing w:after="23" w:line="362" w:lineRule="auto"/>
        <w:ind w:left="0" w:firstLine="480"/>
      </w:pPr>
      <w:r>
        <w:t>在通讯开会的情况下，计票方式为：由大会召集人授权的两名监督员在基金托管人授权代表（若由基金托管人召集，则为基金管理人授权代表）的监督下进行计票，并由公证机关对其计票过程予以公证。基金管理人或基金托管人拒派代表对书面表决意见的计票进行监督的，不影响计票和表决结果。</w:t>
      </w:r>
      <w:r>
        <w:rPr>
          <w:rFonts w:ascii="Times New Roman" w:eastAsia="Times New Roman" w:hAnsi="Times New Roman" w:cs="Times New Roman"/>
        </w:rPr>
        <w:t xml:space="preserve"> </w:t>
      </w:r>
    </w:p>
    <w:p w14:paraId="12EF4AA1" w14:textId="77777777" w:rsidR="00A01A4E" w:rsidRDefault="00C56536">
      <w:pPr>
        <w:numPr>
          <w:ilvl w:val="0"/>
          <w:numId w:val="49"/>
        </w:numPr>
        <w:ind w:hanging="480"/>
      </w:pPr>
      <w:r>
        <w:t>生效与</w:t>
      </w:r>
      <w:r>
        <w:t>公告</w:t>
      </w:r>
      <w:r>
        <w:rPr>
          <w:rFonts w:ascii="Times New Roman" w:eastAsia="Times New Roman" w:hAnsi="Times New Roman" w:cs="Times New Roman"/>
        </w:rPr>
        <w:t xml:space="preserve"> </w:t>
      </w:r>
    </w:p>
    <w:p w14:paraId="010EC135" w14:textId="77777777" w:rsidR="00A01A4E" w:rsidRDefault="00C56536">
      <w:pPr>
        <w:spacing w:after="0" w:line="384" w:lineRule="auto"/>
        <w:ind w:left="0" w:firstLine="480"/>
      </w:pPr>
      <w:r>
        <w:t>基金份额持有人大会的决议，召集人应当自通过之日起</w:t>
      </w:r>
      <w:r>
        <w:t xml:space="preserve"> </w:t>
      </w:r>
      <w:r>
        <w:rPr>
          <w:rFonts w:ascii="Times New Roman" w:eastAsia="Times New Roman" w:hAnsi="Times New Roman" w:cs="Times New Roman"/>
        </w:rPr>
        <w:t xml:space="preserve">5 </w:t>
      </w:r>
      <w:r>
        <w:t>日内报中国证监会备案。</w:t>
      </w:r>
      <w:r>
        <w:rPr>
          <w:rFonts w:ascii="Times New Roman" w:eastAsia="Times New Roman" w:hAnsi="Times New Roman" w:cs="Times New Roman"/>
        </w:rPr>
        <w:t xml:space="preserve"> </w:t>
      </w:r>
    </w:p>
    <w:p w14:paraId="2E16C301" w14:textId="77777777" w:rsidR="00A01A4E" w:rsidRDefault="00C56536">
      <w:pPr>
        <w:ind w:left="477"/>
      </w:pPr>
      <w:r>
        <w:t>基金份额持有人大会的决议自表决通过之日起生效。</w:t>
      </w:r>
      <w:r>
        <w:rPr>
          <w:rFonts w:ascii="Times New Roman" w:eastAsia="Times New Roman" w:hAnsi="Times New Roman" w:cs="Times New Roman"/>
        </w:rPr>
        <w:t xml:space="preserve"> </w:t>
      </w:r>
    </w:p>
    <w:p w14:paraId="3A43D269" w14:textId="77777777" w:rsidR="00A01A4E" w:rsidRDefault="00C56536">
      <w:pPr>
        <w:spacing w:after="2" w:line="372" w:lineRule="auto"/>
        <w:ind w:left="0" w:firstLine="480"/>
      </w:pPr>
      <w:r>
        <w:t>基金份额持有人大会决议自生效之日起</w:t>
      </w:r>
      <w:r>
        <w:t xml:space="preserve"> </w:t>
      </w:r>
      <w:r>
        <w:rPr>
          <w:rFonts w:ascii="Times New Roman" w:eastAsia="Times New Roman" w:hAnsi="Times New Roman" w:cs="Times New Roman"/>
        </w:rPr>
        <w:t xml:space="preserve">2 </w:t>
      </w:r>
      <w:r>
        <w:t>日内在规定媒介上公告。如果采用通讯方式进行表决，在公告基金份额持有人大会决议时，必须将公证书全文、公证机构、公证员姓名等一同公告。</w:t>
      </w:r>
      <w:r>
        <w:rPr>
          <w:rFonts w:ascii="Times New Roman" w:eastAsia="Times New Roman" w:hAnsi="Times New Roman" w:cs="Times New Roman"/>
        </w:rPr>
        <w:t xml:space="preserve"> </w:t>
      </w:r>
    </w:p>
    <w:p w14:paraId="56EBCB57" w14:textId="77777777" w:rsidR="00A01A4E" w:rsidRDefault="00C56536">
      <w:pPr>
        <w:spacing w:after="17" w:line="366" w:lineRule="auto"/>
        <w:ind w:left="477"/>
      </w:pPr>
      <w:r>
        <w:t>基金管理人、基金托管人和基金份额持有人应当执行生效的基金份额持有人</w:t>
      </w:r>
      <w:r>
        <w:t>大会的决议。生效的基金份额持有人大会决议对全体基金份额持有人、基金管理人、基金托管人均有约束力。</w:t>
      </w:r>
      <w:r>
        <w:rPr>
          <w:rFonts w:ascii="Times New Roman" w:eastAsia="Times New Roman" w:hAnsi="Times New Roman" w:cs="Times New Roman"/>
        </w:rPr>
        <w:t xml:space="preserve"> </w:t>
      </w:r>
    </w:p>
    <w:p w14:paraId="2EE4ABD0" w14:textId="77777777" w:rsidR="00A01A4E" w:rsidRDefault="00C56536">
      <w:pPr>
        <w:numPr>
          <w:ilvl w:val="0"/>
          <w:numId w:val="49"/>
        </w:numPr>
        <w:ind w:hanging="480"/>
      </w:pPr>
      <w:r>
        <w:t>实施侧袋机制期间基金份额持有人大会的特殊约定</w:t>
      </w:r>
      <w:r>
        <w:rPr>
          <w:rFonts w:ascii="Times New Roman" w:eastAsia="Times New Roman" w:hAnsi="Times New Roman" w:cs="Times New Roman"/>
        </w:rPr>
        <w:t xml:space="preserve"> </w:t>
      </w:r>
    </w:p>
    <w:p w14:paraId="15A010EC" w14:textId="77777777" w:rsidR="00A01A4E" w:rsidRDefault="00C56536">
      <w:pPr>
        <w:spacing w:after="23" w:line="362" w:lineRule="auto"/>
        <w:ind w:left="0" w:firstLine="480"/>
      </w:pPr>
      <w:r>
        <w:t>若本基金实施侧袋机制，则相关基金份额或表决权的比例指主袋份额持有人和侧袋份额持有人分别持有或代表的基金份额或表决权符合该等比例，但若相关基金份额持有人大会召集和审议事项不涉及侧袋账户的，则仅指主袋份额持有人持有或代表的基金份额或表决权符合该等比例：</w:t>
      </w:r>
      <w:r>
        <w:rPr>
          <w:rFonts w:ascii="Times New Roman" w:eastAsia="Times New Roman" w:hAnsi="Times New Roman" w:cs="Times New Roman"/>
        </w:rPr>
        <w:t xml:space="preserve"> </w:t>
      </w:r>
    </w:p>
    <w:p w14:paraId="38B5F6B7" w14:textId="77777777" w:rsidR="00A01A4E" w:rsidRDefault="00C56536">
      <w:pPr>
        <w:numPr>
          <w:ilvl w:val="0"/>
          <w:numId w:val="50"/>
        </w:numPr>
        <w:spacing w:after="4" w:line="377" w:lineRule="auto"/>
        <w:ind w:firstLine="480"/>
      </w:pPr>
      <w:r>
        <w:t>基金份额持有人行使提议权、召集权、提名权所需单独或合计代表相关基金份额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37C6A12C" w14:textId="77777777" w:rsidR="00A01A4E" w:rsidRDefault="00C56536">
      <w:pPr>
        <w:numPr>
          <w:ilvl w:val="0"/>
          <w:numId w:val="50"/>
        </w:numPr>
        <w:spacing w:after="0" w:line="379" w:lineRule="auto"/>
        <w:ind w:firstLine="480"/>
      </w:pPr>
      <w:r>
        <w:t>现场开会的</w:t>
      </w:r>
      <w:r>
        <w:t>到会者在权益登记日代表的基金份额不少于本基金在权益登记日相关基金份额的二分之一（含二分之一）；</w:t>
      </w:r>
      <w:r>
        <w:rPr>
          <w:rFonts w:ascii="Times New Roman" w:eastAsia="Times New Roman" w:hAnsi="Times New Roman" w:cs="Times New Roman"/>
        </w:rPr>
        <w:t xml:space="preserve"> </w:t>
      </w:r>
    </w:p>
    <w:p w14:paraId="5A21F4E4" w14:textId="77777777" w:rsidR="00A01A4E" w:rsidRDefault="00C56536">
      <w:pPr>
        <w:numPr>
          <w:ilvl w:val="0"/>
          <w:numId w:val="50"/>
        </w:numPr>
        <w:spacing w:after="8" w:line="372" w:lineRule="auto"/>
        <w:ind w:firstLine="480"/>
      </w:pPr>
      <w:r>
        <w:t>通讯开会的直接出具书面意见或授权他人代表出具书面意见的基金份额持有人所持有的基金份额不小于在权益登记日相关基金份额的二分之一（含二分之一）；</w:t>
      </w:r>
      <w:r>
        <w:rPr>
          <w:rFonts w:ascii="Times New Roman" w:eastAsia="Times New Roman" w:hAnsi="Times New Roman" w:cs="Times New Roman"/>
        </w:rPr>
        <w:t xml:space="preserve"> </w:t>
      </w:r>
    </w:p>
    <w:p w14:paraId="63BCBBD9" w14:textId="77777777" w:rsidR="00A01A4E" w:rsidRDefault="00C56536">
      <w:pPr>
        <w:numPr>
          <w:ilvl w:val="0"/>
          <w:numId w:val="50"/>
        </w:numPr>
        <w:spacing w:after="11" w:line="371" w:lineRule="auto"/>
        <w:ind w:firstLine="480"/>
      </w:pPr>
      <w:r>
        <w:t>在参与基金份额持有人大会投票的基金份额持有人所持有的基金份额小于在权益登记日相关基金份额的二分之一、召集人在原公告的基金份额持有人大会召开时间的</w:t>
      </w:r>
      <w:r>
        <w:t xml:space="preserve"> </w:t>
      </w:r>
      <w:r>
        <w:rPr>
          <w:rFonts w:ascii="Times New Roman" w:eastAsia="Times New Roman" w:hAnsi="Times New Roman" w:cs="Times New Roman"/>
        </w:rPr>
        <w:t xml:space="preserve">3 </w:t>
      </w:r>
      <w:r>
        <w:t>个月以后、</w:t>
      </w:r>
      <w:r>
        <w:rPr>
          <w:rFonts w:ascii="Times New Roman" w:eastAsia="Times New Roman" w:hAnsi="Times New Roman" w:cs="Times New Roman"/>
        </w:rPr>
        <w:t xml:space="preserve">6 </w:t>
      </w:r>
      <w:r>
        <w:t>个月以内就原定审议事项重新召集的基金份额持有人大会应当有代表三分之一以上（含三分之一）相关基金份额的持有人</w:t>
      </w:r>
      <w:r>
        <w:t>参与或授权他人参与基金份额持有人大会投票；</w:t>
      </w:r>
      <w:r>
        <w:rPr>
          <w:rFonts w:ascii="Times New Roman" w:eastAsia="Times New Roman" w:hAnsi="Times New Roman" w:cs="Times New Roman"/>
        </w:rPr>
        <w:t xml:space="preserve"> </w:t>
      </w:r>
    </w:p>
    <w:p w14:paraId="5A7F58AF" w14:textId="77777777" w:rsidR="00A01A4E" w:rsidRDefault="00C56536">
      <w:pPr>
        <w:numPr>
          <w:ilvl w:val="0"/>
          <w:numId w:val="50"/>
        </w:numPr>
        <w:spacing w:after="8" w:line="372" w:lineRule="auto"/>
        <w:ind w:firstLine="480"/>
      </w:pPr>
      <w:r>
        <w:t>现场开会由出席大会的基金份额持有人和代理人所持表决权的</w:t>
      </w:r>
      <w:r>
        <w:t xml:space="preserve"> </w:t>
      </w:r>
      <w:r>
        <w:rPr>
          <w:rFonts w:ascii="Times New Roman" w:eastAsia="Times New Roman" w:hAnsi="Times New Roman" w:cs="Times New Roman"/>
        </w:rPr>
        <w:t>50%</w:t>
      </w:r>
      <w:r>
        <w:t>以上（含</w:t>
      </w:r>
      <w:r>
        <w:t xml:space="preserve"> </w:t>
      </w:r>
      <w:r>
        <w:rPr>
          <w:rFonts w:ascii="Times New Roman" w:eastAsia="Times New Roman" w:hAnsi="Times New Roman" w:cs="Times New Roman"/>
        </w:rPr>
        <w:t>50%</w:t>
      </w:r>
      <w:r>
        <w:t>）选举产生一名基金份额持有人作为该次基金份额持有人大会的主持人；</w:t>
      </w:r>
      <w:r>
        <w:rPr>
          <w:rFonts w:ascii="Times New Roman" w:eastAsia="Times New Roman" w:hAnsi="Times New Roman" w:cs="Times New Roman"/>
        </w:rPr>
        <w:t xml:space="preserve"> </w:t>
      </w:r>
    </w:p>
    <w:p w14:paraId="627A1E25" w14:textId="77777777" w:rsidR="00A01A4E" w:rsidRDefault="00C56536">
      <w:pPr>
        <w:numPr>
          <w:ilvl w:val="0"/>
          <w:numId w:val="50"/>
        </w:numPr>
        <w:spacing w:after="0" w:line="379" w:lineRule="auto"/>
        <w:ind w:firstLine="480"/>
      </w:pPr>
      <w:r>
        <w:t>一般决议须经参加大会的基金份额持有人或其代理人所持表决权的二分之一以上（含二分之一）通过；</w:t>
      </w:r>
      <w:r>
        <w:rPr>
          <w:rFonts w:ascii="Times New Roman" w:eastAsia="Times New Roman" w:hAnsi="Times New Roman" w:cs="Times New Roman"/>
        </w:rPr>
        <w:t xml:space="preserve"> </w:t>
      </w:r>
    </w:p>
    <w:p w14:paraId="01E352DA" w14:textId="77777777" w:rsidR="00A01A4E" w:rsidRDefault="00C56536">
      <w:pPr>
        <w:numPr>
          <w:ilvl w:val="0"/>
          <w:numId w:val="50"/>
        </w:numPr>
        <w:spacing w:after="0" w:line="380" w:lineRule="auto"/>
        <w:ind w:firstLine="480"/>
      </w:pPr>
      <w:r>
        <w:t>特别决议应当经参加大会的基金份额持有人或其代理人所持表决权的三分之二以上（含三分之二）通过。</w:t>
      </w:r>
      <w:r>
        <w:rPr>
          <w:rFonts w:ascii="Times New Roman" w:eastAsia="Times New Roman" w:hAnsi="Times New Roman" w:cs="Times New Roman"/>
        </w:rPr>
        <w:t xml:space="preserve"> </w:t>
      </w:r>
    </w:p>
    <w:p w14:paraId="08EE2DC5" w14:textId="77777777" w:rsidR="00A01A4E" w:rsidRDefault="00C56536">
      <w:pPr>
        <w:ind w:left="477"/>
      </w:pPr>
      <w:r>
        <w:t>同一主侧袋账户内的每份基金份额具有平等的表决权。</w:t>
      </w:r>
      <w:r>
        <w:rPr>
          <w:rFonts w:ascii="Times New Roman" w:eastAsia="Times New Roman" w:hAnsi="Times New Roman" w:cs="Times New Roman"/>
        </w:rPr>
        <w:t xml:space="preserve"> </w:t>
      </w:r>
    </w:p>
    <w:p w14:paraId="345E975E" w14:textId="77777777" w:rsidR="00A01A4E" w:rsidRDefault="00C56536">
      <w:pPr>
        <w:spacing w:after="8" w:line="372" w:lineRule="auto"/>
        <w:ind w:left="-15" w:right="111" w:firstLine="470"/>
        <w:jc w:val="both"/>
      </w:pPr>
      <w:r>
        <w:t>十、本部分关于基金份额持有人大会召开事由、召开条件、议事程序、表决条件等规定，凡是直接引用法律法规或监管规则的部分，如将来法律法规或监管规则修改导致相关内容被取消或变更的，基金管理人经与基金托管人协商一致报监管机关并提前公告后，可直接对本部分内容进行修改和调整，无需召开基金份额持有人大会审议。</w:t>
      </w:r>
      <w:r>
        <w:rPr>
          <w:rFonts w:ascii="Times New Roman" w:eastAsia="Times New Roman" w:hAnsi="Times New Roman" w:cs="Times New Roman"/>
        </w:rPr>
        <w:t xml:space="preserve"> </w:t>
      </w:r>
      <w:r>
        <w:br w:type="page"/>
      </w:r>
    </w:p>
    <w:p w14:paraId="2BE1AF7B" w14:textId="77777777" w:rsidR="00A01A4E" w:rsidRDefault="00C56536">
      <w:pPr>
        <w:pStyle w:val="1"/>
        <w:spacing w:after="239"/>
        <w:ind w:left="-5" w:right="0"/>
        <w:jc w:val="left"/>
      </w:pPr>
      <w:bookmarkStart w:id="8" w:name="_Toc65775"/>
      <w:r>
        <w:t>第九部分</w:t>
      </w:r>
      <w:r>
        <w:rPr>
          <w:rFonts w:ascii="Times New Roman" w:eastAsia="Times New Roman" w:hAnsi="Times New Roman" w:cs="Times New Roman"/>
          <w:b/>
        </w:rPr>
        <w:t xml:space="preserve">  </w:t>
      </w:r>
      <w:r>
        <w:t>基金管理人、基金托管人的更换条件和程序</w:t>
      </w:r>
      <w:r>
        <w:rPr>
          <w:rFonts w:ascii="Times New Roman" w:eastAsia="Times New Roman" w:hAnsi="Times New Roman" w:cs="Times New Roman"/>
          <w:b/>
          <w:sz w:val="24"/>
        </w:rPr>
        <w:t xml:space="preserve"> </w:t>
      </w:r>
      <w:bookmarkEnd w:id="8"/>
    </w:p>
    <w:p w14:paraId="0C15D113" w14:textId="77777777" w:rsidR="00A01A4E" w:rsidRDefault="00C56536">
      <w:pPr>
        <w:spacing w:after="182" w:line="259" w:lineRule="auto"/>
        <w:ind w:left="0" w:firstLine="0"/>
      </w:pPr>
      <w:r>
        <w:rPr>
          <w:rFonts w:ascii="Times New Roman" w:eastAsia="Times New Roman" w:hAnsi="Times New Roman" w:cs="Times New Roman"/>
        </w:rPr>
        <w:t xml:space="preserve"> </w:t>
      </w:r>
    </w:p>
    <w:p w14:paraId="3C027765" w14:textId="77777777" w:rsidR="00A01A4E" w:rsidRDefault="00C56536">
      <w:pPr>
        <w:ind w:left="477"/>
      </w:pPr>
      <w:r>
        <w:t>一、基金管理人和基金托管人职责终止的情形</w:t>
      </w:r>
      <w:r>
        <w:rPr>
          <w:rFonts w:ascii="Times New Roman" w:eastAsia="Times New Roman" w:hAnsi="Times New Roman" w:cs="Times New Roman"/>
        </w:rPr>
        <w:t xml:space="preserve"> </w:t>
      </w:r>
    </w:p>
    <w:p w14:paraId="45AB2356" w14:textId="77777777" w:rsidR="00A01A4E" w:rsidRDefault="00C56536">
      <w:pPr>
        <w:ind w:left="477"/>
      </w:pPr>
      <w:r>
        <w:t>（一）</w:t>
      </w:r>
      <w:r>
        <w:rPr>
          <w:rFonts w:ascii="Times New Roman" w:eastAsia="Times New Roman" w:hAnsi="Times New Roman" w:cs="Times New Roman"/>
        </w:rPr>
        <w:t xml:space="preserve"> </w:t>
      </w:r>
      <w:r>
        <w:t>基金管理人职责终止的情形</w:t>
      </w:r>
      <w:r>
        <w:rPr>
          <w:rFonts w:ascii="Times New Roman" w:eastAsia="Times New Roman" w:hAnsi="Times New Roman" w:cs="Times New Roman"/>
        </w:rPr>
        <w:t xml:space="preserve"> </w:t>
      </w:r>
    </w:p>
    <w:p w14:paraId="517780E5" w14:textId="77777777" w:rsidR="00A01A4E" w:rsidRDefault="00C56536">
      <w:pPr>
        <w:ind w:left="477"/>
      </w:pPr>
      <w:r>
        <w:t>有下列情形之一的，基金管理人职责终止：</w:t>
      </w:r>
      <w:r>
        <w:rPr>
          <w:rFonts w:ascii="Times New Roman" w:eastAsia="Times New Roman" w:hAnsi="Times New Roman" w:cs="Times New Roman"/>
        </w:rPr>
        <w:t xml:space="preserve"> </w:t>
      </w:r>
    </w:p>
    <w:p w14:paraId="7098A52F" w14:textId="77777777" w:rsidR="00A01A4E" w:rsidRDefault="00C56536">
      <w:pPr>
        <w:numPr>
          <w:ilvl w:val="0"/>
          <w:numId w:val="51"/>
        </w:numPr>
        <w:ind w:hanging="360"/>
      </w:pPr>
      <w:r>
        <w:t>被依法取消基金管理资格；</w:t>
      </w:r>
      <w:r>
        <w:rPr>
          <w:rFonts w:ascii="Times New Roman" w:eastAsia="Times New Roman" w:hAnsi="Times New Roman" w:cs="Times New Roman"/>
        </w:rPr>
        <w:t xml:space="preserve"> </w:t>
      </w:r>
    </w:p>
    <w:p w14:paraId="2B05EDAB" w14:textId="77777777" w:rsidR="00A01A4E" w:rsidRDefault="00C56536">
      <w:pPr>
        <w:numPr>
          <w:ilvl w:val="0"/>
          <w:numId w:val="51"/>
        </w:numPr>
        <w:ind w:hanging="360"/>
      </w:pPr>
      <w:r>
        <w:t>被基</w:t>
      </w:r>
      <w:r>
        <w:t>金份额持有人大会解任；</w:t>
      </w:r>
      <w:r>
        <w:rPr>
          <w:rFonts w:ascii="Times New Roman" w:eastAsia="Times New Roman" w:hAnsi="Times New Roman" w:cs="Times New Roman"/>
        </w:rPr>
        <w:t xml:space="preserve"> </w:t>
      </w:r>
    </w:p>
    <w:p w14:paraId="1D7B7AB0" w14:textId="77777777" w:rsidR="00A01A4E" w:rsidRDefault="00C56536">
      <w:pPr>
        <w:numPr>
          <w:ilvl w:val="0"/>
          <w:numId w:val="51"/>
        </w:numPr>
        <w:ind w:hanging="360"/>
      </w:pPr>
      <w:r>
        <w:t>依法解散、被依法撤销或被依法宣告破产；</w:t>
      </w:r>
      <w:r>
        <w:rPr>
          <w:rFonts w:ascii="Times New Roman" w:eastAsia="Times New Roman" w:hAnsi="Times New Roman" w:cs="Times New Roman"/>
        </w:rPr>
        <w:t xml:space="preserve"> </w:t>
      </w:r>
    </w:p>
    <w:p w14:paraId="251E62F1" w14:textId="77777777" w:rsidR="00A01A4E" w:rsidRDefault="00C56536">
      <w:pPr>
        <w:numPr>
          <w:ilvl w:val="0"/>
          <w:numId w:val="51"/>
        </w:numPr>
        <w:ind w:hanging="360"/>
      </w:pPr>
      <w:r>
        <w:t>法律法规及中国证监会规定的和《基金合同》约定的其他情形。</w:t>
      </w:r>
      <w:r>
        <w:rPr>
          <w:rFonts w:ascii="Times New Roman" w:eastAsia="Times New Roman" w:hAnsi="Times New Roman" w:cs="Times New Roman"/>
        </w:rPr>
        <w:t xml:space="preserve"> </w:t>
      </w:r>
    </w:p>
    <w:p w14:paraId="19C68973" w14:textId="77777777" w:rsidR="00A01A4E" w:rsidRDefault="00C56536">
      <w:pPr>
        <w:ind w:left="477"/>
      </w:pPr>
      <w:r>
        <w:t>（二）</w:t>
      </w:r>
      <w:r>
        <w:rPr>
          <w:rFonts w:ascii="Times New Roman" w:eastAsia="Times New Roman" w:hAnsi="Times New Roman" w:cs="Times New Roman"/>
        </w:rPr>
        <w:t xml:space="preserve"> </w:t>
      </w:r>
      <w:r>
        <w:t>基金托管人职责终止的情形</w:t>
      </w:r>
      <w:r>
        <w:rPr>
          <w:rFonts w:ascii="Times New Roman" w:eastAsia="Times New Roman" w:hAnsi="Times New Roman" w:cs="Times New Roman"/>
        </w:rPr>
        <w:t xml:space="preserve"> </w:t>
      </w:r>
    </w:p>
    <w:p w14:paraId="7093C8B5" w14:textId="77777777" w:rsidR="00A01A4E" w:rsidRDefault="00C56536">
      <w:pPr>
        <w:ind w:left="477"/>
      </w:pPr>
      <w:r>
        <w:t>有下列情形之一的，基金托管人职责终止：</w:t>
      </w:r>
      <w:r>
        <w:rPr>
          <w:rFonts w:ascii="Times New Roman" w:eastAsia="Times New Roman" w:hAnsi="Times New Roman" w:cs="Times New Roman"/>
        </w:rPr>
        <w:t xml:space="preserve"> </w:t>
      </w:r>
    </w:p>
    <w:p w14:paraId="7087AFFA" w14:textId="77777777" w:rsidR="00A01A4E" w:rsidRDefault="00C56536">
      <w:pPr>
        <w:numPr>
          <w:ilvl w:val="0"/>
          <w:numId w:val="52"/>
        </w:numPr>
        <w:ind w:hanging="360"/>
      </w:pPr>
      <w:r>
        <w:t>被依法取消基金托管资格；</w:t>
      </w:r>
      <w:r>
        <w:rPr>
          <w:rFonts w:ascii="Times New Roman" w:eastAsia="Times New Roman" w:hAnsi="Times New Roman" w:cs="Times New Roman"/>
        </w:rPr>
        <w:t xml:space="preserve">  </w:t>
      </w:r>
    </w:p>
    <w:p w14:paraId="2076FD23" w14:textId="77777777" w:rsidR="00A01A4E" w:rsidRDefault="00C56536">
      <w:pPr>
        <w:numPr>
          <w:ilvl w:val="0"/>
          <w:numId w:val="52"/>
        </w:numPr>
        <w:ind w:hanging="360"/>
      </w:pPr>
      <w:r>
        <w:t>被基金份额持有人大会解任；</w:t>
      </w:r>
      <w:r>
        <w:rPr>
          <w:rFonts w:ascii="Times New Roman" w:eastAsia="Times New Roman" w:hAnsi="Times New Roman" w:cs="Times New Roman"/>
        </w:rPr>
        <w:t xml:space="preserve"> </w:t>
      </w:r>
    </w:p>
    <w:p w14:paraId="0FD9F02C" w14:textId="77777777" w:rsidR="00A01A4E" w:rsidRDefault="00C56536">
      <w:pPr>
        <w:numPr>
          <w:ilvl w:val="0"/>
          <w:numId w:val="52"/>
        </w:numPr>
        <w:ind w:hanging="360"/>
      </w:pPr>
      <w:r>
        <w:t>依法解散、被依法撤销或被依法宣告破产；</w:t>
      </w:r>
      <w:r>
        <w:rPr>
          <w:rFonts w:ascii="Times New Roman" w:eastAsia="Times New Roman" w:hAnsi="Times New Roman" w:cs="Times New Roman"/>
        </w:rPr>
        <w:t xml:space="preserve"> </w:t>
      </w:r>
    </w:p>
    <w:p w14:paraId="36DF9443" w14:textId="77777777" w:rsidR="00A01A4E" w:rsidRDefault="00C56536">
      <w:pPr>
        <w:numPr>
          <w:ilvl w:val="0"/>
          <w:numId w:val="52"/>
        </w:numPr>
        <w:ind w:hanging="360"/>
      </w:pPr>
      <w:r>
        <w:t>法律法规及中国证监会规定的和《基金合同》约定的其他情形。</w:t>
      </w:r>
      <w:r>
        <w:rPr>
          <w:rFonts w:ascii="Times New Roman" w:eastAsia="Times New Roman" w:hAnsi="Times New Roman" w:cs="Times New Roman"/>
        </w:rPr>
        <w:t xml:space="preserve"> </w:t>
      </w:r>
    </w:p>
    <w:p w14:paraId="3A47A4BC" w14:textId="77777777" w:rsidR="00A01A4E" w:rsidRDefault="00C56536">
      <w:pPr>
        <w:ind w:left="477"/>
      </w:pPr>
      <w:r>
        <w:t>二、基金管理人和基金托管人的更换程序</w:t>
      </w:r>
      <w:r>
        <w:rPr>
          <w:rFonts w:ascii="Times New Roman" w:eastAsia="Times New Roman" w:hAnsi="Times New Roman" w:cs="Times New Roman"/>
        </w:rPr>
        <w:t xml:space="preserve"> </w:t>
      </w:r>
    </w:p>
    <w:p w14:paraId="69878454" w14:textId="77777777" w:rsidR="00A01A4E" w:rsidRDefault="00C56536">
      <w:pPr>
        <w:ind w:left="477"/>
      </w:pPr>
      <w:r>
        <w:t>（一）</w:t>
      </w:r>
      <w:r>
        <w:rPr>
          <w:rFonts w:ascii="Times New Roman" w:eastAsia="Times New Roman" w:hAnsi="Times New Roman" w:cs="Times New Roman"/>
        </w:rPr>
        <w:t xml:space="preserve"> </w:t>
      </w:r>
      <w:r>
        <w:t>基金管理人的更换程序</w:t>
      </w:r>
      <w:r>
        <w:rPr>
          <w:rFonts w:ascii="Times New Roman" w:eastAsia="Times New Roman" w:hAnsi="Times New Roman" w:cs="Times New Roman"/>
        </w:rPr>
        <w:t xml:space="preserve"> </w:t>
      </w:r>
    </w:p>
    <w:p w14:paraId="0EEC8806" w14:textId="77777777" w:rsidR="00A01A4E" w:rsidRDefault="00C56536">
      <w:pPr>
        <w:numPr>
          <w:ilvl w:val="0"/>
          <w:numId w:val="53"/>
        </w:numPr>
        <w:ind w:firstLine="480"/>
      </w:pPr>
      <w:r>
        <w:t>提名：新任基金管理人由基金托管人或由单独或合计持有</w:t>
      </w:r>
      <w:r>
        <w:t xml:space="preserve"> </w:t>
      </w:r>
      <w:r>
        <w:rPr>
          <w:rFonts w:ascii="Times New Roman" w:eastAsia="Times New Roman" w:hAnsi="Times New Roman" w:cs="Times New Roman"/>
        </w:rPr>
        <w:t>10%</w:t>
      </w:r>
      <w:r>
        <w:t>以上（含</w:t>
      </w:r>
    </w:p>
    <w:p w14:paraId="232B0B2C" w14:textId="77777777" w:rsidR="00A01A4E" w:rsidRDefault="00C56536">
      <w:r>
        <w:rPr>
          <w:rFonts w:ascii="Times New Roman" w:eastAsia="Times New Roman" w:hAnsi="Times New Roman" w:cs="Times New Roman"/>
        </w:rPr>
        <w:t>10%</w:t>
      </w:r>
      <w:r>
        <w:t>）基金份额的基金份额持有人提名；</w:t>
      </w:r>
      <w:r>
        <w:rPr>
          <w:rFonts w:ascii="Times New Roman" w:eastAsia="Times New Roman" w:hAnsi="Times New Roman" w:cs="Times New Roman"/>
        </w:rPr>
        <w:t xml:space="preserve"> </w:t>
      </w:r>
    </w:p>
    <w:p w14:paraId="45586B47" w14:textId="77777777" w:rsidR="00A01A4E" w:rsidRDefault="00C56536">
      <w:pPr>
        <w:numPr>
          <w:ilvl w:val="0"/>
          <w:numId w:val="53"/>
        </w:numPr>
        <w:spacing w:after="10" w:line="372" w:lineRule="auto"/>
        <w:ind w:firstLine="480"/>
      </w:pPr>
      <w:r>
        <w:t>决议：基金份额持有人大会在基金管理人职责终止后</w:t>
      </w:r>
      <w:r>
        <w:t xml:space="preserve"> </w:t>
      </w:r>
      <w:r>
        <w:rPr>
          <w:rFonts w:ascii="Times New Roman" w:eastAsia="Times New Roman" w:hAnsi="Times New Roman" w:cs="Times New Roman"/>
        </w:rPr>
        <w:t xml:space="preserve">6 </w:t>
      </w:r>
      <w:r>
        <w:t>个月内对被提名的基金管理人形成决议，该决议需经参加大会的基金份额持有人所持表决权的三分之二以上（含三分之二）表决通过；</w:t>
      </w:r>
      <w:r>
        <w:rPr>
          <w:rFonts w:ascii="Times New Roman" w:eastAsia="Times New Roman" w:hAnsi="Times New Roman" w:cs="Times New Roman"/>
        </w:rPr>
        <w:t xml:space="preserve"> </w:t>
      </w:r>
    </w:p>
    <w:p w14:paraId="6C1869E4" w14:textId="77777777" w:rsidR="00A01A4E" w:rsidRDefault="00C56536">
      <w:pPr>
        <w:numPr>
          <w:ilvl w:val="0"/>
          <w:numId w:val="53"/>
        </w:numPr>
        <w:spacing w:after="0" w:line="379" w:lineRule="auto"/>
        <w:ind w:firstLine="480"/>
      </w:pPr>
      <w:r>
        <w:t>临时基金管理人：新任基金管理人产生之前，由中国证监会指定临时基金管理人；</w:t>
      </w:r>
      <w:r>
        <w:rPr>
          <w:rFonts w:ascii="Times New Roman" w:eastAsia="Times New Roman" w:hAnsi="Times New Roman" w:cs="Times New Roman"/>
        </w:rPr>
        <w:t xml:space="preserve"> </w:t>
      </w:r>
    </w:p>
    <w:p w14:paraId="7FA34DA1" w14:textId="77777777" w:rsidR="00A01A4E" w:rsidRDefault="00C56536">
      <w:pPr>
        <w:numPr>
          <w:ilvl w:val="0"/>
          <w:numId w:val="53"/>
        </w:numPr>
        <w:spacing w:after="0" w:line="379" w:lineRule="auto"/>
        <w:ind w:firstLine="480"/>
      </w:pPr>
      <w:r>
        <w:t>备案：基金份额持有人大会选任基金管理人的决议自表决通过之日起生效，生效后方可执行，且该决议应当自通过之日起五日内报中国证监会备案；</w:t>
      </w:r>
      <w:r>
        <w:rPr>
          <w:rFonts w:ascii="Times New Roman" w:eastAsia="Times New Roman" w:hAnsi="Times New Roman" w:cs="Times New Roman"/>
        </w:rPr>
        <w:t xml:space="preserve"> </w:t>
      </w:r>
    </w:p>
    <w:p w14:paraId="36E618CB" w14:textId="77777777" w:rsidR="00A01A4E" w:rsidRDefault="00C56536">
      <w:pPr>
        <w:numPr>
          <w:ilvl w:val="0"/>
          <w:numId w:val="53"/>
        </w:numPr>
        <w:spacing w:after="6" w:line="379" w:lineRule="auto"/>
        <w:ind w:firstLine="480"/>
      </w:pPr>
      <w:r>
        <w:t>公告：基金管理人更换后，由基金托管人在更换基金管理人的基金份额持有人大会决议生效后</w:t>
      </w:r>
      <w:r>
        <w:t xml:space="preserve"> </w:t>
      </w:r>
      <w:r>
        <w:rPr>
          <w:rFonts w:ascii="Times New Roman" w:eastAsia="Times New Roman" w:hAnsi="Times New Roman" w:cs="Times New Roman"/>
        </w:rPr>
        <w:t xml:space="preserve">2 </w:t>
      </w:r>
      <w:r>
        <w:t>日内在规定媒介公告；</w:t>
      </w:r>
      <w:r>
        <w:rPr>
          <w:rFonts w:ascii="Times New Roman" w:eastAsia="Times New Roman" w:hAnsi="Times New Roman" w:cs="Times New Roman"/>
        </w:rPr>
        <w:t xml:space="preserve"> </w:t>
      </w:r>
    </w:p>
    <w:p w14:paraId="3451EE9A" w14:textId="77777777" w:rsidR="00A01A4E" w:rsidRDefault="00C56536">
      <w:pPr>
        <w:numPr>
          <w:ilvl w:val="0"/>
          <w:numId w:val="53"/>
        </w:numPr>
        <w:spacing w:after="21" w:line="363" w:lineRule="auto"/>
        <w:ind w:firstLine="480"/>
      </w:pPr>
      <w:r>
        <w:t>交接：基金管理人职责终止的，基金管理人应妥善保管基金管理业务资料，及时向临时基金管理人或新任基金管理人办理基金管理业务的移交手续，临时基金管理人或新任基金管理人应及时接收。新任基金管理人应与基金托管人核对基金资产总值；</w:t>
      </w:r>
      <w:r>
        <w:rPr>
          <w:rFonts w:ascii="Times New Roman" w:eastAsia="Times New Roman" w:hAnsi="Times New Roman" w:cs="Times New Roman"/>
        </w:rPr>
        <w:t xml:space="preserve"> </w:t>
      </w:r>
    </w:p>
    <w:p w14:paraId="463B4F07" w14:textId="77777777" w:rsidR="00A01A4E" w:rsidRDefault="00C56536">
      <w:pPr>
        <w:numPr>
          <w:ilvl w:val="0"/>
          <w:numId w:val="53"/>
        </w:numPr>
        <w:spacing w:after="13" w:line="369" w:lineRule="auto"/>
        <w:ind w:firstLine="480"/>
      </w:pPr>
      <w:r>
        <w:t>审计：基金管理人职责终止的，应当按照法律法规规定聘请会计师事务所对基金财产进行审计，并将审计结果予以公告，同时报中国证监会备案，审计费用从基金财产中列支；</w:t>
      </w:r>
      <w:r>
        <w:rPr>
          <w:rFonts w:ascii="Times New Roman" w:eastAsia="Times New Roman" w:hAnsi="Times New Roman" w:cs="Times New Roman"/>
        </w:rPr>
        <w:t xml:space="preserve"> </w:t>
      </w:r>
    </w:p>
    <w:p w14:paraId="6C53AB83" w14:textId="77777777" w:rsidR="00A01A4E" w:rsidRDefault="00C56536">
      <w:pPr>
        <w:numPr>
          <w:ilvl w:val="0"/>
          <w:numId w:val="53"/>
        </w:numPr>
        <w:spacing w:after="0" w:line="379" w:lineRule="auto"/>
        <w:ind w:firstLine="480"/>
      </w:pPr>
      <w:r>
        <w:t>基金名称变更：基金管</w:t>
      </w:r>
      <w:r>
        <w:t>理人更换后，如果原任或新任基金管理人要求，应按其要求替换或删除基金名称中与原基金管理人有关的名称字样。</w:t>
      </w:r>
      <w:r>
        <w:rPr>
          <w:rFonts w:ascii="Times New Roman" w:eastAsia="Times New Roman" w:hAnsi="Times New Roman" w:cs="Times New Roman"/>
        </w:rPr>
        <w:t xml:space="preserve"> </w:t>
      </w:r>
    </w:p>
    <w:p w14:paraId="60E7B6FA" w14:textId="77777777" w:rsidR="00A01A4E" w:rsidRDefault="00C56536">
      <w:pPr>
        <w:ind w:left="477"/>
      </w:pPr>
      <w:r>
        <w:t>（二）</w:t>
      </w:r>
      <w:r>
        <w:rPr>
          <w:rFonts w:ascii="Times New Roman" w:eastAsia="Times New Roman" w:hAnsi="Times New Roman" w:cs="Times New Roman"/>
        </w:rPr>
        <w:t xml:space="preserve"> </w:t>
      </w:r>
      <w:r>
        <w:t>基金托管人的更换程序</w:t>
      </w:r>
      <w:r>
        <w:rPr>
          <w:rFonts w:ascii="Times New Roman" w:eastAsia="Times New Roman" w:hAnsi="Times New Roman" w:cs="Times New Roman"/>
        </w:rPr>
        <w:t xml:space="preserve"> </w:t>
      </w:r>
    </w:p>
    <w:p w14:paraId="34636E5C" w14:textId="77777777" w:rsidR="00A01A4E" w:rsidRDefault="00C56536">
      <w:pPr>
        <w:numPr>
          <w:ilvl w:val="0"/>
          <w:numId w:val="54"/>
        </w:numPr>
        <w:spacing w:after="152" w:line="259" w:lineRule="auto"/>
        <w:ind w:firstLine="480"/>
      </w:pPr>
      <w:r>
        <w:t>提名：新任基金托管人由基金管理人或由单独或合计持有</w:t>
      </w:r>
      <w:r>
        <w:t xml:space="preserve"> </w:t>
      </w:r>
      <w:r>
        <w:rPr>
          <w:rFonts w:ascii="Times New Roman" w:eastAsia="Times New Roman" w:hAnsi="Times New Roman" w:cs="Times New Roman"/>
        </w:rPr>
        <w:t>10%</w:t>
      </w:r>
      <w:r>
        <w:t>以上（含</w:t>
      </w:r>
    </w:p>
    <w:p w14:paraId="658D9B95" w14:textId="77777777" w:rsidR="00A01A4E" w:rsidRDefault="00C56536">
      <w:r>
        <w:rPr>
          <w:rFonts w:ascii="Times New Roman" w:eastAsia="Times New Roman" w:hAnsi="Times New Roman" w:cs="Times New Roman"/>
        </w:rPr>
        <w:t>10%</w:t>
      </w:r>
      <w:r>
        <w:t>）基金份额的基金份额持有人提名；</w:t>
      </w:r>
      <w:r>
        <w:rPr>
          <w:rFonts w:ascii="Times New Roman" w:eastAsia="Times New Roman" w:hAnsi="Times New Roman" w:cs="Times New Roman"/>
        </w:rPr>
        <w:t xml:space="preserve"> </w:t>
      </w:r>
    </w:p>
    <w:p w14:paraId="04968D02" w14:textId="77777777" w:rsidR="00A01A4E" w:rsidRDefault="00C56536">
      <w:pPr>
        <w:numPr>
          <w:ilvl w:val="0"/>
          <w:numId w:val="54"/>
        </w:numPr>
        <w:spacing w:after="10" w:line="372" w:lineRule="auto"/>
        <w:ind w:firstLine="480"/>
      </w:pPr>
      <w:r>
        <w:t>决议：基金份额持有人大会在基金托管人职责终止后</w:t>
      </w:r>
      <w:r>
        <w:t xml:space="preserve"> </w:t>
      </w:r>
      <w:r>
        <w:rPr>
          <w:rFonts w:ascii="Times New Roman" w:eastAsia="Times New Roman" w:hAnsi="Times New Roman" w:cs="Times New Roman"/>
        </w:rPr>
        <w:t xml:space="preserve">6 </w:t>
      </w:r>
      <w:r>
        <w:t>个月内对被提名的基金托管人形成决议，该决议需经参加大会的基金份额持有人所持表决权的三分之二以上（含三分之二）表决通过；</w:t>
      </w:r>
      <w:r>
        <w:rPr>
          <w:rFonts w:ascii="Times New Roman" w:eastAsia="Times New Roman" w:hAnsi="Times New Roman" w:cs="Times New Roman"/>
        </w:rPr>
        <w:t xml:space="preserve"> </w:t>
      </w:r>
    </w:p>
    <w:p w14:paraId="1EAC2C18" w14:textId="77777777" w:rsidR="00A01A4E" w:rsidRDefault="00C56536">
      <w:pPr>
        <w:numPr>
          <w:ilvl w:val="0"/>
          <w:numId w:val="54"/>
        </w:numPr>
        <w:spacing w:after="0" w:line="379" w:lineRule="auto"/>
        <w:ind w:firstLine="480"/>
      </w:pPr>
      <w:r>
        <w:t>临时基金托管人：新任基金托管人产生之前，由中国证监会指定临时基金托管人；</w:t>
      </w:r>
      <w:r>
        <w:rPr>
          <w:rFonts w:ascii="Times New Roman" w:eastAsia="Times New Roman" w:hAnsi="Times New Roman" w:cs="Times New Roman"/>
        </w:rPr>
        <w:t xml:space="preserve"> </w:t>
      </w:r>
    </w:p>
    <w:p w14:paraId="4E244832" w14:textId="77777777" w:rsidR="00A01A4E" w:rsidRDefault="00C56536">
      <w:pPr>
        <w:numPr>
          <w:ilvl w:val="0"/>
          <w:numId w:val="54"/>
        </w:numPr>
        <w:spacing w:after="0" w:line="379" w:lineRule="auto"/>
        <w:ind w:firstLine="480"/>
      </w:pPr>
      <w:r>
        <w:t>备案：基金份额</w:t>
      </w:r>
      <w:r>
        <w:t>持有人大会更换基金托管人的决议自表决通过之日起生效，生效后方可执行，且该决议应当自通过之日起五日内报中国证监会备案；</w:t>
      </w:r>
      <w:r>
        <w:rPr>
          <w:rFonts w:ascii="Times New Roman" w:eastAsia="Times New Roman" w:hAnsi="Times New Roman" w:cs="Times New Roman"/>
        </w:rPr>
        <w:t xml:space="preserve"> </w:t>
      </w:r>
    </w:p>
    <w:p w14:paraId="60F277D6" w14:textId="77777777" w:rsidR="00A01A4E" w:rsidRDefault="00C56536">
      <w:pPr>
        <w:numPr>
          <w:ilvl w:val="0"/>
          <w:numId w:val="54"/>
        </w:numPr>
        <w:spacing w:after="6" w:line="379" w:lineRule="auto"/>
        <w:ind w:firstLine="480"/>
      </w:pPr>
      <w:r>
        <w:t>公告：基金托管人更换后，由基金管理人在更换基金托管人的基金份额持有人大会决议生效后</w:t>
      </w:r>
      <w:r>
        <w:t xml:space="preserve"> </w:t>
      </w:r>
      <w:r>
        <w:rPr>
          <w:rFonts w:ascii="Times New Roman" w:eastAsia="Times New Roman" w:hAnsi="Times New Roman" w:cs="Times New Roman"/>
        </w:rPr>
        <w:t xml:space="preserve">2 </w:t>
      </w:r>
      <w:r>
        <w:t>日内在规定媒介公告；</w:t>
      </w:r>
      <w:r>
        <w:rPr>
          <w:rFonts w:ascii="Times New Roman" w:eastAsia="Times New Roman" w:hAnsi="Times New Roman" w:cs="Times New Roman"/>
        </w:rPr>
        <w:t xml:space="preserve"> </w:t>
      </w:r>
    </w:p>
    <w:p w14:paraId="50EC2622" w14:textId="77777777" w:rsidR="00A01A4E" w:rsidRDefault="00C56536">
      <w:pPr>
        <w:numPr>
          <w:ilvl w:val="0"/>
          <w:numId w:val="54"/>
        </w:numPr>
        <w:spacing w:after="13" w:line="369" w:lineRule="auto"/>
        <w:ind w:firstLine="480"/>
      </w:pPr>
      <w:r>
        <w:t>交接：基金托管人职责终止的，应当妥善保管基金财产和基金托管业务资料，及时办理基金财产和基金托管业务的移交手续，新任基金托管人或者临时基金托管人应当及时接收。新任基金托管人与基金管理人核对基金资产总值；</w:t>
      </w:r>
      <w:r>
        <w:rPr>
          <w:rFonts w:ascii="Times New Roman" w:eastAsia="Times New Roman" w:hAnsi="Times New Roman" w:cs="Times New Roman"/>
        </w:rPr>
        <w:t xml:space="preserve">  </w:t>
      </w:r>
    </w:p>
    <w:p w14:paraId="0E7FB494" w14:textId="77777777" w:rsidR="00A01A4E" w:rsidRDefault="00C56536">
      <w:pPr>
        <w:numPr>
          <w:ilvl w:val="0"/>
          <w:numId w:val="54"/>
        </w:numPr>
        <w:spacing w:after="12" w:line="370" w:lineRule="auto"/>
        <w:ind w:firstLine="480"/>
      </w:pPr>
      <w:r>
        <w:t>审计：基金托管人职责终止的，应当按照法律法规规定聘请会计师事务所对基金财产进行审计，并将审计结果予以公告，同时报中国证监会备案，审计费用从基金财产中列支。</w:t>
      </w:r>
      <w:r>
        <w:rPr>
          <w:rFonts w:ascii="Times New Roman" w:eastAsia="Times New Roman" w:hAnsi="Times New Roman" w:cs="Times New Roman"/>
        </w:rPr>
        <w:t xml:space="preserve"> </w:t>
      </w:r>
    </w:p>
    <w:p w14:paraId="543F5D84" w14:textId="77777777" w:rsidR="00A01A4E" w:rsidRDefault="00C56536">
      <w:pPr>
        <w:ind w:left="477"/>
      </w:pPr>
      <w:r>
        <w:t>（三）基金管理人与基金托管人同时更换的条件和程序。</w:t>
      </w:r>
      <w:r>
        <w:rPr>
          <w:rFonts w:ascii="Times New Roman" w:eastAsia="Times New Roman" w:hAnsi="Times New Roman" w:cs="Times New Roman"/>
        </w:rPr>
        <w:t xml:space="preserve"> </w:t>
      </w:r>
    </w:p>
    <w:p w14:paraId="1DF3834C" w14:textId="77777777" w:rsidR="00A01A4E" w:rsidRDefault="00C56536">
      <w:pPr>
        <w:numPr>
          <w:ilvl w:val="0"/>
          <w:numId w:val="55"/>
        </w:numPr>
        <w:spacing w:after="161" w:line="372" w:lineRule="auto"/>
        <w:ind w:firstLine="475"/>
      </w:pPr>
      <w:r>
        <w:t>提名：如果基金管理人和基金托管人同时更换，由单独或合计持有基金总份额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w:t>
      </w:r>
      <w:r>
        <w:t>的基金份额持有人提名新的基金管理人和基金托管人；</w:t>
      </w:r>
      <w:r>
        <w:rPr>
          <w:rFonts w:ascii="Times New Roman" w:eastAsia="Times New Roman" w:hAnsi="Times New Roman" w:cs="Times New Roman"/>
        </w:rPr>
        <w:t xml:space="preserve"> </w:t>
      </w:r>
    </w:p>
    <w:p w14:paraId="2200B521" w14:textId="77777777" w:rsidR="00A01A4E" w:rsidRDefault="00C56536">
      <w:pPr>
        <w:numPr>
          <w:ilvl w:val="0"/>
          <w:numId w:val="55"/>
        </w:numPr>
        <w:ind w:firstLine="475"/>
      </w:pPr>
      <w:r>
        <w:t>基金管理人和基金托管人的更换分别按上述程序进行；</w:t>
      </w:r>
      <w:r>
        <w:rPr>
          <w:rFonts w:ascii="Times New Roman" w:eastAsia="Times New Roman" w:hAnsi="Times New Roman" w:cs="Times New Roman"/>
        </w:rPr>
        <w:t xml:space="preserve"> </w:t>
      </w:r>
    </w:p>
    <w:p w14:paraId="10318783" w14:textId="77777777" w:rsidR="00A01A4E" w:rsidRDefault="00C56536">
      <w:pPr>
        <w:numPr>
          <w:ilvl w:val="0"/>
          <w:numId w:val="55"/>
        </w:numPr>
        <w:spacing w:after="0" w:line="379" w:lineRule="auto"/>
        <w:ind w:firstLine="475"/>
      </w:pPr>
      <w:r>
        <w:t>公告：新任基金管理人和新任基金托管人应在更换基金管理人和基金托管人的基金份额持有人大会决议生效后</w:t>
      </w:r>
      <w:r>
        <w:t xml:space="preserve"> </w:t>
      </w:r>
      <w:r>
        <w:rPr>
          <w:rFonts w:ascii="Times New Roman" w:eastAsia="Times New Roman" w:hAnsi="Times New Roman" w:cs="Times New Roman"/>
        </w:rPr>
        <w:t xml:space="preserve">2 </w:t>
      </w:r>
      <w:r>
        <w:t>日内在规定媒介上联合公告。</w:t>
      </w:r>
      <w:r>
        <w:rPr>
          <w:rFonts w:ascii="Times New Roman" w:eastAsia="Times New Roman" w:hAnsi="Times New Roman" w:cs="Times New Roman"/>
        </w:rPr>
        <w:t xml:space="preserve"> </w:t>
      </w:r>
    </w:p>
    <w:p w14:paraId="57285BDE" w14:textId="77777777" w:rsidR="00A01A4E" w:rsidRDefault="00C56536">
      <w:pPr>
        <w:spacing w:line="362" w:lineRule="auto"/>
        <w:ind w:left="0" w:firstLine="480"/>
      </w:pPr>
      <w:r>
        <w:t>三、本部分关于基金管理人、基金托管人更换条件和程序的约定，凡是直接引用法律法规或监管规则的部分，如将来法律法规或监管规则修改导致相关内容被取消或变更的，基金管理人与基金托管人协商一致并提前公告后，可直接对相应内容进行修改和调整，无需召开基金份额持有人大会审议。</w:t>
      </w:r>
      <w:r>
        <w:rPr>
          <w:rFonts w:ascii="Times New Roman" w:eastAsia="Times New Roman" w:hAnsi="Times New Roman" w:cs="Times New Roman"/>
        </w:rPr>
        <w:t xml:space="preserve"> </w:t>
      </w:r>
      <w:r>
        <w:br w:type="page"/>
      </w:r>
    </w:p>
    <w:p w14:paraId="42594517" w14:textId="77777777" w:rsidR="00A01A4E" w:rsidRDefault="00C56536">
      <w:pPr>
        <w:pStyle w:val="1"/>
        <w:ind w:right="124"/>
      </w:pPr>
      <w:bookmarkStart w:id="9" w:name="_Toc65776"/>
      <w:r>
        <w:t>第十部分</w:t>
      </w:r>
      <w:r>
        <w:rPr>
          <w:rFonts w:ascii="Times New Roman" w:eastAsia="Times New Roman" w:hAnsi="Times New Roman" w:cs="Times New Roman"/>
          <w:b/>
        </w:rPr>
        <w:t xml:space="preserve"> </w:t>
      </w:r>
      <w:r>
        <w:rPr>
          <w:rFonts w:ascii="Times New Roman" w:eastAsia="Times New Roman" w:hAnsi="Times New Roman" w:cs="Times New Roman"/>
          <w:b/>
        </w:rPr>
        <w:t xml:space="preserve"> </w:t>
      </w:r>
      <w:r>
        <w:t>基金的托管</w:t>
      </w:r>
      <w:r>
        <w:rPr>
          <w:rFonts w:ascii="Times New Roman" w:eastAsia="Times New Roman" w:hAnsi="Times New Roman" w:cs="Times New Roman"/>
          <w:b/>
        </w:rPr>
        <w:t xml:space="preserve"> </w:t>
      </w:r>
      <w:bookmarkEnd w:id="9"/>
    </w:p>
    <w:p w14:paraId="75BC5D57" w14:textId="77777777" w:rsidR="00A01A4E" w:rsidRDefault="00C56536">
      <w:pPr>
        <w:spacing w:after="175" w:line="259" w:lineRule="auto"/>
        <w:ind w:left="0" w:firstLine="0"/>
      </w:pPr>
      <w:r>
        <w:rPr>
          <w:rFonts w:ascii="Times New Roman" w:eastAsia="Times New Roman" w:hAnsi="Times New Roman" w:cs="Times New Roman"/>
        </w:rPr>
        <w:t xml:space="preserve"> </w:t>
      </w:r>
    </w:p>
    <w:p w14:paraId="5655D894" w14:textId="77777777" w:rsidR="00A01A4E" w:rsidRDefault="00C56536">
      <w:pPr>
        <w:spacing w:after="10" w:line="365" w:lineRule="auto"/>
        <w:ind w:left="0" w:firstLine="480"/>
      </w:pPr>
      <w:r>
        <w:t>基金托管人和基金管理人按照《基金法》、《基金合同》及其他有关规定订立托管协议。</w:t>
      </w:r>
      <w:r>
        <w:rPr>
          <w:rFonts w:ascii="Times New Roman" w:eastAsia="Times New Roman" w:hAnsi="Times New Roman" w:cs="Times New Roman"/>
        </w:rPr>
        <w:t xml:space="preserve"> </w:t>
      </w:r>
    </w:p>
    <w:p w14:paraId="366276EA" w14:textId="77777777" w:rsidR="00A01A4E" w:rsidRDefault="00C56536">
      <w:pPr>
        <w:spacing w:line="363" w:lineRule="auto"/>
        <w:ind w:left="0" w:firstLine="480"/>
      </w:pPr>
      <w:r>
        <w:t>订立托管协议的目的是明确基金托管人与基金管理人之间在基金财产的保管、投资运作、净值计算、收益分配、信息披露及相互监督等相关事宜中的权利义务及职责，确保基金财产的安全，保护基金份额持有人的合法权益。</w:t>
      </w:r>
      <w:r>
        <w:rPr>
          <w:rFonts w:ascii="Times New Roman" w:eastAsia="Times New Roman" w:hAnsi="Times New Roman" w:cs="Times New Roman"/>
        </w:rPr>
        <w:t xml:space="preserve"> </w:t>
      </w:r>
      <w:r>
        <w:br w:type="page"/>
      </w:r>
    </w:p>
    <w:p w14:paraId="7A78BDFB" w14:textId="77777777" w:rsidR="00A01A4E" w:rsidRDefault="00C56536">
      <w:pPr>
        <w:pStyle w:val="1"/>
        <w:ind w:right="124"/>
      </w:pPr>
      <w:bookmarkStart w:id="10" w:name="_Toc65777"/>
      <w:r>
        <w:t>第十一部分</w:t>
      </w:r>
      <w:r>
        <w:rPr>
          <w:rFonts w:ascii="Times New Roman" w:eastAsia="Times New Roman" w:hAnsi="Times New Roman" w:cs="Times New Roman"/>
          <w:b/>
        </w:rPr>
        <w:t xml:space="preserve">  </w:t>
      </w:r>
      <w:r>
        <w:t>基金份额的登记</w:t>
      </w:r>
      <w:r>
        <w:rPr>
          <w:rFonts w:ascii="Times New Roman" w:eastAsia="Times New Roman" w:hAnsi="Times New Roman" w:cs="Times New Roman"/>
          <w:b/>
        </w:rPr>
        <w:t xml:space="preserve"> </w:t>
      </w:r>
      <w:bookmarkEnd w:id="10"/>
    </w:p>
    <w:p w14:paraId="051D3143" w14:textId="77777777" w:rsidR="00A01A4E" w:rsidRDefault="00C56536">
      <w:pPr>
        <w:spacing w:after="182" w:line="259" w:lineRule="auto"/>
        <w:ind w:left="0" w:firstLine="0"/>
      </w:pPr>
      <w:r>
        <w:rPr>
          <w:rFonts w:ascii="Times New Roman" w:eastAsia="Times New Roman" w:hAnsi="Times New Roman" w:cs="Times New Roman"/>
        </w:rPr>
        <w:t xml:space="preserve"> </w:t>
      </w:r>
    </w:p>
    <w:p w14:paraId="4BF77A2E" w14:textId="77777777" w:rsidR="00A01A4E" w:rsidRDefault="00C56536">
      <w:pPr>
        <w:numPr>
          <w:ilvl w:val="0"/>
          <w:numId w:val="56"/>
        </w:numPr>
        <w:ind w:hanging="480"/>
      </w:pPr>
      <w:r>
        <w:t>基金的份额登记业务</w:t>
      </w:r>
      <w:r>
        <w:rPr>
          <w:rFonts w:ascii="Times New Roman" w:eastAsia="Times New Roman" w:hAnsi="Times New Roman" w:cs="Times New Roman"/>
        </w:rPr>
        <w:t xml:space="preserve"> </w:t>
      </w:r>
    </w:p>
    <w:p w14:paraId="7017224E" w14:textId="77777777" w:rsidR="00A01A4E" w:rsidRDefault="00C56536">
      <w:pPr>
        <w:spacing w:after="8" w:line="360" w:lineRule="auto"/>
        <w:ind w:left="0" w:firstLine="480"/>
      </w:pPr>
      <w:r>
        <w:t>本基金的登记业务指本基金登记、存管、过户、清算和结算业务，具体内容包括投资人基金账户的建立和管理、基金份额登记、基金销售业务的确认、清算</w:t>
      </w:r>
    </w:p>
    <w:p w14:paraId="428C043F" w14:textId="77777777" w:rsidR="00A01A4E" w:rsidRDefault="00C56536">
      <w:r>
        <w:t>和结算、代理发放红利、建立并保管基金份额持有人名册和办理非交易过户等。</w:t>
      </w:r>
      <w:r>
        <w:rPr>
          <w:rFonts w:ascii="Times New Roman" w:eastAsia="Times New Roman" w:hAnsi="Times New Roman" w:cs="Times New Roman"/>
        </w:rPr>
        <w:t xml:space="preserve"> </w:t>
      </w:r>
    </w:p>
    <w:p w14:paraId="108BACBF" w14:textId="77777777" w:rsidR="00A01A4E" w:rsidRDefault="00C56536">
      <w:pPr>
        <w:numPr>
          <w:ilvl w:val="0"/>
          <w:numId w:val="56"/>
        </w:numPr>
        <w:ind w:hanging="480"/>
      </w:pPr>
      <w:r>
        <w:t>基金登记业务办理机构</w:t>
      </w:r>
      <w:r>
        <w:rPr>
          <w:rFonts w:ascii="Times New Roman" w:eastAsia="Times New Roman" w:hAnsi="Times New Roman" w:cs="Times New Roman"/>
        </w:rPr>
        <w:t xml:space="preserve"> </w:t>
      </w:r>
    </w:p>
    <w:p w14:paraId="596ED647" w14:textId="77777777" w:rsidR="00A01A4E" w:rsidRDefault="00C56536">
      <w:pPr>
        <w:spacing w:after="23" w:line="361" w:lineRule="auto"/>
        <w:ind w:left="0" w:firstLine="480"/>
      </w:pPr>
      <w:r>
        <w:t>本基金的登记业务由基金管理人或基金管理人委托的其他符合条件的机构办理。基金管理人委托其他机构办理本基金登记业务的，应与代理人签订委托代理协议，以明确基金管理人和代理机构在投资者基金账户管理、基金份额登记、清算及基金交易确认、发放红利、建立并保管基金份额持有人名册等事宜中的权利</w:t>
      </w:r>
      <w:r>
        <w:t>和义务，保护基金份额持有人的合法权益。</w:t>
      </w:r>
      <w:r>
        <w:rPr>
          <w:rFonts w:ascii="Times New Roman" w:eastAsia="Times New Roman" w:hAnsi="Times New Roman" w:cs="Times New Roman"/>
        </w:rPr>
        <w:t xml:space="preserve"> </w:t>
      </w:r>
    </w:p>
    <w:p w14:paraId="0C1F5928" w14:textId="77777777" w:rsidR="00A01A4E" w:rsidRDefault="00C56536">
      <w:pPr>
        <w:numPr>
          <w:ilvl w:val="0"/>
          <w:numId w:val="56"/>
        </w:numPr>
        <w:ind w:hanging="480"/>
      </w:pPr>
      <w:r>
        <w:t>基金登记机构的权利</w:t>
      </w:r>
      <w:r>
        <w:rPr>
          <w:rFonts w:ascii="Times New Roman" w:eastAsia="Times New Roman" w:hAnsi="Times New Roman" w:cs="Times New Roman"/>
        </w:rPr>
        <w:t xml:space="preserve"> </w:t>
      </w:r>
    </w:p>
    <w:p w14:paraId="29AC1492" w14:textId="77777777" w:rsidR="00A01A4E" w:rsidRDefault="00C56536">
      <w:pPr>
        <w:ind w:left="477"/>
      </w:pPr>
      <w:r>
        <w:t>基金登记机构享有以下权利：</w:t>
      </w:r>
      <w:r>
        <w:rPr>
          <w:rFonts w:ascii="Times New Roman" w:eastAsia="Times New Roman" w:hAnsi="Times New Roman" w:cs="Times New Roman"/>
        </w:rPr>
        <w:t xml:space="preserve"> </w:t>
      </w:r>
    </w:p>
    <w:p w14:paraId="499DF1FD" w14:textId="77777777" w:rsidR="00A01A4E" w:rsidRDefault="00C56536">
      <w:pPr>
        <w:numPr>
          <w:ilvl w:val="0"/>
          <w:numId w:val="57"/>
        </w:numPr>
        <w:ind w:firstLine="480"/>
      </w:pPr>
      <w:r>
        <w:t>取得登记费；</w:t>
      </w:r>
      <w:r>
        <w:rPr>
          <w:rFonts w:ascii="Times New Roman" w:eastAsia="Times New Roman" w:hAnsi="Times New Roman" w:cs="Times New Roman"/>
        </w:rPr>
        <w:t xml:space="preserve"> </w:t>
      </w:r>
    </w:p>
    <w:p w14:paraId="4B5965A7" w14:textId="77777777" w:rsidR="00A01A4E" w:rsidRDefault="00C56536">
      <w:pPr>
        <w:numPr>
          <w:ilvl w:val="0"/>
          <w:numId w:val="57"/>
        </w:numPr>
        <w:ind w:firstLine="480"/>
      </w:pPr>
      <w:r>
        <w:t>建立和管理投资者基金账户；</w:t>
      </w:r>
      <w:r>
        <w:rPr>
          <w:rFonts w:ascii="Times New Roman" w:eastAsia="Times New Roman" w:hAnsi="Times New Roman" w:cs="Times New Roman"/>
        </w:rPr>
        <w:t xml:space="preserve"> </w:t>
      </w:r>
    </w:p>
    <w:p w14:paraId="3F9DA357" w14:textId="77777777" w:rsidR="00A01A4E" w:rsidRDefault="00C56536">
      <w:pPr>
        <w:numPr>
          <w:ilvl w:val="0"/>
          <w:numId w:val="57"/>
        </w:numPr>
        <w:ind w:firstLine="480"/>
      </w:pPr>
      <w:r>
        <w:t>保管基金份额持有人开户资料、交易资料、基金份额持有人名册等；</w:t>
      </w:r>
      <w:r>
        <w:rPr>
          <w:rFonts w:ascii="Times New Roman" w:eastAsia="Times New Roman" w:hAnsi="Times New Roman" w:cs="Times New Roman"/>
        </w:rPr>
        <w:t xml:space="preserve"> </w:t>
      </w:r>
    </w:p>
    <w:p w14:paraId="1D901B1F" w14:textId="77777777" w:rsidR="00A01A4E" w:rsidRDefault="00C56536">
      <w:pPr>
        <w:numPr>
          <w:ilvl w:val="0"/>
          <w:numId w:val="57"/>
        </w:numPr>
        <w:spacing w:after="0" w:line="379" w:lineRule="auto"/>
        <w:ind w:firstLine="480"/>
      </w:pPr>
      <w:r>
        <w:t>在法律法规允许的范围内，对登记业务的办理时间进行调整，并依照有关规定于开始实施前在规定媒介上公告；</w:t>
      </w:r>
      <w:r>
        <w:rPr>
          <w:rFonts w:ascii="Times New Roman" w:eastAsia="Times New Roman" w:hAnsi="Times New Roman" w:cs="Times New Roman"/>
        </w:rPr>
        <w:t xml:space="preserve"> </w:t>
      </w:r>
    </w:p>
    <w:p w14:paraId="3C6D37EC" w14:textId="77777777" w:rsidR="00A01A4E" w:rsidRDefault="00C56536">
      <w:pPr>
        <w:numPr>
          <w:ilvl w:val="0"/>
          <w:numId w:val="57"/>
        </w:numPr>
        <w:ind w:firstLine="480"/>
      </w:pPr>
      <w:r>
        <w:t>法律法规及中国证监会规定的和《基金合同》约定的其他权利。</w:t>
      </w:r>
      <w:r>
        <w:rPr>
          <w:rFonts w:ascii="Times New Roman" w:eastAsia="Times New Roman" w:hAnsi="Times New Roman" w:cs="Times New Roman"/>
        </w:rPr>
        <w:t xml:space="preserve"> </w:t>
      </w:r>
    </w:p>
    <w:p w14:paraId="45073366" w14:textId="77777777" w:rsidR="00A01A4E" w:rsidRDefault="00C56536">
      <w:pPr>
        <w:ind w:left="477"/>
      </w:pPr>
      <w:r>
        <w:t>四、基金登记机构的义务</w:t>
      </w:r>
      <w:r>
        <w:rPr>
          <w:rFonts w:ascii="Times New Roman" w:eastAsia="Times New Roman" w:hAnsi="Times New Roman" w:cs="Times New Roman"/>
        </w:rPr>
        <w:t xml:space="preserve"> </w:t>
      </w:r>
    </w:p>
    <w:p w14:paraId="404BA1A7" w14:textId="77777777" w:rsidR="00A01A4E" w:rsidRDefault="00C56536">
      <w:pPr>
        <w:ind w:left="477"/>
      </w:pPr>
      <w:r>
        <w:t>基金登记机构承担以下义务：</w:t>
      </w:r>
      <w:r>
        <w:rPr>
          <w:rFonts w:ascii="Times New Roman" w:eastAsia="Times New Roman" w:hAnsi="Times New Roman" w:cs="Times New Roman"/>
        </w:rPr>
        <w:t xml:space="preserve"> </w:t>
      </w:r>
    </w:p>
    <w:p w14:paraId="30855617" w14:textId="77777777" w:rsidR="00A01A4E" w:rsidRDefault="00C56536">
      <w:pPr>
        <w:numPr>
          <w:ilvl w:val="0"/>
          <w:numId w:val="58"/>
        </w:numPr>
        <w:ind w:firstLine="480"/>
      </w:pPr>
      <w:r>
        <w:t>配备足够的专业人员办理本基金份额的登记业务；</w:t>
      </w:r>
      <w:r>
        <w:rPr>
          <w:rFonts w:ascii="Times New Roman" w:eastAsia="Times New Roman" w:hAnsi="Times New Roman" w:cs="Times New Roman"/>
        </w:rPr>
        <w:t xml:space="preserve"> </w:t>
      </w:r>
    </w:p>
    <w:p w14:paraId="064482B5" w14:textId="77777777" w:rsidR="00A01A4E" w:rsidRDefault="00C56536">
      <w:pPr>
        <w:numPr>
          <w:ilvl w:val="0"/>
          <w:numId w:val="58"/>
        </w:numPr>
        <w:spacing w:after="0" w:line="379" w:lineRule="auto"/>
        <w:ind w:firstLine="480"/>
      </w:pPr>
      <w:r>
        <w:t>严格按照法律法规和《基金合同》规定的条件办理本基金份额的登记业务；</w:t>
      </w:r>
      <w:r>
        <w:rPr>
          <w:rFonts w:ascii="Times New Roman" w:eastAsia="Times New Roman" w:hAnsi="Times New Roman" w:cs="Times New Roman"/>
        </w:rPr>
        <w:t xml:space="preserve"> </w:t>
      </w:r>
    </w:p>
    <w:p w14:paraId="0D56FEC6" w14:textId="77777777" w:rsidR="00A01A4E" w:rsidRDefault="00C56536">
      <w:pPr>
        <w:numPr>
          <w:ilvl w:val="0"/>
          <w:numId w:val="58"/>
        </w:numPr>
        <w:spacing w:after="8" w:line="372" w:lineRule="auto"/>
        <w:ind w:firstLine="480"/>
      </w:pPr>
      <w:r>
        <w:t>妥善保存登记数据，并对基金份额持有人名称、身份信息及基金份额明细等数据备份至中国证监会认定的机构，其保存期限自基金账户销户之日起不得少于</w:t>
      </w:r>
      <w:r>
        <w:t xml:space="preserve"> </w:t>
      </w:r>
      <w:r>
        <w:rPr>
          <w:rFonts w:ascii="Times New Roman" w:eastAsia="Times New Roman" w:hAnsi="Times New Roman" w:cs="Times New Roman"/>
        </w:rPr>
        <w:t xml:space="preserve">20 </w:t>
      </w:r>
      <w:r>
        <w:t>年；</w:t>
      </w:r>
      <w:r>
        <w:rPr>
          <w:rFonts w:ascii="Times New Roman" w:eastAsia="Times New Roman" w:hAnsi="Times New Roman" w:cs="Times New Roman"/>
        </w:rPr>
        <w:t xml:space="preserve"> </w:t>
      </w:r>
    </w:p>
    <w:p w14:paraId="5D789B10" w14:textId="77777777" w:rsidR="00A01A4E" w:rsidRDefault="00C56536">
      <w:pPr>
        <w:numPr>
          <w:ilvl w:val="0"/>
          <w:numId w:val="58"/>
        </w:numPr>
        <w:spacing w:after="17" w:line="366" w:lineRule="auto"/>
        <w:ind w:firstLine="480"/>
      </w:pPr>
      <w:r>
        <w:t>对基金份额持有人的基金账户信息负有保密义务，因违反该保密义务对投资者或基金带来的损失，须承担相应的赔偿责任，但司法强制检查情形及法律法规及中国证监会规定的和《基金合同》约定的其他情形除外；</w:t>
      </w:r>
      <w:r>
        <w:rPr>
          <w:rFonts w:ascii="Times New Roman" w:eastAsia="Times New Roman" w:hAnsi="Times New Roman" w:cs="Times New Roman"/>
        </w:rPr>
        <w:t xml:space="preserve"> </w:t>
      </w:r>
    </w:p>
    <w:p w14:paraId="76E1AA4C" w14:textId="77777777" w:rsidR="00A01A4E" w:rsidRDefault="00C56536">
      <w:pPr>
        <w:numPr>
          <w:ilvl w:val="0"/>
          <w:numId w:val="58"/>
        </w:numPr>
        <w:spacing w:after="0" w:line="379" w:lineRule="auto"/>
        <w:ind w:firstLine="480"/>
      </w:pPr>
      <w:r>
        <w:t>按《基金合同》及招募说明书规定为投资者办理非交易过户业务、提供其他必要的服务；</w:t>
      </w:r>
      <w:r>
        <w:rPr>
          <w:rFonts w:ascii="Times New Roman" w:eastAsia="Times New Roman" w:hAnsi="Times New Roman" w:cs="Times New Roman"/>
        </w:rPr>
        <w:t xml:space="preserve"> </w:t>
      </w:r>
    </w:p>
    <w:p w14:paraId="4A4F1E9E" w14:textId="77777777" w:rsidR="00A01A4E" w:rsidRDefault="00C56536">
      <w:pPr>
        <w:numPr>
          <w:ilvl w:val="0"/>
          <w:numId w:val="58"/>
        </w:numPr>
        <w:spacing w:after="0" w:line="379" w:lineRule="auto"/>
        <w:ind w:firstLine="480"/>
      </w:pPr>
      <w:r>
        <w:t>接受基金管理人的</w:t>
      </w:r>
      <w:r>
        <w:t>监督（基金管理人委托其他机构办理本基金注册登记业务的）；</w:t>
      </w:r>
      <w:r>
        <w:rPr>
          <w:rFonts w:ascii="Times New Roman" w:eastAsia="Times New Roman" w:hAnsi="Times New Roman" w:cs="Times New Roman"/>
        </w:rPr>
        <w:t xml:space="preserve"> </w:t>
      </w:r>
    </w:p>
    <w:p w14:paraId="58567AB9" w14:textId="77777777" w:rsidR="00A01A4E" w:rsidRDefault="00C56536">
      <w:pPr>
        <w:numPr>
          <w:ilvl w:val="0"/>
          <w:numId w:val="58"/>
        </w:numPr>
        <w:spacing w:after="0"/>
        <w:ind w:firstLine="480"/>
      </w:pPr>
      <w:r>
        <w:t>法律法规及中国证监会规定的和《基金合同》约定的其他义务。</w:t>
      </w:r>
      <w:r>
        <w:rPr>
          <w:rFonts w:ascii="Times New Roman" w:eastAsia="Times New Roman" w:hAnsi="Times New Roman" w:cs="Times New Roman"/>
        </w:rPr>
        <w:t xml:space="preserve"> </w:t>
      </w:r>
      <w:r>
        <w:br w:type="page"/>
      </w:r>
    </w:p>
    <w:p w14:paraId="08AEF78F" w14:textId="77777777" w:rsidR="00A01A4E" w:rsidRDefault="00C56536">
      <w:pPr>
        <w:pStyle w:val="1"/>
        <w:ind w:right="126"/>
      </w:pPr>
      <w:bookmarkStart w:id="11" w:name="_Toc65778"/>
      <w:r>
        <w:t>第十二部分</w:t>
      </w:r>
      <w:r>
        <w:rPr>
          <w:rFonts w:ascii="Times New Roman" w:eastAsia="Times New Roman" w:hAnsi="Times New Roman" w:cs="Times New Roman"/>
          <w:b/>
        </w:rPr>
        <w:t xml:space="preserve">  </w:t>
      </w:r>
      <w:r>
        <w:t>基金的投资</w:t>
      </w:r>
      <w:r>
        <w:rPr>
          <w:rFonts w:ascii="Times New Roman" w:eastAsia="Times New Roman" w:hAnsi="Times New Roman" w:cs="Times New Roman"/>
          <w:b/>
        </w:rPr>
        <w:t xml:space="preserve"> </w:t>
      </w:r>
      <w:bookmarkEnd w:id="11"/>
    </w:p>
    <w:p w14:paraId="3B5BCF17" w14:textId="77777777" w:rsidR="00A01A4E" w:rsidRDefault="00C56536">
      <w:pPr>
        <w:spacing w:after="177" w:line="259" w:lineRule="auto"/>
        <w:ind w:left="480" w:firstLine="0"/>
      </w:pPr>
      <w:r>
        <w:rPr>
          <w:rFonts w:ascii="Times New Roman" w:eastAsia="Times New Roman" w:hAnsi="Times New Roman" w:cs="Times New Roman"/>
        </w:rPr>
        <w:t xml:space="preserve"> </w:t>
      </w:r>
    </w:p>
    <w:p w14:paraId="4C246A4A" w14:textId="77777777" w:rsidR="00A01A4E" w:rsidRDefault="00C56536">
      <w:pPr>
        <w:numPr>
          <w:ilvl w:val="0"/>
          <w:numId w:val="59"/>
        </w:numPr>
        <w:ind w:hanging="480"/>
      </w:pPr>
      <w:r>
        <w:t>投资目标</w:t>
      </w:r>
      <w:r>
        <w:rPr>
          <w:rFonts w:ascii="Times New Roman" w:eastAsia="Times New Roman" w:hAnsi="Times New Roman" w:cs="Times New Roman"/>
        </w:rPr>
        <w:t xml:space="preserve"> </w:t>
      </w:r>
    </w:p>
    <w:p w14:paraId="2C0E76EB" w14:textId="77777777" w:rsidR="00A01A4E" w:rsidRDefault="00C56536">
      <w:pPr>
        <w:spacing w:after="37" w:line="360" w:lineRule="auto"/>
        <w:ind w:left="0" w:firstLine="480"/>
      </w:pPr>
      <w:r>
        <w:t>本基金在有效控制组合风险并保持良好流动性的前提下，通过对公司及行业所处的基本面进行深入分析和把握，自下而上地精选优质上市公司，追求超越业绩比较基准的投资回报。</w:t>
      </w:r>
      <w:r>
        <w:rPr>
          <w:rFonts w:ascii="Calibri" w:eastAsia="Calibri" w:hAnsi="Calibri" w:cs="Calibri"/>
        </w:rPr>
        <w:t xml:space="preserve"> </w:t>
      </w:r>
    </w:p>
    <w:p w14:paraId="41F4EDA3" w14:textId="77777777" w:rsidR="00A01A4E" w:rsidRDefault="00C56536">
      <w:pPr>
        <w:numPr>
          <w:ilvl w:val="0"/>
          <w:numId w:val="59"/>
        </w:numPr>
        <w:ind w:hanging="480"/>
      </w:pPr>
      <w:r>
        <w:t>投资范围</w:t>
      </w:r>
      <w:r>
        <w:rPr>
          <w:rFonts w:ascii="Times New Roman" w:eastAsia="Times New Roman" w:hAnsi="Times New Roman" w:cs="Times New Roman"/>
        </w:rPr>
        <w:t xml:space="preserve"> </w:t>
      </w:r>
    </w:p>
    <w:p w14:paraId="6C4D5F01" w14:textId="77777777" w:rsidR="00A01A4E" w:rsidRDefault="00C56536">
      <w:pPr>
        <w:spacing w:after="17" w:line="361" w:lineRule="auto"/>
        <w:ind w:left="0" w:firstLine="480"/>
      </w:pPr>
      <w:r>
        <w:t>本基金的投资范围为具有良好流动性的金融工具，包括国内依法发行上市的股票（包括中小板、创业板及其他依法发行、上市的股票）、港股通标的股票、债券（包括国债、地方政府债、金融债、</w:t>
      </w:r>
      <w:r>
        <w:t>企业债、公司债、次级债、可转换债券（含分离交易可转债）、可交换债券、央行票据、中期票据、短期融资券（包括超短期融资券）等）、资产支持证券、债券回购、银行存款、同业存单、货币市场工具、股指期货、国债期货以及法律法规或中国证监会允许基金投资的其他金融工具（但须符合中国证监会相关规定）。</w:t>
      </w:r>
      <w:r>
        <w:rPr>
          <w:rFonts w:ascii="Times New Roman" w:eastAsia="Times New Roman" w:hAnsi="Times New Roman" w:cs="Times New Roman"/>
        </w:rPr>
        <w:t xml:space="preserve"> </w:t>
      </w:r>
    </w:p>
    <w:p w14:paraId="6F428C91" w14:textId="77777777" w:rsidR="00A01A4E" w:rsidRDefault="00C56536">
      <w:pPr>
        <w:spacing w:after="8" w:line="372" w:lineRule="auto"/>
        <w:ind w:left="-15" w:right="111" w:firstLine="470"/>
        <w:jc w:val="both"/>
      </w:pPr>
      <w:r>
        <w:t>如法律法规或监管机构以后允许基金投资其他品种，基金管理人在履行适当程序后，可以将其纳入投资范围，并可依据届时有效的法律法规适时合理地调整投资范围。</w:t>
      </w:r>
      <w:r>
        <w:rPr>
          <w:rFonts w:ascii="Times New Roman" w:eastAsia="Times New Roman" w:hAnsi="Times New Roman" w:cs="Times New Roman"/>
        </w:rPr>
        <w:t xml:space="preserve"> </w:t>
      </w:r>
    </w:p>
    <w:p w14:paraId="67178365" w14:textId="77777777" w:rsidR="00A01A4E" w:rsidRDefault="00C56536">
      <w:pPr>
        <w:ind w:left="477"/>
      </w:pPr>
      <w:r>
        <w:t>本基金将根据法律法规的规定参与融资业务。</w:t>
      </w:r>
      <w:r>
        <w:rPr>
          <w:rFonts w:ascii="Times New Roman" w:eastAsia="Times New Roman" w:hAnsi="Times New Roman" w:cs="Times New Roman"/>
        </w:rPr>
        <w:t xml:space="preserve"> </w:t>
      </w:r>
    </w:p>
    <w:p w14:paraId="0C18A91D" w14:textId="77777777" w:rsidR="00A01A4E" w:rsidRDefault="00C56536">
      <w:pPr>
        <w:spacing w:after="8" w:line="372" w:lineRule="auto"/>
        <w:ind w:left="-15" w:right="111" w:firstLine="470"/>
        <w:jc w:val="both"/>
      </w:pPr>
      <w:r>
        <w:t>本基金为混合型基金，基金的投资组合比例为：股票资产占基金资产的比例为</w:t>
      </w:r>
      <w:r>
        <w:t xml:space="preserve"> </w:t>
      </w:r>
      <w:r>
        <w:rPr>
          <w:rFonts w:ascii="Times New Roman" w:eastAsia="Times New Roman" w:hAnsi="Times New Roman" w:cs="Times New Roman"/>
        </w:rPr>
        <w:t>60%-95%</w:t>
      </w:r>
      <w:r>
        <w:t>，其中投资于港股通标的股票不超过股票资产的</w:t>
      </w:r>
      <w:r>
        <w:t xml:space="preserve"> </w:t>
      </w:r>
      <w:r>
        <w:rPr>
          <w:rFonts w:ascii="Times New Roman" w:eastAsia="Times New Roman" w:hAnsi="Times New Roman" w:cs="Times New Roman"/>
        </w:rPr>
        <w:t>50%</w:t>
      </w:r>
      <w:r>
        <w:t>；每个交易日日终在扣除股指期货合约和国债期货合约需缴纳的交易保证金后，应当保持现金或者到期日在一年以内的政府债券不低于基金资产净值的</w:t>
      </w:r>
      <w:r>
        <w:t xml:space="preserve"> </w:t>
      </w:r>
      <w:r>
        <w:rPr>
          <w:rFonts w:ascii="Times New Roman" w:eastAsia="Times New Roman" w:hAnsi="Times New Roman" w:cs="Times New Roman"/>
        </w:rPr>
        <w:t>5%</w:t>
      </w:r>
      <w:r>
        <w:t>，其中现金不得包括结算备付金、存出保证金及应收申购款等；股指期货、国债期货及其他金融工具的投资比例依照法律法规或监管机构的规定执行。</w:t>
      </w:r>
      <w:r>
        <w:rPr>
          <w:rFonts w:ascii="Times New Roman" w:eastAsia="Times New Roman" w:hAnsi="Times New Roman" w:cs="Times New Roman"/>
        </w:rPr>
        <w:t xml:space="preserve"> </w:t>
      </w:r>
    </w:p>
    <w:p w14:paraId="291C74D5" w14:textId="77777777" w:rsidR="00A01A4E" w:rsidRDefault="00C56536">
      <w:pPr>
        <w:spacing w:after="18" w:line="365" w:lineRule="auto"/>
        <w:ind w:left="0" w:firstLine="480"/>
      </w:pPr>
      <w:r>
        <w:t>如未来法律法规或监管机构对投资比例要求有变更的，基金管理人在</w:t>
      </w:r>
      <w:r>
        <w:t>履行适当程序后，可以做出相应调整。</w:t>
      </w:r>
      <w:r>
        <w:rPr>
          <w:rFonts w:ascii="Times New Roman" w:eastAsia="Times New Roman" w:hAnsi="Times New Roman" w:cs="Times New Roman"/>
        </w:rPr>
        <w:t xml:space="preserve"> </w:t>
      </w:r>
    </w:p>
    <w:p w14:paraId="43BAEB2B" w14:textId="77777777" w:rsidR="00A01A4E" w:rsidRDefault="00C56536">
      <w:pPr>
        <w:ind w:left="477"/>
      </w:pPr>
      <w:r>
        <w:t>三、投资策略</w:t>
      </w:r>
      <w:r>
        <w:rPr>
          <w:rFonts w:ascii="Times New Roman" w:eastAsia="Times New Roman" w:hAnsi="Times New Roman" w:cs="Times New Roman"/>
        </w:rPr>
        <w:t xml:space="preserve"> </w:t>
      </w:r>
    </w:p>
    <w:p w14:paraId="74DC97A6" w14:textId="77777777" w:rsidR="00A01A4E" w:rsidRDefault="00C56536">
      <w:pPr>
        <w:ind w:left="477"/>
      </w:pPr>
      <w:r>
        <w:t>（一）资产配置策略</w:t>
      </w:r>
      <w:r>
        <w:rPr>
          <w:rFonts w:ascii="Times New Roman" w:eastAsia="Times New Roman" w:hAnsi="Times New Roman" w:cs="Times New Roman"/>
        </w:rPr>
        <w:t xml:space="preserve"> </w:t>
      </w:r>
    </w:p>
    <w:p w14:paraId="4DB2C300" w14:textId="77777777" w:rsidR="00A01A4E" w:rsidRDefault="00C56536">
      <w:pPr>
        <w:spacing w:after="14" w:line="363" w:lineRule="auto"/>
        <w:ind w:left="477"/>
      </w:pPr>
      <w:r>
        <w:t>本基金为一只混合型基金，其股票投资占基金资产的比例不低于</w:t>
      </w:r>
      <w:r>
        <w:t xml:space="preserve"> </w:t>
      </w:r>
      <w:r>
        <w:rPr>
          <w:rFonts w:ascii="Times New Roman" w:eastAsia="Times New Roman" w:hAnsi="Times New Roman" w:cs="Times New Roman"/>
        </w:rPr>
        <w:t>60%</w:t>
      </w:r>
      <w:r>
        <w:t>。在基金合同以及法律法规所允许的范围内，本基金将对宏观经济环境、所投资主要市场的估值水平、证券市场走势等进行综合分析，合理地进行股票、债券及现金类资产的配置。</w:t>
      </w:r>
      <w:r>
        <w:rPr>
          <w:rFonts w:ascii="Times New Roman" w:eastAsia="Times New Roman" w:hAnsi="Times New Roman" w:cs="Times New Roman"/>
        </w:rPr>
        <w:t xml:space="preserve"> </w:t>
      </w:r>
    </w:p>
    <w:p w14:paraId="5DEFAF0A" w14:textId="77777777" w:rsidR="00A01A4E" w:rsidRDefault="00C56536">
      <w:pPr>
        <w:spacing w:after="15" w:line="365" w:lineRule="auto"/>
        <w:ind w:left="0" w:firstLine="480"/>
      </w:pPr>
      <w:r>
        <w:t>在境内股票和香港股票方面，本基金将综合考虑以下因素进行两地股票的配置：</w:t>
      </w:r>
      <w:r>
        <w:rPr>
          <w:rFonts w:ascii="Times New Roman" w:eastAsia="Times New Roman" w:hAnsi="Times New Roman" w:cs="Times New Roman"/>
        </w:rPr>
        <w:t xml:space="preserve"> </w:t>
      </w:r>
    </w:p>
    <w:p w14:paraId="4F1AFCE1" w14:textId="77777777" w:rsidR="00A01A4E" w:rsidRDefault="00C56536">
      <w:pPr>
        <w:numPr>
          <w:ilvl w:val="0"/>
          <w:numId w:val="60"/>
        </w:numPr>
        <w:spacing w:after="0" w:line="382" w:lineRule="auto"/>
        <w:ind w:firstLine="480"/>
      </w:pPr>
      <w:r>
        <w:t>宏观经济因素（如</w:t>
      </w:r>
      <w:r>
        <w:t xml:space="preserve"> </w:t>
      </w:r>
      <w:r>
        <w:rPr>
          <w:rFonts w:ascii="Times New Roman" w:eastAsia="Times New Roman" w:hAnsi="Times New Roman" w:cs="Times New Roman"/>
        </w:rPr>
        <w:t xml:space="preserve">GDP </w:t>
      </w:r>
      <w:r>
        <w:t>增长率、</w:t>
      </w:r>
      <w:r>
        <w:rPr>
          <w:rFonts w:ascii="Times New Roman" w:eastAsia="Times New Roman" w:hAnsi="Times New Roman" w:cs="Times New Roman"/>
        </w:rPr>
        <w:t xml:space="preserve">CPI </w:t>
      </w:r>
      <w:r>
        <w:t>走势、</w:t>
      </w:r>
      <w:r>
        <w:rPr>
          <w:rFonts w:ascii="Times New Roman" w:eastAsia="Times New Roman" w:hAnsi="Times New Roman" w:cs="Times New Roman"/>
        </w:rPr>
        <w:t xml:space="preserve">M2 </w:t>
      </w:r>
      <w:r>
        <w:t>的绝对水平和增长率、利率水平与走势等）；</w:t>
      </w:r>
      <w:r>
        <w:rPr>
          <w:rFonts w:ascii="Times New Roman" w:eastAsia="Times New Roman" w:hAnsi="Times New Roman" w:cs="Times New Roman"/>
        </w:rPr>
        <w:t xml:space="preserve"> </w:t>
      </w:r>
    </w:p>
    <w:p w14:paraId="5964334E" w14:textId="77777777" w:rsidR="00A01A4E" w:rsidRDefault="00C56536">
      <w:pPr>
        <w:numPr>
          <w:ilvl w:val="0"/>
          <w:numId w:val="60"/>
        </w:numPr>
        <w:ind w:firstLine="480"/>
      </w:pPr>
      <w:r>
        <w:t>估值因素（如市场整体估值水平、上市公司</w:t>
      </w:r>
      <w:r>
        <w:t>利润增长情况等）；</w:t>
      </w:r>
      <w:r>
        <w:rPr>
          <w:rFonts w:ascii="Times New Roman" w:eastAsia="Times New Roman" w:hAnsi="Times New Roman" w:cs="Times New Roman"/>
        </w:rPr>
        <w:t xml:space="preserve"> </w:t>
      </w:r>
    </w:p>
    <w:p w14:paraId="741122EE" w14:textId="77777777" w:rsidR="00A01A4E" w:rsidRDefault="00C56536">
      <w:pPr>
        <w:numPr>
          <w:ilvl w:val="0"/>
          <w:numId w:val="60"/>
        </w:numPr>
        <w:ind w:firstLine="480"/>
      </w:pPr>
      <w:r>
        <w:t>政策因素（如财政政策、货币政策、税收政策等）；</w:t>
      </w:r>
      <w:r>
        <w:rPr>
          <w:rFonts w:ascii="Times New Roman" w:eastAsia="Times New Roman" w:hAnsi="Times New Roman" w:cs="Times New Roman"/>
        </w:rPr>
        <w:t xml:space="preserve"> </w:t>
      </w:r>
    </w:p>
    <w:p w14:paraId="5075FE5E" w14:textId="77777777" w:rsidR="00A01A4E" w:rsidRDefault="00C56536">
      <w:pPr>
        <w:numPr>
          <w:ilvl w:val="0"/>
          <w:numId w:val="60"/>
        </w:numPr>
        <w:ind w:firstLine="480"/>
      </w:pPr>
      <w:r>
        <w:t>流动性因素（如货币政策的宽松情况、证券市场的资金面状况等）。</w:t>
      </w:r>
      <w:r>
        <w:rPr>
          <w:rFonts w:ascii="Times New Roman" w:eastAsia="Times New Roman" w:hAnsi="Times New Roman" w:cs="Times New Roman"/>
        </w:rPr>
        <w:t xml:space="preserve"> </w:t>
      </w:r>
    </w:p>
    <w:p w14:paraId="59AC4A5E" w14:textId="77777777" w:rsidR="00A01A4E" w:rsidRDefault="00C56536">
      <w:pPr>
        <w:ind w:left="477"/>
      </w:pPr>
      <w:r>
        <w:t>（二）股票投资策略</w:t>
      </w:r>
      <w:r>
        <w:rPr>
          <w:rFonts w:ascii="Times New Roman" w:eastAsia="Times New Roman" w:hAnsi="Times New Roman" w:cs="Times New Roman"/>
        </w:rPr>
        <w:t xml:space="preserve"> </w:t>
      </w:r>
    </w:p>
    <w:p w14:paraId="41ADD968" w14:textId="77777777" w:rsidR="00A01A4E" w:rsidRDefault="00C56536">
      <w:pPr>
        <w:spacing w:after="8" w:line="372" w:lineRule="auto"/>
        <w:ind w:left="-15" w:right="111" w:firstLine="470"/>
        <w:jc w:val="both"/>
      </w:pPr>
      <w:r>
        <w:t>本基金将主要遵循</w:t>
      </w:r>
      <w:r>
        <w:t>“</w:t>
      </w:r>
      <w:r>
        <w:t>自下而上</w:t>
      </w:r>
      <w:r>
        <w:t>”</w:t>
      </w:r>
      <w:r>
        <w:t>的分析框架，采用定性分析和定量分析相结合的方法，精选具有价格优势、持续竞争优势和增长潜力的上市公司股票构建股票组合。</w:t>
      </w:r>
      <w:r>
        <w:rPr>
          <w:rFonts w:ascii="Times New Roman" w:eastAsia="Times New Roman" w:hAnsi="Times New Roman" w:cs="Times New Roman"/>
        </w:rPr>
        <w:t xml:space="preserve"> </w:t>
      </w:r>
    </w:p>
    <w:p w14:paraId="457A3BC7" w14:textId="77777777" w:rsidR="00A01A4E" w:rsidRDefault="00C56536">
      <w:pPr>
        <w:spacing w:after="13" w:line="364" w:lineRule="auto"/>
        <w:ind w:left="0" w:firstLine="480"/>
      </w:pPr>
      <w:r>
        <w:t>首先，通过定量和定性分析对企业内在价值进行评估。定量分析主要针对上市公司的估值情况。在估值分析方法上，以相对估值为主，绝对估值为辅。相对估值方法则综合运用市盈率（</w:t>
      </w:r>
      <w:r>
        <w:rPr>
          <w:rFonts w:ascii="Times New Roman" w:eastAsia="Times New Roman" w:hAnsi="Times New Roman" w:cs="Times New Roman"/>
        </w:rPr>
        <w:t>P/E</w:t>
      </w:r>
      <w:r>
        <w:t>）、市净率（</w:t>
      </w:r>
      <w:r>
        <w:rPr>
          <w:rFonts w:ascii="Times New Roman" w:eastAsia="Times New Roman" w:hAnsi="Times New Roman" w:cs="Times New Roman"/>
        </w:rPr>
        <w:t>P/B</w:t>
      </w:r>
      <w:r>
        <w:t>）、市销率（</w:t>
      </w:r>
      <w:r>
        <w:rPr>
          <w:rFonts w:ascii="Times New Roman" w:eastAsia="Times New Roman" w:hAnsi="Times New Roman" w:cs="Times New Roman"/>
        </w:rPr>
        <w:t>P/S</w:t>
      </w:r>
      <w:r>
        <w:t>）</w:t>
      </w:r>
      <w:r>
        <w:t>等指标横向对比同行业估值水平、纵向对比历史估值水平，衡量个股估值的相对高低。绝对估值方法则采用现金流折现模型等估值指标。定性分析主要针对上市公司的财务状况、持续成长性、市场前景、公司治理进行分析，把握公司盈利能力的质量和持续性，进而判断公司成长的可持续性。</w:t>
      </w:r>
      <w:r>
        <w:rPr>
          <w:rFonts w:ascii="Times New Roman" w:eastAsia="Times New Roman" w:hAnsi="Times New Roman" w:cs="Times New Roman"/>
        </w:rPr>
        <w:t xml:space="preserve"> </w:t>
      </w:r>
    </w:p>
    <w:p w14:paraId="7D5428B1" w14:textId="77777777" w:rsidR="00A01A4E" w:rsidRDefault="00C56536">
      <w:pPr>
        <w:spacing w:after="14" w:line="363" w:lineRule="auto"/>
        <w:ind w:left="0" w:firstLine="480"/>
      </w:pPr>
      <w:r>
        <w:t>其次，比较投资标的的市场价格与内在投资价值，选取市场价格对于投资价值相对低估的投资标的。重点关注存在业绩改善潜力但未被市场发掘的股票，以及由于突发事件造成市场过度反应的股票等。</w:t>
      </w:r>
      <w:r>
        <w:rPr>
          <w:rFonts w:ascii="Times New Roman" w:eastAsia="Times New Roman" w:hAnsi="Times New Roman" w:cs="Times New Roman"/>
        </w:rPr>
        <w:t xml:space="preserve"> </w:t>
      </w:r>
    </w:p>
    <w:p w14:paraId="20AA019E" w14:textId="77777777" w:rsidR="00A01A4E" w:rsidRDefault="00C56536">
      <w:pPr>
        <w:spacing w:after="17" w:line="366" w:lineRule="auto"/>
        <w:ind w:left="0" w:firstLine="480"/>
      </w:pPr>
      <w:r>
        <w:t>最后，进一步精选风险调整后收益较高的个股构建股票投资组合，并根据市场发展阶段、公司基本面变化动态优化调整投资组合。</w:t>
      </w:r>
      <w:r>
        <w:rPr>
          <w:rFonts w:ascii="Times New Roman" w:eastAsia="Times New Roman" w:hAnsi="Times New Roman" w:cs="Times New Roman"/>
        </w:rPr>
        <w:t xml:space="preserve"> </w:t>
      </w:r>
    </w:p>
    <w:p w14:paraId="350CD2DB" w14:textId="77777777" w:rsidR="00A01A4E" w:rsidRDefault="00C56536">
      <w:pPr>
        <w:numPr>
          <w:ilvl w:val="0"/>
          <w:numId w:val="61"/>
        </w:numPr>
        <w:ind w:hanging="720"/>
      </w:pPr>
      <w:r>
        <w:t>债券投资策略</w:t>
      </w:r>
      <w:r>
        <w:rPr>
          <w:rFonts w:ascii="Times New Roman" w:eastAsia="Times New Roman" w:hAnsi="Times New Roman" w:cs="Times New Roman"/>
        </w:rPr>
        <w:t xml:space="preserve"> </w:t>
      </w:r>
    </w:p>
    <w:p w14:paraId="4801E7D6" w14:textId="77777777" w:rsidR="00A01A4E" w:rsidRDefault="00C56536">
      <w:pPr>
        <w:spacing w:after="8" w:line="372" w:lineRule="auto"/>
        <w:ind w:left="-15" w:firstLine="470"/>
        <w:jc w:val="both"/>
      </w:pPr>
      <w:r>
        <w:t>在债券投资方面，本基金将以分散投资风险和优化流动性管理为主要目标，坚持稳健投资原则，对各类债券品种进行配置。本基金根据对利率走势的预测、债券等级、债券期限结构、风险结构、不同品种流动性的高低等因素，构造债券组合，为投资者获得稳定的收益。</w:t>
      </w:r>
      <w:r>
        <w:rPr>
          <w:rFonts w:ascii="Times New Roman" w:eastAsia="Times New Roman" w:hAnsi="Times New Roman" w:cs="Times New Roman"/>
        </w:rPr>
        <w:t xml:space="preserve"> </w:t>
      </w:r>
    </w:p>
    <w:p w14:paraId="0C27D323" w14:textId="77777777" w:rsidR="00A01A4E" w:rsidRDefault="00C56536">
      <w:pPr>
        <w:spacing w:after="22" w:line="363" w:lineRule="auto"/>
        <w:ind w:left="0" w:firstLine="480"/>
      </w:pPr>
      <w:r>
        <w:t>债券投资策略的关键是对未来利率走向的预测，并及时调整组合使其保持对利率波动的合理敏感性。本基金将在利率合理预期的基础上，通过久期管理，稳健</w:t>
      </w:r>
      <w:r>
        <w:t>地进行债券投资，控制债券投资风险。</w:t>
      </w:r>
      <w:r>
        <w:rPr>
          <w:rFonts w:ascii="Times New Roman" w:eastAsia="Times New Roman" w:hAnsi="Times New Roman" w:cs="Times New Roman"/>
        </w:rPr>
        <w:t xml:space="preserve"> </w:t>
      </w:r>
    </w:p>
    <w:p w14:paraId="6EDBA9BF" w14:textId="77777777" w:rsidR="00A01A4E" w:rsidRDefault="00C56536">
      <w:pPr>
        <w:numPr>
          <w:ilvl w:val="0"/>
          <w:numId w:val="61"/>
        </w:numPr>
        <w:ind w:hanging="720"/>
      </w:pPr>
      <w:r>
        <w:t>资产支持证券投资策略</w:t>
      </w:r>
      <w:r>
        <w:rPr>
          <w:rFonts w:ascii="Times New Roman" w:eastAsia="Times New Roman" w:hAnsi="Times New Roman" w:cs="Times New Roman"/>
        </w:rPr>
        <w:t xml:space="preserve"> </w:t>
      </w:r>
    </w:p>
    <w:p w14:paraId="7C0C01E3" w14:textId="77777777" w:rsidR="00A01A4E" w:rsidRDefault="00C56536">
      <w:pPr>
        <w:spacing w:after="125"/>
        <w:ind w:left="477"/>
      </w:pPr>
      <w:r>
        <w:t>本基金将重点对市场利率、发行条款、支持资产的构成及质量、提前偿还率、</w:t>
      </w:r>
    </w:p>
    <w:p w14:paraId="73B16B41" w14:textId="77777777" w:rsidR="00A01A4E" w:rsidRDefault="00C56536">
      <w:r>
        <w:t>风险补偿收益和市场流动性等影响资产支持证券价值的因素进行分析，并辅助采</w:t>
      </w:r>
    </w:p>
    <w:p w14:paraId="786C9E50" w14:textId="77777777" w:rsidR="00A01A4E" w:rsidRDefault="00C56536">
      <w:r>
        <w:t>用数量化定价模型，评估资产支持证券的相对投资价值并做出相应的投资决策。</w:t>
      </w:r>
      <w:r>
        <w:rPr>
          <w:rFonts w:ascii="Times New Roman" w:eastAsia="Times New Roman" w:hAnsi="Times New Roman" w:cs="Times New Roman"/>
        </w:rPr>
        <w:t xml:space="preserve"> </w:t>
      </w:r>
    </w:p>
    <w:p w14:paraId="7A024D15" w14:textId="77777777" w:rsidR="00A01A4E" w:rsidRDefault="00C56536">
      <w:pPr>
        <w:numPr>
          <w:ilvl w:val="0"/>
          <w:numId w:val="61"/>
        </w:numPr>
        <w:ind w:hanging="720"/>
      </w:pPr>
      <w:r>
        <w:t>金融衍生品投资策略</w:t>
      </w:r>
      <w:r>
        <w:rPr>
          <w:rFonts w:ascii="Times New Roman" w:eastAsia="Times New Roman" w:hAnsi="Times New Roman" w:cs="Times New Roman"/>
        </w:rPr>
        <w:t xml:space="preserve"> </w:t>
      </w:r>
    </w:p>
    <w:p w14:paraId="45541FBB" w14:textId="77777777" w:rsidR="00A01A4E" w:rsidRDefault="00C56536">
      <w:pPr>
        <w:spacing w:after="16" w:line="361" w:lineRule="auto"/>
        <w:ind w:left="0" w:firstLine="480"/>
      </w:pPr>
      <w:r>
        <w:t>本基金投资股指期货将根据风险管理的原则，以套期保值为目的，选择流动性好、交易活跃的期货合约，并根据对证券市场和期货市场运行趋势的研判，以及对股指期货合约的估值定价，与股票现货资产进行匹配，实现多头或空头的套期保值</w:t>
      </w:r>
      <w:r>
        <w:t>操作，由此获得股票组合产生的超额收益。本基金在运用股指期货时，将充分考虑股指期货的流动性及风险收益特征，对冲系统性风险以及特殊情况下的流动性风险，以改善投资组合的风险收益特性。</w:t>
      </w:r>
      <w:r>
        <w:rPr>
          <w:rFonts w:ascii="Times New Roman" w:eastAsia="Times New Roman" w:hAnsi="Times New Roman" w:cs="Times New Roman"/>
        </w:rPr>
        <w:t xml:space="preserve"> </w:t>
      </w:r>
    </w:p>
    <w:p w14:paraId="47522193" w14:textId="77777777" w:rsidR="00A01A4E" w:rsidRDefault="00C56536">
      <w:pPr>
        <w:spacing w:after="17" w:line="366" w:lineRule="auto"/>
        <w:ind w:left="0" w:firstLine="480"/>
      </w:pPr>
      <w:r>
        <w:t>本基金投资于国债期货，以套期保值为目的，以合理管理债券组合的久期、流动性和风险水平。</w:t>
      </w:r>
      <w:r>
        <w:rPr>
          <w:rFonts w:ascii="Times New Roman" w:eastAsia="Times New Roman" w:hAnsi="Times New Roman" w:cs="Times New Roman"/>
        </w:rPr>
        <w:t xml:space="preserve"> </w:t>
      </w:r>
    </w:p>
    <w:p w14:paraId="34DED9AC" w14:textId="77777777" w:rsidR="00A01A4E" w:rsidRDefault="00C56536">
      <w:pPr>
        <w:ind w:left="477"/>
      </w:pPr>
      <w:r>
        <w:t>四、投资限制</w:t>
      </w:r>
      <w:r>
        <w:rPr>
          <w:rFonts w:ascii="Times New Roman" w:eastAsia="Times New Roman" w:hAnsi="Times New Roman" w:cs="Times New Roman"/>
        </w:rPr>
        <w:t xml:space="preserve"> </w:t>
      </w:r>
    </w:p>
    <w:p w14:paraId="64516A15" w14:textId="77777777" w:rsidR="00A01A4E" w:rsidRDefault="00C56536">
      <w:pPr>
        <w:ind w:left="477"/>
      </w:pPr>
      <w:r>
        <w:rPr>
          <w:rFonts w:ascii="Times New Roman" w:eastAsia="Times New Roman" w:hAnsi="Times New Roman" w:cs="Times New Roman"/>
        </w:rPr>
        <w:t>1</w:t>
      </w:r>
      <w:r>
        <w:t>、组合限制</w:t>
      </w:r>
      <w:r>
        <w:rPr>
          <w:rFonts w:ascii="Times New Roman" w:eastAsia="Times New Roman" w:hAnsi="Times New Roman" w:cs="Times New Roman"/>
        </w:rPr>
        <w:t xml:space="preserve"> </w:t>
      </w:r>
    </w:p>
    <w:p w14:paraId="225F963A" w14:textId="77777777" w:rsidR="00A01A4E" w:rsidRDefault="00C56536">
      <w:pPr>
        <w:ind w:left="477"/>
      </w:pPr>
      <w:r>
        <w:t>基金的投资组合应遵循以下限制：</w:t>
      </w:r>
      <w:r>
        <w:rPr>
          <w:rFonts w:ascii="Times New Roman" w:eastAsia="Times New Roman" w:hAnsi="Times New Roman" w:cs="Times New Roman"/>
        </w:rPr>
        <w:t xml:space="preserve"> </w:t>
      </w:r>
    </w:p>
    <w:p w14:paraId="4812E671" w14:textId="77777777" w:rsidR="00A01A4E" w:rsidRDefault="00C56536">
      <w:pPr>
        <w:numPr>
          <w:ilvl w:val="0"/>
          <w:numId w:val="62"/>
        </w:numPr>
        <w:spacing w:after="0" w:line="381" w:lineRule="auto"/>
        <w:ind w:firstLine="480"/>
      </w:pPr>
      <w:r>
        <w:t>股票资产占基金资产的比例为</w:t>
      </w:r>
      <w:r>
        <w:t xml:space="preserve"> </w:t>
      </w:r>
      <w:r>
        <w:rPr>
          <w:rFonts w:ascii="Times New Roman" w:eastAsia="Times New Roman" w:hAnsi="Times New Roman" w:cs="Times New Roman"/>
        </w:rPr>
        <w:t>60%-95%</w:t>
      </w:r>
      <w:r>
        <w:t>，其中投资于港股通标的股票不超过股票资产的</w:t>
      </w:r>
      <w:r>
        <w:t xml:space="preserve"> </w:t>
      </w:r>
      <w:r>
        <w:rPr>
          <w:rFonts w:ascii="Times New Roman" w:eastAsia="Times New Roman" w:hAnsi="Times New Roman" w:cs="Times New Roman"/>
        </w:rPr>
        <w:t>50%</w:t>
      </w:r>
      <w:r>
        <w:t>；</w:t>
      </w:r>
      <w:r>
        <w:rPr>
          <w:rFonts w:ascii="Times New Roman" w:eastAsia="Times New Roman" w:hAnsi="Times New Roman" w:cs="Times New Roman"/>
        </w:rPr>
        <w:t xml:space="preserve"> </w:t>
      </w:r>
    </w:p>
    <w:p w14:paraId="181F5FCF" w14:textId="77777777" w:rsidR="00A01A4E" w:rsidRDefault="00C56536">
      <w:pPr>
        <w:numPr>
          <w:ilvl w:val="0"/>
          <w:numId w:val="62"/>
        </w:numPr>
        <w:spacing w:after="0" w:line="373" w:lineRule="auto"/>
        <w:ind w:firstLine="480"/>
      </w:pPr>
      <w:r>
        <w:t>每个交易日日终在扣除股指期货合约和国债期货合约需缴纳的交易保证金后，应当保持现金或者到期日在一年以内的政府债券不低于基金资产净值的</w:t>
      </w:r>
    </w:p>
    <w:p w14:paraId="06AB4B1D" w14:textId="77777777" w:rsidR="00A01A4E" w:rsidRDefault="00C56536">
      <w:r>
        <w:rPr>
          <w:rFonts w:ascii="Times New Roman" w:eastAsia="Times New Roman" w:hAnsi="Times New Roman" w:cs="Times New Roman"/>
        </w:rPr>
        <w:t>5%</w:t>
      </w:r>
      <w:r>
        <w:t>，其中现金不得包括结算备付金、存出保证金及应收申购款等；</w:t>
      </w:r>
      <w:r>
        <w:rPr>
          <w:rFonts w:ascii="Times New Roman" w:eastAsia="Times New Roman" w:hAnsi="Times New Roman" w:cs="Times New Roman"/>
        </w:rPr>
        <w:t xml:space="preserve"> </w:t>
      </w:r>
    </w:p>
    <w:p w14:paraId="746D52E0" w14:textId="77777777" w:rsidR="00A01A4E" w:rsidRDefault="00C56536">
      <w:pPr>
        <w:numPr>
          <w:ilvl w:val="0"/>
          <w:numId w:val="62"/>
        </w:numPr>
        <w:spacing w:after="5" w:line="378" w:lineRule="auto"/>
        <w:ind w:firstLine="480"/>
      </w:pPr>
      <w:r>
        <w:t>本基金持有一家公司发行的证券，其市值（同一家公司在境内和香港同时上市的</w:t>
      </w:r>
      <w:r>
        <w:t xml:space="preserve"> </w:t>
      </w:r>
      <w:r>
        <w:rPr>
          <w:rFonts w:ascii="Times New Roman" w:eastAsia="Times New Roman" w:hAnsi="Times New Roman" w:cs="Times New Roman"/>
        </w:rPr>
        <w:t xml:space="preserve">A+H </w:t>
      </w:r>
      <w:r>
        <w:t>股合并计算）不超过基金资产净值的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2111562F" w14:textId="77777777" w:rsidR="00A01A4E" w:rsidRDefault="00C56536">
      <w:pPr>
        <w:numPr>
          <w:ilvl w:val="0"/>
          <w:numId w:val="62"/>
        </w:numPr>
        <w:ind w:firstLine="480"/>
      </w:pPr>
      <w:r>
        <w:t>本基金管理人管理的全部基金持有一家公司发行的证券，不超过该证</w:t>
      </w:r>
    </w:p>
    <w:p w14:paraId="312417D3" w14:textId="77777777" w:rsidR="00A01A4E" w:rsidRDefault="00C56536">
      <w:r>
        <w:t>券的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50B2CFD2" w14:textId="77777777" w:rsidR="00A01A4E" w:rsidRDefault="00C56536">
      <w:pPr>
        <w:numPr>
          <w:ilvl w:val="0"/>
          <w:numId w:val="62"/>
        </w:numPr>
        <w:spacing w:after="6" w:line="379" w:lineRule="auto"/>
        <w:ind w:firstLine="480"/>
      </w:pPr>
      <w:r>
        <w:t>本基金管理人管理的全部开放式基金持有一家上市公司发行的可流通股票，不得超过该上市公司可流通股票的</w:t>
      </w:r>
      <w:r>
        <w:t xml:space="preserve"> </w:t>
      </w:r>
      <w:r>
        <w:rPr>
          <w:rFonts w:ascii="Times New Roman" w:eastAsia="Times New Roman" w:hAnsi="Times New Roman" w:cs="Times New Roman"/>
        </w:rPr>
        <w:t>15%</w:t>
      </w:r>
      <w:r>
        <w:t>；</w:t>
      </w:r>
      <w:r>
        <w:rPr>
          <w:rFonts w:ascii="Times New Roman" w:eastAsia="Times New Roman" w:hAnsi="Times New Roman" w:cs="Times New Roman"/>
        </w:rPr>
        <w:t xml:space="preserve"> </w:t>
      </w:r>
    </w:p>
    <w:p w14:paraId="76DB80C7" w14:textId="77777777" w:rsidR="00A01A4E" w:rsidRDefault="00C56536">
      <w:pPr>
        <w:numPr>
          <w:ilvl w:val="0"/>
          <w:numId w:val="62"/>
        </w:numPr>
        <w:spacing w:after="6" w:line="379" w:lineRule="auto"/>
        <w:ind w:firstLine="480"/>
      </w:pPr>
      <w:r>
        <w:t>本基金管理人管理的全部投资组合持有一家上市公司发行的可流通股票，不得超过该上市公司可流通股票的</w:t>
      </w:r>
      <w:r>
        <w:t xml:space="preserve"> </w:t>
      </w:r>
      <w:r>
        <w:rPr>
          <w:rFonts w:ascii="Times New Roman" w:eastAsia="Times New Roman" w:hAnsi="Times New Roman" w:cs="Times New Roman"/>
        </w:rPr>
        <w:t>30%</w:t>
      </w:r>
      <w:r>
        <w:t>；</w:t>
      </w:r>
      <w:r>
        <w:rPr>
          <w:rFonts w:ascii="Times New Roman" w:eastAsia="Times New Roman" w:hAnsi="Times New Roman" w:cs="Times New Roman"/>
        </w:rPr>
        <w:t xml:space="preserve"> </w:t>
      </w:r>
    </w:p>
    <w:p w14:paraId="5DE85C29" w14:textId="77777777" w:rsidR="00A01A4E" w:rsidRDefault="00C56536">
      <w:pPr>
        <w:numPr>
          <w:ilvl w:val="0"/>
          <w:numId w:val="62"/>
        </w:numPr>
        <w:spacing w:after="4" w:line="378" w:lineRule="auto"/>
        <w:ind w:firstLine="480"/>
      </w:pPr>
      <w:r>
        <w:t>本基金投资于同一原始权益人的各类资产支持证券的比例，不得超过基金资产净值的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36247320" w14:textId="77777777" w:rsidR="00A01A4E" w:rsidRDefault="00C56536">
      <w:pPr>
        <w:numPr>
          <w:ilvl w:val="0"/>
          <w:numId w:val="62"/>
        </w:numPr>
        <w:spacing w:after="152" w:line="259" w:lineRule="auto"/>
        <w:ind w:firstLine="480"/>
      </w:pPr>
      <w:r>
        <w:t>本基金持有的全部资产支持证券，其市值不得超过基金资产净值的</w:t>
      </w:r>
    </w:p>
    <w:p w14:paraId="2F61717C" w14:textId="77777777" w:rsidR="00A01A4E" w:rsidRDefault="00C56536">
      <w:pPr>
        <w:pStyle w:val="2"/>
        <w:ind w:left="-5"/>
      </w:pPr>
      <w:r>
        <w:t>20%</w:t>
      </w:r>
      <w:r>
        <w:rPr>
          <w:rFonts w:ascii="宋体" w:eastAsia="宋体" w:hAnsi="宋体" w:cs="宋体"/>
        </w:rPr>
        <w:t>；</w:t>
      </w:r>
      <w:r>
        <w:t xml:space="preserve"> </w:t>
      </w:r>
    </w:p>
    <w:p w14:paraId="484B7A3D" w14:textId="77777777" w:rsidR="00A01A4E" w:rsidRDefault="00C56536">
      <w:pPr>
        <w:numPr>
          <w:ilvl w:val="0"/>
          <w:numId w:val="63"/>
        </w:numPr>
        <w:spacing w:after="5" w:line="378" w:lineRule="auto"/>
        <w:ind w:firstLine="480"/>
      </w:pPr>
      <w:r>
        <w:t>本基金持有的同一（指同一信用级别）资产支持证券的比例，不得超过该资产支持证券规模的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129D47FC" w14:textId="77777777" w:rsidR="00A01A4E" w:rsidRDefault="00C56536">
      <w:pPr>
        <w:numPr>
          <w:ilvl w:val="0"/>
          <w:numId w:val="63"/>
        </w:numPr>
        <w:spacing w:after="5" w:line="378" w:lineRule="auto"/>
        <w:ind w:firstLine="480"/>
      </w:pPr>
      <w:r>
        <w:t>本基金管理人管理的全部基金投资于同一原</w:t>
      </w:r>
      <w:r>
        <w:t>始权益人的各类资产支持证券，不得超过其各类资产支持证券合计规模的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36DF4F83" w14:textId="77777777" w:rsidR="00A01A4E" w:rsidRDefault="00C56536">
      <w:pPr>
        <w:numPr>
          <w:ilvl w:val="0"/>
          <w:numId w:val="63"/>
        </w:numPr>
        <w:spacing w:after="17" w:line="371" w:lineRule="auto"/>
        <w:ind w:firstLine="480"/>
      </w:pPr>
      <w:r>
        <w:t>本基金应投资于信用级别评级为</w:t>
      </w:r>
      <w:r>
        <w:t xml:space="preserve"> </w:t>
      </w:r>
      <w:r>
        <w:rPr>
          <w:rFonts w:ascii="Times New Roman" w:eastAsia="Times New Roman" w:hAnsi="Times New Roman" w:cs="Times New Roman"/>
        </w:rPr>
        <w:t xml:space="preserve">BBB </w:t>
      </w:r>
      <w:r>
        <w:t>以上（含</w:t>
      </w:r>
      <w:r>
        <w:t xml:space="preserve"> </w:t>
      </w:r>
      <w:r>
        <w:rPr>
          <w:rFonts w:ascii="Times New Roman" w:eastAsia="Times New Roman" w:hAnsi="Times New Roman" w:cs="Times New Roman"/>
        </w:rPr>
        <w:t>BBB</w:t>
      </w:r>
      <w:r>
        <w:t>）的资产支持证券。基金持有资产支持证券期间，如果其信用等级下降、不再符合投资标准，应在评级报告发布之日起</w:t>
      </w:r>
      <w:r>
        <w:t xml:space="preserve"> </w:t>
      </w:r>
      <w:r>
        <w:rPr>
          <w:rFonts w:ascii="Times New Roman" w:eastAsia="Times New Roman" w:hAnsi="Times New Roman" w:cs="Times New Roman"/>
        </w:rPr>
        <w:t xml:space="preserve">3 </w:t>
      </w:r>
      <w:r>
        <w:t>个月内予以全部卖出；</w:t>
      </w:r>
      <w:r>
        <w:rPr>
          <w:rFonts w:ascii="Times New Roman" w:eastAsia="Times New Roman" w:hAnsi="Times New Roman" w:cs="Times New Roman"/>
        </w:rPr>
        <w:t xml:space="preserve"> </w:t>
      </w:r>
    </w:p>
    <w:p w14:paraId="2FFA1A93" w14:textId="77777777" w:rsidR="00A01A4E" w:rsidRDefault="00C56536">
      <w:pPr>
        <w:numPr>
          <w:ilvl w:val="0"/>
          <w:numId w:val="63"/>
        </w:numPr>
        <w:spacing w:after="0" w:line="379" w:lineRule="auto"/>
        <w:ind w:firstLine="480"/>
      </w:pPr>
      <w:r>
        <w:t>基金财产参与股票发行申购，本基金所申报的金额不超过本基金的总资产，本基金所申报的股票数量不超过拟发行股票公司本次发行股票的总量；</w:t>
      </w:r>
      <w:r>
        <w:rPr>
          <w:rFonts w:ascii="Times New Roman" w:eastAsia="Times New Roman" w:hAnsi="Times New Roman" w:cs="Times New Roman"/>
        </w:rPr>
        <w:t xml:space="preserve"> </w:t>
      </w:r>
    </w:p>
    <w:p w14:paraId="28DA45E8" w14:textId="77777777" w:rsidR="00A01A4E" w:rsidRDefault="00C56536">
      <w:pPr>
        <w:numPr>
          <w:ilvl w:val="0"/>
          <w:numId w:val="63"/>
        </w:numPr>
        <w:spacing w:after="14" w:line="371" w:lineRule="auto"/>
        <w:ind w:firstLine="480"/>
      </w:pPr>
      <w:r>
        <w:t>本基金在全国银行间同业市场的债券回购最长期限为</w:t>
      </w:r>
      <w:r>
        <w:t xml:space="preserve"> </w:t>
      </w:r>
      <w:r>
        <w:rPr>
          <w:rFonts w:ascii="Times New Roman" w:eastAsia="Times New Roman" w:hAnsi="Times New Roman" w:cs="Times New Roman"/>
        </w:rPr>
        <w:t xml:space="preserve">1 </w:t>
      </w:r>
      <w:r>
        <w:t>年，债券回购到期后不得展期；本基金进入全国银行间同业市场进行债</w:t>
      </w:r>
      <w:r>
        <w:t>券回购的资金余额不得超过基金资产净值的</w:t>
      </w:r>
      <w:r>
        <w:t xml:space="preserve"> </w:t>
      </w:r>
      <w:r>
        <w:rPr>
          <w:rFonts w:ascii="Times New Roman" w:eastAsia="Times New Roman" w:hAnsi="Times New Roman" w:cs="Times New Roman"/>
        </w:rPr>
        <w:t>40%</w:t>
      </w:r>
      <w:r>
        <w:t>；</w:t>
      </w:r>
      <w:r>
        <w:rPr>
          <w:rFonts w:ascii="Times New Roman" w:eastAsia="Times New Roman" w:hAnsi="Times New Roman" w:cs="Times New Roman"/>
        </w:rPr>
        <w:t xml:space="preserve"> </w:t>
      </w:r>
    </w:p>
    <w:p w14:paraId="58B89A37" w14:textId="77777777" w:rsidR="00A01A4E" w:rsidRDefault="00C56536">
      <w:pPr>
        <w:numPr>
          <w:ilvl w:val="0"/>
          <w:numId w:val="63"/>
        </w:numPr>
        <w:ind w:firstLine="480"/>
      </w:pPr>
      <w:r>
        <w:t>本基金参与股指期货交易，还须遵守以下限制：</w:t>
      </w:r>
      <w:r>
        <w:rPr>
          <w:rFonts w:ascii="Times New Roman" w:eastAsia="Times New Roman" w:hAnsi="Times New Roman" w:cs="Times New Roman"/>
        </w:rPr>
        <w:t xml:space="preserve"> </w:t>
      </w:r>
    </w:p>
    <w:p w14:paraId="3D010E04" w14:textId="77777777" w:rsidR="00A01A4E" w:rsidRDefault="00C56536">
      <w:pPr>
        <w:spacing w:after="17" w:line="372" w:lineRule="auto"/>
        <w:ind w:left="0" w:firstLine="480"/>
      </w:pPr>
      <w:r>
        <w:t>在任何交易日日终，持有的买入股指期货合约价值，不得超过基金资产净值的</w:t>
      </w:r>
      <w:r>
        <w:t xml:space="preserve"> </w:t>
      </w:r>
      <w:r>
        <w:rPr>
          <w:rFonts w:ascii="Times New Roman" w:eastAsia="Times New Roman" w:hAnsi="Times New Roman" w:cs="Times New Roman"/>
        </w:rPr>
        <w:t>10%</w:t>
      </w:r>
      <w:r>
        <w:t>；在任何交易日日终，持有的买入国债期货和股指期货合约价值与有价证券市值之和不得超过基金资产净值的</w:t>
      </w:r>
      <w:r>
        <w:t xml:space="preserve"> </w:t>
      </w:r>
      <w:r>
        <w:rPr>
          <w:rFonts w:ascii="Times New Roman" w:eastAsia="Times New Roman" w:hAnsi="Times New Roman" w:cs="Times New Roman"/>
        </w:rPr>
        <w:t>95%</w:t>
      </w:r>
      <w:r>
        <w:t>，其中，有价证券指股票、债券（不含到期日在一年以内的政府债券）、资产支持证券、买入返售金融资产（不含质押式回购）等；在任何交易日日终，持有的卖出股指期货合约价值不得超过基金持有的股票总市值的</w:t>
      </w:r>
      <w:r>
        <w:t xml:space="preserve"> </w:t>
      </w:r>
      <w:r>
        <w:rPr>
          <w:rFonts w:ascii="Times New Roman" w:eastAsia="Times New Roman" w:hAnsi="Times New Roman" w:cs="Times New Roman"/>
        </w:rPr>
        <w:t>20%</w:t>
      </w:r>
      <w:r>
        <w:t>；在任何交易日内交易（不包括平仓）的股指期货合约的成交金额不得超过上一交易日基金资产净值的</w:t>
      </w:r>
      <w:r>
        <w:t xml:space="preserve"> </w:t>
      </w:r>
      <w:r>
        <w:rPr>
          <w:rFonts w:ascii="Times New Roman" w:eastAsia="Times New Roman" w:hAnsi="Times New Roman" w:cs="Times New Roman"/>
        </w:rPr>
        <w:t>20%</w:t>
      </w:r>
      <w:r>
        <w:t>；本基金所持有的股票市值和买入、卖出股指期货合约价值合计（轧差计算）应当符合基金合同关于股票投资比例的有关约定；</w:t>
      </w:r>
      <w:r>
        <w:rPr>
          <w:rFonts w:ascii="Times New Roman" w:eastAsia="Times New Roman" w:hAnsi="Times New Roman" w:cs="Times New Roman"/>
        </w:rPr>
        <w:t xml:space="preserve"> </w:t>
      </w:r>
    </w:p>
    <w:p w14:paraId="6C8387B7" w14:textId="77777777" w:rsidR="00A01A4E" w:rsidRDefault="00C56536">
      <w:pPr>
        <w:numPr>
          <w:ilvl w:val="0"/>
          <w:numId w:val="63"/>
        </w:numPr>
        <w:ind w:firstLine="480"/>
      </w:pPr>
      <w:r>
        <w:t>本基金参与国债期货交易，还须遵守以下限制：</w:t>
      </w:r>
      <w:r>
        <w:rPr>
          <w:rFonts w:ascii="Times New Roman" w:eastAsia="Times New Roman" w:hAnsi="Times New Roman" w:cs="Times New Roman"/>
        </w:rPr>
        <w:t xml:space="preserve"> </w:t>
      </w:r>
    </w:p>
    <w:p w14:paraId="0CFA76A3" w14:textId="77777777" w:rsidR="00A01A4E" w:rsidRDefault="00C56536">
      <w:pPr>
        <w:spacing w:after="17" w:line="370" w:lineRule="auto"/>
        <w:ind w:left="0" w:firstLine="480"/>
      </w:pPr>
      <w:r>
        <w:t>在任何交易日日终，持有的买入国债期货合约价值，不得超过</w:t>
      </w:r>
      <w:r>
        <w:t>基金资产净值的</w:t>
      </w:r>
      <w:r>
        <w:t xml:space="preserve"> </w:t>
      </w:r>
      <w:r>
        <w:rPr>
          <w:rFonts w:ascii="Times New Roman" w:eastAsia="Times New Roman" w:hAnsi="Times New Roman" w:cs="Times New Roman"/>
        </w:rPr>
        <w:t>15%</w:t>
      </w:r>
      <w:r>
        <w:t>；在任何交易日日终，持有的卖出国债期货合约价值不得超过基金持有的债券总市值的</w:t>
      </w:r>
      <w:r>
        <w:t xml:space="preserve"> </w:t>
      </w:r>
      <w:r>
        <w:rPr>
          <w:rFonts w:ascii="Times New Roman" w:eastAsia="Times New Roman" w:hAnsi="Times New Roman" w:cs="Times New Roman"/>
        </w:rPr>
        <w:t>30%</w:t>
      </w:r>
      <w:r>
        <w:t>；本基金所持有的债券（不含到期日在一年以内的政府债券）市值和买入、卖出国债期货合约价值，合计（轧差计算）应当符合基金合同关于债券投资比例的有关约定；在任何交易日内交易（不包括平仓）的国债期货合约的成交金额不得超过上一交易日基金资产净值的</w:t>
      </w:r>
      <w:r>
        <w:t xml:space="preserve"> </w:t>
      </w:r>
      <w:r>
        <w:rPr>
          <w:rFonts w:ascii="Times New Roman" w:eastAsia="Times New Roman" w:hAnsi="Times New Roman" w:cs="Times New Roman"/>
        </w:rPr>
        <w:t>30%</w:t>
      </w:r>
      <w:r>
        <w:t>；</w:t>
      </w:r>
      <w:r>
        <w:rPr>
          <w:rFonts w:ascii="Times New Roman" w:eastAsia="Times New Roman" w:hAnsi="Times New Roman" w:cs="Times New Roman"/>
        </w:rPr>
        <w:t xml:space="preserve"> </w:t>
      </w:r>
    </w:p>
    <w:p w14:paraId="7FA60821" w14:textId="77777777" w:rsidR="00A01A4E" w:rsidRDefault="00C56536">
      <w:pPr>
        <w:numPr>
          <w:ilvl w:val="0"/>
          <w:numId w:val="63"/>
        </w:numPr>
        <w:spacing w:after="0" w:line="381" w:lineRule="auto"/>
        <w:ind w:firstLine="480"/>
      </w:pPr>
      <w:r>
        <w:t>本基金主动投资于流动性受限资产的市值合计不得超过基金资产净值的</w:t>
      </w:r>
      <w:r>
        <w:t xml:space="preserve"> </w:t>
      </w:r>
      <w:r>
        <w:rPr>
          <w:rFonts w:ascii="Times New Roman" w:eastAsia="Times New Roman" w:hAnsi="Times New Roman" w:cs="Times New Roman"/>
        </w:rPr>
        <w:t>15%</w:t>
      </w:r>
      <w:r>
        <w:t>，因证券市场波动、基金规模变动等基金管理人之外的因素致使基金不符合该比例限制的，基金管</w:t>
      </w:r>
      <w:r>
        <w:t>理人不得主动新增流动性受限资产的投资；</w:t>
      </w:r>
      <w:r>
        <w:rPr>
          <w:rFonts w:ascii="Times New Roman" w:eastAsia="Times New Roman" w:hAnsi="Times New Roman" w:cs="Times New Roman"/>
        </w:rPr>
        <w:t xml:space="preserve"> </w:t>
      </w:r>
    </w:p>
    <w:p w14:paraId="1F92CDAE" w14:textId="77777777" w:rsidR="00A01A4E" w:rsidRDefault="00C56536">
      <w:pPr>
        <w:numPr>
          <w:ilvl w:val="0"/>
          <w:numId w:val="63"/>
        </w:numPr>
        <w:spacing w:after="8" w:line="372" w:lineRule="auto"/>
        <w:ind w:firstLine="480"/>
      </w:pPr>
      <w:r>
        <w:t>本基金与私募类证券资管产品及中国证监会认定的其他主体为交易对手开展逆回购交易的，可接受质押品的资质要求应当与基金合同约定的投资范围保持一致；</w:t>
      </w:r>
      <w:r>
        <w:rPr>
          <w:rFonts w:ascii="Times New Roman" w:eastAsia="Times New Roman" w:hAnsi="Times New Roman" w:cs="Times New Roman"/>
        </w:rPr>
        <w:t xml:space="preserve"> </w:t>
      </w:r>
    </w:p>
    <w:p w14:paraId="5DE95112" w14:textId="77777777" w:rsidR="00A01A4E" w:rsidRDefault="00C56536">
      <w:pPr>
        <w:numPr>
          <w:ilvl w:val="0"/>
          <w:numId w:val="63"/>
        </w:numPr>
        <w:ind w:firstLine="480"/>
      </w:pPr>
      <w:r>
        <w:t>基金总资产不得超过基金净资产的</w:t>
      </w:r>
      <w:r>
        <w:t xml:space="preserve"> </w:t>
      </w:r>
      <w:r>
        <w:rPr>
          <w:rFonts w:ascii="Times New Roman" w:eastAsia="Times New Roman" w:hAnsi="Times New Roman" w:cs="Times New Roman"/>
        </w:rPr>
        <w:t>140%</w:t>
      </w:r>
      <w:r>
        <w:t>；</w:t>
      </w:r>
      <w:r>
        <w:rPr>
          <w:rFonts w:ascii="Times New Roman" w:eastAsia="Times New Roman" w:hAnsi="Times New Roman" w:cs="Times New Roman"/>
        </w:rPr>
        <w:t xml:space="preserve"> </w:t>
      </w:r>
    </w:p>
    <w:p w14:paraId="5AD7F69B" w14:textId="77777777" w:rsidR="00A01A4E" w:rsidRDefault="00C56536">
      <w:pPr>
        <w:numPr>
          <w:ilvl w:val="0"/>
          <w:numId w:val="63"/>
        </w:numPr>
        <w:spacing w:after="5" w:line="379" w:lineRule="auto"/>
        <w:ind w:firstLine="480"/>
      </w:pPr>
      <w:r>
        <w:t>基金参与融资业务后，在任何交易日日终，持有的融资买入股票与其他有价证券市值之和，不得超过基金资产净值的</w:t>
      </w:r>
      <w:r>
        <w:t xml:space="preserve"> </w:t>
      </w:r>
      <w:r>
        <w:rPr>
          <w:rFonts w:ascii="Times New Roman" w:eastAsia="Times New Roman" w:hAnsi="Times New Roman" w:cs="Times New Roman"/>
        </w:rPr>
        <w:t>95%</w:t>
      </w:r>
      <w:r>
        <w:t>；</w:t>
      </w:r>
      <w:r>
        <w:rPr>
          <w:rFonts w:ascii="Times New Roman" w:eastAsia="Times New Roman" w:hAnsi="Times New Roman" w:cs="Times New Roman"/>
        </w:rPr>
        <w:t xml:space="preserve"> </w:t>
      </w:r>
    </w:p>
    <w:p w14:paraId="2A1C74B2" w14:textId="77777777" w:rsidR="00A01A4E" w:rsidRDefault="00C56536">
      <w:pPr>
        <w:numPr>
          <w:ilvl w:val="0"/>
          <w:numId w:val="63"/>
        </w:numPr>
        <w:ind w:firstLine="480"/>
      </w:pPr>
      <w:r>
        <w:t>法律法规及中国证监会规定的和《基金合同》约定的其他投资限制。</w:t>
      </w:r>
      <w:r>
        <w:rPr>
          <w:rFonts w:ascii="Times New Roman" w:eastAsia="Times New Roman" w:hAnsi="Times New Roman" w:cs="Times New Roman"/>
        </w:rPr>
        <w:t xml:space="preserve"> </w:t>
      </w:r>
    </w:p>
    <w:p w14:paraId="20B5A915" w14:textId="77777777" w:rsidR="00A01A4E" w:rsidRDefault="00C56536">
      <w:pPr>
        <w:spacing w:after="3" w:line="372" w:lineRule="auto"/>
        <w:ind w:left="0" w:firstLine="480"/>
      </w:pPr>
      <w:r>
        <w:t>除上述第（</w:t>
      </w:r>
      <w:r>
        <w:rPr>
          <w:rFonts w:ascii="Times New Roman" w:eastAsia="Times New Roman" w:hAnsi="Times New Roman" w:cs="Times New Roman"/>
        </w:rPr>
        <w:t>2</w:t>
      </w:r>
      <w:r>
        <w:t>）、（</w:t>
      </w:r>
      <w:r>
        <w:rPr>
          <w:rFonts w:ascii="Times New Roman" w:eastAsia="Times New Roman" w:hAnsi="Times New Roman" w:cs="Times New Roman"/>
        </w:rPr>
        <w:t>11</w:t>
      </w:r>
      <w:r>
        <w:t>）、（</w:t>
      </w:r>
      <w:r>
        <w:rPr>
          <w:rFonts w:ascii="Times New Roman" w:eastAsia="Times New Roman" w:hAnsi="Times New Roman" w:cs="Times New Roman"/>
        </w:rPr>
        <w:t>16</w:t>
      </w:r>
      <w:r>
        <w:t>）、（</w:t>
      </w:r>
      <w:r>
        <w:rPr>
          <w:rFonts w:ascii="Times New Roman" w:eastAsia="Times New Roman" w:hAnsi="Times New Roman" w:cs="Times New Roman"/>
        </w:rPr>
        <w:t>17</w:t>
      </w:r>
      <w:r>
        <w:t>）项规定以外，因证券、期货市场波动、上市公司合并、基金规模</w:t>
      </w:r>
      <w:r>
        <w:t>变动等基金管理人之外的因素致使基金投资比例不符合上述规定投资比例的，基金管理人应当在</w:t>
      </w:r>
      <w:r>
        <w:t xml:space="preserve"> </w:t>
      </w:r>
      <w:r>
        <w:rPr>
          <w:rFonts w:ascii="Times New Roman" w:eastAsia="Times New Roman" w:hAnsi="Times New Roman" w:cs="Times New Roman"/>
        </w:rPr>
        <w:t xml:space="preserve">10 </w:t>
      </w:r>
      <w:r>
        <w:t>个交易日内进行调整，但中国证监会另有规定的除外，法律法规另有规定的从其规定。</w:t>
      </w:r>
      <w:r>
        <w:rPr>
          <w:rFonts w:ascii="Times New Roman" w:eastAsia="Times New Roman" w:hAnsi="Times New Roman" w:cs="Times New Roman"/>
          <w:sz w:val="21"/>
        </w:rPr>
        <w:t xml:space="preserve"> </w:t>
      </w:r>
    </w:p>
    <w:p w14:paraId="74244AFD" w14:textId="77777777" w:rsidR="00A01A4E" w:rsidRDefault="00C56536">
      <w:pPr>
        <w:spacing w:after="8" w:line="372" w:lineRule="auto"/>
        <w:ind w:left="-15" w:right="111" w:firstLine="470"/>
        <w:jc w:val="both"/>
      </w:pPr>
      <w:r>
        <w:t>基金管理人应当自基金合同生效之日起</w:t>
      </w:r>
      <w:r>
        <w:t xml:space="preserve"> </w:t>
      </w:r>
      <w:r>
        <w:rPr>
          <w:rFonts w:ascii="Times New Roman" w:eastAsia="Times New Roman" w:hAnsi="Times New Roman" w:cs="Times New Roman"/>
        </w:rPr>
        <w:t xml:space="preserve">6 </w:t>
      </w:r>
      <w:r>
        <w:t>个月内使基金的投资组合比例符合基金合同的有关约定。在上述期间内，本基金的投资范围、投资策略应当符合基金合同的约定。基金托管人对基金的投资的监督与检查自本基金合同生效之日起开始。</w:t>
      </w:r>
      <w:r>
        <w:rPr>
          <w:rFonts w:ascii="Times New Roman" w:eastAsia="Times New Roman" w:hAnsi="Times New Roman" w:cs="Times New Roman"/>
        </w:rPr>
        <w:t xml:space="preserve"> </w:t>
      </w:r>
    </w:p>
    <w:p w14:paraId="2F5DCD3D" w14:textId="77777777" w:rsidR="00A01A4E" w:rsidRDefault="00C56536">
      <w:pPr>
        <w:ind w:left="477"/>
      </w:pPr>
      <w:r>
        <w:rPr>
          <w:rFonts w:ascii="Times New Roman" w:eastAsia="Times New Roman" w:hAnsi="Times New Roman" w:cs="Times New Roman"/>
        </w:rPr>
        <w:t>2</w:t>
      </w:r>
      <w:r>
        <w:t>、禁止行为</w:t>
      </w:r>
      <w:r>
        <w:rPr>
          <w:rFonts w:ascii="Times New Roman" w:eastAsia="Times New Roman" w:hAnsi="Times New Roman" w:cs="Times New Roman"/>
        </w:rPr>
        <w:t xml:space="preserve"> </w:t>
      </w:r>
    </w:p>
    <w:p w14:paraId="3C97646B" w14:textId="77777777" w:rsidR="00A01A4E" w:rsidRDefault="00C56536">
      <w:pPr>
        <w:ind w:left="477"/>
      </w:pPr>
      <w:r>
        <w:t>为维护基金份额持有人的合法权益，基金财产不得用于下列投资或者活动：（</w:t>
      </w:r>
      <w:r>
        <w:rPr>
          <w:rFonts w:ascii="Times New Roman" w:eastAsia="Times New Roman" w:hAnsi="Times New Roman" w:cs="Times New Roman"/>
        </w:rPr>
        <w:t>1</w:t>
      </w:r>
      <w:r>
        <w:t>）承销证券；</w:t>
      </w:r>
      <w:r>
        <w:rPr>
          <w:rFonts w:ascii="Times New Roman" w:eastAsia="Times New Roman" w:hAnsi="Times New Roman" w:cs="Times New Roman"/>
        </w:rPr>
        <w:t xml:space="preserve"> </w:t>
      </w:r>
    </w:p>
    <w:p w14:paraId="16F42CBF" w14:textId="77777777" w:rsidR="00A01A4E" w:rsidRDefault="00C56536">
      <w:pPr>
        <w:numPr>
          <w:ilvl w:val="0"/>
          <w:numId w:val="64"/>
        </w:numPr>
        <w:ind w:hanging="600"/>
      </w:pPr>
      <w:r>
        <w:t>违反规定向他人贷款</w:t>
      </w:r>
      <w:r>
        <w:t>或者提供担保；</w:t>
      </w:r>
      <w:r>
        <w:rPr>
          <w:rFonts w:ascii="Times New Roman" w:eastAsia="Times New Roman" w:hAnsi="Times New Roman" w:cs="Times New Roman"/>
        </w:rPr>
        <w:t xml:space="preserve"> </w:t>
      </w:r>
    </w:p>
    <w:p w14:paraId="306566FE" w14:textId="77777777" w:rsidR="00A01A4E" w:rsidRDefault="00C56536">
      <w:pPr>
        <w:numPr>
          <w:ilvl w:val="0"/>
          <w:numId w:val="64"/>
        </w:numPr>
        <w:ind w:hanging="600"/>
      </w:pPr>
      <w:r>
        <w:t>从事承担无限责任的投资；</w:t>
      </w:r>
      <w:r>
        <w:rPr>
          <w:rFonts w:ascii="Times New Roman" w:eastAsia="Times New Roman" w:hAnsi="Times New Roman" w:cs="Times New Roman"/>
        </w:rPr>
        <w:t xml:space="preserve"> </w:t>
      </w:r>
    </w:p>
    <w:p w14:paraId="3D2CDC51" w14:textId="77777777" w:rsidR="00A01A4E" w:rsidRDefault="00C56536">
      <w:pPr>
        <w:numPr>
          <w:ilvl w:val="0"/>
          <w:numId w:val="64"/>
        </w:numPr>
        <w:ind w:hanging="600"/>
      </w:pPr>
      <w:r>
        <w:t>买卖其他基金份额，但是中国证监会另有规定的除外；</w:t>
      </w:r>
      <w:r>
        <w:rPr>
          <w:rFonts w:ascii="Times New Roman" w:eastAsia="Times New Roman" w:hAnsi="Times New Roman" w:cs="Times New Roman"/>
        </w:rPr>
        <w:t xml:space="preserve"> </w:t>
      </w:r>
    </w:p>
    <w:p w14:paraId="7D0CD22F" w14:textId="77777777" w:rsidR="00A01A4E" w:rsidRDefault="00C56536">
      <w:pPr>
        <w:numPr>
          <w:ilvl w:val="0"/>
          <w:numId w:val="64"/>
        </w:numPr>
        <w:ind w:hanging="600"/>
      </w:pPr>
      <w:r>
        <w:t>向其基金管理人、基金托管人出资；</w:t>
      </w:r>
      <w:r>
        <w:rPr>
          <w:rFonts w:ascii="Times New Roman" w:eastAsia="Times New Roman" w:hAnsi="Times New Roman" w:cs="Times New Roman"/>
        </w:rPr>
        <w:t xml:space="preserve"> </w:t>
      </w:r>
    </w:p>
    <w:p w14:paraId="6FE84F34" w14:textId="77777777" w:rsidR="00A01A4E" w:rsidRDefault="00C56536">
      <w:pPr>
        <w:numPr>
          <w:ilvl w:val="0"/>
          <w:numId w:val="64"/>
        </w:numPr>
        <w:ind w:hanging="600"/>
      </w:pPr>
      <w:r>
        <w:t>从事内幕交易、操纵证券交易价格及其他不正当的证券交易活动；</w:t>
      </w:r>
      <w:r>
        <w:rPr>
          <w:rFonts w:ascii="Times New Roman" w:eastAsia="Times New Roman" w:hAnsi="Times New Roman" w:cs="Times New Roman"/>
        </w:rPr>
        <w:t xml:space="preserve"> </w:t>
      </w:r>
    </w:p>
    <w:p w14:paraId="3E338117" w14:textId="77777777" w:rsidR="00A01A4E" w:rsidRDefault="00C56536">
      <w:pPr>
        <w:numPr>
          <w:ilvl w:val="0"/>
          <w:numId w:val="64"/>
        </w:numPr>
        <w:ind w:hanging="600"/>
      </w:pPr>
      <w:r>
        <w:t>依照法律法规有关规定，由中国证监会规定禁止的其他活动。</w:t>
      </w:r>
      <w:r>
        <w:rPr>
          <w:rFonts w:ascii="Times New Roman" w:eastAsia="Times New Roman" w:hAnsi="Times New Roman" w:cs="Times New Roman"/>
        </w:rPr>
        <w:t xml:space="preserve"> </w:t>
      </w:r>
    </w:p>
    <w:p w14:paraId="58EC2B4B" w14:textId="77777777" w:rsidR="00A01A4E" w:rsidRDefault="00C56536">
      <w:pPr>
        <w:spacing w:after="24" w:line="361" w:lineRule="auto"/>
        <w:ind w:left="0" w:firstLine="480"/>
      </w:pPr>
      <w:r>
        <w:t>运用基金财产买卖基金管理人、基金托管人及其控股股东、实际控制人或者与其有重大利害关系的公司发行的证券或者承销期内承销的证券，或者从事其他重大关联交易的，应当遵循基金份额持有人利益优先的原则，防范利益冲突，建立健全内部审批机制和评估机制，按照市场公平合理价格执行。相关交易必须事先得到基金托管人同意，并按法律法规予以披露。重大关联交易应提交基金管理人董事会审议，并经过三分之二以上的独立董事通过。基金管理人董事会应至少每半年对关联交易事项进行审查。</w:t>
      </w:r>
      <w:r>
        <w:rPr>
          <w:rFonts w:ascii="Times New Roman" w:eastAsia="Times New Roman" w:hAnsi="Times New Roman" w:cs="Times New Roman"/>
        </w:rPr>
        <w:t xml:space="preserve"> </w:t>
      </w:r>
    </w:p>
    <w:p w14:paraId="7745B136" w14:textId="77777777" w:rsidR="00A01A4E" w:rsidRDefault="00C56536">
      <w:pPr>
        <w:ind w:left="477"/>
      </w:pPr>
      <w:r>
        <w:rPr>
          <w:rFonts w:ascii="Times New Roman" w:eastAsia="Times New Roman" w:hAnsi="Times New Roman" w:cs="Times New Roman"/>
        </w:rPr>
        <w:t>3</w:t>
      </w:r>
      <w:r>
        <w:t>、法律法规或监管部门取消上述组合限制、禁止行为规定或从事关联交易</w:t>
      </w:r>
    </w:p>
    <w:p w14:paraId="47AC6412" w14:textId="77777777" w:rsidR="00A01A4E" w:rsidRDefault="00C56536">
      <w:pPr>
        <w:spacing w:after="22" w:line="362" w:lineRule="auto"/>
      </w:pPr>
      <w:r>
        <w:t>的条件和要求，本基金可不受相关限制。法律法规或监管部门对上述组合限制、禁止行为规定或从事关联交易的条件和要求进行变更的，本基金可以变更后的规定为准；经与基金托管人协商一致，基金管理人可依据法律法规或监管部门规定直接对基金合同进行变更。</w:t>
      </w:r>
      <w:r>
        <w:rPr>
          <w:rFonts w:ascii="Times New Roman" w:eastAsia="Times New Roman" w:hAnsi="Times New Roman" w:cs="Times New Roman"/>
        </w:rPr>
        <w:t xml:space="preserve"> </w:t>
      </w:r>
    </w:p>
    <w:p w14:paraId="3B87DF54" w14:textId="77777777" w:rsidR="00A01A4E" w:rsidRDefault="00C56536">
      <w:pPr>
        <w:ind w:left="477"/>
      </w:pPr>
      <w:r>
        <w:t>五、业绩比较基准</w:t>
      </w:r>
      <w:r>
        <w:rPr>
          <w:rFonts w:ascii="Times New Roman" w:eastAsia="Times New Roman" w:hAnsi="Times New Roman" w:cs="Times New Roman"/>
        </w:rPr>
        <w:t xml:space="preserve"> </w:t>
      </w:r>
    </w:p>
    <w:p w14:paraId="668F7CB8" w14:textId="77777777" w:rsidR="00A01A4E" w:rsidRDefault="00C56536">
      <w:pPr>
        <w:ind w:left="477"/>
      </w:pPr>
      <w:r>
        <w:t>本基金业绩比较基准为：沪深</w:t>
      </w:r>
      <w:r>
        <w:t xml:space="preserve"> </w:t>
      </w:r>
      <w:r>
        <w:rPr>
          <w:rFonts w:ascii="Times New Roman" w:eastAsia="Times New Roman" w:hAnsi="Times New Roman" w:cs="Times New Roman"/>
        </w:rPr>
        <w:t xml:space="preserve">300 </w:t>
      </w:r>
      <w:r>
        <w:t>指数收益率</w:t>
      </w:r>
      <w:r>
        <w:t>×</w:t>
      </w:r>
      <w:r>
        <w:rPr>
          <w:rFonts w:ascii="Times New Roman" w:eastAsia="Times New Roman" w:hAnsi="Times New Roman" w:cs="Times New Roman"/>
        </w:rPr>
        <w:t>70%+</w:t>
      </w:r>
      <w:r>
        <w:t>恒生指数收益率</w:t>
      </w:r>
      <w:r>
        <w:t>×</w:t>
      </w:r>
    </w:p>
    <w:p w14:paraId="29B08B91" w14:textId="77777777" w:rsidR="00A01A4E" w:rsidRDefault="00C56536">
      <w:r>
        <w:rPr>
          <w:rFonts w:ascii="Times New Roman" w:eastAsia="Times New Roman" w:hAnsi="Times New Roman" w:cs="Times New Roman"/>
        </w:rPr>
        <w:t>15%+</w:t>
      </w:r>
      <w:r>
        <w:t>中债</w:t>
      </w:r>
      <w:r>
        <w:rPr>
          <w:rFonts w:ascii="Times New Roman" w:eastAsia="Times New Roman" w:hAnsi="Times New Roman" w:cs="Times New Roman"/>
        </w:rPr>
        <w:t>-</w:t>
      </w:r>
      <w:r>
        <w:t>新综合财富</w:t>
      </w:r>
      <w:r>
        <w:rPr>
          <w:rFonts w:ascii="Times New Roman" w:eastAsia="Times New Roman" w:hAnsi="Times New Roman" w:cs="Times New Roman"/>
        </w:rPr>
        <w:t xml:space="preserve">(1-3 </w:t>
      </w:r>
      <w:r>
        <w:t>年</w:t>
      </w:r>
      <w:r>
        <w:rPr>
          <w:rFonts w:ascii="Times New Roman" w:eastAsia="Times New Roman" w:hAnsi="Times New Roman" w:cs="Times New Roman"/>
        </w:rPr>
        <w:t>)</w:t>
      </w:r>
      <w:r>
        <w:t>指数收益率</w:t>
      </w:r>
      <w:r>
        <w:t>×</w:t>
      </w:r>
      <w:r>
        <w:rPr>
          <w:rFonts w:ascii="Times New Roman" w:eastAsia="Times New Roman" w:hAnsi="Times New Roman" w:cs="Times New Roman"/>
        </w:rPr>
        <w:t>10%+</w:t>
      </w:r>
      <w:r>
        <w:t>活期存款基准利率</w:t>
      </w:r>
      <w:r>
        <w:t>×</w:t>
      </w:r>
      <w:r>
        <w:rPr>
          <w:rFonts w:ascii="Times New Roman" w:eastAsia="Times New Roman" w:hAnsi="Times New Roman" w:cs="Times New Roman"/>
        </w:rPr>
        <w:t xml:space="preserve">5% </w:t>
      </w:r>
    </w:p>
    <w:p w14:paraId="74E702A7" w14:textId="77777777" w:rsidR="00A01A4E" w:rsidRDefault="00C56536">
      <w:pPr>
        <w:ind w:left="477"/>
      </w:pPr>
      <w:r>
        <w:rPr>
          <w:rFonts w:ascii="Times New Roman" w:eastAsia="Times New Roman" w:hAnsi="Times New Roman" w:cs="Times New Roman"/>
        </w:rPr>
        <w:t>1</w:t>
      </w:r>
      <w:r>
        <w:t>、业绩比较基准设定的原因</w:t>
      </w:r>
      <w:r>
        <w:rPr>
          <w:rFonts w:ascii="Times New Roman" w:eastAsia="Times New Roman" w:hAnsi="Times New Roman" w:cs="Times New Roman"/>
        </w:rPr>
        <w:t xml:space="preserve"> </w:t>
      </w:r>
    </w:p>
    <w:p w14:paraId="5D5DBDB9" w14:textId="77777777" w:rsidR="00A01A4E" w:rsidRDefault="00C56536">
      <w:pPr>
        <w:numPr>
          <w:ilvl w:val="0"/>
          <w:numId w:val="65"/>
        </w:numPr>
        <w:spacing w:after="8" w:line="372" w:lineRule="auto"/>
        <w:ind w:firstLine="480"/>
      </w:pPr>
      <w:r>
        <w:t>基于基金投资范围以及预期投资的主要资产类别，本基金主要投资于</w:t>
      </w:r>
      <w:r>
        <w:rPr>
          <w:rFonts w:ascii="Times New Roman" w:eastAsia="Times New Roman" w:hAnsi="Times New Roman" w:cs="Times New Roman"/>
        </w:rPr>
        <w:t xml:space="preserve">A </w:t>
      </w:r>
      <w:r>
        <w:t>股股票、港股通标的股票、债券等资产，相应选取与之匹配的</w:t>
      </w:r>
      <w:r>
        <w:t xml:space="preserve"> </w:t>
      </w:r>
      <w:r>
        <w:rPr>
          <w:rFonts w:ascii="Times New Roman" w:eastAsia="Times New Roman" w:hAnsi="Times New Roman" w:cs="Times New Roman"/>
        </w:rPr>
        <w:t xml:space="preserve">A </w:t>
      </w:r>
      <w:r>
        <w:t>股指数、港股指数、债券指数作为基准要素。同时基于本基金股票资产占基金资产的比例为</w:t>
      </w:r>
      <w:r>
        <w:t xml:space="preserve"> </w:t>
      </w:r>
      <w:r>
        <w:rPr>
          <w:rFonts w:ascii="Times New Roman" w:eastAsia="Times New Roman" w:hAnsi="Times New Roman" w:cs="Times New Roman"/>
        </w:rPr>
        <w:t>60%-95%</w:t>
      </w:r>
      <w:r>
        <w:t>，投资于港股通标的股票不超过股票资产的</w:t>
      </w:r>
      <w:r>
        <w:t xml:space="preserve"> </w:t>
      </w:r>
      <w:r>
        <w:rPr>
          <w:rFonts w:ascii="Times New Roman" w:eastAsia="Times New Roman" w:hAnsi="Times New Roman" w:cs="Times New Roman"/>
        </w:rPr>
        <w:t>50%</w:t>
      </w:r>
      <w:r>
        <w:t>等投资比例限制，以及预期的资产配置比例中枢，本基金将权益类、固收类所对应的基准要素权重分别设置为</w:t>
      </w:r>
      <w:r>
        <w:t xml:space="preserve"> </w:t>
      </w:r>
      <w:r>
        <w:rPr>
          <w:rFonts w:ascii="Times New Roman" w:eastAsia="Times New Roman" w:hAnsi="Times New Roman" w:cs="Times New Roman"/>
        </w:rPr>
        <w:t>85%</w:t>
      </w:r>
      <w:r>
        <w:t>与</w:t>
      </w:r>
      <w:r>
        <w:t xml:space="preserve"> </w:t>
      </w:r>
      <w:r>
        <w:rPr>
          <w:rFonts w:ascii="Times New Roman" w:eastAsia="Times New Roman" w:hAnsi="Times New Roman" w:cs="Times New Roman"/>
        </w:rPr>
        <w:t>15%</w:t>
      </w:r>
      <w:r>
        <w:t>，其中将权益类资产中的</w:t>
      </w:r>
      <w:r>
        <w:t xml:space="preserve"> </w:t>
      </w:r>
      <w:r>
        <w:rPr>
          <w:rFonts w:ascii="Times New Roman" w:eastAsia="Times New Roman" w:hAnsi="Times New Roman" w:cs="Times New Roman"/>
        </w:rPr>
        <w:t xml:space="preserve">A </w:t>
      </w:r>
      <w:r>
        <w:t>股权益类、港股权益类资产所对应的基准要素权重分别设置为</w:t>
      </w:r>
      <w:r>
        <w:t xml:space="preserve"> </w:t>
      </w:r>
      <w:r>
        <w:rPr>
          <w:rFonts w:ascii="Times New Roman" w:eastAsia="Times New Roman" w:hAnsi="Times New Roman" w:cs="Times New Roman"/>
        </w:rPr>
        <w:t>70%</w:t>
      </w:r>
      <w:r>
        <w:t>与</w:t>
      </w:r>
      <w:r>
        <w:t xml:space="preserve"> </w:t>
      </w:r>
      <w:r>
        <w:rPr>
          <w:rFonts w:ascii="Times New Roman" w:eastAsia="Times New Roman" w:hAnsi="Times New Roman" w:cs="Times New Roman"/>
        </w:rPr>
        <w:t>15%</w:t>
      </w:r>
      <w:r>
        <w:t>，将固收类资产中的债券资产和流动</w:t>
      </w:r>
      <w:r>
        <w:t>性管理部分所对应的基准要素权重分别设置为</w:t>
      </w:r>
      <w:r>
        <w:rPr>
          <w:rFonts w:ascii="Times New Roman" w:eastAsia="Times New Roman" w:hAnsi="Times New Roman" w:cs="Times New Roman"/>
        </w:rPr>
        <w:t xml:space="preserve"> 10%</w:t>
      </w:r>
      <w:r>
        <w:t>和</w:t>
      </w:r>
      <w:r>
        <w:rPr>
          <w:rFonts w:ascii="Times New Roman" w:eastAsia="Times New Roman" w:hAnsi="Times New Roman" w:cs="Times New Roman"/>
        </w:rPr>
        <w:t xml:space="preserve"> 5%</w:t>
      </w:r>
      <w:r>
        <w:t>。</w:t>
      </w:r>
      <w:r>
        <w:rPr>
          <w:rFonts w:ascii="Times New Roman" w:eastAsia="Times New Roman" w:hAnsi="Times New Roman" w:cs="Times New Roman"/>
        </w:rPr>
        <w:t xml:space="preserve"> </w:t>
      </w:r>
    </w:p>
    <w:p w14:paraId="70444230" w14:textId="77777777" w:rsidR="00A01A4E" w:rsidRDefault="00C56536">
      <w:pPr>
        <w:numPr>
          <w:ilvl w:val="0"/>
          <w:numId w:val="65"/>
        </w:numPr>
        <w:spacing w:after="12" w:line="369" w:lineRule="auto"/>
        <w:ind w:firstLine="480"/>
      </w:pPr>
      <w:r>
        <w:t>基于基金投资目标、投资范围和投资策略，本基金在有效控制组合风险并保持良好流动性的前提下，通过对公司及行业所处的基本面进行深入分析和把握，自下而上地精选优质上市公司，追求超越业绩比较基准的投资回报。</w:t>
      </w:r>
      <w:r>
        <w:rPr>
          <w:rFonts w:ascii="Times New Roman" w:eastAsia="Times New Roman" w:hAnsi="Times New Roman" w:cs="Times New Roman"/>
        </w:rPr>
        <w:t xml:space="preserve"> </w:t>
      </w:r>
    </w:p>
    <w:p w14:paraId="05AC1F6E" w14:textId="77777777" w:rsidR="00A01A4E" w:rsidRDefault="00C56536">
      <w:pPr>
        <w:spacing w:after="0" w:line="383" w:lineRule="auto"/>
        <w:ind w:left="0" w:firstLine="480"/>
      </w:pPr>
      <w:r>
        <w:t>本基金选取沪深</w:t>
      </w:r>
      <w:r>
        <w:t xml:space="preserve"> </w:t>
      </w:r>
      <w:r>
        <w:rPr>
          <w:rFonts w:ascii="Times New Roman" w:eastAsia="Times New Roman" w:hAnsi="Times New Roman" w:cs="Times New Roman"/>
        </w:rPr>
        <w:t xml:space="preserve">300 </w:t>
      </w:r>
      <w:r>
        <w:t>指数、恒生指数分别作为</w:t>
      </w:r>
      <w:r>
        <w:t xml:space="preserve"> </w:t>
      </w:r>
      <w:r>
        <w:rPr>
          <w:rFonts w:ascii="Times New Roman" w:eastAsia="Times New Roman" w:hAnsi="Times New Roman" w:cs="Times New Roman"/>
        </w:rPr>
        <w:t xml:space="preserve">A </w:t>
      </w:r>
      <w:r>
        <w:t>股权益类和港股权益类资产部分的基准要素。</w:t>
      </w:r>
      <w:r>
        <w:rPr>
          <w:rFonts w:ascii="Times New Roman" w:eastAsia="Times New Roman" w:hAnsi="Times New Roman" w:cs="Times New Roman"/>
        </w:rPr>
        <w:t xml:space="preserve"> </w:t>
      </w:r>
    </w:p>
    <w:p w14:paraId="373E7955" w14:textId="77777777" w:rsidR="00A01A4E" w:rsidRDefault="00C56536">
      <w:pPr>
        <w:spacing w:after="8" w:line="372" w:lineRule="auto"/>
        <w:ind w:left="-15" w:right="111" w:firstLine="470"/>
        <w:jc w:val="both"/>
      </w:pPr>
      <w:r>
        <w:t>沪深</w:t>
      </w:r>
      <w:r>
        <w:t xml:space="preserve"> </w:t>
      </w:r>
      <w:r>
        <w:rPr>
          <w:rFonts w:ascii="Times New Roman" w:eastAsia="Times New Roman" w:hAnsi="Times New Roman" w:cs="Times New Roman"/>
        </w:rPr>
        <w:t xml:space="preserve">300 </w:t>
      </w:r>
      <w:r>
        <w:t>指数由沪深市场中规模大、流动性好的最具代表性的</w:t>
      </w:r>
      <w:r>
        <w:t xml:space="preserve"> </w:t>
      </w:r>
      <w:r>
        <w:rPr>
          <w:rFonts w:ascii="Times New Roman" w:eastAsia="Times New Roman" w:hAnsi="Times New Roman" w:cs="Times New Roman"/>
        </w:rPr>
        <w:t xml:space="preserve">300 </w:t>
      </w:r>
      <w:r>
        <w:t>只证券组成，该指数样本对沪深市场的覆盖度高，能够综合反映沪深市场上市公司证券的整体表</w:t>
      </w:r>
      <w:r>
        <w:t>现，具有良好的市场代表性和市场影响力，适合作为本基金</w:t>
      </w:r>
      <w:r>
        <w:t xml:space="preserve"> </w:t>
      </w:r>
      <w:r>
        <w:rPr>
          <w:rFonts w:ascii="Times New Roman" w:eastAsia="Times New Roman" w:hAnsi="Times New Roman" w:cs="Times New Roman"/>
        </w:rPr>
        <w:t xml:space="preserve">A </w:t>
      </w:r>
      <w:r>
        <w:t>股股票部分的业绩比较基准要素。</w:t>
      </w:r>
      <w:r>
        <w:rPr>
          <w:rFonts w:ascii="Times New Roman" w:eastAsia="Times New Roman" w:hAnsi="Times New Roman" w:cs="Times New Roman"/>
        </w:rPr>
        <w:t xml:space="preserve"> </w:t>
      </w:r>
    </w:p>
    <w:p w14:paraId="72C17875" w14:textId="77777777" w:rsidR="00A01A4E" w:rsidRDefault="00C56536">
      <w:pPr>
        <w:spacing w:after="125"/>
        <w:ind w:left="477"/>
      </w:pPr>
      <w:r>
        <w:t>恒生指数包括市值最大及成交最活跃并在香港联合交易所主板上市的公司，</w:t>
      </w:r>
    </w:p>
    <w:p w14:paraId="033724C2" w14:textId="77777777" w:rsidR="00A01A4E" w:rsidRDefault="00C56536">
      <w:pPr>
        <w:spacing w:after="18" w:line="365" w:lineRule="auto"/>
      </w:pPr>
      <w:r>
        <w:t>是反映香港股票市场表现的重要指标，适合作为本基金港股通股票部分的业绩比较基准要素。</w:t>
      </w:r>
      <w:r>
        <w:rPr>
          <w:rFonts w:ascii="Times New Roman" w:eastAsia="Times New Roman" w:hAnsi="Times New Roman" w:cs="Times New Roman"/>
        </w:rPr>
        <w:t xml:space="preserve"> </w:t>
      </w:r>
    </w:p>
    <w:p w14:paraId="7589CA84" w14:textId="77777777" w:rsidR="00A01A4E" w:rsidRDefault="00C56536">
      <w:pPr>
        <w:numPr>
          <w:ilvl w:val="0"/>
          <w:numId w:val="65"/>
        </w:numPr>
        <w:spacing w:after="15" w:line="367" w:lineRule="auto"/>
        <w:ind w:firstLine="480"/>
      </w:pPr>
      <w:r>
        <w:t>基于基金投资目标、投资范围和投资策略，本基金的债券资产基于基金流动性管理和有效利用基金资产的需要，将投资于流动性较好的国债、央行票据等债券，保证基金资产流动性，提高基金资产的投资收益。综合考虑基准指数与产品定位和投资风格的匹配度，同时兼顾考虑基准指数的表征性、认可度，以及基准指数券种、久期、信用等级分布特征等，选取中债</w:t>
      </w:r>
      <w:r>
        <w:rPr>
          <w:rFonts w:ascii="Times New Roman" w:eastAsia="Times New Roman" w:hAnsi="Times New Roman" w:cs="Times New Roman"/>
        </w:rPr>
        <w:t>-</w:t>
      </w:r>
      <w:r>
        <w:t>新综合财富（</w:t>
      </w:r>
      <w:r>
        <w:rPr>
          <w:rFonts w:ascii="Times New Roman" w:eastAsia="Times New Roman" w:hAnsi="Times New Roman" w:cs="Times New Roman"/>
        </w:rPr>
        <w:t xml:space="preserve">1-3 </w:t>
      </w:r>
      <w:r>
        <w:t>年）指数作为债券类资产部分的业绩比较基准要素。</w:t>
      </w:r>
      <w:r>
        <w:rPr>
          <w:rFonts w:ascii="Times New Roman" w:eastAsia="Times New Roman" w:hAnsi="Times New Roman" w:cs="Times New Roman"/>
        </w:rPr>
        <w:t xml:space="preserve"> </w:t>
      </w:r>
    </w:p>
    <w:p w14:paraId="422B11F5" w14:textId="77777777" w:rsidR="00A01A4E" w:rsidRDefault="00C56536">
      <w:pPr>
        <w:spacing w:after="13" w:line="369" w:lineRule="auto"/>
        <w:ind w:left="0" w:firstLine="480"/>
      </w:pPr>
      <w:r>
        <w:t>中债</w:t>
      </w:r>
      <w:r>
        <w:rPr>
          <w:rFonts w:ascii="Times New Roman" w:eastAsia="Times New Roman" w:hAnsi="Times New Roman" w:cs="Times New Roman"/>
        </w:rPr>
        <w:t>-</w:t>
      </w:r>
      <w:r>
        <w:t>新综合财富（</w:t>
      </w:r>
      <w:r>
        <w:rPr>
          <w:rFonts w:ascii="Times New Roman" w:eastAsia="Times New Roman" w:hAnsi="Times New Roman" w:cs="Times New Roman"/>
        </w:rPr>
        <w:t xml:space="preserve">1-3 </w:t>
      </w:r>
      <w:r>
        <w:t>年）指数是中债综合指数细分指数之一，是综合反映银行间债券市场和沪深交易所债券市场的跨市场中短期</w:t>
      </w:r>
      <w:r>
        <w:t>债券指数，适合作为本基金债券部分的业绩比较基准要素。</w:t>
      </w:r>
      <w:r>
        <w:rPr>
          <w:rFonts w:ascii="Times New Roman" w:eastAsia="Times New Roman" w:hAnsi="Times New Roman" w:cs="Times New Roman"/>
        </w:rPr>
        <w:t xml:space="preserve"> </w:t>
      </w:r>
    </w:p>
    <w:p w14:paraId="095CB30F" w14:textId="77777777" w:rsidR="00A01A4E" w:rsidRDefault="00C56536">
      <w:pPr>
        <w:numPr>
          <w:ilvl w:val="0"/>
          <w:numId w:val="65"/>
        </w:numPr>
        <w:spacing w:after="0" w:line="379" w:lineRule="auto"/>
        <w:ind w:firstLine="480"/>
      </w:pPr>
      <w:r>
        <w:t>活期存款基准利率具有较强的权威性和市场影响力，适合作为本基金流动性管理部分的业绩比较基准要素。</w:t>
      </w:r>
      <w:r>
        <w:rPr>
          <w:rFonts w:ascii="Times New Roman" w:eastAsia="Times New Roman" w:hAnsi="Times New Roman" w:cs="Times New Roman"/>
        </w:rPr>
        <w:t xml:space="preserve"> </w:t>
      </w:r>
    </w:p>
    <w:p w14:paraId="444DEBC3" w14:textId="77777777" w:rsidR="00A01A4E" w:rsidRDefault="00C56536">
      <w:pPr>
        <w:spacing w:after="17" w:line="365" w:lineRule="auto"/>
        <w:ind w:left="0" w:firstLine="480"/>
      </w:pPr>
      <w:r>
        <w:t>综上，本基金选取的业绩比较基准与基金投资目标、投资范围、投资策略、投资比例限制相匹配。</w:t>
      </w:r>
      <w:r>
        <w:rPr>
          <w:rFonts w:ascii="Times New Roman" w:eastAsia="Times New Roman" w:hAnsi="Times New Roman" w:cs="Times New Roman"/>
        </w:rPr>
        <w:t xml:space="preserve"> </w:t>
      </w:r>
    </w:p>
    <w:p w14:paraId="7C5A8335" w14:textId="77777777" w:rsidR="00A01A4E" w:rsidRDefault="00C56536">
      <w:pPr>
        <w:ind w:left="477"/>
      </w:pPr>
      <w:r>
        <w:rPr>
          <w:rFonts w:ascii="Times New Roman" w:eastAsia="Times New Roman" w:hAnsi="Times New Roman" w:cs="Times New Roman"/>
        </w:rPr>
        <w:t xml:space="preserve">    2</w:t>
      </w:r>
      <w:r>
        <w:t>、业绩比较基准要素的基本信息</w:t>
      </w:r>
      <w:r>
        <w:rPr>
          <w:rFonts w:ascii="Times New Roman" w:eastAsia="Times New Roman" w:hAnsi="Times New Roman" w:cs="Times New Roman"/>
        </w:rPr>
        <w:t xml:space="preserve"> </w:t>
      </w:r>
    </w:p>
    <w:p w14:paraId="3768939F" w14:textId="77777777" w:rsidR="00A01A4E" w:rsidRDefault="00C56536">
      <w:pPr>
        <w:numPr>
          <w:ilvl w:val="0"/>
          <w:numId w:val="66"/>
        </w:numPr>
        <w:spacing w:after="152" w:line="259" w:lineRule="auto"/>
        <w:ind w:right="56" w:firstLine="475"/>
      </w:pPr>
      <w:r>
        <w:t>沪深</w:t>
      </w:r>
      <w:r>
        <w:t xml:space="preserve"> </w:t>
      </w:r>
      <w:r>
        <w:rPr>
          <w:rFonts w:ascii="Times New Roman" w:eastAsia="Times New Roman" w:hAnsi="Times New Roman" w:cs="Times New Roman"/>
        </w:rPr>
        <w:t xml:space="preserve">300 </w:t>
      </w:r>
      <w:r>
        <w:t>指数由中证指数有限公司发布，指数代码为</w:t>
      </w:r>
      <w:r>
        <w:t xml:space="preserve"> </w:t>
      </w:r>
      <w:r>
        <w:rPr>
          <w:rFonts w:ascii="Times New Roman" w:eastAsia="Times New Roman" w:hAnsi="Times New Roman" w:cs="Times New Roman"/>
        </w:rPr>
        <w:t>000300</w:t>
      </w:r>
      <w:r>
        <w:t>，具体信息详见中证指数有限公司官方网站，网址：</w:t>
      </w:r>
      <w:r>
        <w:rPr>
          <w:rFonts w:ascii="Times New Roman" w:eastAsia="Times New Roman" w:hAnsi="Times New Roman" w:cs="Times New Roman"/>
        </w:rPr>
        <w:t>www.csindex.com.cn</w:t>
      </w:r>
      <w:r>
        <w:t>。</w:t>
      </w:r>
      <w:r>
        <w:rPr>
          <w:rFonts w:ascii="Times New Roman" w:eastAsia="Times New Roman" w:hAnsi="Times New Roman" w:cs="Times New Roman"/>
        </w:rPr>
        <w:t xml:space="preserve"> </w:t>
      </w:r>
    </w:p>
    <w:p w14:paraId="41F40EE8" w14:textId="77777777" w:rsidR="00A01A4E" w:rsidRDefault="00C56536">
      <w:pPr>
        <w:numPr>
          <w:ilvl w:val="0"/>
          <w:numId w:val="66"/>
        </w:numPr>
        <w:spacing w:after="0" w:line="382" w:lineRule="auto"/>
        <w:ind w:right="56" w:firstLine="475"/>
      </w:pPr>
      <w:r>
        <w:t>恒生指数由恒生指数有限公司编制发布，指数代码为</w:t>
      </w:r>
      <w:r>
        <w:t xml:space="preserve"> </w:t>
      </w:r>
      <w:r>
        <w:rPr>
          <w:rFonts w:ascii="Times New Roman" w:eastAsia="Times New Roman" w:hAnsi="Times New Roman" w:cs="Times New Roman"/>
        </w:rPr>
        <w:t>HSI</w:t>
      </w:r>
      <w:r>
        <w:t>，指数具体信息详见恒生指数有限公司网站，网址：</w:t>
      </w:r>
      <w:r>
        <w:rPr>
          <w:rFonts w:ascii="Times New Roman" w:eastAsia="Times New Roman" w:hAnsi="Times New Roman" w:cs="Times New Roman"/>
        </w:rPr>
        <w:t>www.hsi.com.hk</w:t>
      </w:r>
      <w:r>
        <w:t>。</w:t>
      </w:r>
      <w:r>
        <w:rPr>
          <w:rFonts w:ascii="Times New Roman" w:eastAsia="Times New Roman" w:hAnsi="Times New Roman" w:cs="Times New Roman"/>
        </w:rPr>
        <w:t xml:space="preserve"> </w:t>
      </w:r>
    </w:p>
    <w:p w14:paraId="4AECB372" w14:textId="77777777" w:rsidR="00A01A4E" w:rsidRDefault="00C56536">
      <w:pPr>
        <w:numPr>
          <w:ilvl w:val="0"/>
          <w:numId w:val="66"/>
        </w:numPr>
        <w:spacing w:after="8" w:line="372" w:lineRule="auto"/>
        <w:ind w:right="56" w:firstLine="475"/>
      </w:pPr>
      <w:r>
        <w:t>中债</w:t>
      </w:r>
      <w:r>
        <w:rPr>
          <w:rFonts w:ascii="Times New Roman" w:eastAsia="Times New Roman" w:hAnsi="Times New Roman" w:cs="Times New Roman"/>
        </w:rPr>
        <w:t>-</w:t>
      </w:r>
      <w:r>
        <w:t>新综合财富（</w:t>
      </w:r>
      <w:r>
        <w:rPr>
          <w:rFonts w:ascii="Times New Roman" w:eastAsia="Times New Roman" w:hAnsi="Times New Roman" w:cs="Times New Roman"/>
        </w:rPr>
        <w:t xml:space="preserve">1-3 </w:t>
      </w:r>
      <w:r>
        <w:t>年）指数由中央国债登记结算有限责任公司发布，指数代码为</w:t>
      </w:r>
      <w:r>
        <w:t xml:space="preserve"> </w:t>
      </w:r>
      <w:r>
        <w:rPr>
          <w:rFonts w:ascii="Times New Roman" w:eastAsia="Times New Roman" w:hAnsi="Times New Roman" w:cs="Times New Roman"/>
        </w:rPr>
        <w:t xml:space="preserve">CBA00121 </w:t>
      </w:r>
      <w:r>
        <w:t>，具体信息详见中国债券信息网，网址：</w:t>
      </w:r>
      <w:r>
        <w:t xml:space="preserve"> </w:t>
      </w:r>
      <w:r>
        <w:rPr>
          <w:rFonts w:ascii="Times New Roman" w:eastAsia="Times New Roman" w:hAnsi="Times New Roman" w:cs="Times New Roman"/>
        </w:rPr>
        <w:t>www.chinabond.com.cn</w:t>
      </w:r>
      <w:r>
        <w:t>。</w:t>
      </w:r>
      <w:r>
        <w:rPr>
          <w:rFonts w:ascii="Times New Roman" w:eastAsia="Times New Roman" w:hAnsi="Times New Roman" w:cs="Times New Roman"/>
        </w:rPr>
        <w:t xml:space="preserve"> </w:t>
      </w:r>
    </w:p>
    <w:p w14:paraId="75ACFC18" w14:textId="77777777" w:rsidR="00A01A4E" w:rsidRDefault="00C56536">
      <w:pPr>
        <w:numPr>
          <w:ilvl w:val="0"/>
          <w:numId w:val="66"/>
        </w:numPr>
        <w:spacing w:after="0" w:line="376" w:lineRule="auto"/>
        <w:ind w:right="56" w:firstLine="475"/>
      </w:pPr>
      <w:r>
        <w:t>活期存款基准利率由中国人民银行发布，具体信息详见中国人民银行网站，网址：</w:t>
      </w:r>
      <w:r>
        <w:rPr>
          <w:rFonts w:ascii="Times New Roman" w:eastAsia="Times New Roman" w:hAnsi="Times New Roman" w:cs="Times New Roman"/>
        </w:rPr>
        <w:t>www.pbc.gov.cn</w:t>
      </w:r>
      <w:r>
        <w:t>。</w:t>
      </w:r>
      <w:r>
        <w:rPr>
          <w:rFonts w:ascii="Times New Roman" w:eastAsia="Times New Roman" w:hAnsi="Times New Roman" w:cs="Times New Roman"/>
        </w:rPr>
        <w:t xml:space="preserve"> </w:t>
      </w:r>
    </w:p>
    <w:p w14:paraId="08502334" w14:textId="77777777" w:rsidR="00A01A4E" w:rsidRDefault="00C56536">
      <w:pPr>
        <w:numPr>
          <w:ilvl w:val="0"/>
          <w:numId w:val="67"/>
        </w:numPr>
        <w:ind w:hanging="360"/>
      </w:pPr>
      <w:r>
        <w:t>业绩比较基准收益率的计算方法</w:t>
      </w:r>
      <w:r>
        <w:rPr>
          <w:rFonts w:ascii="Times New Roman" w:eastAsia="Times New Roman" w:hAnsi="Times New Roman" w:cs="Times New Roman"/>
        </w:rPr>
        <w:t xml:space="preserve"> </w:t>
      </w:r>
    </w:p>
    <w:p w14:paraId="05632662" w14:textId="77777777" w:rsidR="00A01A4E" w:rsidRDefault="00C56536">
      <w:pPr>
        <w:spacing w:after="8" w:line="372" w:lineRule="auto"/>
        <w:ind w:left="-15" w:right="111" w:firstLine="470"/>
        <w:jc w:val="both"/>
      </w:pPr>
      <w:r>
        <w:t>本基金业绩比较基准收益率的计算方法以每日收益率为基础，以时间加权为计算原则。本基金先分别计算业绩比较基准中沪深</w:t>
      </w:r>
      <w:r>
        <w:t xml:space="preserve"> </w:t>
      </w:r>
      <w:r>
        <w:rPr>
          <w:rFonts w:ascii="Times New Roman" w:eastAsia="Times New Roman" w:hAnsi="Times New Roman" w:cs="Times New Roman"/>
        </w:rPr>
        <w:t xml:space="preserve">300 </w:t>
      </w:r>
      <w:r>
        <w:t>指数、恒生指数、中债新综合财富（</w:t>
      </w:r>
      <w:r>
        <w:rPr>
          <w:rFonts w:ascii="Times New Roman" w:eastAsia="Times New Roman" w:hAnsi="Times New Roman" w:cs="Times New Roman"/>
        </w:rPr>
        <w:t xml:space="preserve">1-3 </w:t>
      </w:r>
      <w:r>
        <w:t>年）指数、活期存款基准利率的每日收益率，再按照预设权重比例计算当日组合要素基准的日收益率，并连乘每日收益率。其中，恒生指数收益率采用估值汇率进行调整，由港元计价折算为人民币计价后，再纳入计算。</w:t>
      </w:r>
      <w:r>
        <w:rPr>
          <w:rFonts w:ascii="Times New Roman" w:eastAsia="Times New Roman" w:hAnsi="Times New Roman" w:cs="Times New Roman"/>
        </w:rPr>
        <w:t xml:space="preserve"> </w:t>
      </w:r>
    </w:p>
    <w:p w14:paraId="47C442AF" w14:textId="77777777" w:rsidR="00A01A4E" w:rsidRDefault="00C56536">
      <w:pPr>
        <w:numPr>
          <w:ilvl w:val="0"/>
          <w:numId w:val="67"/>
        </w:numPr>
        <w:ind w:hanging="360"/>
      </w:pPr>
      <w:r>
        <w:t>管理投资偏离业绩比较基准的定性或定量方法</w:t>
      </w:r>
      <w:r>
        <w:rPr>
          <w:rFonts w:ascii="Times New Roman" w:eastAsia="Times New Roman" w:hAnsi="Times New Roman" w:cs="Times New Roman"/>
        </w:rPr>
        <w:t xml:space="preserve"> </w:t>
      </w:r>
    </w:p>
    <w:p w14:paraId="4F3F1F8C" w14:textId="77777777" w:rsidR="00A01A4E" w:rsidRDefault="00C56536">
      <w:pPr>
        <w:spacing w:after="15" w:line="362" w:lineRule="auto"/>
        <w:ind w:left="0" w:firstLine="480"/>
      </w:pPr>
      <w:r>
        <w:t>本基金管理人对基金实际投资与业绩比较基准的偏离情况进行动态跟踪与监测评估，监测指标主要包括信息比率、跟踪误差、超</w:t>
      </w:r>
      <w:r>
        <w:t>额收益、卡玛比率等，以更好管理基金实际投资与业绩比较基准的偏离情况，从而在控制风险的基础上追求超越业绩比较基准的投资回报。</w:t>
      </w:r>
      <w:r>
        <w:rPr>
          <w:rFonts w:ascii="Times New Roman" w:eastAsia="Times New Roman" w:hAnsi="Times New Roman" w:cs="Times New Roman"/>
        </w:rPr>
        <w:t xml:space="preserve"> </w:t>
      </w:r>
    </w:p>
    <w:p w14:paraId="43AA0DE2" w14:textId="77777777" w:rsidR="00A01A4E" w:rsidRDefault="00C56536">
      <w:pPr>
        <w:spacing w:after="125"/>
        <w:ind w:left="477"/>
      </w:pPr>
      <w:r>
        <w:t>本基金为主动管理型基金，其业绩比较基准是表征产品风格、衡量产品业绩、</w:t>
      </w:r>
    </w:p>
    <w:p w14:paraId="6DE370A3" w14:textId="77777777" w:rsidR="00A01A4E" w:rsidRDefault="00C56536">
      <w:pPr>
        <w:spacing w:after="22" w:line="361" w:lineRule="auto"/>
      </w:pPr>
      <w:r>
        <w:t>约束投资行为的参考标准，并非本基金的跟踪标的。基金管理人在基金合同约定的投资范围、投资限制内享有充分的投资决策自主权，可根据投资策略、市场研判等综合因素，自主构建投资组合，包括酌情投资于业绩比较基准要素成份证券外的证券。本基金投资组合相对业绩比较基准要素成份证券和权重可能存在偏离。</w:t>
      </w:r>
      <w:r>
        <w:rPr>
          <w:rFonts w:ascii="Times New Roman" w:eastAsia="Times New Roman" w:hAnsi="Times New Roman" w:cs="Times New Roman"/>
        </w:rPr>
        <w:t xml:space="preserve"> </w:t>
      </w:r>
    </w:p>
    <w:p w14:paraId="49651FBD" w14:textId="77777777" w:rsidR="00A01A4E" w:rsidRDefault="00C56536">
      <w:pPr>
        <w:numPr>
          <w:ilvl w:val="0"/>
          <w:numId w:val="67"/>
        </w:numPr>
        <w:ind w:hanging="360"/>
      </w:pPr>
      <w:r>
        <w:t>未来可能变更业绩比较基准的情况</w:t>
      </w:r>
      <w:r>
        <w:t>和程序</w:t>
      </w:r>
      <w:r>
        <w:rPr>
          <w:rFonts w:ascii="Times New Roman" w:eastAsia="Times New Roman" w:hAnsi="Times New Roman" w:cs="Times New Roman"/>
        </w:rPr>
        <w:t xml:space="preserve"> </w:t>
      </w:r>
    </w:p>
    <w:p w14:paraId="477F7FAF" w14:textId="77777777" w:rsidR="00A01A4E" w:rsidRDefault="00C56536">
      <w:pPr>
        <w:spacing w:after="19" w:line="363" w:lineRule="auto"/>
        <w:ind w:left="0" w:firstLine="480"/>
      </w:pPr>
      <w:r>
        <w:t>业绩比较基准变更符合下列条件之一且对基金份额持有人利益无实质性不利影响的，基金管理人应当与基金托管人协商，在新业绩比较基准生效前三十日公告并充分说明变更原因、差异及影响，无需召开基金份额持有人大会：（</w:t>
      </w:r>
      <w:r>
        <w:rPr>
          <w:rFonts w:ascii="Times New Roman" w:eastAsia="Times New Roman" w:hAnsi="Times New Roman" w:cs="Times New Roman"/>
        </w:rPr>
        <w:t>1</w:t>
      </w:r>
      <w:r>
        <w:t>）原有业绩比较基准的要素无法持续运作、编制方案发生重大修订等客观因素导致业绩比较基准无法再表征基金产品投资风格，或不再符合基金合同关于投资目标、投资范围、投资策略、投资比例限制等的约定，或与主要的资产类别、国别或地区、市场板块、货币类型等不再匹配；或业绩比较基准的要素不再具备市场代表性；</w:t>
      </w:r>
      <w:r>
        <w:rPr>
          <w:rFonts w:ascii="Times New Roman" w:eastAsia="Times New Roman" w:hAnsi="Times New Roman" w:cs="Times New Roman"/>
        </w:rPr>
        <w:t xml:space="preserve"> </w:t>
      </w:r>
    </w:p>
    <w:p w14:paraId="0152373E" w14:textId="77777777" w:rsidR="00A01A4E" w:rsidRDefault="00C56536">
      <w:pPr>
        <w:numPr>
          <w:ilvl w:val="0"/>
          <w:numId w:val="68"/>
        </w:numPr>
        <w:spacing w:after="0" w:line="379" w:lineRule="auto"/>
        <w:ind w:firstLine="480"/>
      </w:pPr>
      <w:r>
        <w:t>调整业绩</w:t>
      </w:r>
      <w:r>
        <w:t>比较基准的要素权重、更换相同或相近特征的要素等，使新业绩比较基准代表性更强，且符合相关法律法规规定的；</w:t>
      </w:r>
      <w:r>
        <w:rPr>
          <w:rFonts w:ascii="Times New Roman" w:eastAsia="Times New Roman" w:hAnsi="Times New Roman" w:cs="Times New Roman"/>
        </w:rPr>
        <w:t xml:space="preserve"> </w:t>
      </w:r>
    </w:p>
    <w:p w14:paraId="4A1DF0C2" w14:textId="77777777" w:rsidR="00A01A4E" w:rsidRDefault="00C56536">
      <w:pPr>
        <w:numPr>
          <w:ilvl w:val="0"/>
          <w:numId w:val="68"/>
        </w:numPr>
        <w:ind w:firstLine="480"/>
      </w:pPr>
      <w:r>
        <w:t>中国证监会认可的其他情形。</w:t>
      </w:r>
      <w:r>
        <w:rPr>
          <w:rFonts w:ascii="Times New Roman" w:eastAsia="Times New Roman" w:hAnsi="Times New Roman" w:cs="Times New Roman"/>
        </w:rPr>
        <w:t xml:space="preserve"> </w:t>
      </w:r>
    </w:p>
    <w:p w14:paraId="79AA14E5" w14:textId="77777777" w:rsidR="00A01A4E" w:rsidRDefault="00C56536">
      <w:pPr>
        <w:spacing w:after="17" w:line="366" w:lineRule="auto"/>
        <w:ind w:left="0" w:firstLine="480"/>
      </w:pPr>
      <w:r>
        <w:t>业绩比较基准变更涉及以下情形的，基金管理人应当按照规定履行变更注册、召开基金份额持有人大会等程序，法律法规、中国证监会另有规定的除外：</w:t>
      </w:r>
      <w:r>
        <w:rPr>
          <w:rFonts w:ascii="Times New Roman" w:eastAsia="Times New Roman" w:hAnsi="Times New Roman" w:cs="Times New Roman"/>
        </w:rPr>
        <w:t xml:space="preserve"> </w:t>
      </w:r>
    </w:p>
    <w:p w14:paraId="0CF0995E" w14:textId="77777777" w:rsidR="00A01A4E" w:rsidRDefault="00C56536">
      <w:pPr>
        <w:numPr>
          <w:ilvl w:val="0"/>
          <w:numId w:val="69"/>
        </w:numPr>
        <w:spacing w:after="0" w:line="379" w:lineRule="auto"/>
        <w:ind w:firstLine="480"/>
      </w:pPr>
      <w:r>
        <w:t>基金投资目标、投资范围、投资策略、投资比例等拟进行重大调整，并变更业绩比较基准的；</w:t>
      </w:r>
      <w:r>
        <w:rPr>
          <w:rFonts w:ascii="Times New Roman" w:eastAsia="Times New Roman" w:hAnsi="Times New Roman" w:cs="Times New Roman"/>
        </w:rPr>
        <w:t xml:space="preserve"> </w:t>
      </w:r>
    </w:p>
    <w:p w14:paraId="05386E83" w14:textId="77777777" w:rsidR="00A01A4E" w:rsidRDefault="00C56536">
      <w:pPr>
        <w:numPr>
          <w:ilvl w:val="0"/>
          <w:numId w:val="69"/>
        </w:numPr>
        <w:ind w:firstLine="480"/>
      </w:pPr>
      <w:r>
        <w:t>其他对基金份额持有人利益产生重大实质性影响的情形。</w:t>
      </w:r>
      <w:r>
        <w:rPr>
          <w:rFonts w:ascii="Times New Roman" w:eastAsia="Times New Roman" w:hAnsi="Times New Roman" w:cs="Times New Roman"/>
        </w:rPr>
        <w:t xml:space="preserve"> </w:t>
      </w:r>
      <w:r>
        <w:rPr>
          <w:rFonts w:ascii="Calibri" w:eastAsia="Calibri" w:hAnsi="Calibri" w:cs="Calibri"/>
        </w:rPr>
        <w:t xml:space="preserve"> </w:t>
      </w:r>
    </w:p>
    <w:p w14:paraId="60F45661" w14:textId="77777777" w:rsidR="00A01A4E" w:rsidRDefault="00C56536">
      <w:pPr>
        <w:numPr>
          <w:ilvl w:val="0"/>
          <w:numId w:val="70"/>
        </w:numPr>
        <w:ind w:hanging="480"/>
      </w:pPr>
      <w:r>
        <w:t>风险收益特征</w:t>
      </w:r>
      <w:r>
        <w:rPr>
          <w:rFonts w:ascii="Times New Roman" w:eastAsia="Times New Roman" w:hAnsi="Times New Roman" w:cs="Times New Roman"/>
        </w:rPr>
        <w:t xml:space="preserve"> </w:t>
      </w:r>
    </w:p>
    <w:p w14:paraId="18A2A952" w14:textId="77777777" w:rsidR="00A01A4E" w:rsidRDefault="00C56536">
      <w:pPr>
        <w:spacing w:after="10" w:line="365" w:lineRule="auto"/>
        <w:ind w:left="0" w:firstLine="480"/>
      </w:pPr>
      <w:r>
        <w:t>本基金是混合型基金，其预期收益及风险水平高于货币市场基金和债券型基金，低于股票型基金。</w:t>
      </w:r>
      <w:r>
        <w:rPr>
          <w:rFonts w:ascii="Times New Roman" w:eastAsia="Times New Roman" w:hAnsi="Times New Roman" w:cs="Times New Roman"/>
        </w:rPr>
        <w:t xml:space="preserve"> </w:t>
      </w:r>
    </w:p>
    <w:p w14:paraId="33467FB6" w14:textId="77777777" w:rsidR="00A01A4E" w:rsidRDefault="00C56536">
      <w:pPr>
        <w:spacing w:after="8" w:line="372" w:lineRule="auto"/>
        <w:ind w:left="-15" w:right="6" w:firstLine="470"/>
        <w:jc w:val="both"/>
      </w:pPr>
      <w:r>
        <w:t>本基金资产投资于港股，会面临港股通机制下因投资环境、投资标的、市场制度以及交易规则等差异带来的特有风险，包括港股市场股价波动较大的风险（港股市场实行</w:t>
      </w:r>
      <w:r>
        <w:t xml:space="preserve"> </w:t>
      </w:r>
      <w:r>
        <w:rPr>
          <w:rFonts w:ascii="Times New Roman" w:eastAsia="Times New Roman" w:hAnsi="Times New Roman" w:cs="Times New Roman"/>
        </w:rPr>
        <w:t xml:space="preserve">T+0 </w:t>
      </w:r>
      <w:r>
        <w:t>回转交易，且对个股不设涨跌幅限制，港股股价可能表现出比</w:t>
      </w:r>
      <w:r>
        <w:t xml:space="preserve"> </w:t>
      </w:r>
      <w:r>
        <w:rPr>
          <w:rFonts w:ascii="Times New Roman" w:eastAsia="Times New Roman" w:hAnsi="Times New Roman" w:cs="Times New Roman"/>
        </w:rPr>
        <w:t xml:space="preserve">A </w:t>
      </w:r>
      <w:r>
        <w:t>股更为剧烈的股价波动）、汇率风险（汇率波动可能对基金的投资收益造成损失）、港股通机制下交易日不连贯可能带来的风险（在内地开市香港休市的情形下，港股通不能正常交易，港股不能及时卖出，可能带来一定的流动性风险）等。</w:t>
      </w:r>
      <w:r>
        <w:rPr>
          <w:rFonts w:ascii="Times New Roman" w:eastAsia="Times New Roman" w:hAnsi="Times New Roman" w:cs="Times New Roman"/>
        </w:rPr>
        <w:t xml:space="preserve"> </w:t>
      </w:r>
    </w:p>
    <w:p w14:paraId="329E498D" w14:textId="77777777" w:rsidR="00A01A4E" w:rsidRDefault="00C56536">
      <w:pPr>
        <w:numPr>
          <w:ilvl w:val="0"/>
          <w:numId w:val="70"/>
        </w:numPr>
        <w:ind w:hanging="480"/>
      </w:pPr>
      <w:r>
        <w:t>基金的融资业务</w:t>
      </w:r>
      <w:r>
        <w:rPr>
          <w:rFonts w:ascii="Times New Roman" w:eastAsia="Times New Roman" w:hAnsi="Times New Roman" w:cs="Times New Roman"/>
        </w:rPr>
        <w:t xml:space="preserve"> </w:t>
      </w:r>
    </w:p>
    <w:p w14:paraId="7D78774B" w14:textId="77777777" w:rsidR="00A01A4E" w:rsidRDefault="00C56536">
      <w:pPr>
        <w:spacing w:after="17" w:line="366" w:lineRule="auto"/>
        <w:ind w:left="0" w:firstLine="480"/>
      </w:pPr>
      <w:r>
        <w:t>本基金可以按照监管机构的有关规定参与融资等相关业务，参与范围和比例、信息披露、风险控制及估值核算等应符合监管机构的有关规定。</w:t>
      </w:r>
      <w:r>
        <w:rPr>
          <w:rFonts w:ascii="Times New Roman" w:eastAsia="Times New Roman" w:hAnsi="Times New Roman" w:cs="Times New Roman"/>
        </w:rPr>
        <w:t xml:space="preserve"> </w:t>
      </w:r>
    </w:p>
    <w:p w14:paraId="1185669E" w14:textId="77777777" w:rsidR="00A01A4E" w:rsidRDefault="00C56536">
      <w:pPr>
        <w:numPr>
          <w:ilvl w:val="0"/>
          <w:numId w:val="70"/>
        </w:numPr>
        <w:ind w:hanging="480"/>
      </w:pPr>
      <w:r>
        <w:t>基金管理人代表基金行使股东或债权人权利的处理原则及方法</w:t>
      </w:r>
      <w:r>
        <w:rPr>
          <w:rFonts w:ascii="Times New Roman" w:eastAsia="Times New Roman" w:hAnsi="Times New Roman" w:cs="Times New Roman"/>
        </w:rPr>
        <w:t xml:space="preserve"> </w:t>
      </w:r>
    </w:p>
    <w:p w14:paraId="45BE844E" w14:textId="77777777" w:rsidR="00A01A4E" w:rsidRDefault="00C56536">
      <w:pPr>
        <w:numPr>
          <w:ilvl w:val="0"/>
          <w:numId w:val="71"/>
        </w:numPr>
        <w:spacing w:line="379" w:lineRule="auto"/>
        <w:ind w:firstLine="480"/>
      </w:pPr>
      <w:r>
        <w:t>基金管理人按照国家有关规定代表基金独立行使股东或债权人权利，保护基金份额持有人的利益；</w:t>
      </w:r>
      <w:r>
        <w:rPr>
          <w:rFonts w:ascii="Times New Roman" w:eastAsia="Times New Roman" w:hAnsi="Times New Roman" w:cs="Times New Roman"/>
        </w:rPr>
        <w:t xml:space="preserve"> </w:t>
      </w:r>
    </w:p>
    <w:p w14:paraId="38E6740F" w14:textId="77777777" w:rsidR="00A01A4E" w:rsidRDefault="00C56536">
      <w:pPr>
        <w:numPr>
          <w:ilvl w:val="0"/>
          <w:numId w:val="71"/>
        </w:numPr>
        <w:ind w:firstLine="480"/>
      </w:pPr>
      <w:r>
        <w:t>不谋</w:t>
      </w:r>
      <w:r>
        <w:t>求对上市公司的控股；</w:t>
      </w:r>
      <w:r>
        <w:rPr>
          <w:rFonts w:ascii="Times New Roman" w:eastAsia="Times New Roman" w:hAnsi="Times New Roman" w:cs="Times New Roman"/>
        </w:rPr>
        <w:t xml:space="preserve"> </w:t>
      </w:r>
    </w:p>
    <w:p w14:paraId="7BFF477A" w14:textId="77777777" w:rsidR="00A01A4E" w:rsidRDefault="00C56536">
      <w:pPr>
        <w:numPr>
          <w:ilvl w:val="0"/>
          <w:numId w:val="71"/>
        </w:numPr>
        <w:ind w:firstLine="480"/>
      </w:pPr>
      <w:r>
        <w:t>有利于基金财产的安全与增值；</w:t>
      </w:r>
      <w:r>
        <w:rPr>
          <w:rFonts w:ascii="Times New Roman" w:eastAsia="Times New Roman" w:hAnsi="Times New Roman" w:cs="Times New Roman"/>
        </w:rPr>
        <w:t xml:space="preserve"> </w:t>
      </w:r>
    </w:p>
    <w:p w14:paraId="0B65FFF8" w14:textId="77777777" w:rsidR="00A01A4E" w:rsidRDefault="00C56536">
      <w:pPr>
        <w:numPr>
          <w:ilvl w:val="0"/>
          <w:numId w:val="71"/>
        </w:numPr>
        <w:spacing w:after="0" w:line="379" w:lineRule="auto"/>
        <w:ind w:firstLine="480"/>
      </w:pPr>
      <w:r>
        <w:t>不通过关联交易为自身、雇员、授权代理人或任何存在利害关系的第三人牟取任何不当利益。</w:t>
      </w:r>
      <w:r>
        <w:rPr>
          <w:rFonts w:ascii="Times New Roman" w:eastAsia="Times New Roman" w:hAnsi="Times New Roman" w:cs="Times New Roman"/>
        </w:rPr>
        <w:t xml:space="preserve"> </w:t>
      </w:r>
    </w:p>
    <w:p w14:paraId="63198F41" w14:textId="77777777" w:rsidR="00A01A4E" w:rsidRDefault="00C56536">
      <w:pPr>
        <w:ind w:left="477"/>
      </w:pPr>
      <w:r>
        <w:t>九、侧袋机制的实施和投资运作安排</w:t>
      </w:r>
      <w:r>
        <w:rPr>
          <w:rFonts w:ascii="Times New Roman" w:eastAsia="Times New Roman" w:hAnsi="Times New Roman" w:cs="Times New Roman"/>
        </w:rPr>
        <w:t xml:space="preserve"> </w:t>
      </w:r>
    </w:p>
    <w:p w14:paraId="6699995C" w14:textId="77777777" w:rsidR="00A01A4E" w:rsidRDefault="00C56536">
      <w:pPr>
        <w:spacing w:after="14" w:line="363" w:lineRule="auto"/>
        <w:ind w:left="0" w:firstLine="480"/>
      </w:pPr>
      <w:r>
        <w:t>当基金持有特定资产且存在或潜在大额赎回申请时，根据最大限度保护基金份额持有人利益的原则，基金管理人经与基金托管人协商一致，并咨询会计师事务所意见后，可以依照法律法规及基金合同的约定启用侧袋机制。</w:t>
      </w:r>
      <w:r>
        <w:rPr>
          <w:rFonts w:ascii="Times New Roman" w:eastAsia="Times New Roman" w:hAnsi="Times New Roman" w:cs="Times New Roman"/>
        </w:rPr>
        <w:t xml:space="preserve"> </w:t>
      </w:r>
    </w:p>
    <w:p w14:paraId="2D9D5C14" w14:textId="77777777" w:rsidR="00A01A4E" w:rsidRDefault="00C56536">
      <w:pPr>
        <w:spacing w:after="10" w:line="366" w:lineRule="auto"/>
        <w:ind w:left="0" w:firstLine="480"/>
      </w:pPr>
      <w:r>
        <w:t>侧袋机制实施期间，本部分约定的投资组合比例、投资策略、组合限制、业绩比较基准、风险收益特征等约定仅适用于主袋账户。</w:t>
      </w:r>
      <w:r>
        <w:rPr>
          <w:rFonts w:ascii="Times New Roman" w:eastAsia="Times New Roman" w:hAnsi="Times New Roman" w:cs="Times New Roman"/>
        </w:rPr>
        <w:t xml:space="preserve"> </w:t>
      </w:r>
    </w:p>
    <w:p w14:paraId="08E23633" w14:textId="77777777" w:rsidR="00A01A4E" w:rsidRDefault="00C56536">
      <w:pPr>
        <w:ind w:left="477"/>
      </w:pPr>
      <w:r>
        <w:t>侧袋账户的实施条件</w:t>
      </w:r>
      <w:r>
        <w:t>、实施程序、运作安排、投资安排、特定资产的处置变</w:t>
      </w:r>
    </w:p>
    <w:p w14:paraId="6945E837" w14:textId="77777777" w:rsidR="00A01A4E" w:rsidRDefault="00C56536">
      <w:r>
        <w:t>现和支付等对投资者权益有重大影响的事项详见招募说明书的规定。</w:t>
      </w:r>
      <w:r>
        <w:rPr>
          <w:rFonts w:ascii="Times New Roman" w:eastAsia="Times New Roman" w:hAnsi="Times New Roman" w:cs="Times New Roman"/>
        </w:rPr>
        <w:t xml:space="preserve"> </w:t>
      </w:r>
    </w:p>
    <w:p w14:paraId="39EA6DD5" w14:textId="77777777" w:rsidR="00A01A4E" w:rsidRDefault="00C56536">
      <w:pPr>
        <w:spacing w:after="0" w:line="259" w:lineRule="auto"/>
        <w:ind w:left="0" w:firstLine="0"/>
      </w:pPr>
      <w:r>
        <w:rPr>
          <w:rFonts w:ascii="Times New Roman" w:eastAsia="Times New Roman" w:hAnsi="Times New Roman" w:cs="Times New Roman"/>
        </w:rPr>
        <w:t xml:space="preserve">                                                                </w:t>
      </w:r>
      <w:r>
        <w:br w:type="page"/>
      </w:r>
    </w:p>
    <w:p w14:paraId="718454C6" w14:textId="77777777" w:rsidR="00A01A4E" w:rsidRDefault="00C56536">
      <w:pPr>
        <w:pStyle w:val="1"/>
        <w:ind w:right="126"/>
      </w:pPr>
      <w:bookmarkStart w:id="12" w:name="_Toc65779"/>
      <w:r>
        <w:t>第十三部分</w:t>
      </w:r>
      <w:r>
        <w:rPr>
          <w:rFonts w:ascii="Times New Roman" w:eastAsia="Times New Roman" w:hAnsi="Times New Roman" w:cs="Times New Roman"/>
          <w:b/>
        </w:rPr>
        <w:t xml:space="preserve">  </w:t>
      </w:r>
      <w:r>
        <w:t>基金的财产</w:t>
      </w:r>
      <w:r>
        <w:rPr>
          <w:rFonts w:ascii="Times New Roman" w:eastAsia="Times New Roman" w:hAnsi="Times New Roman" w:cs="Times New Roman"/>
          <w:b/>
        </w:rPr>
        <w:t xml:space="preserve"> </w:t>
      </w:r>
      <w:bookmarkEnd w:id="12"/>
    </w:p>
    <w:p w14:paraId="7CB52C4F" w14:textId="77777777" w:rsidR="00A01A4E" w:rsidRDefault="00C56536">
      <w:pPr>
        <w:spacing w:after="177" w:line="259" w:lineRule="auto"/>
        <w:ind w:left="480" w:firstLine="0"/>
      </w:pPr>
      <w:r>
        <w:rPr>
          <w:rFonts w:ascii="Times New Roman" w:eastAsia="Times New Roman" w:hAnsi="Times New Roman" w:cs="Times New Roman"/>
        </w:rPr>
        <w:t xml:space="preserve"> </w:t>
      </w:r>
    </w:p>
    <w:p w14:paraId="4D71C09E" w14:textId="77777777" w:rsidR="00A01A4E" w:rsidRDefault="00C56536">
      <w:pPr>
        <w:numPr>
          <w:ilvl w:val="0"/>
          <w:numId w:val="72"/>
        </w:numPr>
        <w:ind w:hanging="480"/>
      </w:pPr>
      <w:r>
        <w:t>基金资产总值</w:t>
      </w:r>
      <w:r>
        <w:rPr>
          <w:rFonts w:ascii="Times New Roman" w:eastAsia="Times New Roman" w:hAnsi="Times New Roman" w:cs="Times New Roman"/>
        </w:rPr>
        <w:t xml:space="preserve"> </w:t>
      </w:r>
    </w:p>
    <w:p w14:paraId="1FF75939" w14:textId="77777777" w:rsidR="00A01A4E" w:rsidRDefault="00C56536">
      <w:pPr>
        <w:spacing w:after="18" w:line="365" w:lineRule="auto"/>
        <w:ind w:left="0" w:firstLine="480"/>
      </w:pPr>
      <w:r>
        <w:t>基金资产总值是指购买的各类证券及票据价值、银行存款本息和基金应收的申购基金款以及其他投资所形成的价值总和。</w:t>
      </w:r>
      <w:r>
        <w:rPr>
          <w:rFonts w:ascii="Times New Roman" w:eastAsia="Times New Roman" w:hAnsi="Times New Roman" w:cs="Times New Roman"/>
        </w:rPr>
        <w:t xml:space="preserve"> </w:t>
      </w:r>
    </w:p>
    <w:p w14:paraId="6F26A1CB" w14:textId="77777777" w:rsidR="00A01A4E" w:rsidRDefault="00C56536">
      <w:pPr>
        <w:numPr>
          <w:ilvl w:val="0"/>
          <w:numId w:val="72"/>
        </w:numPr>
        <w:ind w:hanging="480"/>
      </w:pPr>
      <w:r>
        <w:t>基金资产净值</w:t>
      </w:r>
      <w:r>
        <w:rPr>
          <w:rFonts w:ascii="Times New Roman" w:eastAsia="Times New Roman" w:hAnsi="Times New Roman" w:cs="Times New Roman"/>
        </w:rPr>
        <w:t xml:space="preserve"> </w:t>
      </w:r>
    </w:p>
    <w:p w14:paraId="3819CA87" w14:textId="77777777" w:rsidR="00A01A4E" w:rsidRDefault="00C56536">
      <w:pPr>
        <w:ind w:left="477"/>
      </w:pPr>
      <w:r>
        <w:t>基金资产净值是指基金资产总值减去基金负债后的价值。</w:t>
      </w:r>
      <w:r>
        <w:rPr>
          <w:rFonts w:ascii="Times New Roman" w:eastAsia="Times New Roman" w:hAnsi="Times New Roman" w:cs="Times New Roman"/>
        </w:rPr>
        <w:t xml:space="preserve"> </w:t>
      </w:r>
    </w:p>
    <w:p w14:paraId="507B7888" w14:textId="77777777" w:rsidR="00A01A4E" w:rsidRDefault="00C56536">
      <w:pPr>
        <w:numPr>
          <w:ilvl w:val="0"/>
          <w:numId w:val="72"/>
        </w:numPr>
        <w:ind w:hanging="480"/>
      </w:pPr>
      <w:r>
        <w:t>基金财产的账户</w:t>
      </w:r>
      <w:r>
        <w:rPr>
          <w:rFonts w:ascii="Times New Roman" w:eastAsia="Times New Roman" w:hAnsi="Times New Roman" w:cs="Times New Roman"/>
        </w:rPr>
        <w:t xml:space="preserve"> </w:t>
      </w:r>
    </w:p>
    <w:p w14:paraId="2BCBCAEE" w14:textId="77777777" w:rsidR="00A01A4E" w:rsidRDefault="00C56536">
      <w:pPr>
        <w:spacing w:after="8" w:line="372" w:lineRule="auto"/>
        <w:ind w:left="-15" w:right="111" w:firstLine="470"/>
        <w:jc w:val="both"/>
      </w:pPr>
      <w:r>
        <w:t>基金托管人根据相关法律法规、规范性文件为本基金开立资金账户、证券账户以及投资所需的其他专用账户。开立的基金专用账户与基金管理人、基金托管人、基金销售机构和基金登记机构自有的财产账户以及其他基金财产账户相独立。</w:t>
      </w:r>
      <w:r>
        <w:rPr>
          <w:rFonts w:ascii="Times New Roman" w:eastAsia="Times New Roman" w:hAnsi="Times New Roman" w:cs="Times New Roman"/>
          <w:sz w:val="21"/>
        </w:rPr>
        <w:t xml:space="preserve"> </w:t>
      </w:r>
    </w:p>
    <w:p w14:paraId="4434D7EA" w14:textId="77777777" w:rsidR="00A01A4E" w:rsidRDefault="00C56536">
      <w:pPr>
        <w:numPr>
          <w:ilvl w:val="0"/>
          <w:numId w:val="72"/>
        </w:numPr>
        <w:ind w:hanging="480"/>
      </w:pPr>
      <w:r>
        <w:t>基金财产的保管和处分</w:t>
      </w:r>
      <w:r>
        <w:rPr>
          <w:rFonts w:ascii="Times New Roman" w:eastAsia="Times New Roman" w:hAnsi="Times New Roman" w:cs="Times New Roman"/>
        </w:rPr>
        <w:t xml:space="preserve"> </w:t>
      </w:r>
    </w:p>
    <w:p w14:paraId="3A4C027A" w14:textId="77777777" w:rsidR="00A01A4E" w:rsidRDefault="00C56536">
      <w:pPr>
        <w:spacing w:after="14" w:line="361" w:lineRule="auto"/>
        <w:ind w:left="0" w:firstLine="480"/>
      </w:pPr>
      <w:r>
        <w:t>本基金财产独立于基金管理人、基金托管人和基金销售机构的财产，并由基金托管人保管。基金管理人、基金托管人、基金登记机构和基金销售机构以其自有的财产承担其自身的法律责任，其债权人不得对本基金财产行使请求冻结、</w:t>
      </w:r>
      <w:r>
        <w:t>扣押或其他权利。除依法律法规和《基金合同》的规定处分外，基金财产不得被处分。</w:t>
      </w:r>
      <w:r>
        <w:rPr>
          <w:rFonts w:ascii="Times New Roman" w:eastAsia="Times New Roman" w:hAnsi="Times New Roman" w:cs="Times New Roman"/>
        </w:rPr>
        <w:t xml:space="preserve"> </w:t>
      </w:r>
    </w:p>
    <w:p w14:paraId="1107CD54" w14:textId="77777777" w:rsidR="00A01A4E" w:rsidRDefault="00C56536">
      <w:pPr>
        <w:spacing w:line="361" w:lineRule="auto"/>
        <w:ind w:left="0" w:firstLine="480"/>
      </w:pPr>
      <w:r>
        <w:t>基金管理人、基金托管人因依法解散、被依法撤销或者被依法宣告破产等原因进行清算的，基金财产不属于其清算财产。基金管理人管理运作基金财产所产生的债权，不得与其固有资产产生的债务相互抵销；基金管理人管理运作不同基金的基金财产所产生的债权债务不得相互抵销。非因基金财产本身承担的债务，不得对基金财产强制执行。</w:t>
      </w:r>
      <w:r>
        <w:rPr>
          <w:rFonts w:ascii="Times New Roman" w:eastAsia="Times New Roman" w:hAnsi="Times New Roman" w:cs="Times New Roman"/>
        </w:rPr>
        <w:t xml:space="preserve"> </w:t>
      </w:r>
    </w:p>
    <w:p w14:paraId="735CBC2C" w14:textId="77777777" w:rsidR="00A01A4E" w:rsidRDefault="00C56536">
      <w:pPr>
        <w:pStyle w:val="1"/>
        <w:ind w:right="126"/>
      </w:pPr>
      <w:bookmarkStart w:id="13" w:name="_Toc65780"/>
      <w:r>
        <w:t>第十四部分</w:t>
      </w:r>
      <w:r>
        <w:rPr>
          <w:rFonts w:ascii="Times New Roman" w:eastAsia="Times New Roman" w:hAnsi="Times New Roman" w:cs="Times New Roman"/>
          <w:b/>
        </w:rPr>
        <w:t xml:space="preserve">  </w:t>
      </w:r>
      <w:r>
        <w:t>基金资产估值</w:t>
      </w:r>
      <w:r>
        <w:rPr>
          <w:rFonts w:ascii="Times New Roman" w:eastAsia="Times New Roman" w:hAnsi="Times New Roman" w:cs="Times New Roman"/>
          <w:b/>
        </w:rPr>
        <w:t xml:space="preserve"> </w:t>
      </w:r>
      <w:bookmarkEnd w:id="13"/>
    </w:p>
    <w:p w14:paraId="47ABC7B7" w14:textId="77777777" w:rsidR="00A01A4E" w:rsidRDefault="00C56536">
      <w:pPr>
        <w:spacing w:after="177" w:line="259" w:lineRule="auto"/>
        <w:ind w:left="480" w:firstLine="0"/>
      </w:pPr>
      <w:r>
        <w:rPr>
          <w:rFonts w:ascii="Times New Roman" w:eastAsia="Times New Roman" w:hAnsi="Times New Roman" w:cs="Times New Roman"/>
        </w:rPr>
        <w:t xml:space="preserve"> </w:t>
      </w:r>
    </w:p>
    <w:p w14:paraId="24198855" w14:textId="77777777" w:rsidR="00A01A4E" w:rsidRDefault="00C56536">
      <w:pPr>
        <w:numPr>
          <w:ilvl w:val="0"/>
          <w:numId w:val="73"/>
        </w:numPr>
        <w:ind w:hanging="480"/>
      </w:pPr>
      <w:r>
        <w:t>估值日</w:t>
      </w:r>
      <w:r>
        <w:rPr>
          <w:rFonts w:ascii="Times New Roman" w:eastAsia="Times New Roman" w:hAnsi="Times New Roman" w:cs="Times New Roman"/>
        </w:rPr>
        <w:t xml:space="preserve"> </w:t>
      </w:r>
    </w:p>
    <w:p w14:paraId="028FD7FC" w14:textId="77777777" w:rsidR="00A01A4E" w:rsidRDefault="00C56536">
      <w:pPr>
        <w:spacing w:after="18" w:line="365" w:lineRule="auto"/>
        <w:ind w:left="0" w:firstLine="480"/>
      </w:pPr>
      <w:r>
        <w:t>本基金的估值日为本基金相关的证券交易场所的交易日以及国家法律法规规定需要对外披露基金净值的非交易日。</w:t>
      </w:r>
      <w:r>
        <w:rPr>
          <w:rFonts w:ascii="Times New Roman" w:eastAsia="Times New Roman" w:hAnsi="Times New Roman" w:cs="Times New Roman"/>
        </w:rPr>
        <w:t xml:space="preserve"> </w:t>
      </w:r>
    </w:p>
    <w:p w14:paraId="635D8D60" w14:textId="77777777" w:rsidR="00A01A4E" w:rsidRDefault="00C56536">
      <w:pPr>
        <w:numPr>
          <w:ilvl w:val="0"/>
          <w:numId w:val="73"/>
        </w:numPr>
        <w:ind w:hanging="480"/>
      </w:pPr>
      <w:r>
        <w:t>估值对象</w:t>
      </w:r>
      <w:r>
        <w:rPr>
          <w:rFonts w:ascii="Times New Roman" w:eastAsia="Times New Roman" w:hAnsi="Times New Roman" w:cs="Times New Roman"/>
        </w:rPr>
        <w:t xml:space="preserve"> </w:t>
      </w:r>
    </w:p>
    <w:p w14:paraId="170589E0" w14:textId="77777777" w:rsidR="00A01A4E" w:rsidRDefault="00C56536">
      <w:pPr>
        <w:spacing w:after="18" w:line="365" w:lineRule="auto"/>
        <w:ind w:left="0" w:firstLine="480"/>
      </w:pPr>
      <w:r>
        <w:t>基金所拥有的股票、股指期货合约、国债期货合约、债券、资产支持证券、银行存款本息、应收款项、其它投资等资产及负债。</w:t>
      </w:r>
      <w:r>
        <w:rPr>
          <w:rFonts w:ascii="Times New Roman" w:eastAsia="Times New Roman" w:hAnsi="Times New Roman" w:cs="Times New Roman"/>
        </w:rPr>
        <w:t xml:space="preserve"> </w:t>
      </w:r>
    </w:p>
    <w:p w14:paraId="4A87135E" w14:textId="77777777" w:rsidR="00A01A4E" w:rsidRDefault="00C56536">
      <w:pPr>
        <w:numPr>
          <w:ilvl w:val="0"/>
          <w:numId w:val="73"/>
        </w:numPr>
        <w:ind w:hanging="480"/>
      </w:pPr>
      <w:r>
        <w:t>估值原则</w:t>
      </w:r>
      <w:r>
        <w:rPr>
          <w:rFonts w:ascii="Times New Roman" w:eastAsia="Times New Roman" w:hAnsi="Times New Roman" w:cs="Times New Roman"/>
        </w:rPr>
        <w:t xml:space="preserve"> </w:t>
      </w:r>
    </w:p>
    <w:p w14:paraId="3AFED172" w14:textId="77777777" w:rsidR="00A01A4E" w:rsidRDefault="00C56536">
      <w:pPr>
        <w:spacing w:after="10" w:line="365" w:lineRule="auto"/>
        <w:ind w:left="0" w:firstLine="480"/>
      </w:pPr>
      <w:r>
        <w:t>基金管理人在确定相关金融资产和金融负债的公允价值时，应符合《企业会计准则》、监管部门有关规定。</w:t>
      </w:r>
      <w:r>
        <w:rPr>
          <w:rFonts w:ascii="Times New Roman" w:eastAsia="Times New Roman" w:hAnsi="Times New Roman" w:cs="Times New Roman"/>
        </w:rPr>
        <w:t xml:space="preserve"> </w:t>
      </w:r>
    </w:p>
    <w:p w14:paraId="5CB5C327" w14:textId="77777777" w:rsidR="00A01A4E" w:rsidRDefault="00C56536">
      <w:pPr>
        <w:numPr>
          <w:ilvl w:val="0"/>
          <w:numId w:val="74"/>
        </w:numPr>
        <w:spacing w:after="15" w:line="361" w:lineRule="auto"/>
        <w:ind w:firstLine="480"/>
      </w:pPr>
      <w:r>
        <w:t>对存在活跃市场且能够获取相同资产或负债报价的投资品种，在估值日有报价的，除会计准则规定的例外情况外，应将该报价不加调整地应用于该资产或负债的公允价值计量。估值日无报价且最近交易日后未发生影响公允价值计量的重大事件的，应采用最近交易日的报价确定公允价值。有充足证据表明估值日或最近交易日的报价不能真实反映公允价值的，应对报价进行调整，确定公允价值。</w:t>
      </w:r>
      <w:r>
        <w:rPr>
          <w:rFonts w:ascii="Times New Roman" w:eastAsia="Times New Roman" w:hAnsi="Times New Roman" w:cs="Times New Roman"/>
        </w:rPr>
        <w:t xml:space="preserve"> </w:t>
      </w:r>
    </w:p>
    <w:p w14:paraId="440C869C" w14:textId="77777777" w:rsidR="00A01A4E" w:rsidRDefault="00C56536">
      <w:pPr>
        <w:spacing w:after="16" w:line="361" w:lineRule="auto"/>
        <w:ind w:left="0" w:firstLine="480"/>
      </w:pPr>
      <w:r>
        <w:t>与上述投资品种形同，但具有不同特征的，应以相同资产或负债的公允价值为基础，并在估值技术中考虑不同特征因素的影响。特征是指对资产出售或使用的限制等，如果该限制是针对</w:t>
      </w:r>
      <w:r>
        <w:t>资产持有者的，那么在估值技术中不应将该限制作为特征考虑。此外，基金管理人不应考虑因其大量持有相关资产或负债所产生的溢价或折价。</w:t>
      </w:r>
      <w:r>
        <w:rPr>
          <w:rFonts w:ascii="Times New Roman" w:eastAsia="Times New Roman" w:hAnsi="Times New Roman" w:cs="Times New Roman"/>
        </w:rPr>
        <w:t xml:space="preserve"> </w:t>
      </w:r>
    </w:p>
    <w:p w14:paraId="2F94E78A" w14:textId="77777777" w:rsidR="00A01A4E" w:rsidRDefault="00C56536">
      <w:pPr>
        <w:numPr>
          <w:ilvl w:val="0"/>
          <w:numId w:val="74"/>
        </w:numPr>
        <w:spacing w:after="15" w:line="362" w:lineRule="auto"/>
        <w:ind w:firstLine="480"/>
      </w:pPr>
      <w:r>
        <w:t>对不存在活跃市场的投资品种，应采用在当前情况下适用并且有足够可利用数据和其他信息支持的估值技术确定公允价值。采用估值技术确定公允价值时，应优先使用可观察输入值，只有在无法取得相关资产或负债可观察输入值或取得不切实可行的情况下，才可以使用不可观察输入值。</w:t>
      </w:r>
      <w:r>
        <w:rPr>
          <w:rFonts w:ascii="Times New Roman" w:eastAsia="Times New Roman" w:hAnsi="Times New Roman" w:cs="Times New Roman"/>
        </w:rPr>
        <w:t xml:space="preserve"> </w:t>
      </w:r>
    </w:p>
    <w:p w14:paraId="7E835CF0" w14:textId="77777777" w:rsidR="00A01A4E" w:rsidRDefault="00C56536">
      <w:pPr>
        <w:numPr>
          <w:ilvl w:val="0"/>
          <w:numId w:val="74"/>
        </w:numPr>
        <w:spacing w:line="374" w:lineRule="auto"/>
        <w:ind w:firstLine="480"/>
      </w:pPr>
      <w:r>
        <w:t>如经济环境发生重大变化或证券发行人发生影响证券价格的重大事件，使潜在估值调整对前一估值日的基金资产净值的影响在</w:t>
      </w:r>
      <w:r>
        <w:t xml:space="preserve"> </w:t>
      </w:r>
      <w:r>
        <w:rPr>
          <w:rFonts w:ascii="Times New Roman" w:eastAsia="Times New Roman" w:hAnsi="Times New Roman" w:cs="Times New Roman"/>
        </w:rPr>
        <w:t>0.25%</w:t>
      </w:r>
      <w:r>
        <w:t>以上</w:t>
      </w:r>
      <w:r>
        <w:t>的，应对估值进行调整并确定公允价值。</w:t>
      </w:r>
      <w:r>
        <w:rPr>
          <w:rFonts w:ascii="Times New Roman" w:eastAsia="Times New Roman" w:hAnsi="Times New Roman" w:cs="Times New Roman"/>
        </w:rPr>
        <w:t xml:space="preserve"> </w:t>
      </w:r>
    </w:p>
    <w:p w14:paraId="10917227" w14:textId="77777777" w:rsidR="00A01A4E" w:rsidRDefault="00C56536">
      <w:pPr>
        <w:ind w:left="477"/>
      </w:pPr>
      <w:r>
        <w:t>四、估值方法</w:t>
      </w:r>
      <w:r>
        <w:rPr>
          <w:rFonts w:ascii="Times New Roman" w:eastAsia="Times New Roman" w:hAnsi="Times New Roman" w:cs="Times New Roman"/>
        </w:rPr>
        <w:t xml:space="preserve"> </w:t>
      </w:r>
    </w:p>
    <w:p w14:paraId="36D50B86" w14:textId="77777777" w:rsidR="00A01A4E" w:rsidRDefault="00C56536">
      <w:pPr>
        <w:ind w:left="477"/>
      </w:pPr>
      <w:r>
        <w:t>本基金所持有的投资品种，按如下原则进行估值：</w:t>
      </w:r>
      <w:r>
        <w:rPr>
          <w:rFonts w:ascii="Times New Roman" w:eastAsia="Times New Roman" w:hAnsi="Times New Roman" w:cs="Times New Roman"/>
        </w:rPr>
        <w:t xml:space="preserve"> </w:t>
      </w:r>
    </w:p>
    <w:p w14:paraId="2627E6DA" w14:textId="77777777" w:rsidR="00A01A4E" w:rsidRDefault="00C56536">
      <w:pPr>
        <w:ind w:left="477"/>
      </w:pPr>
      <w:r>
        <w:rPr>
          <w:rFonts w:ascii="Times New Roman" w:eastAsia="Times New Roman" w:hAnsi="Times New Roman" w:cs="Times New Roman"/>
        </w:rPr>
        <w:t>1</w:t>
      </w:r>
      <w:r>
        <w:t>、证券交易所上市的有价证券的估值</w:t>
      </w:r>
      <w:r>
        <w:rPr>
          <w:rFonts w:ascii="Times New Roman" w:eastAsia="Times New Roman" w:hAnsi="Times New Roman" w:cs="Times New Roman"/>
        </w:rPr>
        <w:t xml:space="preserve"> </w:t>
      </w:r>
    </w:p>
    <w:p w14:paraId="63D0047F" w14:textId="77777777" w:rsidR="00A01A4E" w:rsidRDefault="00C56536">
      <w:pPr>
        <w:numPr>
          <w:ilvl w:val="0"/>
          <w:numId w:val="75"/>
        </w:numPr>
        <w:spacing w:after="21" w:line="364" w:lineRule="auto"/>
        <w:ind w:firstLine="480"/>
      </w:pPr>
      <w:r>
        <w:t>交易所上市的有价证券，以其估值日在证券交易所挂牌的市价（收盘价）估值；估值日无交易的，且最近交易日后经济环境未发生重大变化或证券发行机构未发生影响证券价格的重大事件的，以最近交易日的市价（收盘价）估值；如最近交易日后经济环境发生了重大变化或证券发行机构发生影响证券价格的重大事件的，可参考类似投资品种的现行市价及重大变化因素，调整最近交易市价，确定公允价格；</w:t>
      </w:r>
      <w:r>
        <w:rPr>
          <w:rFonts w:ascii="Times New Roman" w:eastAsia="Times New Roman" w:hAnsi="Times New Roman" w:cs="Times New Roman"/>
        </w:rPr>
        <w:t xml:space="preserve"> </w:t>
      </w:r>
    </w:p>
    <w:p w14:paraId="3E496B08" w14:textId="77777777" w:rsidR="00A01A4E" w:rsidRDefault="00C56536">
      <w:pPr>
        <w:numPr>
          <w:ilvl w:val="0"/>
          <w:numId w:val="75"/>
        </w:numPr>
        <w:spacing w:after="0" w:line="379" w:lineRule="auto"/>
        <w:ind w:firstLine="480"/>
      </w:pPr>
      <w:r>
        <w:t>对在交易所市场上市交易或挂牌转让的不含权固定收益品种，选取估值日第三方估值机构提供的相应品种当日的估值净价进行估值；</w:t>
      </w:r>
      <w:r>
        <w:rPr>
          <w:rFonts w:ascii="Times New Roman" w:eastAsia="Times New Roman" w:hAnsi="Times New Roman" w:cs="Times New Roman"/>
        </w:rPr>
        <w:t xml:space="preserve"> </w:t>
      </w:r>
    </w:p>
    <w:p w14:paraId="219BE527" w14:textId="77777777" w:rsidR="00A01A4E" w:rsidRDefault="00C56536">
      <w:pPr>
        <w:numPr>
          <w:ilvl w:val="0"/>
          <w:numId w:val="75"/>
        </w:numPr>
        <w:spacing w:after="8" w:line="372" w:lineRule="auto"/>
        <w:ind w:firstLine="480"/>
      </w:pPr>
      <w:r>
        <w:t>对在交易所市场上市交易或挂牌转让的含权固定收益品种，选取估值日第三方估值机构提供的相应品种当日的唯一估值净价或推荐估值净价进行估值；</w:t>
      </w:r>
      <w:r>
        <w:rPr>
          <w:rFonts w:ascii="Times New Roman" w:eastAsia="Times New Roman" w:hAnsi="Times New Roman" w:cs="Times New Roman"/>
        </w:rPr>
        <w:t xml:space="preserve"> </w:t>
      </w:r>
    </w:p>
    <w:p w14:paraId="74B2DB70" w14:textId="77777777" w:rsidR="00A01A4E" w:rsidRDefault="00C56536">
      <w:pPr>
        <w:numPr>
          <w:ilvl w:val="0"/>
          <w:numId w:val="75"/>
        </w:numPr>
        <w:ind w:firstLine="480"/>
      </w:pPr>
      <w:r>
        <w:t>对在交易所市场上市交易的可转换债券，以每日收盘价作为估值全价；</w:t>
      </w:r>
      <w:r>
        <w:rPr>
          <w:rFonts w:ascii="Times New Roman" w:eastAsia="Times New Roman" w:hAnsi="Times New Roman" w:cs="Times New Roman"/>
        </w:rPr>
        <w:t xml:space="preserve">  </w:t>
      </w:r>
    </w:p>
    <w:p w14:paraId="0C994277" w14:textId="77777777" w:rsidR="00A01A4E" w:rsidRDefault="00C56536">
      <w:pPr>
        <w:numPr>
          <w:ilvl w:val="0"/>
          <w:numId w:val="75"/>
        </w:numPr>
        <w:spacing w:after="13" w:line="370" w:lineRule="auto"/>
        <w:ind w:firstLine="480"/>
      </w:pPr>
      <w:r>
        <w:t>交易所上市不存在活跃市场的有价证券，采用估值技术确定公允价值。交易所市场挂牌转让的资产支持证券和私募债券，采用估值技术确定公允价值，在估值技术难以可靠计量公允价值的情况下，按成本估值；</w:t>
      </w:r>
      <w:r>
        <w:rPr>
          <w:rFonts w:ascii="Times New Roman" w:eastAsia="Times New Roman" w:hAnsi="Times New Roman" w:cs="Times New Roman"/>
        </w:rPr>
        <w:t xml:space="preserve"> </w:t>
      </w:r>
    </w:p>
    <w:p w14:paraId="6E977C8F" w14:textId="77777777" w:rsidR="00A01A4E" w:rsidRDefault="00C56536">
      <w:pPr>
        <w:numPr>
          <w:ilvl w:val="0"/>
          <w:numId w:val="75"/>
        </w:numPr>
        <w:spacing w:after="18" w:line="364" w:lineRule="auto"/>
        <w:ind w:firstLine="480"/>
      </w:pPr>
      <w:r>
        <w:t>对在交易所市场发行未上市或未挂牌转让的债券，对存在活跃市场的情况下，应以活跃市场上未经调整的报价作为估值日的公允价值；对于活跃市场报价未能代表估值日公允价值的情况下，应对市场报价进行调整以确认估值日的公允价值；对于不存在市场活动或市场活动很少的情况下，应采用估值技术确定其公允价值。</w:t>
      </w:r>
      <w:r>
        <w:rPr>
          <w:rFonts w:ascii="Times New Roman" w:eastAsia="Times New Roman" w:hAnsi="Times New Roman" w:cs="Times New Roman"/>
        </w:rPr>
        <w:t xml:space="preserve"> </w:t>
      </w:r>
    </w:p>
    <w:p w14:paraId="44927608" w14:textId="77777777" w:rsidR="00A01A4E" w:rsidRDefault="00C56536">
      <w:pPr>
        <w:ind w:left="477"/>
      </w:pPr>
      <w:r>
        <w:rPr>
          <w:rFonts w:ascii="Times New Roman" w:eastAsia="Times New Roman" w:hAnsi="Times New Roman" w:cs="Times New Roman"/>
        </w:rPr>
        <w:t>2</w:t>
      </w:r>
      <w:r>
        <w:t>、处于未上市期间或流通受限的有价证券应区分如下情况处理：</w:t>
      </w:r>
      <w:r>
        <w:rPr>
          <w:rFonts w:ascii="Times New Roman" w:eastAsia="Times New Roman" w:hAnsi="Times New Roman" w:cs="Times New Roman"/>
        </w:rPr>
        <w:t xml:space="preserve"> </w:t>
      </w:r>
    </w:p>
    <w:p w14:paraId="41C6E2F4" w14:textId="77777777" w:rsidR="00A01A4E" w:rsidRDefault="00C56536">
      <w:pPr>
        <w:numPr>
          <w:ilvl w:val="0"/>
          <w:numId w:val="76"/>
        </w:numPr>
        <w:spacing w:after="0" w:line="380" w:lineRule="auto"/>
        <w:ind w:firstLine="480"/>
      </w:pPr>
      <w:r>
        <w:t>送股、转增股、配股和公开增发的新股，按估值日在证券交易所挂牌的同一股票的估值方法估值；该日无交易的，以最近一日的市价（收盘价）估值；</w:t>
      </w:r>
      <w:r>
        <w:rPr>
          <w:rFonts w:ascii="Times New Roman" w:eastAsia="Times New Roman" w:hAnsi="Times New Roman" w:cs="Times New Roman"/>
        </w:rPr>
        <w:t xml:space="preserve">  </w:t>
      </w:r>
    </w:p>
    <w:p w14:paraId="05FD8083" w14:textId="77777777" w:rsidR="00A01A4E" w:rsidRDefault="00C56536">
      <w:pPr>
        <w:numPr>
          <w:ilvl w:val="0"/>
          <w:numId w:val="76"/>
        </w:numPr>
        <w:spacing w:after="0" w:line="379" w:lineRule="auto"/>
        <w:ind w:firstLine="480"/>
      </w:pPr>
      <w:r>
        <w:t>首次公开发行未上市的股票、</w:t>
      </w:r>
      <w:r>
        <w:t>债券，采用估值技术确定公允价值，在估值技术难以可靠计量公允价值的情况下，按成本估值；</w:t>
      </w:r>
      <w:r>
        <w:rPr>
          <w:rFonts w:ascii="Times New Roman" w:eastAsia="Times New Roman" w:hAnsi="Times New Roman" w:cs="Times New Roman"/>
        </w:rPr>
        <w:t xml:space="preserve">  </w:t>
      </w:r>
    </w:p>
    <w:p w14:paraId="6937DB35" w14:textId="77777777" w:rsidR="00A01A4E" w:rsidRDefault="00C56536">
      <w:pPr>
        <w:numPr>
          <w:ilvl w:val="0"/>
          <w:numId w:val="76"/>
        </w:numPr>
        <w:spacing w:after="21" w:line="363" w:lineRule="auto"/>
        <w:ind w:firstLine="480"/>
      </w:pPr>
      <w:r>
        <w:t>在发行时明确一定期限限售期的股票，包括但不限于非公开发行股票、首次公开发行股票时公司股东公开发售股份、通过大宗交易取得的带限售期的股票等，不包括停牌、新发行未上市、回购交易中的质押券等流通受限股票，按监管机构或行业协会有关规定确定公允价值。</w:t>
      </w:r>
      <w:r>
        <w:rPr>
          <w:rFonts w:ascii="Times New Roman" w:eastAsia="Times New Roman" w:hAnsi="Times New Roman" w:cs="Times New Roman"/>
        </w:rPr>
        <w:t xml:space="preserve"> </w:t>
      </w:r>
    </w:p>
    <w:p w14:paraId="1EE1743F" w14:textId="77777777" w:rsidR="00A01A4E" w:rsidRDefault="00C56536">
      <w:pPr>
        <w:ind w:left="477"/>
      </w:pPr>
      <w:r>
        <w:rPr>
          <w:rFonts w:ascii="Times New Roman" w:eastAsia="Times New Roman" w:hAnsi="Times New Roman" w:cs="Times New Roman"/>
        </w:rPr>
        <w:t>3</w:t>
      </w:r>
      <w:r>
        <w:t>、全国银行间市场交易的固定收益品种的估值</w:t>
      </w:r>
      <w:r>
        <w:rPr>
          <w:rFonts w:ascii="Times New Roman" w:eastAsia="Times New Roman" w:hAnsi="Times New Roman" w:cs="Times New Roman"/>
        </w:rPr>
        <w:t xml:space="preserve"> </w:t>
      </w:r>
    </w:p>
    <w:p w14:paraId="4A354F41" w14:textId="77777777" w:rsidR="00A01A4E" w:rsidRDefault="00C56536">
      <w:pPr>
        <w:numPr>
          <w:ilvl w:val="0"/>
          <w:numId w:val="77"/>
        </w:numPr>
        <w:spacing w:after="20" w:line="365" w:lineRule="auto"/>
        <w:ind w:firstLine="480"/>
      </w:pPr>
      <w:r>
        <w:t>银行间市场交易不含权的固定收益品种，选取第三方估值机构提供的相应品种当日的估值净价进行估值。对银行间市场上含权的固定收益品种，选取第</w:t>
      </w:r>
      <w:r>
        <w:t>三方估值机构提供的相应品种当日的唯一估值净价或推荐估值净价。对于含投资人回售权的固定收益品种，回售登记期截止日（含当日）后未行使回售权的按照长待偿期所对应的价格进行估值。</w:t>
      </w:r>
      <w:r>
        <w:rPr>
          <w:rFonts w:ascii="Times New Roman" w:eastAsia="Times New Roman" w:hAnsi="Times New Roman" w:cs="Times New Roman"/>
        </w:rPr>
        <w:t xml:space="preserve"> </w:t>
      </w:r>
    </w:p>
    <w:p w14:paraId="7A2E5D8E" w14:textId="77777777" w:rsidR="00A01A4E" w:rsidRDefault="00C56536">
      <w:pPr>
        <w:numPr>
          <w:ilvl w:val="0"/>
          <w:numId w:val="77"/>
        </w:numPr>
        <w:spacing w:after="13" w:line="369" w:lineRule="auto"/>
        <w:ind w:firstLine="480"/>
      </w:pPr>
      <w:r>
        <w:t>对银行间市场未上市，且第三方估值机构未提供估值价格的债券，在发行利率与二级市场利率不存在明显差异，未上市期间市场利率没有发生大的变动的情况下，按成本估值。</w:t>
      </w:r>
      <w:r>
        <w:rPr>
          <w:rFonts w:ascii="Times New Roman" w:eastAsia="Times New Roman" w:hAnsi="Times New Roman" w:cs="Times New Roman"/>
        </w:rPr>
        <w:t xml:space="preserve"> </w:t>
      </w:r>
    </w:p>
    <w:p w14:paraId="5FC814D5" w14:textId="77777777" w:rsidR="00A01A4E" w:rsidRDefault="00C56536">
      <w:pPr>
        <w:numPr>
          <w:ilvl w:val="0"/>
          <w:numId w:val="78"/>
        </w:numPr>
        <w:spacing w:after="0" w:line="379" w:lineRule="auto"/>
        <w:ind w:firstLine="480"/>
      </w:pPr>
      <w:r>
        <w:t>同一证券同时在两个或两个以上市场交易的，按证券所处的市场分别估值。</w:t>
      </w:r>
      <w:r>
        <w:rPr>
          <w:rFonts w:ascii="Times New Roman" w:eastAsia="Times New Roman" w:hAnsi="Times New Roman" w:cs="Times New Roman"/>
        </w:rPr>
        <w:t xml:space="preserve"> </w:t>
      </w:r>
    </w:p>
    <w:p w14:paraId="19D42026" w14:textId="77777777" w:rsidR="00A01A4E" w:rsidRDefault="00C56536">
      <w:pPr>
        <w:numPr>
          <w:ilvl w:val="0"/>
          <w:numId w:val="78"/>
        </w:numPr>
        <w:spacing w:after="0" w:line="379" w:lineRule="auto"/>
        <w:ind w:firstLine="480"/>
      </w:pPr>
      <w:r>
        <w:t>期货合约以估值当日结算价进行估值，估值当日无结算价的，且最近交易日后经济环境未发生重大变化的，采用最近交易日结算价估值。</w:t>
      </w:r>
      <w:r>
        <w:rPr>
          <w:rFonts w:ascii="Times New Roman" w:eastAsia="Times New Roman" w:hAnsi="Times New Roman" w:cs="Times New Roman"/>
        </w:rPr>
        <w:t xml:space="preserve"> </w:t>
      </w:r>
    </w:p>
    <w:p w14:paraId="79E21370" w14:textId="77777777" w:rsidR="00A01A4E" w:rsidRDefault="00C56536">
      <w:pPr>
        <w:numPr>
          <w:ilvl w:val="0"/>
          <w:numId w:val="78"/>
        </w:numPr>
        <w:ind w:firstLine="480"/>
      </w:pPr>
      <w:r>
        <w:t>估值中的汇率选取原则</w:t>
      </w:r>
      <w:r>
        <w:rPr>
          <w:rFonts w:ascii="Times New Roman" w:eastAsia="Times New Roman" w:hAnsi="Times New Roman" w:cs="Times New Roman"/>
        </w:rPr>
        <w:t xml:space="preserve"> </w:t>
      </w:r>
    </w:p>
    <w:p w14:paraId="7110B462" w14:textId="77777777" w:rsidR="00A01A4E" w:rsidRDefault="00C56536">
      <w:pPr>
        <w:spacing w:after="16" w:line="365" w:lineRule="auto"/>
        <w:ind w:left="0" w:firstLine="480"/>
      </w:pPr>
      <w:r>
        <w:t>估值计算中涉及港币对人民币汇率的，采用当日中国人民银行或其授权机构公布的人民币汇率中间价进行计算。</w:t>
      </w:r>
      <w:r>
        <w:rPr>
          <w:rFonts w:ascii="Times New Roman" w:eastAsia="Times New Roman" w:hAnsi="Times New Roman" w:cs="Times New Roman"/>
        </w:rPr>
        <w:t xml:space="preserve"> </w:t>
      </w:r>
    </w:p>
    <w:p w14:paraId="28E507D1" w14:textId="77777777" w:rsidR="00A01A4E" w:rsidRDefault="00C56536">
      <w:pPr>
        <w:numPr>
          <w:ilvl w:val="0"/>
          <w:numId w:val="78"/>
        </w:numPr>
        <w:ind w:firstLine="480"/>
      </w:pPr>
      <w:r>
        <w:t>税收</w:t>
      </w:r>
      <w:r>
        <w:rPr>
          <w:rFonts w:ascii="Times New Roman" w:eastAsia="Times New Roman" w:hAnsi="Times New Roman" w:cs="Times New Roman"/>
        </w:rPr>
        <w:t xml:space="preserve"> </w:t>
      </w:r>
    </w:p>
    <w:p w14:paraId="7569AC46" w14:textId="77777777" w:rsidR="00A01A4E" w:rsidRDefault="00C56536">
      <w:pPr>
        <w:spacing w:after="8" w:line="372" w:lineRule="auto"/>
        <w:ind w:left="-15" w:right="111" w:firstLine="470"/>
        <w:jc w:val="both"/>
      </w:pPr>
      <w:r>
        <w:t>对于按照中国法律法规和基金投资境内外股票市场交易互联互通机制涉及的境外交易场所所在地的法律法规规定应交纳的各项税金，本基金将按权责发生制原则进行估值；对于因税收规定调整或其他原因导致基金实际交纳税金与估算的应交税金有差异的，基金将在相关税金调整日或实际支</w:t>
      </w:r>
      <w:r>
        <w:t>付日进行相应的估值调整。</w:t>
      </w:r>
      <w:r>
        <w:rPr>
          <w:rFonts w:ascii="Times New Roman" w:eastAsia="Times New Roman" w:hAnsi="Times New Roman" w:cs="Times New Roman"/>
        </w:rPr>
        <w:t xml:space="preserve"> </w:t>
      </w:r>
    </w:p>
    <w:p w14:paraId="7202E0FA" w14:textId="77777777" w:rsidR="00A01A4E" w:rsidRDefault="00C56536">
      <w:pPr>
        <w:numPr>
          <w:ilvl w:val="0"/>
          <w:numId w:val="78"/>
        </w:numPr>
        <w:spacing w:after="0" w:line="379" w:lineRule="auto"/>
        <w:ind w:firstLine="480"/>
      </w:pPr>
      <w:r>
        <w:t>当本基金发生大额申购或赎回情形时，基金管理人可以采用摆动定价机制，以确保基金估值的公平性。</w:t>
      </w:r>
      <w:r>
        <w:rPr>
          <w:rFonts w:ascii="Times New Roman" w:eastAsia="Times New Roman" w:hAnsi="Times New Roman" w:cs="Times New Roman"/>
        </w:rPr>
        <w:t xml:space="preserve"> </w:t>
      </w:r>
    </w:p>
    <w:p w14:paraId="737DD838" w14:textId="77777777" w:rsidR="00A01A4E" w:rsidRDefault="00C56536">
      <w:pPr>
        <w:numPr>
          <w:ilvl w:val="0"/>
          <w:numId w:val="78"/>
        </w:numPr>
        <w:spacing w:after="155" w:line="372" w:lineRule="auto"/>
        <w:ind w:firstLine="480"/>
      </w:pPr>
      <w:r>
        <w:t>如有确凿证据表明按上述方法进行估值不能客观反映其公允价值的，基金管理人可根据具体情况与基金托管人商定后，按最能反映公允价值的价格估值。</w:t>
      </w:r>
      <w:r>
        <w:rPr>
          <w:rFonts w:ascii="Times New Roman" w:eastAsia="Times New Roman" w:hAnsi="Times New Roman" w:cs="Times New Roman"/>
        </w:rPr>
        <w:t xml:space="preserve">  </w:t>
      </w:r>
    </w:p>
    <w:p w14:paraId="3DDCD0DC" w14:textId="77777777" w:rsidR="00A01A4E" w:rsidRDefault="00C56536">
      <w:pPr>
        <w:numPr>
          <w:ilvl w:val="0"/>
          <w:numId w:val="78"/>
        </w:numPr>
        <w:spacing w:after="0" w:line="379" w:lineRule="auto"/>
        <w:ind w:firstLine="480"/>
      </w:pPr>
      <w:r>
        <w:t>相关法律法规以及监管部门有强制规定的，从其规定。如有新增事项，按国家最新规定估值。</w:t>
      </w:r>
      <w:r>
        <w:rPr>
          <w:rFonts w:ascii="Times New Roman" w:eastAsia="Times New Roman" w:hAnsi="Times New Roman" w:cs="Times New Roman"/>
        </w:rPr>
        <w:t xml:space="preserve"> </w:t>
      </w:r>
    </w:p>
    <w:p w14:paraId="5B454CC8" w14:textId="77777777" w:rsidR="00A01A4E" w:rsidRDefault="00C56536">
      <w:pPr>
        <w:spacing w:after="14" w:line="363" w:lineRule="auto"/>
        <w:ind w:left="0" w:firstLine="480"/>
      </w:pPr>
      <w:r>
        <w:t>如基金管理人或基金托管人发现基金估值违反基金合同订明的估值方法、程序及相关法律法规的规定或者未能充分维护基金份额持有人利益时，应立即通知对方，共同查明原因，双方协商解决。</w:t>
      </w:r>
      <w:r>
        <w:rPr>
          <w:rFonts w:ascii="Times New Roman" w:eastAsia="Times New Roman" w:hAnsi="Times New Roman" w:cs="Times New Roman"/>
        </w:rPr>
        <w:t xml:space="preserve"> </w:t>
      </w:r>
    </w:p>
    <w:p w14:paraId="0C9F6BBA" w14:textId="77777777" w:rsidR="00A01A4E" w:rsidRDefault="00C56536">
      <w:pPr>
        <w:spacing w:after="22" w:line="362" w:lineRule="auto"/>
        <w:ind w:left="0" w:firstLine="480"/>
      </w:pPr>
      <w:r>
        <w:t>根据有关法律法规，基金资产净值计算和基金会计核算的义务由基金管理人承担。本基金的基金会计责任方由基金管理人担任，因此，就与本基金有关的会计问题，如经相关各方在平等基础上充分讨论后，仍无法达成一致的意见，按照基金管理人对基金资产净值的计算结果对外予以公布。</w:t>
      </w:r>
      <w:r>
        <w:rPr>
          <w:rFonts w:ascii="Times New Roman" w:eastAsia="Times New Roman" w:hAnsi="Times New Roman" w:cs="Times New Roman"/>
        </w:rPr>
        <w:t xml:space="preserve"> </w:t>
      </w:r>
    </w:p>
    <w:p w14:paraId="5AF47498" w14:textId="77777777" w:rsidR="00A01A4E" w:rsidRDefault="00C56536">
      <w:pPr>
        <w:ind w:left="477"/>
      </w:pPr>
      <w:r>
        <w:t>五、估值程序</w:t>
      </w:r>
      <w:r>
        <w:rPr>
          <w:rFonts w:ascii="Times New Roman" w:eastAsia="Times New Roman" w:hAnsi="Times New Roman" w:cs="Times New Roman"/>
        </w:rPr>
        <w:t xml:space="preserve"> </w:t>
      </w:r>
    </w:p>
    <w:p w14:paraId="6F29C3A2" w14:textId="77777777" w:rsidR="00A01A4E" w:rsidRDefault="00C56536">
      <w:pPr>
        <w:numPr>
          <w:ilvl w:val="0"/>
          <w:numId w:val="79"/>
        </w:numPr>
        <w:spacing w:after="0" w:line="374" w:lineRule="auto"/>
        <w:ind w:firstLine="480"/>
      </w:pPr>
      <w:r>
        <w:t>基金份额净值是按照每个估值日闭市后，各类基金份额的基金资产净值除</w:t>
      </w:r>
      <w:r>
        <w:t>以当日该类基金份额的余额数量计算，精确到</w:t>
      </w:r>
      <w:r>
        <w:t xml:space="preserve"> </w:t>
      </w:r>
      <w:r>
        <w:rPr>
          <w:rFonts w:ascii="Times New Roman" w:eastAsia="Times New Roman" w:hAnsi="Times New Roman" w:cs="Times New Roman"/>
        </w:rPr>
        <w:t xml:space="preserve">0.0001 </w:t>
      </w:r>
      <w:r>
        <w:t>元，小数点后第</w:t>
      </w:r>
      <w:r>
        <w:t xml:space="preserve"> </w:t>
      </w:r>
      <w:r>
        <w:rPr>
          <w:rFonts w:ascii="Times New Roman" w:eastAsia="Times New Roman" w:hAnsi="Times New Roman" w:cs="Times New Roman"/>
        </w:rPr>
        <w:t xml:space="preserve">5 </w:t>
      </w:r>
      <w:r>
        <w:t>位四舍五入。基金管理人可以设立大额赎回情形下的净值精度应急调整机制。国家另有规定的，从其规定。</w:t>
      </w:r>
      <w:r>
        <w:rPr>
          <w:rFonts w:ascii="Times New Roman" w:eastAsia="Times New Roman" w:hAnsi="Times New Roman" w:cs="Times New Roman"/>
        </w:rPr>
        <w:t xml:space="preserve"> </w:t>
      </w:r>
    </w:p>
    <w:p w14:paraId="30430494" w14:textId="77777777" w:rsidR="00A01A4E" w:rsidRDefault="00C56536">
      <w:pPr>
        <w:spacing w:after="18" w:line="365" w:lineRule="auto"/>
        <w:ind w:left="0" w:firstLine="480"/>
      </w:pPr>
      <w:r>
        <w:t>每个估值日计算基金资产净值及各类基金份额的基金份额净值，并按基金合同的约定披露。</w:t>
      </w:r>
      <w:r>
        <w:rPr>
          <w:rFonts w:ascii="Times New Roman" w:eastAsia="Times New Roman" w:hAnsi="Times New Roman" w:cs="Times New Roman"/>
        </w:rPr>
        <w:t xml:space="preserve"> </w:t>
      </w:r>
    </w:p>
    <w:p w14:paraId="16137CCE" w14:textId="77777777" w:rsidR="00A01A4E" w:rsidRDefault="00C56536">
      <w:pPr>
        <w:numPr>
          <w:ilvl w:val="0"/>
          <w:numId w:val="79"/>
        </w:numPr>
        <w:spacing w:after="17" w:line="366" w:lineRule="auto"/>
        <w:ind w:firstLine="480"/>
      </w:pPr>
      <w:r>
        <w:t>基金管理人应每个估值日对基金资产估值。但基金管理人根据法律法规或本基金合同的规定暂停估值时除外。基金管理人每个估值日对基金资产估值后，将各类基金份额的基金份额净值结果发送基金托管人，经基金托管人复核无误后，由基金管理人根据基金合同的约定对外公布。</w:t>
      </w:r>
      <w:r>
        <w:rPr>
          <w:rFonts w:ascii="Times New Roman" w:eastAsia="Times New Roman" w:hAnsi="Times New Roman" w:cs="Times New Roman"/>
        </w:rPr>
        <w:t xml:space="preserve"> </w:t>
      </w:r>
    </w:p>
    <w:p w14:paraId="04A7B8EA" w14:textId="77777777" w:rsidR="00A01A4E" w:rsidRDefault="00C56536">
      <w:pPr>
        <w:ind w:left="477"/>
      </w:pPr>
      <w:r>
        <w:t>六、估值错误的处理</w:t>
      </w:r>
      <w:r>
        <w:rPr>
          <w:rFonts w:ascii="Times New Roman" w:eastAsia="Times New Roman" w:hAnsi="Times New Roman" w:cs="Times New Roman"/>
        </w:rPr>
        <w:t xml:space="preserve"> </w:t>
      </w:r>
    </w:p>
    <w:p w14:paraId="316DA6D3" w14:textId="77777777" w:rsidR="00A01A4E" w:rsidRDefault="00C56536">
      <w:pPr>
        <w:spacing w:after="7" w:line="374" w:lineRule="auto"/>
        <w:ind w:left="0" w:firstLine="480"/>
      </w:pPr>
      <w:r>
        <w:t>基金管理人和基金托管人将采取必要、适当、合理的措施确保基金资产估值的准确性、及时性。当基金份额净值小数点后</w:t>
      </w:r>
      <w:r>
        <w:t xml:space="preserve"> </w:t>
      </w:r>
      <w:r>
        <w:rPr>
          <w:rFonts w:ascii="Times New Roman" w:eastAsia="Times New Roman" w:hAnsi="Times New Roman" w:cs="Times New Roman"/>
        </w:rPr>
        <w:t xml:space="preserve">4 </w:t>
      </w:r>
      <w:r>
        <w:t>位以内</w:t>
      </w:r>
      <w:r>
        <w:rPr>
          <w:rFonts w:ascii="Times New Roman" w:eastAsia="Times New Roman" w:hAnsi="Times New Roman" w:cs="Times New Roman"/>
        </w:rPr>
        <w:t>(</w:t>
      </w:r>
      <w:r>
        <w:t>含第</w:t>
      </w:r>
      <w:r>
        <w:t xml:space="preserve"> </w:t>
      </w:r>
      <w:r>
        <w:rPr>
          <w:rFonts w:ascii="Times New Roman" w:eastAsia="Times New Roman" w:hAnsi="Times New Roman" w:cs="Times New Roman"/>
        </w:rPr>
        <w:t xml:space="preserve">4 </w:t>
      </w:r>
      <w:r>
        <w:t>位</w:t>
      </w:r>
      <w:r>
        <w:rPr>
          <w:rFonts w:ascii="Times New Roman" w:eastAsia="Times New Roman" w:hAnsi="Times New Roman" w:cs="Times New Roman"/>
        </w:rPr>
        <w:t>)</w:t>
      </w:r>
      <w:r>
        <w:t>发生估值错误时，视为基金份额净值错误。</w:t>
      </w:r>
      <w:r>
        <w:rPr>
          <w:rFonts w:ascii="Times New Roman" w:eastAsia="Times New Roman" w:hAnsi="Times New Roman" w:cs="Times New Roman"/>
        </w:rPr>
        <w:t xml:space="preserve"> </w:t>
      </w:r>
    </w:p>
    <w:p w14:paraId="56A5C0DF" w14:textId="77777777" w:rsidR="00A01A4E" w:rsidRDefault="00C56536">
      <w:pPr>
        <w:ind w:left="477"/>
      </w:pPr>
      <w:r>
        <w:t>本基金合同的当事人应按照以下约定处理：</w:t>
      </w:r>
      <w:r>
        <w:rPr>
          <w:rFonts w:ascii="Times New Roman" w:eastAsia="Times New Roman" w:hAnsi="Times New Roman" w:cs="Times New Roman"/>
        </w:rPr>
        <w:t xml:space="preserve"> </w:t>
      </w:r>
    </w:p>
    <w:p w14:paraId="2FE50B25" w14:textId="77777777" w:rsidR="00A01A4E" w:rsidRDefault="00C56536">
      <w:pPr>
        <w:numPr>
          <w:ilvl w:val="0"/>
          <w:numId w:val="80"/>
        </w:numPr>
        <w:ind w:hanging="360"/>
      </w:pPr>
      <w:r>
        <w:t>估值错误类型</w:t>
      </w:r>
      <w:r>
        <w:rPr>
          <w:rFonts w:ascii="Times New Roman" w:eastAsia="Times New Roman" w:hAnsi="Times New Roman" w:cs="Times New Roman"/>
        </w:rPr>
        <w:t xml:space="preserve"> </w:t>
      </w:r>
    </w:p>
    <w:p w14:paraId="00E96602" w14:textId="77777777" w:rsidR="00A01A4E" w:rsidRDefault="00C56536">
      <w:pPr>
        <w:spacing w:line="360" w:lineRule="auto"/>
        <w:ind w:left="0" w:firstLine="480"/>
      </w:pPr>
      <w:r>
        <w:t>本基金</w:t>
      </w:r>
      <w:r>
        <w:t>运作过程中，如果由于基金管理人或基金托管人、或登记机构、或销售机构、或投资人自身的过错造成估值错误，导致其他当事人遭受损失的，过错的责任人应当对由于该估值错误遭受损失当事人</w:t>
      </w:r>
      <w:r>
        <w:rPr>
          <w:rFonts w:ascii="Times New Roman" w:eastAsia="Times New Roman" w:hAnsi="Times New Roman" w:cs="Times New Roman"/>
        </w:rPr>
        <w:t>(</w:t>
      </w:r>
      <w:r>
        <w:t>“</w:t>
      </w:r>
      <w:r>
        <w:t>受损方</w:t>
      </w:r>
      <w:r>
        <w:t>”</w:t>
      </w:r>
      <w:r>
        <w:rPr>
          <w:rFonts w:ascii="Times New Roman" w:eastAsia="Times New Roman" w:hAnsi="Times New Roman" w:cs="Times New Roman"/>
        </w:rPr>
        <w:t>)</w:t>
      </w:r>
      <w:r>
        <w:t>的直接损失按下述</w:t>
      </w:r>
    </w:p>
    <w:p w14:paraId="14FB0CDB" w14:textId="77777777" w:rsidR="00A01A4E" w:rsidRDefault="00C56536">
      <w:r>
        <w:t>“</w:t>
      </w:r>
      <w:r>
        <w:t>估值错误处理原则</w:t>
      </w:r>
      <w:r>
        <w:t>”</w:t>
      </w:r>
      <w:r>
        <w:t>给予赔偿，承担赔偿责任。</w:t>
      </w:r>
      <w:r>
        <w:rPr>
          <w:rFonts w:ascii="Times New Roman" w:eastAsia="Times New Roman" w:hAnsi="Times New Roman" w:cs="Times New Roman"/>
        </w:rPr>
        <w:t xml:space="preserve"> </w:t>
      </w:r>
    </w:p>
    <w:p w14:paraId="7E28F4E3" w14:textId="77777777" w:rsidR="00A01A4E" w:rsidRDefault="00C56536">
      <w:pPr>
        <w:spacing w:after="17" w:line="365" w:lineRule="auto"/>
        <w:ind w:left="0" w:firstLine="480"/>
      </w:pPr>
      <w:r>
        <w:t>上述估值错误的主要类型包括但不限于：资料申报差错、数据传输差错、数据计算差错、系统故障差错、下达指令差错等。</w:t>
      </w:r>
      <w:r>
        <w:rPr>
          <w:rFonts w:ascii="Times New Roman" w:eastAsia="Times New Roman" w:hAnsi="Times New Roman" w:cs="Times New Roman"/>
        </w:rPr>
        <w:t xml:space="preserve"> </w:t>
      </w:r>
    </w:p>
    <w:p w14:paraId="0447B12D" w14:textId="77777777" w:rsidR="00A01A4E" w:rsidRDefault="00C56536">
      <w:pPr>
        <w:numPr>
          <w:ilvl w:val="0"/>
          <w:numId w:val="80"/>
        </w:numPr>
        <w:ind w:hanging="360"/>
      </w:pPr>
      <w:r>
        <w:t>估值错误处理原则</w:t>
      </w:r>
      <w:r>
        <w:rPr>
          <w:rFonts w:ascii="Times New Roman" w:eastAsia="Times New Roman" w:hAnsi="Times New Roman" w:cs="Times New Roman"/>
        </w:rPr>
        <w:t xml:space="preserve"> </w:t>
      </w:r>
    </w:p>
    <w:p w14:paraId="4D64BB3A" w14:textId="77777777" w:rsidR="00A01A4E" w:rsidRDefault="00C56536">
      <w:pPr>
        <w:numPr>
          <w:ilvl w:val="0"/>
          <w:numId w:val="81"/>
        </w:numPr>
        <w:ind w:firstLine="480"/>
      </w:pPr>
      <w:r>
        <w:t>估值错误已发生，但尚未给当事人造成损失时，估值错误责任方应及</w:t>
      </w:r>
    </w:p>
    <w:p w14:paraId="2C6F7C89" w14:textId="77777777" w:rsidR="00A01A4E" w:rsidRDefault="00C56536">
      <w:pPr>
        <w:spacing w:after="23" w:line="361" w:lineRule="auto"/>
      </w:pPr>
      <w:r>
        <w:t>时协调各方，及时进行更正，因更正估值错误发生的费用由估值错误责任方</w:t>
      </w:r>
      <w:r>
        <w:t>承担；由于估值错误责任方未及时更正已产生的估值错误，给当事人造成损失的，由估值错误责任方对直接损失承担赔偿责任；若估值错误责任方已经积极协调，并且有协助义务的当事人有足够的时间进行更正而未更正，则其应当承担相应赔偿责任。估值错误责任方应对更正的情况向有关当事人进行确认，确保估值错误已得到更正。</w:t>
      </w:r>
      <w:r>
        <w:rPr>
          <w:rFonts w:ascii="Times New Roman" w:eastAsia="Times New Roman" w:hAnsi="Times New Roman" w:cs="Times New Roman"/>
        </w:rPr>
        <w:t xml:space="preserve"> </w:t>
      </w:r>
    </w:p>
    <w:p w14:paraId="4C094CCA" w14:textId="77777777" w:rsidR="00A01A4E" w:rsidRDefault="00C56536">
      <w:pPr>
        <w:numPr>
          <w:ilvl w:val="0"/>
          <w:numId w:val="81"/>
        </w:numPr>
        <w:spacing w:after="0" w:line="379" w:lineRule="auto"/>
        <w:ind w:firstLine="480"/>
      </w:pPr>
      <w:r>
        <w:t>估值错误的责任方对有关当事人的直接损失负责，不对间接损失负责，并且仅对估值错误的有关直接当事人负责，不对第三方负责。</w:t>
      </w:r>
      <w:r>
        <w:rPr>
          <w:rFonts w:ascii="Times New Roman" w:eastAsia="Times New Roman" w:hAnsi="Times New Roman" w:cs="Times New Roman"/>
        </w:rPr>
        <w:t xml:space="preserve"> </w:t>
      </w:r>
    </w:p>
    <w:p w14:paraId="1BD3C3FE" w14:textId="77777777" w:rsidR="00A01A4E" w:rsidRDefault="00C56536">
      <w:pPr>
        <w:numPr>
          <w:ilvl w:val="0"/>
          <w:numId w:val="81"/>
        </w:numPr>
        <w:spacing w:after="17" w:line="366" w:lineRule="auto"/>
        <w:ind w:firstLine="480"/>
      </w:pPr>
      <w:r>
        <w:t>因估值错误而获得不当得利的当事人负有及时返还不当得利的义务。但估值错误责任方仍应对估值错误负责</w:t>
      </w:r>
      <w:r>
        <w:t>。如果由于获得不当得利的当事人不返还或不全部返还不当得利造成其他当事人的利益损失</w:t>
      </w:r>
      <w:r>
        <w:rPr>
          <w:rFonts w:ascii="Times New Roman" w:eastAsia="Times New Roman" w:hAnsi="Times New Roman" w:cs="Times New Roman"/>
        </w:rPr>
        <w:t>(</w:t>
      </w:r>
      <w:r>
        <w:t>“</w:t>
      </w:r>
      <w:r>
        <w:t>受损方</w:t>
      </w:r>
      <w:r>
        <w:t>”</w:t>
      </w:r>
      <w:r>
        <w:rPr>
          <w:rFonts w:ascii="Times New Roman" w:eastAsia="Times New Roman" w:hAnsi="Times New Roman" w:cs="Times New Roman"/>
        </w:rPr>
        <w:t>)</w:t>
      </w:r>
      <w:r>
        <w:t>，则估值错误责任方应赔偿受损方的损失，并在其支付的赔偿金额的范围内对获得不当得利的当事人享有要求交付不当得利的权利；如果获得不当得利的当事人已经将此部分不当得利返还给受损方，则受损方应当将其已经获得的赔偿额加上已经获得的不当得利返还的总和超过其实际损失的差额部分支付给估值错误责任方。</w:t>
      </w:r>
      <w:r>
        <w:rPr>
          <w:rFonts w:ascii="Times New Roman" w:eastAsia="Times New Roman" w:hAnsi="Times New Roman" w:cs="Times New Roman"/>
        </w:rPr>
        <w:t xml:space="preserve"> </w:t>
      </w:r>
    </w:p>
    <w:p w14:paraId="26129C40" w14:textId="77777777" w:rsidR="00A01A4E" w:rsidRDefault="00C56536">
      <w:pPr>
        <w:numPr>
          <w:ilvl w:val="0"/>
          <w:numId w:val="81"/>
        </w:numPr>
        <w:ind w:firstLine="480"/>
      </w:pPr>
      <w:r>
        <w:t>估值错误调整采用尽量恢复至假设未发生估值错误的正确情形的方式。</w:t>
      </w:r>
      <w:r>
        <w:rPr>
          <w:rFonts w:ascii="Times New Roman" w:eastAsia="Times New Roman" w:hAnsi="Times New Roman" w:cs="Times New Roman"/>
        </w:rPr>
        <w:t xml:space="preserve"> </w:t>
      </w:r>
    </w:p>
    <w:p w14:paraId="330106D6" w14:textId="77777777" w:rsidR="00A01A4E" w:rsidRDefault="00C56536">
      <w:pPr>
        <w:ind w:left="477"/>
      </w:pPr>
      <w:r>
        <w:rPr>
          <w:rFonts w:ascii="Times New Roman" w:eastAsia="Times New Roman" w:hAnsi="Times New Roman" w:cs="Times New Roman"/>
        </w:rPr>
        <w:t>3</w:t>
      </w:r>
      <w:r>
        <w:t>、估值错误处理程序</w:t>
      </w:r>
      <w:r>
        <w:rPr>
          <w:rFonts w:ascii="Times New Roman" w:eastAsia="Times New Roman" w:hAnsi="Times New Roman" w:cs="Times New Roman"/>
        </w:rPr>
        <w:t xml:space="preserve"> </w:t>
      </w:r>
    </w:p>
    <w:p w14:paraId="49701370" w14:textId="77777777" w:rsidR="00A01A4E" w:rsidRDefault="00C56536">
      <w:pPr>
        <w:ind w:left="477"/>
      </w:pPr>
      <w:r>
        <w:t>估值错误被发现后，有关的当事人应当及时进行处理，处理的程序如下：</w:t>
      </w:r>
      <w:r>
        <w:rPr>
          <w:rFonts w:ascii="Times New Roman" w:eastAsia="Times New Roman" w:hAnsi="Times New Roman" w:cs="Times New Roman"/>
        </w:rPr>
        <w:t xml:space="preserve"> </w:t>
      </w:r>
    </w:p>
    <w:p w14:paraId="6BA68567" w14:textId="77777777" w:rsidR="00A01A4E" w:rsidRDefault="00C56536">
      <w:pPr>
        <w:numPr>
          <w:ilvl w:val="0"/>
          <w:numId w:val="82"/>
        </w:numPr>
        <w:spacing w:after="0" w:line="380" w:lineRule="auto"/>
        <w:ind w:firstLine="480"/>
      </w:pPr>
      <w:r>
        <w:t>查明估值错误发生的原因，列明所有的当事人，并根据估值错误发生的原因确定估值错误的责任方；</w:t>
      </w:r>
      <w:r>
        <w:rPr>
          <w:rFonts w:ascii="Times New Roman" w:eastAsia="Times New Roman" w:hAnsi="Times New Roman" w:cs="Times New Roman"/>
        </w:rPr>
        <w:t xml:space="preserve"> </w:t>
      </w:r>
    </w:p>
    <w:p w14:paraId="6E58B8D3" w14:textId="77777777" w:rsidR="00A01A4E" w:rsidRDefault="00C56536">
      <w:pPr>
        <w:numPr>
          <w:ilvl w:val="0"/>
          <w:numId w:val="82"/>
        </w:numPr>
        <w:spacing w:after="0" w:line="379" w:lineRule="auto"/>
        <w:ind w:firstLine="480"/>
      </w:pPr>
      <w:r>
        <w:t>根据估值错误处理原则或当事人协商的方法对因估值错误造成的损失进行评估；</w:t>
      </w:r>
      <w:r>
        <w:rPr>
          <w:rFonts w:ascii="Times New Roman" w:eastAsia="Times New Roman" w:hAnsi="Times New Roman" w:cs="Times New Roman"/>
        </w:rPr>
        <w:t xml:space="preserve"> </w:t>
      </w:r>
    </w:p>
    <w:p w14:paraId="5CB772F5" w14:textId="77777777" w:rsidR="00A01A4E" w:rsidRDefault="00C56536">
      <w:pPr>
        <w:numPr>
          <w:ilvl w:val="0"/>
          <w:numId w:val="82"/>
        </w:numPr>
        <w:ind w:firstLine="480"/>
      </w:pPr>
      <w:r>
        <w:t>根据估值错误处理原则或当事人协商的方法由估值错误的责任方进行更正和赔偿损失；</w:t>
      </w:r>
      <w:r>
        <w:rPr>
          <w:rFonts w:ascii="Times New Roman" w:eastAsia="Times New Roman" w:hAnsi="Times New Roman" w:cs="Times New Roman"/>
        </w:rPr>
        <w:t xml:space="preserve"> </w:t>
      </w:r>
    </w:p>
    <w:p w14:paraId="04C20809" w14:textId="77777777" w:rsidR="00A01A4E" w:rsidRDefault="00C56536">
      <w:pPr>
        <w:numPr>
          <w:ilvl w:val="0"/>
          <w:numId w:val="82"/>
        </w:numPr>
        <w:spacing w:after="0" w:line="379" w:lineRule="auto"/>
        <w:ind w:firstLine="480"/>
      </w:pPr>
      <w:r>
        <w:t>根据估值错误处理的方法，需要修改基金登记机构交易数据的，由基金登记机构进行更正，并就估值错误的更正向有关当事人进行确认。</w:t>
      </w:r>
      <w:r>
        <w:rPr>
          <w:rFonts w:ascii="Times New Roman" w:eastAsia="Times New Roman" w:hAnsi="Times New Roman" w:cs="Times New Roman"/>
        </w:rPr>
        <w:t xml:space="preserve"> </w:t>
      </w:r>
    </w:p>
    <w:p w14:paraId="22BAEB62" w14:textId="77777777" w:rsidR="00A01A4E" w:rsidRDefault="00C56536">
      <w:pPr>
        <w:ind w:left="477"/>
      </w:pPr>
      <w:r>
        <w:rPr>
          <w:rFonts w:ascii="Times New Roman" w:eastAsia="Times New Roman" w:hAnsi="Times New Roman" w:cs="Times New Roman"/>
        </w:rPr>
        <w:t>4</w:t>
      </w:r>
      <w:r>
        <w:t>、基金份额净值估值错误处理的方法如下：</w:t>
      </w:r>
      <w:r>
        <w:rPr>
          <w:rFonts w:ascii="Times New Roman" w:eastAsia="Times New Roman" w:hAnsi="Times New Roman" w:cs="Times New Roman"/>
        </w:rPr>
        <w:t xml:space="preserve"> </w:t>
      </w:r>
    </w:p>
    <w:p w14:paraId="77E4C539" w14:textId="77777777" w:rsidR="00A01A4E" w:rsidRDefault="00C56536">
      <w:pPr>
        <w:numPr>
          <w:ilvl w:val="0"/>
          <w:numId w:val="83"/>
        </w:numPr>
        <w:spacing w:after="0" w:line="379" w:lineRule="auto"/>
        <w:ind w:firstLine="480"/>
      </w:pPr>
      <w:r>
        <w:t>基金份额净值计算出现错误时，基金管理人应当立即予以纠正，通报基金托管人，并采取合理的措施防止损失进一步扩大。</w:t>
      </w:r>
      <w:r>
        <w:rPr>
          <w:rFonts w:ascii="Times New Roman" w:eastAsia="Times New Roman" w:hAnsi="Times New Roman" w:cs="Times New Roman"/>
        </w:rPr>
        <w:t xml:space="preserve"> </w:t>
      </w:r>
    </w:p>
    <w:p w14:paraId="1E6F0582" w14:textId="77777777" w:rsidR="00A01A4E" w:rsidRDefault="00C56536">
      <w:pPr>
        <w:numPr>
          <w:ilvl w:val="0"/>
          <w:numId w:val="83"/>
        </w:numPr>
        <w:spacing w:after="0" w:line="383" w:lineRule="auto"/>
        <w:ind w:firstLine="480"/>
      </w:pPr>
      <w:r>
        <w:t>错误偏差达到基金份额净值的</w:t>
      </w:r>
      <w:r>
        <w:t xml:space="preserve"> </w:t>
      </w:r>
      <w:r>
        <w:rPr>
          <w:rFonts w:ascii="Times New Roman" w:eastAsia="Times New Roman" w:hAnsi="Times New Roman" w:cs="Times New Roman"/>
        </w:rPr>
        <w:t>0.25%</w:t>
      </w:r>
      <w:r>
        <w:t>时，基金管理人应当通报基金托管人并报中国证监会备案；错误偏差达到基金份额净值的</w:t>
      </w:r>
      <w:r>
        <w:t xml:space="preserve"> </w:t>
      </w:r>
      <w:r>
        <w:rPr>
          <w:rFonts w:ascii="Times New Roman" w:eastAsia="Times New Roman" w:hAnsi="Times New Roman" w:cs="Times New Roman"/>
        </w:rPr>
        <w:t>0.5%</w:t>
      </w:r>
      <w:r>
        <w:t>时，基金管理人应当公告，并报中国证监会备案。</w:t>
      </w:r>
      <w:r>
        <w:rPr>
          <w:rFonts w:ascii="Times New Roman" w:eastAsia="Times New Roman" w:hAnsi="Times New Roman" w:cs="Times New Roman"/>
        </w:rPr>
        <w:t xml:space="preserve"> </w:t>
      </w:r>
    </w:p>
    <w:p w14:paraId="243311FD" w14:textId="77777777" w:rsidR="00A01A4E" w:rsidRDefault="00C56536">
      <w:pPr>
        <w:numPr>
          <w:ilvl w:val="0"/>
          <w:numId w:val="83"/>
        </w:numPr>
        <w:ind w:firstLine="480"/>
      </w:pPr>
      <w:r>
        <w:t>前述内容如法律法规或监管机关另有规定的，从其规定处理。</w:t>
      </w:r>
      <w:r>
        <w:rPr>
          <w:rFonts w:ascii="Times New Roman" w:eastAsia="Times New Roman" w:hAnsi="Times New Roman" w:cs="Times New Roman"/>
        </w:rPr>
        <w:t xml:space="preserve"> </w:t>
      </w:r>
    </w:p>
    <w:p w14:paraId="5645CE82" w14:textId="77777777" w:rsidR="00A01A4E" w:rsidRDefault="00C56536">
      <w:pPr>
        <w:ind w:left="477"/>
      </w:pPr>
      <w:r>
        <w:t>七、暂停估值的情形</w:t>
      </w:r>
      <w:r>
        <w:rPr>
          <w:rFonts w:ascii="Times New Roman" w:eastAsia="Times New Roman" w:hAnsi="Times New Roman" w:cs="Times New Roman"/>
        </w:rPr>
        <w:t xml:space="preserve"> </w:t>
      </w:r>
    </w:p>
    <w:p w14:paraId="4F102286" w14:textId="77777777" w:rsidR="00A01A4E" w:rsidRDefault="00C56536">
      <w:pPr>
        <w:numPr>
          <w:ilvl w:val="0"/>
          <w:numId w:val="84"/>
        </w:numPr>
        <w:ind w:firstLine="480"/>
      </w:pPr>
      <w:r>
        <w:t>基金投资所涉及的证券交易市场遇法定节假日或因其他原因暂停营业时；</w:t>
      </w:r>
      <w:r>
        <w:rPr>
          <w:rFonts w:ascii="Times New Roman" w:eastAsia="Times New Roman" w:hAnsi="Times New Roman" w:cs="Times New Roman"/>
        </w:rPr>
        <w:t xml:space="preserve"> </w:t>
      </w:r>
    </w:p>
    <w:p w14:paraId="39094B97" w14:textId="77777777" w:rsidR="00A01A4E" w:rsidRDefault="00C56536">
      <w:pPr>
        <w:numPr>
          <w:ilvl w:val="0"/>
          <w:numId w:val="84"/>
        </w:numPr>
        <w:ind w:firstLine="480"/>
      </w:pPr>
      <w:r>
        <w:t>因不可抗力致使基金管理人、基金托管人无法准确评估基金资产价值时；</w:t>
      </w:r>
      <w:r>
        <w:rPr>
          <w:rFonts w:ascii="Times New Roman" w:eastAsia="Times New Roman" w:hAnsi="Times New Roman" w:cs="Times New Roman"/>
        </w:rPr>
        <w:t xml:space="preserve"> </w:t>
      </w:r>
    </w:p>
    <w:p w14:paraId="34A5C2B0" w14:textId="77777777" w:rsidR="00A01A4E" w:rsidRDefault="00C56536">
      <w:pPr>
        <w:numPr>
          <w:ilvl w:val="0"/>
          <w:numId w:val="84"/>
        </w:numPr>
        <w:spacing w:after="0" w:line="383" w:lineRule="auto"/>
        <w:ind w:firstLine="480"/>
      </w:pPr>
      <w:r>
        <w:t>当特定资产占前一估值日基金资产净值</w:t>
      </w:r>
      <w:r>
        <w:t xml:space="preserve"> </w:t>
      </w:r>
      <w:r>
        <w:rPr>
          <w:rFonts w:ascii="Times New Roman" w:eastAsia="Times New Roman" w:hAnsi="Times New Roman" w:cs="Times New Roman"/>
        </w:rPr>
        <w:t>50%</w:t>
      </w:r>
      <w:r>
        <w:t>以上的，经与基金托管人协商确认后，基金管理人应当暂停估值；</w:t>
      </w:r>
      <w:r>
        <w:rPr>
          <w:rFonts w:ascii="Times New Roman" w:eastAsia="Times New Roman" w:hAnsi="Times New Roman" w:cs="Times New Roman"/>
        </w:rPr>
        <w:t xml:space="preserve"> </w:t>
      </w:r>
    </w:p>
    <w:p w14:paraId="562AA3D1" w14:textId="77777777" w:rsidR="00A01A4E" w:rsidRDefault="00C56536">
      <w:pPr>
        <w:numPr>
          <w:ilvl w:val="0"/>
          <w:numId w:val="84"/>
        </w:numPr>
        <w:ind w:firstLine="480"/>
      </w:pPr>
      <w:r>
        <w:t>中国证监会和基金合同认定的其它情形。</w:t>
      </w:r>
      <w:r>
        <w:rPr>
          <w:rFonts w:ascii="Times New Roman" w:eastAsia="Times New Roman" w:hAnsi="Times New Roman" w:cs="Times New Roman"/>
        </w:rPr>
        <w:t xml:space="preserve"> </w:t>
      </w:r>
    </w:p>
    <w:p w14:paraId="3CDB6683" w14:textId="77777777" w:rsidR="00A01A4E" w:rsidRDefault="00C56536">
      <w:pPr>
        <w:numPr>
          <w:ilvl w:val="0"/>
          <w:numId w:val="85"/>
        </w:numPr>
        <w:ind w:hanging="480"/>
      </w:pPr>
      <w:r>
        <w:t>基金净值的确认</w:t>
      </w:r>
      <w:r>
        <w:rPr>
          <w:rFonts w:ascii="Times New Roman" w:eastAsia="Times New Roman" w:hAnsi="Times New Roman" w:cs="Times New Roman"/>
        </w:rPr>
        <w:t xml:space="preserve"> </w:t>
      </w:r>
    </w:p>
    <w:p w14:paraId="47F88469" w14:textId="77777777" w:rsidR="00A01A4E" w:rsidRDefault="00C56536">
      <w:pPr>
        <w:spacing w:after="23" w:line="361" w:lineRule="auto"/>
        <w:ind w:left="0" w:firstLine="480"/>
      </w:pPr>
      <w:r>
        <w:t>用于基金信息披露的基金资产净值和各类基金份额的基金份额净值由基金管理人负责计算，基金托管人负责进行复核。基金管理人应于每个开放日交易结束后计算当日的基金资产净值和各类基金份额的基金份额净值并发送给基金托管人。基金托管人对净值计算结果复核确认后发送给基金管理人，由基金管理人对基金净值予以公布。</w:t>
      </w:r>
      <w:r>
        <w:rPr>
          <w:rFonts w:ascii="Times New Roman" w:eastAsia="Times New Roman" w:hAnsi="Times New Roman" w:cs="Times New Roman"/>
        </w:rPr>
        <w:t xml:space="preserve"> </w:t>
      </w:r>
    </w:p>
    <w:p w14:paraId="23FC7B4D" w14:textId="77777777" w:rsidR="00A01A4E" w:rsidRDefault="00C56536">
      <w:pPr>
        <w:numPr>
          <w:ilvl w:val="0"/>
          <w:numId w:val="85"/>
        </w:numPr>
        <w:ind w:hanging="480"/>
      </w:pPr>
      <w:r>
        <w:t>特殊情形的处理</w:t>
      </w:r>
      <w:r>
        <w:rPr>
          <w:rFonts w:ascii="Times New Roman" w:eastAsia="Times New Roman" w:hAnsi="Times New Roman" w:cs="Times New Roman"/>
        </w:rPr>
        <w:t xml:space="preserve">  </w:t>
      </w:r>
    </w:p>
    <w:p w14:paraId="2812F392" w14:textId="77777777" w:rsidR="00A01A4E" w:rsidRDefault="00C56536">
      <w:pPr>
        <w:numPr>
          <w:ilvl w:val="0"/>
          <w:numId w:val="86"/>
        </w:numPr>
        <w:spacing w:after="0" w:line="384" w:lineRule="auto"/>
        <w:ind w:firstLine="480"/>
      </w:pPr>
      <w:r>
        <w:t>基金管理人按估值方法的第</w:t>
      </w:r>
      <w:r>
        <w:t xml:space="preserve"> </w:t>
      </w:r>
      <w:r>
        <w:rPr>
          <w:rFonts w:ascii="Times New Roman" w:eastAsia="Times New Roman" w:hAnsi="Times New Roman" w:cs="Times New Roman"/>
        </w:rPr>
        <w:t xml:space="preserve">9 </w:t>
      </w:r>
      <w:r>
        <w:t>项进行估值时，所造成的误差不作为基金资产估值错误处理；</w:t>
      </w:r>
      <w:r>
        <w:rPr>
          <w:rFonts w:ascii="Times New Roman" w:eastAsia="Times New Roman" w:hAnsi="Times New Roman" w:cs="Times New Roman"/>
        </w:rPr>
        <w:t xml:space="preserve">  </w:t>
      </w:r>
    </w:p>
    <w:p w14:paraId="7A16DD29" w14:textId="77777777" w:rsidR="00A01A4E" w:rsidRDefault="00C56536">
      <w:pPr>
        <w:numPr>
          <w:ilvl w:val="0"/>
          <w:numId w:val="86"/>
        </w:numPr>
        <w:spacing w:after="0" w:line="364" w:lineRule="auto"/>
        <w:ind w:firstLine="480"/>
      </w:pPr>
      <w:r>
        <w:t>由于证券交易所、期货交易所及其登记结算公司发送的数据错误，或由于其他不可抗力原因，基金管理人和基金托管人虽</w:t>
      </w:r>
      <w:r>
        <w:t>然已经采取必要、适当、合理的措施进行检查，但是未能发现该错误的，由此造成的基金资产估值错误，基金管理人和基金托管人可以免除赔偿责任。但基金管理人、基金托管人应当积极采取必要的措施减轻或消除由此造成的影响。十、实施侧袋机制期间的基金资产估值</w:t>
      </w:r>
      <w:r>
        <w:rPr>
          <w:rFonts w:ascii="Times New Roman" w:eastAsia="Times New Roman" w:hAnsi="Times New Roman" w:cs="Times New Roman"/>
        </w:rPr>
        <w:t xml:space="preserve"> </w:t>
      </w:r>
    </w:p>
    <w:p w14:paraId="5A2F65C7" w14:textId="77777777" w:rsidR="00A01A4E" w:rsidRDefault="00C56536">
      <w:pPr>
        <w:spacing w:after="8" w:line="365" w:lineRule="auto"/>
        <w:ind w:left="0" w:firstLine="480"/>
      </w:pPr>
      <w:r>
        <w:t>本基金实施侧袋机制的，应根据本部分的约定对主袋账户资产进行估值并披露主袋账户的基金资产净值和份额净值，暂停披露侧袋账户份额净值。</w:t>
      </w:r>
      <w:r>
        <w:rPr>
          <w:rFonts w:ascii="Times New Roman" w:eastAsia="Times New Roman" w:hAnsi="Times New Roman" w:cs="Times New Roman"/>
        </w:rPr>
        <w:t xml:space="preserve"> </w:t>
      </w:r>
    </w:p>
    <w:p w14:paraId="6760751B" w14:textId="77777777" w:rsidR="00A01A4E" w:rsidRDefault="00C56536">
      <w:pPr>
        <w:spacing w:after="0" w:line="259" w:lineRule="auto"/>
        <w:ind w:left="480" w:firstLine="0"/>
      </w:pPr>
      <w:r>
        <w:rPr>
          <w:rFonts w:ascii="Times New Roman" w:eastAsia="Times New Roman" w:hAnsi="Times New Roman" w:cs="Times New Roman"/>
        </w:rPr>
        <w:t xml:space="preserve"> </w:t>
      </w:r>
      <w:r>
        <w:br w:type="page"/>
      </w:r>
    </w:p>
    <w:p w14:paraId="7A7989A3" w14:textId="77777777" w:rsidR="00A01A4E" w:rsidRDefault="00C56536">
      <w:pPr>
        <w:pStyle w:val="1"/>
        <w:ind w:right="124"/>
      </w:pPr>
      <w:bookmarkStart w:id="14" w:name="_Toc65781"/>
      <w:r>
        <w:t>第十五部分</w:t>
      </w:r>
      <w:r>
        <w:rPr>
          <w:rFonts w:ascii="Times New Roman" w:eastAsia="Times New Roman" w:hAnsi="Times New Roman" w:cs="Times New Roman"/>
          <w:b/>
        </w:rPr>
        <w:t xml:space="preserve">  </w:t>
      </w:r>
      <w:r>
        <w:t>基金费用与税收</w:t>
      </w:r>
      <w:r>
        <w:rPr>
          <w:rFonts w:ascii="Times New Roman" w:eastAsia="Times New Roman" w:hAnsi="Times New Roman" w:cs="Times New Roman"/>
          <w:b/>
        </w:rPr>
        <w:t xml:space="preserve"> </w:t>
      </w:r>
      <w:bookmarkEnd w:id="14"/>
    </w:p>
    <w:p w14:paraId="23A22395" w14:textId="77777777" w:rsidR="00A01A4E" w:rsidRDefault="00C56536">
      <w:pPr>
        <w:spacing w:after="177" w:line="259" w:lineRule="auto"/>
        <w:ind w:left="480" w:firstLine="0"/>
      </w:pPr>
      <w:r>
        <w:rPr>
          <w:rFonts w:ascii="Times New Roman" w:eastAsia="Times New Roman" w:hAnsi="Times New Roman" w:cs="Times New Roman"/>
        </w:rPr>
        <w:t xml:space="preserve"> </w:t>
      </w:r>
    </w:p>
    <w:p w14:paraId="1E3BDE3A" w14:textId="77777777" w:rsidR="00A01A4E" w:rsidRDefault="00C56536">
      <w:pPr>
        <w:ind w:left="477"/>
      </w:pPr>
      <w:r>
        <w:t>一、基金费用的种类</w:t>
      </w:r>
      <w:r>
        <w:rPr>
          <w:rFonts w:ascii="Times New Roman" w:eastAsia="Times New Roman" w:hAnsi="Times New Roman" w:cs="Times New Roman"/>
        </w:rPr>
        <w:t xml:space="preserve"> </w:t>
      </w:r>
    </w:p>
    <w:p w14:paraId="79C91B67" w14:textId="77777777" w:rsidR="00A01A4E" w:rsidRDefault="00C56536">
      <w:pPr>
        <w:numPr>
          <w:ilvl w:val="0"/>
          <w:numId w:val="87"/>
        </w:numPr>
        <w:ind w:firstLine="480"/>
      </w:pPr>
      <w:r>
        <w:t>基金管理人的管理费；</w:t>
      </w:r>
      <w:r>
        <w:rPr>
          <w:rFonts w:ascii="Times New Roman" w:eastAsia="Times New Roman" w:hAnsi="Times New Roman" w:cs="Times New Roman"/>
        </w:rPr>
        <w:t xml:space="preserve"> </w:t>
      </w:r>
    </w:p>
    <w:p w14:paraId="332D316F" w14:textId="77777777" w:rsidR="00A01A4E" w:rsidRDefault="00C56536">
      <w:pPr>
        <w:numPr>
          <w:ilvl w:val="0"/>
          <w:numId w:val="87"/>
        </w:numPr>
        <w:ind w:firstLine="480"/>
      </w:pPr>
      <w:r>
        <w:t>基金托管人的托管费；</w:t>
      </w:r>
      <w:r>
        <w:rPr>
          <w:rFonts w:ascii="Times New Roman" w:eastAsia="Times New Roman" w:hAnsi="Times New Roman" w:cs="Times New Roman"/>
        </w:rPr>
        <w:t xml:space="preserve"> </w:t>
      </w:r>
    </w:p>
    <w:p w14:paraId="67CE4245" w14:textId="77777777" w:rsidR="00A01A4E" w:rsidRDefault="00C56536">
      <w:pPr>
        <w:numPr>
          <w:ilvl w:val="0"/>
          <w:numId w:val="87"/>
        </w:numPr>
        <w:ind w:firstLine="480"/>
      </w:pPr>
      <w:r>
        <w:t>从</w:t>
      </w:r>
      <w:r>
        <w:t xml:space="preserve"> </w:t>
      </w:r>
      <w:r>
        <w:rPr>
          <w:rFonts w:ascii="Times New Roman" w:eastAsia="Times New Roman" w:hAnsi="Times New Roman" w:cs="Times New Roman"/>
        </w:rPr>
        <w:t xml:space="preserve">C </w:t>
      </w:r>
      <w:r>
        <w:t>类基金份额的基金财</w:t>
      </w:r>
      <w:r>
        <w:t>产中计提的销售服务费；</w:t>
      </w:r>
      <w:r>
        <w:rPr>
          <w:rFonts w:ascii="Times New Roman" w:eastAsia="Times New Roman" w:hAnsi="Times New Roman" w:cs="Times New Roman"/>
        </w:rPr>
        <w:t xml:space="preserve"> </w:t>
      </w:r>
    </w:p>
    <w:p w14:paraId="6ED12DD3" w14:textId="77777777" w:rsidR="00A01A4E" w:rsidRDefault="00C56536">
      <w:pPr>
        <w:numPr>
          <w:ilvl w:val="0"/>
          <w:numId w:val="87"/>
        </w:numPr>
        <w:ind w:firstLine="480"/>
      </w:pPr>
      <w:r>
        <w:t>《基金合同》生效后与基金相关的信息披露费用；</w:t>
      </w:r>
      <w:r>
        <w:rPr>
          <w:rFonts w:ascii="Times New Roman" w:eastAsia="Times New Roman" w:hAnsi="Times New Roman" w:cs="Times New Roman"/>
        </w:rPr>
        <w:t xml:space="preserve"> </w:t>
      </w:r>
    </w:p>
    <w:p w14:paraId="69D7F2E8" w14:textId="77777777" w:rsidR="00A01A4E" w:rsidRDefault="00C56536">
      <w:pPr>
        <w:numPr>
          <w:ilvl w:val="0"/>
          <w:numId w:val="87"/>
        </w:numPr>
        <w:ind w:firstLine="480"/>
      </w:pPr>
      <w:r>
        <w:t>《基金合同》生效后与基金相关的会计师费、律师费和诉讼费；</w:t>
      </w:r>
      <w:r>
        <w:rPr>
          <w:rFonts w:ascii="Times New Roman" w:eastAsia="Times New Roman" w:hAnsi="Times New Roman" w:cs="Times New Roman"/>
        </w:rPr>
        <w:t xml:space="preserve"> </w:t>
      </w:r>
    </w:p>
    <w:p w14:paraId="1C8EA6D8" w14:textId="77777777" w:rsidR="00A01A4E" w:rsidRDefault="00C56536">
      <w:pPr>
        <w:numPr>
          <w:ilvl w:val="0"/>
          <w:numId w:val="87"/>
        </w:numPr>
        <w:ind w:firstLine="480"/>
      </w:pPr>
      <w:r>
        <w:t>基金份额持有人大会费用；</w:t>
      </w:r>
      <w:r>
        <w:rPr>
          <w:rFonts w:ascii="Times New Roman" w:eastAsia="Times New Roman" w:hAnsi="Times New Roman" w:cs="Times New Roman"/>
        </w:rPr>
        <w:t xml:space="preserve"> </w:t>
      </w:r>
    </w:p>
    <w:p w14:paraId="27A369E9" w14:textId="77777777" w:rsidR="00A01A4E" w:rsidRDefault="00C56536">
      <w:pPr>
        <w:numPr>
          <w:ilvl w:val="0"/>
          <w:numId w:val="87"/>
        </w:numPr>
        <w:ind w:firstLine="480"/>
      </w:pPr>
      <w:r>
        <w:t>基金的证券、期货交易费用；</w:t>
      </w:r>
      <w:r>
        <w:rPr>
          <w:rFonts w:ascii="Times New Roman" w:eastAsia="Times New Roman" w:hAnsi="Times New Roman" w:cs="Times New Roman"/>
        </w:rPr>
        <w:t xml:space="preserve"> </w:t>
      </w:r>
    </w:p>
    <w:p w14:paraId="4322E763" w14:textId="77777777" w:rsidR="00A01A4E" w:rsidRDefault="00C56536">
      <w:pPr>
        <w:numPr>
          <w:ilvl w:val="0"/>
          <w:numId w:val="87"/>
        </w:numPr>
        <w:ind w:firstLine="480"/>
      </w:pPr>
      <w:r>
        <w:t>基金的银行汇划费用；</w:t>
      </w:r>
      <w:r>
        <w:rPr>
          <w:rFonts w:ascii="Times New Roman" w:eastAsia="Times New Roman" w:hAnsi="Times New Roman" w:cs="Times New Roman"/>
        </w:rPr>
        <w:t xml:space="preserve"> </w:t>
      </w:r>
    </w:p>
    <w:p w14:paraId="2D138F57" w14:textId="77777777" w:rsidR="00A01A4E" w:rsidRDefault="00C56536">
      <w:pPr>
        <w:numPr>
          <w:ilvl w:val="0"/>
          <w:numId w:val="87"/>
        </w:numPr>
        <w:ind w:firstLine="480"/>
      </w:pPr>
      <w:r>
        <w:t>证券、期货账户开户费用和银行账户维护费；</w:t>
      </w:r>
      <w:r>
        <w:rPr>
          <w:rFonts w:ascii="Times New Roman" w:eastAsia="Times New Roman" w:hAnsi="Times New Roman" w:cs="Times New Roman"/>
        </w:rPr>
        <w:t xml:space="preserve"> </w:t>
      </w:r>
    </w:p>
    <w:p w14:paraId="626ED64B" w14:textId="77777777" w:rsidR="00A01A4E" w:rsidRDefault="00C56536">
      <w:pPr>
        <w:numPr>
          <w:ilvl w:val="0"/>
          <w:numId w:val="87"/>
        </w:numPr>
        <w:ind w:firstLine="480"/>
      </w:pPr>
      <w:r>
        <w:t>因投资港股通标的股票而产生的各项合理费用；</w:t>
      </w:r>
      <w:r>
        <w:rPr>
          <w:rFonts w:ascii="Times New Roman" w:eastAsia="Times New Roman" w:hAnsi="Times New Roman" w:cs="Times New Roman"/>
        </w:rPr>
        <w:t xml:space="preserve"> </w:t>
      </w:r>
    </w:p>
    <w:p w14:paraId="511FE558" w14:textId="77777777" w:rsidR="00A01A4E" w:rsidRDefault="00C56536">
      <w:pPr>
        <w:numPr>
          <w:ilvl w:val="0"/>
          <w:numId w:val="87"/>
        </w:numPr>
        <w:spacing w:after="0" w:line="379" w:lineRule="auto"/>
        <w:ind w:firstLine="480"/>
      </w:pPr>
      <w:r>
        <w:t>按照国家有关规定和《基金合同》约定，可以在基金财产中列支的其他费用。</w:t>
      </w:r>
      <w:r>
        <w:rPr>
          <w:rFonts w:ascii="Times New Roman" w:eastAsia="Times New Roman" w:hAnsi="Times New Roman" w:cs="Times New Roman"/>
        </w:rPr>
        <w:t xml:space="preserve"> </w:t>
      </w:r>
    </w:p>
    <w:p w14:paraId="4FAE429A" w14:textId="77777777" w:rsidR="00A01A4E" w:rsidRDefault="00C56536">
      <w:pPr>
        <w:ind w:left="477"/>
      </w:pPr>
      <w:r>
        <w:t>本基金终止清算时所发生费用，按实际支出额从基金财产总值中扣除。</w:t>
      </w:r>
      <w:r>
        <w:rPr>
          <w:rFonts w:ascii="Times New Roman" w:eastAsia="Times New Roman" w:hAnsi="Times New Roman" w:cs="Times New Roman"/>
        </w:rPr>
        <w:t xml:space="preserve"> </w:t>
      </w:r>
    </w:p>
    <w:p w14:paraId="6B3DDB6B" w14:textId="77777777" w:rsidR="00A01A4E" w:rsidRDefault="00C56536">
      <w:pPr>
        <w:ind w:left="477"/>
      </w:pPr>
      <w:r>
        <w:t>二、基金费用计提方法、计提标准和支付方式</w:t>
      </w:r>
      <w:r>
        <w:rPr>
          <w:rFonts w:ascii="Times New Roman" w:eastAsia="Times New Roman" w:hAnsi="Times New Roman" w:cs="Times New Roman"/>
        </w:rPr>
        <w:t xml:space="preserve"> </w:t>
      </w:r>
    </w:p>
    <w:p w14:paraId="3F179108" w14:textId="77777777" w:rsidR="00A01A4E" w:rsidRDefault="00C56536">
      <w:pPr>
        <w:ind w:left="477"/>
      </w:pPr>
      <w:r>
        <w:rPr>
          <w:rFonts w:ascii="Times New Roman" w:eastAsia="Times New Roman" w:hAnsi="Times New Roman" w:cs="Times New Roman"/>
        </w:rPr>
        <w:t>1</w:t>
      </w:r>
      <w:r>
        <w:t>、基金管理人的管理费</w:t>
      </w:r>
      <w:r>
        <w:rPr>
          <w:rFonts w:ascii="Times New Roman" w:eastAsia="Times New Roman" w:hAnsi="Times New Roman" w:cs="Times New Roman"/>
        </w:rPr>
        <w:t xml:space="preserve">  </w:t>
      </w:r>
    </w:p>
    <w:p w14:paraId="0623AECF" w14:textId="77777777" w:rsidR="00A01A4E" w:rsidRDefault="00C56536">
      <w:pPr>
        <w:spacing w:after="0" w:line="383" w:lineRule="auto"/>
        <w:ind w:left="0" w:firstLine="480"/>
      </w:pPr>
      <w:r>
        <w:t>本基金的管理费按前一日基金资产净值的</w:t>
      </w:r>
      <w:r>
        <w:t xml:space="preserve"> </w:t>
      </w:r>
      <w:r>
        <w:rPr>
          <w:rFonts w:ascii="Times New Roman" w:eastAsia="Times New Roman" w:hAnsi="Times New Roman" w:cs="Times New Roman"/>
        </w:rPr>
        <w:t>1.20%</w:t>
      </w:r>
      <w:r>
        <w:t>年费率计提。管理费的计算方法如下：</w:t>
      </w:r>
      <w:r>
        <w:rPr>
          <w:rFonts w:ascii="Times New Roman" w:eastAsia="Times New Roman" w:hAnsi="Times New Roman" w:cs="Times New Roman"/>
        </w:rPr>
        <w:t xml:space="preserve"> </w:t>
      </w:r>
    </w:p>
    <w:p w14:paraId="21F5F8F1" w14:textId="77777777" w:rsidR="00A01A4E" w:rsidRDefault="00C56536">
      <w:pPr>
        <w:pStyle w:val="2"/>
        <w:ind w:left="490"/>
      </w:pPr>
      <w:r>
        <w:t>H</w:t>
      </w:r>
      <w:r>
        <w:rPr>
          <w:rFonts w:ascii="宋体" w:eastAsia="宋体" w:hAnsi="宋体" w:cs="宋体"/>
        </w:rPr>
        <w:t>＝</w:t>
      </w:r>
      <w:r>
        <w:t>E×1.20%÷</w:t>
      </w:r>
      <w:r>
        <w:rPr>
          <w:rFonts w:ascii="宋体" w:eastAsia="宋体" w:hAnsi="宋体" w:cs="宋体"/>
        </w:rPr>
        <w:t>当年天数</w:t>
      </w:r>
      <w:r>
        <w:t xml:space="preserve"> </w:t>
      </w:r>
    </w:p>
    <w:p w14:paraId="745C02CD" w14:textId="77777777" w:rsidR="00A01A4E" w:rsidRDefault="00C56536">
      <w:pPr>
        <w:ind w:left="477"/>
      </w:pPr>
      <w:r>
        <w:rPr>
          <w:rFonts w:ascii="Times New Roman" w:eastAsia="Times New Roman" w:hAnsi="Times New Roman" w:cs="Times New Roman"/>
        </w:rPr>
        <w:t xml:space="preserve">H </w:t>
      </w:r>
      <w:r>
        <w:t>为每日应计提的基金管理费</w:t>
      </w:r>
      <w:r>
        <w:rPr>
          <w:rFonts w:ascii="Times New Roman" w:eastAsia="Times New Roman" w:hAnsi="Times New Roman" w:cs="Times New Roman"/>
        </w:rPr>
        <w:t xml:space="preserve"> </w:t>
      </w:r>
    </w:p>
    <w:p w14:paraId="08E456BB" w14:textId="77777777" w:rsidR="00A01A4E" w:rsidRDefault="00C56536">
      <w:pPr>
        <w:ind w:left="477"/>
      </w:pPr>
      <w:r>
        <w:rPr>
          <w:rFonts w:ascii="Times New Roman" w:eastAsia="Times New Roman" w:hAnsi="Times New Roman" w:cs="Times New Roman"/>
        </w:rPr>
        <w:t xml:space="preserve">E </w:t>
      </w:r>
      <w:r>
        <w:t>为前一日的基金资产净值</w:t>
      </w:r>
      <w:r>
        <w:rPr>
          <w:rFonts w:ascii="Times New Roman" w:eastAsia="Times New Roman" w:hAnsi="Times New Roman" w:cs="Times New Roman"/>
        </w:rPr>
        <w:t xml:space="preserve"> </w:t>
      </w:r>
    </w:p>
    <w:p w14:paraId="3ADFF8E9" w14:textId="77777777" w:rsidR="00A01A4E" w:rsidRDefault="00C56536">
      <w:pPr>
        <w:spacing w:after="15" w:line="367" w:lineRule="auto"/>
        <w:ind w:left="0" w:firstLine="480"/>
      </w:pPr>
      <w:r>
        <w:t>基金管理费每日计提，逐日累计至每月月末，按月支付，经基金管理人与基金托管人核对一致后，由基金托管人于次月前</w:t>
      </w:r>
      <w:r>
        <w:t xml:space="preserve"> </w:t>
      </w:r>
      <w:r>
        <w:rPr>
          <w:rFonts w:ascii="Times New Roman" w:eastAsia="Times New Roman" w:hAnsi="Times New Roman" w:cs="Times New Roman"/>
        </w:rPr>
        <w:t xml:space="preserve">5 </w:t>
      </w:r>
      <w:r>
        <w:t>个工作日内按照指定的账户路径从基金财产中一次性支付给基金管理人，管理人无需再出具资金划拨指令。若遇法定节假日、公休日等，支付日期顺延。费用自动扣划后</w:t>
      </w:r>
      <w:r>
        <w:t>，管理人应进行核对，如发现数据不符，及时联系托管人协商解决。</w:t>
      </w:r>
      <w:r>
        <w:rPr>
          <w:rFonts w:ascii="Times New Roman" w:eastAsia="Times New Roman" w:hAnsi="Times New Roman" w:cs="Times New Roman"/>
        </w:rPr>
        <w:t xml:space="preserve"> </w:t>
      </w:r>
    </w:p>
    <w:p w14:paraId="3D5CC63B" w14:textId="77777777" w:rsidR="00A01A4E" w:rsidRDefault="00C56536">
      <w:pPr>
        <w:ind w:left="477"/>
      </w:pPr>
      <w:r>
        <w:rPr>
          <w:rFonts w:ascii="Times New Roman" w:eastAsia="Times New Roman" w:hAnsi="Times New Roman" w:cs="Times New Roman"/>
        </w:rPr>
        <w:t>2</w:t>
      </w:r>
      <w:r>
        <w:t>、基金托管人的托管费</w:t>
      </w:r>
      <w:r>
        <w:rPr>
          <w:rFonts w:ascii="Times New Roman" w:eastAsia="Times New Roman" w:hAnsi="Times New Roman" w:cs="Times New Roman"/>
        </w:rPr>
        <w:t xml:space="preserve"> </w:t>
      </w:r>
    </w:p>
    <w:p w14:paraId="2B2D9921" w14:textId="77777777" w:rsidR="00A01A4E" w:rsidRDefault="00C56536">
      <w:pPr>
        <w:spacing w:after="0" w:line="383" w:lineRule="auto"/>
        <w:ind w:left="0" w:firstLine="480"/>
      </w:pPr>
      <w:r>
        <w:t>本基金的托管费按前一日基金资产净值的</w:t>
      </w:r>
      <w:r>
        <w:t xml:space="preserve"> </w:t>
      </w:r>
      <w:r>
        <w:rPr>
          <w:rFonts w:ascii="Times New Roman" w:eastAsia="Times New Roman" w:hAnsi="Times New Roman" w:cs="Times New Roman"/>
        </w:rPr>
        <w:t>0.20%</w:t>
      </w:r>
      <w:r>
        <w:t>的年费率计提。托管费的计算方法如下：</w:t>
      </w:r>
      <w:r>
        <w:rPr>
          <w:rFonts w:ascii="Times New Roman" w:eastAsia="Times New Roman" w:hAnsi="Times New Roman" w:cs="Times New Roman"/>
        </w:rPr>
        <w:t xml:space="preserve"> </w:t>
      </w:r>
    </w:p>
    <w:p w14:paraId="0F585CB6" w14:textId="77777777" w:rsidR="00A01A4E" w:rsidRDefault="00C56536">
      <w:pPr>
        <w:pStyle w:val="2"/>
        <w:ind w:left="490"/>
      </w:pPr>
      <w:r>
        <w:t>H</w:t>
      </w:r>
      <w:r>
        <w:rPr>
          <w:rFonts w:ascii="宋体" w:eastAsia="宋体" w:hAnsi="宋体" w:cs="宋体"/>
        </w:rPr>
        <w:t>＝</w:t>
      </w:r>
      <w:r>
        <w:t>E×0.20%÷</w:t>
      </w:r>
      <w:r>
        <w:rPr>
          <w:rFonts w:ascii="宋体" w:eastAsia="宋体" w:hAnsi="宋体" w:cs="宋体"/>
        </w:rPr>
        <w:t>当年天数</w:t>
      </w:r>
      <w:r>
        <w:t xml:space="preserve"> </w:t>
      </w:r>
    </w:p>
    <w:p w14:paraId="4BE95DCD" w14:textId="77777777" w:rsidR="00A01A4E" w:rsidRDefault="00C56536">
      <w:pPr>
        <w:ind w:left="477"/>
      </w:pPr>
      <w:r>
        <w:rPr>
          <w:rFonts w:ascii="Times New Roman" w:eastAsia="Times New Roman" w:hAnsi="Times New Roman" w:cs="Times New Roman"/>
        </w:rPr>
        <w:t xml:space="preserve">H </w:t>
      </w:r>
      <w:r>
        <w:t>为每日应计提的基金托管费</w:t>
      </w:r>
      <w:r>
        <w:rPr>
          <w:rFonts w:ascii="Times New Roman" w:eastAsia="Times New Roman" w:hAnsi="Times New Roman" w:cs="Times New Roman"/>
        </w:rPr>
        <w:t xml:space="preserve"> </w:t>
      </w:r>
    </w:p>
    <w:p w14:paraId="52C05757" w14:textId="77777777" w:rsidR="00A01A4E" w:rsidRDefault="00C56536">
      <w:pPr>
        <w:ind w:left="477"/>
      </w:pPr>
      <w:r>
        <w:rPr>
          <w:rFonts w:ascii="Times New Roman" w:eastAsia="Times New Roman" w:hAnsi="Times New Roman" w:cs="Times New Roman"/>
        </w:rPr>
        <w:t xml:space="preserve">E </w:t>
      </w:r>
      <w:r>
        <w:t>为前一日的基金资产净值</w:t>
      </w:r>
      <w:r>
        <w:rPr>
          <w:rFonts w:ascii="Times New Roman" w:eastAsia="Times New Roman" w:hAnsi="Times New Roman" w:cs="Times New Roman"/>
        </w:rPr>
        <w:t xml:space="preserve"> </w:t>
      </w:r>
    </w:p>
    <w:p w14:paraId="37E38497" w14:textId="77777777" w:rsidR="00A01A4E" w:rsidRDefault="00C56536">
      <w:pPr>
        <w:spacing w:after="15" w:line="367" w:lineRule="auto"/>
        <w:ind w:left="0" w:firstLine="480"/>
      </w:pPr>
      <w:r>
        <w:t>基金托管费每日计提，逐日累计至每月月末，按月支付，经基金管理人与基金托管人核对一致后，由基金托管人于次月前</w:t>
      </w:r>
      <w:r>
        <w:t xml:space="preserve"> </w:t>
      </w:r>
      <w:r>
        <w:rPr>
          <w:rFonts w:ascii="Times New Roman" w:eastAsia="Times New Roman" w:hAnsi="Times New Roman" w:cs="Times New Roman"/>
        </w:rPr>
        <w:t xml:space="preserve">5 </w:t>
      </w:r>
      <w:r>
        <w:t>个工作日内按照指定的账户路径从基金财产中一次性支付，管理人无需再出具资金划拨指令。若遇法定节假日、公休日等，支付日期顺延。费用自</w:t>
      </w:r>
      <w:r>
        <w:t>动扣划后，管理人应进行核对，如发现数据不符，及时联系托管人协商解决。</w:t>
      </w:r>
      <w:r>
        <w:rPr>
          <w:rFonts w:ascii="Times New Roman" w:eastAsia="Times New Roman" w:hAnsi="Times New Roman" w:cs="Times New Roman"/>
        </w:rPr>
        <w:t xml:space="preserve"> </w:t>
      </w:r>
    </w:p>
    <w:p w14:paraId="2E62627C" w14:textId="77777777" w:rsidR="00A01A4E" w:rsidRDefault="00C56536">
      <w:pPr>
        <w:ind w:left="477"/>
      </w:pPr>
      <w:r>
        <w:rPr>
          <w:rFonts w:ascii="Times New Roman" w:eastAsia="Times New Roman" w:hAnsi="Times New Roman" w:cs="Times New Roman"/>
        </w:rPr>
        <w:t>3</w:t>
      </w:r>
      <w:r>
        <w:t>、销售服务费</w:t>
      </w:r>
      <w:r>
        <w:rPr>
          <w:rFonts w:ascii="Times New Roman" w:eastAsia="Times New Roman" w:hAnsi="Times New Roman" w:cs="Times New Roman"/>
        </w:rPr>
        <w:t xml:space="preserve"> </w:t>
      </w:r>
    </w:p>
    <w:p w14:paraId="0F68E96B" w14:textId="77777777" w:rsidR="00A01A4E" w:rsidRDefault="00C56536">
      <w:pPr>
        <w:spacing w:after="0" w:line="383" w:lineRule="auto"/>
        <w:ind w:left="0" w:firstLine="480"/>
      </w:pPr>
      <w:r>
        <w:t>本基金</w:t>
      </w:r>
      <w:r>
        <w:rPr>
          <w:rFonts w:ascii="Times New Roman" w:eastAsia="Times New Roman" w:hAnsi="Times New Roman" w:cs="Times New Roman"/>
        </w:rPr>
        <w:t xml:space="preserve"> A </w:t>
      </w:r>
      <w:r>
        <w:t>类基金份额不收取销售服务费，</w:t>
      </w:r>
      <w:r>
        <w:rPr>
          <w:rFonts w:ascii="Times New Roman" w:eastAsia="Times New Roman" w:hAnsi="Times New Roman" w:cs="Times New Roman"/>
        </w:rPr>
        <w:t xml:space="preserve"> C </w:t>
      </w:r>
      <w:r>
        <w:t>类基金份额的销售服务费按前一日</w:t>
      </w:r>
      <w:r>
        <w:t xml:space="preserve"> </w:t>
      </w:r>
      <w:r>
        <w:rPr>
          <w:rFonts w:ascii="Times New Roman" w:eastAsia="Times New Roman" w:hAnsi="Times New Roman" w:cs="Times New Roman"/>
        </w:rPr>
        <w:t xml:space="preserve">C </w:t>
      </w:r>
      <w:r>
        <w:t>类基金份额资产净值的</w:t>
      </w:r>
      <w:r>
        <w:t xml:space="preserve"> </w:t>
      </w:r>
      <w:r>
        <w:rPr>
          <w:rFonts w:ascii="Times New Roman" w:eastAsia="Times New Roman" w:hAnsi="Times New Roman" w:cs="Times New Roman"/>
        </w:rPr>
        <w:t>0.40%</w:t>
      </w:r>
      <w:r>
        <w:t>年费率计提。计算方法如下：</w:t>
      </w:r>
      <w:r>
        <w:rPr>
          <w:rFonts w:ascii="Times New Roman" w:eastAsia="Times New Roman" w:hAnsi="Times New Roman" w:cs="Times New Roman"/>
        </w:rPr>
        <w:t xml:space="preserve"> </w:t>
      </w:r>
    </w:p>
    <w:p w14:paraId="46CF7474" w14:textId="77777777" w:rsidR="00A01A4E" w:rsidRDefault="00C56536">
      <w:pPr>
        <w:ind w:left="477"/>
      </w:pPr>
      <w:r>
        <w:rPr>
          <w:rFonts w:ascii="Times New Roman" w:eastAsia="Times New Roman" w:hAnsi="Times New Roman" w:cs="Times New Roman"/>
        </w:rPr>
        <w:t>H</w:t>
      </w:r>
      <w:r>
        <w:t>＝</w:t>
      </w:r>
      <w:r>
        <w:rPr>
          <w:rFonts w:ascii="Times New Roman" w:eastAsia="Times New Roman" w:hAnsi="Times New Roman" w:cs="Times New Roman"/>
        </w:rPr>
        <w:t>E</w:t>
      </w:r>
      <w:r>
        <w:t>×</w:t>
      </w:r>
      <w:r>
        <w:rPr>
          <w:rFonts w:ascii="Times New Roman" w:eastAsia="Times New Roman" w:hAnsi="Times New Roman" w:cs="Times New Roman"/>
        </w:rPr>
        <w:t>0.40%</w:t>
      </w:r>
      <w:r>
        <w:t>÷</w:t>
      </w:r>
      <w:r>
        <w:t>当年天数</w:t>
      </w:r>
      <w:r>
        <w:rPr>
          <w:rFonts w:ascii="Times New Roman" w:eastAsia="Times New Roman" w:hAnsi="Times New Roman" w:cs="Times New Roman"/>
        </w:rPr>
        <w:t xml:space="preserve"> </w:t>
      </w:r>
    </w:p>
    <w:p w14:paraId="1FB36407" w14:textId="77777777" w:rsidR="00A01A4E" w:rsidRDefault="00C56536">
      <w:pPr>
        <w:ind w:left="477"/>
      </w:pPr>
      <w:r>
        <w:rPr>
          <w:rFonts w:ascii="Times New Roman" w:eastAsia="Times New Roman" w:hAnsi="Times New Roman" w:cs="Times New Roman"/>
        </w:rPr>
        <w:t xml:space="preserve">H </w:t>
      </w:r>
      <w:r>
        <w:t>为</w:t>
      </w:r>
      <w:r>
        <w:t xml:space="preserve"> </w:t>
      </w:r>
      <w:r>
        <w:rPr>
          <w:rFonts w:ascii="Times New Roman" w:eastAsia="Times New Roman" w:hAnsi="Times New Roman" w:cs="Times New Roman"/>
        </w:rPr>
        <w:t xml:space="preserve">C </w:t>
      </w:r>
      <w:r>
        <w:t>类基金份额每日应计提的销售服务费</w:t>
      </w:r>
      <w:r>
        <w:rPr>
          <w:rFonts w:ascii="Times New Roman" w:eastAsia="Times New Roman" w:hAnsi="Times New Roman" w:cs="Times New Roman"/>
        </w:rPr>
        <w:t xml:space="preserve"> </w:t>
      </w:r>
    </w:p>
    <w:p w14:paraId="40112ADF" w14:textId="77777777" w:rsidR="00A01A4E" w:rsidRDefault="00C56536">
      <w:pPr>
        <w:ind w:left="477"/>
      </w:pPr>
      <w:r>
        <w:rPr>
          <w:rFonts w:ascii="Times New Roman" w:eastAsia="Times New Roman" w:hAnsi="Times New Roman" w:cs="Times New Roman"/>
        </w:rPr>
        <w:t xml:space="preserve">E </w:t>
      </w:r>
      <w:r>
        <w:t>为</w:t>
      </w:r>
      <w:r>
        <w:t xml:space="preserve"> </w:t>
      </w:r>
      <w:r>
        <w:rPr>
          <w:rFonts w:ascii="Times New Roman" w:eastAsia="Times New Roman" w:hAnsi="Times New Roman" w:cs="Times New Roman"/>
        </w:rPr>
        <w:t xml:space="preserve">C </w:t>
      </w:r>
      <w:r>
        <w:t>类基金份额前一日基金资产净值</w:t>
      </w:r>
      <w:r>
        <w:rPr>
          <w:rFonts w:ascii="Times New Roman" w:eastAsia="Times New Roman" w:hAnsi="Times New Roman" w:cs="Times New Roman"/>
        </w:rPr>
        <w:t xml:space="preserve"> </w:t>
      </w:r>
    </w:p>
    <w:p w14:paraId="6DA68E0B" w14:textId="77777777" w:rsidR="00A01A4E" w:rsidRDefault="00C56536">
      <w:pPr>
        <w:spacing w:after="8" w:line="367" w:lineRule="auto"/>
        <w:ind w:left="0" w:firstLine="480"/>
      </w:pPr>
      <w:del w:id="23" w:author="FundLex" w:date="2026-10-22T00:23:55Z">
        <w:r>
          <w:delText>基金销售服务费每日计提，逐日累计至每月月末，按月支付，经基金管理人与基金托管人核对一致后，由基金托管人于次月前</w:delText>
        </w:r>
        <w:r>
          <w:delText xml:space="preserve"> </w:delText>
        </w:r>
        <w:r>
          <w:rPr>
            <w:rFonts w:ascii="Times New Roman" w:eastAsia="Times New Roman" w:hAnsi="Times New Roman" w:cs="Times New Roman"/>
          </w:rPr>
          <w:delText xml:space="preserve">5 </w:delText>
        </w:r>
        <w:r>
          <w:delText>个工作日内按照指定的账户路径从基金财产中一次性支付，管理人无需再出具资金划拨指令。若遇法定节假日、公休日等，支付日期顺延。费用自动扣划后，管理人应进行核对，如发现数据不符，及时联系托管人协商解决。</w:delText>
        </w:r>
      </w:del>
      <w:ins w:id="24" w:author="FundLex" w:date="2026-10-22T00:23:55Z">
        <w:r>
          <w:t/>
        </w:r>
      </w:ins>
      <w:r>
        <w:rPr>
          <w:rFonts w:ascii="Times New Roman" w:eastAsia="Times New Roman" w:hAnsi="Times New Roman" w:cs="Times New Roman"/>
        </w:rPr>
        <w:t xml:space="preserve"> </w:t>
      </w:r>
    </w:p>
    <w:p w14:paraId="29A41E74" w14:textId="77777777" w:rsidR="00A01A4E" w:rsidRDefault="00C56536">
      <w:pPr>
        <w:spacing w:after="18" w:line="365" w:lineRule="auto"/>
        <w:ind w:left="0" w:firstLine="480"/>
      </w:pPr>
      <w:r>
        <w:t>销售服务费主要用于支付销售机构佣金、以及基金管理人的基金行销广告费、促销活动费、基金份额持有人服务费等。</w:t>
      </w:r>
      <w:r>
        <w:rPr>
          <w:rFonts w:ascii="Times New Roman" w:eastAsia="Times New Roman" w:hAnsi="Times New Roman" w:cs="Times New Roman"/>
        </w:rPr>
        <w:t xml:space="preserve"> </w:t>
      </w:r>
    </w:p>
    <w:p w14:paraId="183115B2" w14:textId="77777777" w:rsidR="00A01A4E" w:rsidRDefault="00C56536">
      <w:pPr>
        <w:ind w:left="477"/>
      </w:pPr>
      <w:r>
        <w:t>销售服务费使用范围不包括基金募集期间的上述费用。</w:t>
      </w:r>
      <w:r>
        <w:rPr>
          <w:rFonts w:ascii="Times New Roman" w:eastAsia="Times New Roman" w:hAnsi="Times New Roman" w:cs="Times New Roman"/>
        </w:rPr>
        <w:t xml:space="preserve"> </w:t>
      </w:r>
    </w:p>
    <w:p w14:paraId="2E1A0111" w14:textId="77777777" w:rsidR="00A01A4E" w:rsidRDefault="00C56536">
      <w:pPr>
        <w:spacing w:after="0" w:line="384" w:lineRule="auto"/>
        <w:ind w:left="0" w:firstLine="480"/>
      </w:pPr>
      <w:r>
        <w:t>上述</w:t>
      </w:r>
      <w:r>
        <w:t>“</w:t>
      </w:r>
      <w:r>
        <w:t>一、基金费用的种类中第</w:t>
      </w:r>
      <w:r>
        <w:t xml:space="preserve"> </w:t>
      </w:r>
      <w:r>
        <w:rPr>
          <w:rFonts w:ascii="Times New Roman" w:eastAsia="Times New Roman" w:hAnsi="Times New Roman" w:cs="Times New Roman"/>
        </w:rPr>
        <w:t>4</w:t>
      </w:r>
      <w:r>
        <w:t>－</w:t>
      </w:r>
      <w:r>
        <w:rPr>
          <w:rFonts w:ascii="Times New Roman" w:eastAsia="Times New Roman" w:hAnsi="Times New Roman" w:cs="Times New Roman"/>
        </w:rPr>
        <w:t>1</w:t>
      </w:r>
      <w:r>
        <w:rPr>
          <w:rFonts w:ascii="Times New Roman" w:eastAsia="Times New Roman" w:hAnsi="Times New Roman" w:cs="Times New Roman"/>
        </w:rPr>
        <w:t xml:space="preserve">1 </w:t>
      </w:r>
      <w:r>
        <w:t>项费用</w:t>
      </w:r>
      <w:r>
        <w:t>”</w:t>
      </w:r>
      <w:r>
        <w:t>，根据有关法规及相应协议规定，按费用实际支出金额列入当期费用，由基金托管人从基金财产中支付。</w:t>
      </w:r>
      <w:r>
        <w:rPr>
          <w:rFonts w:ascii="Times New Roman" w:eastAsia="Times New Roman" w:hAnsi="Times New Roman" w:cs="Times New Roman"/>
        </w:rPr>
        <w:t xml:space="preserve"> </w:t>
      </w:r>
    </w:p>
    <w:p w14:paraId="36A7B3E1" w14:textId="77777777" w:rsidR="00A01A4E" w:rsidRDefault="00C56536">
      <w:pPr>
        <w:spacing w:after="0" w:line="379" w:lineRule="auto"/>
        <w:ind w:left="477" w:right="2130"/>
      </w:pPr>
      <w:r>
        <w:t>三、不列入基金费用的项目下列费用不列入基金费用：</w:t>
      </w:r>
      <w:r>
        <w:rPr>
          <w:rFonts w:ascii="Times New Roman" w:eastAsia="Times New Roman" w:hAnsi="Times New Roman" w:cs="Times New Roman"/>
        </w:rPr>
        <w:t xml:space="preserve"> </w:t>
      </w:r>
    </w:p>
    <w:p w14:paraId="5AAC9C3F" w14:textId="77777777" w:rsidR="00A01A4E" w:rsidRDefault="00C56536">
      <w:pPr>
        <w:ind w:left="477"/>
      </w:pPr>
      <w:r>
        <w:rPr>
          <w:rFonts w:ascii="Times New Roman" w:eastAsia="Times New Roman" w:hAnsi="Times New Roman" w:cs="Times New Roman"/>
        </w:rPr>
        <w:t>1</w:t>
      </w:r>
      <w:r>
        <w:t>、基金管理人和基金托管人因未履行或未完全履行义务导致的费用支出或基金财产的损失；</w:t>
      </w:r>
      <w:r>
        <w:rPr>
          <w:rFonts w:ascii="Times New Roman" w:eastAsia="Times New Roman" w:hAnsi="Times New Roman" w:cs="Times New Roman"/>
        </w:rPr>
        <w:t xml:space="preserve"> </w:t>
      </w:r>
    </w:p>
    <w:p w14:paraId="2AF3111A" w14:textId="77777777" w:rsidR="00A01A4E" w:rsidRDefault="00C56536">
      <w:pPr>
        <w:pStyle w:val="2"/>
        <w:spacing w:after="156"/>
        <w:ind w:left="48" w:right="188"/>
        <w:jc w:val="center"/>
      </w:pPr>
      <w:r>
        <w:t>2</w:t>
      </w:r>
      <w:r>
        <w:rPr>
          <w:rFonts w:ascii="宋体" w:eastAsia="宋体" w:hAnsi="宋体" w:cs="宋体"/>
        </w:rPr>
        <w:t>、基金管理人和基金托管人处理与基金运作无关的事项发生的费用；</w:t>
      </w:r>
      <w:r>
        <w:t xml:space="preserve"> </w:t>
      </w:r>
    </w:p>
    <w:p w14:paraId="49E3E1B8" w14:textId="77777777" w:rsidR="00A01A4E" w:rsidRDefault="00C56536">
      <w:pPr>
        <w:numPr>
          <w:ilvl w:val="0"/>
          <w:numId w:val="88"/>
        </w:numPr>
        <w:ind w:firstLine="480"/>
      </w:pPr>
      <w:r>
        <w:t>《基金合同》生效前的相关费用；</w:t>
      </w:r>
      <w:r>
        <w:rPr>
          <w:rFonts w:ascii="Times New Roman" w:eastAsia="Times New Roman" w:hAnsi="Times New Roman" w:cs="Times New Roman"/>
        </w:rPr>
        <w:t xml:space="preserve"> </w:t>
      </w:r>
    </w:p>
    <w:p w14:paraId="4657306D" w14:textId="77777777" w:rsidR="00A01A4E" w:rsidRDefault="00C56536">
      <w:pPr>
        <w:numPr>
          <w:ilvl w:val="0"/>
          <w:numId w:val="88"/>
        </w:numPr>
        <w:spacing w:after="0" w:line="379" w:lineRule="auto"/>
        <w:ind w:firstLine="480"/>
      </w:pPr>
      <w:r>
        <w:t>其他根据相关法律法规及中国证监会的有关规定不得列入基金费用的项目。</w:t>
      </w:r>
      <w:r>
        <w:rPr>
          <w:rFonts w:ascii="Times New Roman" w:eastAsia="Times New Roman" w:hAnsi="Times New Roman" w:cs="Times New Roman"/>
        </w:rPr>
        <w:t xml:space="preserve"> </w:t>
      </w:r>
    </w:p>
    <w:p w14:paraId="19E9A49C" w14:textId="77777777" w:rsidR="00A01A4E" w:rsidRDefault="00C56536">
      <w:pPr>
        <w:numPr>
          <w:ilvl w:val="0"/>
          <w:numId w:val="89"/>
        </w:numPr>
        <w:ind w:hanging="480"/>
      </w:pPr>
      <w:r>
        <w:t>实施侧袋机制期间的基金费用</w:t>
      </w:r>
      <w:r>
        <w:rPr>
          <w:rFonts w:ascii="Times New Roman" w:eastAsia="Times New Roman" w:hAnsi="Times New Roman" w:cs="Times New Roman"/>
        </w:rPr>
        <w:t xml:space="preserve"> </w:t>
      </w:r>
    </w:p>
    <w:p w14:paraId="335CB470" w14:textId="77777777" w:rsidR="00A01A4E" w:rsidRDefault="00C56536">
      <w:pPr>
        <w:spacing w:after="22" w:line="363" w:lineRule="auto"/>
        <w:ind w:left="0" w:firstLine="480"/>
      </w:pPr>
      <w:r>
        <w:t>本基金实施侧袋机制的，与侧袋账户有关的费用可以从侧袋账户中列支，但</w:t>
      </w:r>
      <w:r>
        <w:t>应待侧袋账户资产变现后方可列支，有关费用可酌情收取或减免，但基金管理人不得就侧袋账户资产收取管理费，详见招募说明书的规定。</w:t>
      </w:r>
      <w:r>
        <w:rPr>
          <w:rFonts w:ascii="Times New Roman" w:eastAsia="Times New Roman" w:hAnsi="Times New Roman" w:cs="Times New Roman"/>
        </w:rPr>
        <w:t xml:space="preserve"> </w:t>
      </w:r>
    </w:p>
    <w:p w14:paraId="0682F645" w14:textId="77777777" w:rsidR="00A01A4E" w:rsidRDefault="00C56536">
      <w:pPr>
        <w:numPr>
          <w:ilvl w:val="0"/>
          <w:numId w:val="89"/>
        </w:numPr>
        <w:ind w:hanging="480"/>
      </w:pPr>
      <w:r>
        <w:t>基金税收</w:t>
      </w:r>
      <w:r>
        <w:rPr>
          <w:rFonts w:ascii="Times New Roman" w:eastAsia="Times New Roman" w:hAnsi="Times New Roman" w:cs="Times New Roman"/>
        </w:rPr>
        <w:t xml:space="preserve"> </w:t>
      </w:r>
    </w:p>
    <w:p w14:paraId="692E76C7" w14:textId="77777777" w:rsidR="00A01A4E" w:rsidRDefault="00C56536">
      <w:pPr>
        <w:spacing w:line="363" w:lineRule="auto"/>
        <w:ind w:left="0" w:firstLine="480"/>
      </w:pPr>
      <w:r>
        <w:t>本基金运作过程中涉及的各纳税主体，其纳税义务按国家税收法律、法规执行。基金财产投资的相关税收，由基金份额持有人承担，基金管理人或者其他扣缴义务人按照国家有关税收征收的规定代扣代缴。</w:t>
      </w:r>
      <w:r>
        <w:rPr>
          <w:rFonts w:ascii="Times New Roman" w:eastAsia="Times New Roman" w:hAnsi="Times New Roman" w:cs="Times New Roman"/>
        </w:rPr>
        <w:t xml:space="preserve"> </w:t>
      </w:r>
      <w:r>
        <w:br w:type="page"/>
      </w:r>
    </w:p>
    <w:p w14:paraId="368F9599" w14:textId="77777777" w:rsidR="00A01A4E" w:rsidRDefault="00C56536">
      <w:pPr>
        <w:pStyle w:val="1"/>
        <w:spacing w:after="36"/>
      </w:pPr>
      <w:bookmarkStart w:id="15" w:name="_Toc65782"/>
      <w:r>
        <w:t>第十六部分</w:t>
      </w:r>
      <w:r>
        <w:rPr>
          <w:rFonts w:ascii="Times New Roman" w:eastAsia="Times New Roman" w:hAnsi="Times New Roman" w:cs="Times New Roman"/>
          <w:b/>
        </w:rPr>
        <w:t xml:space="preserve">  </w:t>
      </w:r>
      <w:r>
        <w:t>基金的收益与分配</w:t>
      </w:r>
      <w:r>
        <w:rPr>
          <w:rFonts w:ascii="Times New Roman" w:eastAsia="Times New Roman" w:hAnsi="Times New Roman" w:cs="Times New Roman"/>
          <w:b/>
        </w:rPr>
        <w:t xml:space="preserve"> </w:t>
      </w:r>
      <w:bookmarkEnd w:id="15"/>
    </w:p>
    <w:p w14:paraId="3D6AD83D" w14:textId="77777777" w:rsidR="00A01A4E" w:rsidRDefault="00C56536">
      <w:pPr>
        <w:spacing w:after="144" w:line="259" w:lineRule="auto"/>
        <w:ind w:left="0" w:firstLine="0"/>
      </w:pPr>
      <w:r>
        <w:rPr>
          <w:rFonts w:ascii="Times New Roman" w:eastAsia="Times New Roman" w:hAnsi="Times New Roman" w:cs="Times New Roman"/>
          <w:sz w:val="21"/>
        </w:rPr>
        <w:t xml:space="preserve"> </w:t>
      </w:r>
    </w:p>
    <w:p w14:paraId="46F664D7" w14:textId="77777777" w:rsidR="00A01A4E" w:rsidRDefault="00C56536">
      <w:pPr>
        <w:numPr>
          <w:ilvl w:val="0"/>
          <w:numId w:val="90"/>
        </w:numPr>
        <w:ind w:hanging="480"/>
      </w:pPr>
      <w:r>
        <w:t>基金利润的构成</w:t>
      </w:r>
      <w:r>
        <w:rPr>
          <w:rFonts w:ascii="Times New Roman" w:eastAsia="Times New Roman" w:hAnsi="Times New Roman" w:cs="Times New Roman"/>
        </w:rPr>
        <w:t xml:space="preserve"> </w:t>
      </w:r>
    </w:p>
    <w:p w14:paraId="75876D49" w14:textId="77777777" w:rsidR="00A01A4E" w:rsidRDefault="00C56536">
      <w:pPr>
        <w:spacing w:after="8" w:line="372" w:lineRule="auto"/>
        <w:ind w:left="-15" w:right="111" w:firstLine="540"/>
        <w:jc w:val="both"/>
      </w:pPr>
      <w:r>
        <w:t>基金利润指基金利息收入、投资收益、公允价值变动收益和其他收入扣除相关费用后的余额，基金已实现收益指基金利润减去公允价值变动收益后的余额。</w:t>
      </w:r>
      <w:r>
        <w:rPr>
          <w:rFonts w:ascii="Times New Roman" w:eastAsia="Times New Roman" w:hAnsi="Times New Roman" w:cs="Times New Roman"/>
        </w:rPr>
        <w:t xml:space="preserve"> </w:t>
      </w:r>
    </w:p>
    <w:p w14:paraId="677879E9" w14:textId="77777777" w:rsidR="00A01A4E" w:rsidRDefault="00C56536">
      <w:pPr>
        <w:numPr>
          <w:ilvl w:val="0"/>
          <w:numId w:val="90"/>
        </w:numPr>
        <w:ind w:hanging="480"/>
      </w:pPr>
      <w:r>
        <w:t>基金可供分配利润</w:t>
      </w:r>
      <w:r>
        <w:rPr>
          <w:rFonts w:ascii="Times New Roman" w:eastAsia="Times New Roman" w:hAnsi="Times New Roman" w:cs="Times New Roman"/>
        </w:rPr>
        <w:t xml:space="preserve"> </w:t>
      </w:r>
    </w:p>
    <w:p w14:paraId="13E9CB2B" w14:textId="77777777" w:rsidR="00A01A4E" w:rsidRDefault="00C56536">
      <w:pPr>
        <w:spacing w:after="18" w:line="365" w:lineRule="auto"/>
        <w:ind w:left="0" w:firstLine="540"/>
      </w:pPr>
      <w:r>
        <w:t>基金可供分配利润指截至收益分配基准日基金未分配利润与未分配利润中已实现收益的孰低数。</w:t>
      </w:r>
      <w:r>
        <w:rPr>
          <w:rFonts w:ascii="Times New Roman" w:eastAsia="Times New Roman" w:hAnsi="Times New Roman" w:cs="Times New Roman"/>
        </w:rPr>
        <w:t xml:space="preserve"> </w:t>
      </w:r>
    </w:p>
    <w:p w14:paraId="0B23FD34" w14:textId="77777777" w:rsidR="00A01A4E" w:rsidRDefault="00C56536">
      <w:pPr>
        <w:numPr>
          <w:ilvl w:val="0"/>
          <w:numId w:val="90"/>
        </w:numPr>
        <w:ind w:hanging="480"/>
      </w:pPr>
      <w:r>
        <w:t>基金收益分配原则</w:t>
      </w:r>
      <w:r>
        <w:rPr>
          <w:rFonts w:ascii="Times New Roman" w:eastAsia="Times New Roman" w:hAnsi="Times New Roman" w:cs="Times New Roman"/>
        </w:rPr>
        <w:t xml:space="preserve"> </w:t>
      </w:r>
    </w:p>
    <w:p w14:paraId="7EB5596D" w14:textId="77777777" w:rsidR="00A01A4E" w:rsidRDefault="00C56536">
      <w:pPr>
        <w:numPr>
          <w:ilvl w:val="0"/>
          <w:numId w:val="91"/>
        </w:numPr>
        <w:spacing w:after="8" w:line="372" w:lineRule="auto"/>
        <w:ind w:firstLine="540"/>
      </w:pPr>
      <w:r>
        <w:t>在符合有关基金分红条件的前提下，基金管理人可以根据实际情况进行收益分配，具体分配方案以公告为准，若《基金合同》生效不满</w:t>
      </w:r>
      <w:r>
        <w:t xml:space="preserve"> </w:t>
      </w:r>
      <w:r>
        <w:rPr>
          <w:rFonts w:ascii="Times New Roman" w:eastAsia="Times New Roman" w:hAnsi="Times New Roman" w:cs="Times New Roman"/>
        </w:rPr>
        <w:t xml:space="preserve">3 </w:t>
      </w:r>
      <w:r>
        <w:t>个月可不进行收益分配；</w:t>
      </w:r>
      <w:r>
        <w:rPr>
          <w:rFonts w:ascii="Times New Roman" w:eastAsia="Times New Roman" w:hAnsi="Times New Roman" w:cs="Times New Roman"/>
        </w:rPr>
        <w:t xml:space="preserve"> </w:t>
      </w:r>
    </w:p>
    <w:p w14:paraId="0E34AAE1" w14:textId="77777777" w:rsidR="00A01A4E" w:rsidRDefault="00C56536">
      <w:pPr>
        <w:numPr>
          <w:ilvl w:val="0"/>
          <w:numId w:val="91"/>
        </w:numPr>
        <w:spacing w:after="13" w:line="369" w:lineRule="auto"/>
        <w:ind w:firstLine="540"/>
      </w:pPr>
      <w:r>
        <w:t>本基金收益分配方式分两种：现金分红与红利再投资，投资者可选择现金红利或将现金红利自动转为基金份额进行再投资；若投资者不选择，本基金默认的收益分配方式是现金分红；</w:t>
      </w:r>
      <w:r>
        <w:rPr>
          <w:rFonts w:ascii="Times New Roman" w:eastAsia="Times New Roman" w:hAnsi="Times New Roman" w:cs="Times New Roman"/>
        </w:rPr>
        <w:t xml:space="preserve"> </w:t>
      </w:r>
    </w:p>
    <w:p w14:paraId="158C2C05" w14:textId="77777777" w:rsidR="00A01A4E" w:rsidRDefault="00C56536">
      <w:pPr>
        <w:numPr>
          <w:ilvl w:val="0"/>
          <w:numId w:val="91"/>
        </w:numPr>
        <w:spacing w:after="0" w:line="379" w:lineRule="auto"/>
        <w:ind w:firstLine="540"/>
      </w:pPr>
      <w:r>
        <w:t>基金收益分配后基金份额净值不能低于面值；即基金收益分配基准日的基金份额净值减去每单位基金份额收益分配金额后不能低于面值；</w:t>
      </w:r>
      <w:r>
        <w:rPr>
          <w:rFonts w:ascii="Times New Roman" w:eastAsia="Times New Roman" w:hAnsi="Times New Roman" w:cs="Times New Roman"/>
        </w:rPr>
        <w:t xml:space="preserve"> </w:t>
      </w:r>
    </w:p>
    <w:p w14:paraId="3D816AB9" w14:textId="77777777" w:rsidR="00A01A4E" w:rsidRDefault="00C56536">
      <w:pPr>
        <w:numPr>
          <w:ilvl w:val="0"/>
          <w:numId w:val="91"/>
        </w:numPr>
        <w:spacing w:after="10" w:line="372" w:lineRule="auto"/>
        <w:ind w:firstLine="540"/>
      </w:pPr>
      <w:del w:id="25" w:author="FundLex" w:date="2026-10-22T00:23:55Z">
        <w:r>
          <w:delText>由于本基金</w:delText>
        </w:r>
        <w:r>
          <w:delText xml:space="preserve"> </w:delText>
        </w:r>
        <w:r>
          <w:rPr>
            <w:rFonts w:ascii="Times New Roman" w:eastAsia="Times New Roman" w:hAnsi="Times New Roman" w:cs="Times New Roman"/>
          </w:rPr>
          <w:delText xml:space="preserve">A </w:delText>
        </w:r>
        <w:r>
          <w:delText>类基金份额不收取销售服务费，而</w:delText>
        </w:r>
        <w:r>
          <w:delText xml:space="preserve"> </w:delText>
        </w:r>
        <w:r>
          <w:rPr>
            <w:rFonts w:ascii="Times New Roman" w:eastAsia="Times New Roman" w:hAnsi="Times New Roman" w:cs="Times New Roman"/>
          </w:rPr>
          <w:delText xml:space="preserve">C </w:delText>
        </w:r>
        <w:r>
          <w:delText>类基金份额收取销售服务费</w:delText>
        </w:r>
      </w:del>
      <w:ins w:id="26" w:author="FundLex" w:date="2026-10-22T00:23:55Z">
        <w:r>
          <w:t>由于本基金A类基金份额和C类基金份额费用收取不同</w:t>
        </w:r>
      </w:ins>
      <w:r>
        <w:t>，各基金份额类别对应的可分配收益将有所不同。本基金同一类别的每一基金份额享有同等分配权；</w:t>
      </w:r>
      <w:r>
        <w:rPr>
          <w:rFonts w:ascii="Times New Roman" w:eastAsia="Times New Roman" w:hAnsi="Times New Roman" w:cs="Times New Roman"/>
        </w:rPr>
        <w:t xml:space="preserve"> </w:t>
      </w:r>
    </w:p>
    <w:p w14:paraId="28E809CF" w14:textId="77777777" w:rsidR="00A01A4E" w:rsidRDefault="00C56536">
      <w:pPr>
        <w:numPr>
          <w:ilvl w:val="0"/>
          <w:numId w:val="91"/>
        </w:numPr>
        <w:ind w:firstLine="540"/>
      </w:pPr>
      <w:r>
        <w:t>法律法规或监管机关另有规定的，从其规定。</w:t>
      </w:r>
      <w:r>
        <w:rPr>
          <w:rFonts w:ascii="Times New Roman" w:eastAsia="Times New Roman" w:hAnsi="Times New Roman" w:cs="Times New Roman"/>
        </w:rPr>
        <w:t xml:space="preserve"> </w:t>
      </w:r>
    </w:p>
    <w:p w14:paraId="68CD126E" w14:textId="77777777" w:rsidR="00A01A4E" w:rsidRDefault="00C56536">
      <w:pPr>
        <w:spacing w:after="22" w:line="363" w:lineRule="auto"/>
        <w:ind w:left="0" w:firstLine="540"/>
      </w:pPr>
      <w:r>
        <w:t>在不影响基金份额持有人利益的情况下，基金管理人可在法律法规允许的前提下与基金托管人协商一致后酌情调整以上基金收益分配原则，此项调整不需要召开基金份额持有人大会，但应予变更实施日前在规定媒介公告。</w:t>
      </w:r>
      <w:r>
        <w:rPr>
          <w:rFonts w:ascii="Times New Roman" w:eastAsia="Times New Roman" w:hAnsi="Times New Roman" w:cs="Times New Roman"/>
        </w:rPr>
        <w:t xml:space="preserve"> </w:t>
      </w:r>
    </w:p>
    <w:p w14:paraId="1E48E3B3" w14:textId="77777777" w:rsidR="00A01A4E" w:rsidRDefault="00C56536">
      <w:pPr>
        <w:numPr>
          <w:ilvl w:val="0"/>
          <w:numId w:val="92"/>
        </w:numPr>
        <w:ind w:hanging="480"/>
      </w:pPr>
      <w:r>
        <w:t>收益分配方案</w:t>
      </w:r>
      <w:r>
        <w:rPr>
          <w:rFonts w:ascii="Times New Roman" w:eastAsia="Times New Roman" w:hAnsi="Times New Roman" w:cs="Times New Roman"/>
        </w:rPr>
        <w:t xml:space="preserve"> </w:t>
      </w:r>
    </w:p>
    <w:p w14:paraId="6D54066B" w14:textId="77777777" w:rsidR="00A01A4E" w:rsidRDefault="00C56536">
      <w:pPr>
        <w:spacing w:after="18" w:line="365" w:lineRule="auto"/>
        <w:ind w:left="0" w:firstLine="540"/>
      </w:pPr>
      <w:r>
        <w:t>基金收益分配方案中应载明截止收益分配基准日的可供分配利润、基金收益分配对象、分配时间、分配数额及比例、分配方式等内容。</w:t>
      </w:r>
      <w:r>
        <w:rPr>
          <w:rFonts w:ascii="Times New Roman" w:eastAsia="Times New Roman" w:hAnsi="Times New Roman" w:cs="Times New Roman"/>
        </w:rPr>
        <w:t xml:space="preserve"> </w:t>
      </w:r>
    </w:p>
    <w:p w14:paraId="4B872025" w14:textId="77777777" w:rsidR="00A01A4E" w:rsidRDefault="00C56536">
      <w:pPr>
        <w:numPr>
          <w:ilvl w:val="0"/>
          <w:numId w:val="92"/>
        </w:numPr>
        <w:spacing w:after="17" w:line="366" w:lineRule="auto"/>
        <w:ind w:hanging="480"/>
      </w:pPr>
      <w:r>
        <w:t>收益分配方案的确</w:t>
      </w:r>
      <w:r>
        <w:t>定、公告与实施本基金收益分配方案由基金管理人拟定，并由基金托管人复核，依照《信息披露办法》的有关规定在规定媒介公告。</w:t>
      </w:r>
      <w:r>
        <w:rPr>
          <w:rFonts w:ascii="Times New Roman" w:eastAsia="Times New Roman" w:hAnsi="Times New Roman" w:cs="Times New Roman"/>
        </w:rPr>
        <w:t xml:space="preserve"> </w:t>
      </w:r>
    </w:p>
    <w:p w14:paraId="19E90D3A" w14:textId="77777777" w:rsidR="00A01A4E" w:rsidRDefault="00C56536">
      <w:pPr>
        <w:ind w:left="550"/>
      </w:pPr>
      <w:r>
        <w:t>法律法规或监管机关另有规定的，从其规定。</w:t>
      </w:r>
      <w:r>
        <w:rPr>
          <w:rFonts w:ascii="Times New Roman" w:eastAsia="Times New Roman" w:hAnsi="Times New Roman" w:cs="Times New Roman"/>
        </w:rPr>
        <w:t xml:space="preserve"> </w:t>
      </w:r>
    </w:p>
    <w:p w14:paraId="1CAD1F1F" w14:textId="77777777" w:rsidR="00A01A4E" w:rsidRDefault="00C56536">
      <w:pPr>
        <w:numPr>
          <w:ilvl w:val="0"/>
          <w:numId w:val="92"/>
        </w:numPr>
        <w:ind w:hanging="480"/>
      </w:pPr>
      <w:r>
        <w:t>基金收益分配中发生的费用</w:t>
      </w:r>
      <w:r>
        <w:rPr>
          <w:rFonts w:ascii="Times New Roman" w:eastAsia="Times New Roman" w:hAnsi="Times New Roman" w:cs="Times New Roman"/>
        </w:rPr>
        <w:t xml:space="preserve"> </w:t>
      </w:r>
    </w:p>
    <w:p w14:paraId="388FB2D1" w14:textId="77777777" w:rsidR="00A01A4E" w:rsidRDefault="00C56536">
      <w:pPr>
        <w:spacing w:after="23" w:line="362" w:lineRule="auto"/>
        <w:ind w:left="0" w:firstLine="540"/>
      </w:pPr>
      <w:r>
        <w:t>基金收益分配时所发生的银行转账或其他手续费用由投资者自行承担。当投资者的现金红利小于一定金额，不足以支付银行转账或其他手续费用时，基金登记机构可将基金份额持有人的现金红利自动转为基金份额。红利再投资的计算方法，依照《业务规则》执行。</w:t>
      </w:r>
      <w:r>
        <w:rPr>
          <w:rFonts w:ascii="Times New Roman" w:eastAsia="Times New Roman" w:hAnsi="Times New Roman" w:cs="Times New Roman"/>
        </w:rPr>
        <w:t xml:space="preserve"> </w:t>
      </w:r>
    </w:p>
    <w:p w14:paraId="7BCBCB7F" w14:textId="77777777" w:rsidR="00A01A4E" w:rsidRDefault="00C56536">
      <w:pPr>
        <w:numPr>
          <w:ilvl w:val="0"/>
          <w:numId w:val="92"/>
        </w:numPr>
        <w:ind w:hanging="480"/>
      </w:pPr>
      <w:r>
        <w:t>实施侧袋机制期间的收益分配</w:t>
      </w:r>
      <w:r>
        <w:rPr>
          <w:rFonts w:ascii="Times New Roman" w:eastAsia="Times New Roman" w:hAnsi="Times New Roman" w:cs="Times New Roman"/>
        </w:rPr>
        <w:t xml:space="preserve"> </w:t>
      </w:r>
    </w:p>
    <w:p w14:paraId="544AC397" w14:textId="77777777" w:rsidR="00A01A4E" w:rsidRDefault="00C56536">
      <w:pPr>
        <w:spacing w:after="7" w:line="365" w:lineRule="auto"/>
        <w:ind w:left="0" w:firstLine="540"/>
      </w:pPr>
      <w:r>
        <w:t>本基金实施侧袋机制的，侧袋账户不进行收益分配，详见招募</w:t>
      </w:r>
      <w:r>
        <w:t>说明书的规定。</w:t>
      </w:r>
      <w:r>
        <w:rPr>
          <w:rFonts w:ascii="Times New Roman" w:eastAsia="Times New Roman" w:hAnsi="Times New Roman" w:cs="Times New Roman"/>
        </w:rPr>
        <w:t xml:space="preserve"> </w:t>
      </w:r>
    </w:p>
    <w:p w14:paraId="533E6CD1" w14:textId="77777777" w:rsidR="00A01A4E" w:rsidRDefault="00C56536">
      <w:pPr>
        <w:spacing w:after="0" w:line="259" w:lineRule="auto"/>
        <w:ind w:left="540" w:firstLine="0"/>
      </w:pPr>
      <w:r>
        <w:rPr>
          <w:rFonts w:ascii="Times New Roman" w:eastAsia="Times New Roman" w:hAnsi="Times New Roman" w:cs="Times New Roman"/>
        </w:rPr>
        <w:t xml:space="preserve"> </w:t>
      </w:r>
      <w:r>
        <w:br w:type="page"/>
      </w:r>
    </w:p>
    <w:p w14:paraId="1CE17C86" w14:textId="77777777" w:rsidR="00A01A4E" w:rsidRDefault="00C56536">
      <w:pPr>
        <w:pStyle w:val="1"/>
      </w:pPr>
      <w:bookmarkStart w:id="16" w:name="_Toc65783"/>
      <w:r>
        <w:t>第十七部分</w:t>
      </w:r>
      <w:r>
        <w:rPr>
          <w:rFonts w:ascii="Times New Roman" w:eastAsia="Times New Roman" w:hAnsi="Times New Roman" w:cs="Times New Roman"/>
          <w:b/>
        </w:rPr>
        <w:t xml:space="preserve">  </w:t>
      </w:r>
      <w:r>
        <w:t>基金的会计与审计</w:t>
      </w:r>
      <w:r>
        <w:rPr>
          <w:rFonts w:ascii="Times New Roman" w:eastAsia="Times New Roman" w:hAnsi="Times New Roman" w:cs="Times New Roman"/>
          <w:b/>
        </w:rPr>
        <w:t xml:space="preserve"> </w:t>
      </w:r>
      <w:bookmarkEnd w:id="16"/>
    </w:p>
    <w:p w14:paraId="1172D80E" w14:textId="77777777" w:rsidR="00A01A4E" w:rsidRDefault="00C56536">
      <w:pPr>
        <w:spacing w:after="177" w:line="259" w:lineRule="auto"/>
        <w:ind w:left="480" w:firstLine="0"/>
      </w:pPr>
      <w:r>
        <w:rPr>
          <w:rFonts w:ascii="Times New Roman" w:eastAsia="Times New Roman" w:hAnsi="Times New Roman" w:cs="Times New Roman"/>
        </w:rPr>
        <w:t xml:space="preserve"> </w:t>
      </w:r>
    </w:p>
    <w:p w14:paraId="7DD74D7A" w14:textId="77777777" w:rsidR="00A01A4E" w:rsidRDefault="00C56536">
      <w:pPr>
        <w:ind w:left="477"/>
      </w:pPr>
      <w:r>
        <w:t>一、基金会计政策</w:t>
      </w:r>
      <w:r>
        <w:rPr>
          <w:rFonts w:ascii="Times New Roman" w:eastAsia="Times New Roman" w:hAnsi="Times New Roman" w:cs="Times New Roman"/>
        </w:rPr>
        <w:t xml:space="preserve"> </w:t>
      </w:r>
    </w:p>
    <w:p w14:paraId="47C42A98" w14:textId="77777777" w:rsidR="00A01A4E" w:rsidRDefault="00C56536">
      <w:pPr>
        <w:numPr>
          <w:ilvl w:val="0"/>
          <w:numId w:val="93"/>
        </w:numPr>
        <w:ind w:firstLine="480"/>
      </w:pPr>
      <w:r>
        <w:t>基金管理人为本基金的基金会计责任方；</w:t>
      </w:r>
      <w:r>
        <w:rPr>
          <w:rFonts w:ascii="Times New Roman" w:eastAsia="Times New Roman" w:hAnsi="Times New Roman" w:cs="Times New Roman"/>
        </w:rPr>
        <w:t xml:space="preserve"> </w:t>
      </w:r>
    </w:p>
    <w:p w14:paraId="4BA2EB00" w14:textId="77777777" w:rsidR="00A01A4E" w:rsidRDefault="00C56536">
      <w:pPr>
        <w:numPr>
          <w:ilvl w:val="0"/>
          <w:numId w:val="93"/>
        </w:numPr>
        <w:spacing w:after="8" w:line="372" w:lineRule="auto"/>
        <w:ind w:firstLine="480"/>
      </w:pPr>
      <w:r>
        <w:t>基金的会计年度为公历年度的</w:t>
      </w:r>
      <w:r>
        <w:t xml:space="preserve"> </w:t>
      </w:r>
      <w:r>
        <w:rPr>
          <w:rFonts w:ascii="Times New Roman" w:eastAsia="Times New Roman" w:hAnsi="Times New Roman" w:cs="Times New Roman"/>
        </w:rPr>
        <w:t xml:space="preserve">1 </w:t>
      </w:r>
      <w:r>
        <w:t>月</w:t>
      </w:r>
      <w:r>
        <w:t xml:space="preserve"> </w:t>
      </w:r>
      <w:r>
        <w:rPr>
          <w:rFonts w:ascii="Times New Roman" w:eastAsia="Times New Roman" w:hAnsi="Times New Roman" w:cs="Times New Roman"/>
        </w:rPr>
        <w:t xml:space="preserve">1 </w:t>
      </w:r>
      <w:r>
        <w:t>日至</w:t>
      </w:r>
      <w:r>
        <w:t xml:space="preserve"> </w:t>
      </w:r>
      <w:r>
        <w:rPr>
          <w:rFonts w:ascii="Times New Roman" w:eastAsia="Times New Roman" w:hAnsi="Times New Roman" w:cs="Times New Roman"/>
        </w:rPr>
        <w:t xml:space="preserve">12 </w:t>
      </w:r>
      <w:r>
        <w:t>月</w:t>
      </w:r>
      <w:r>
        <w:t xml:space="preserve"> </w:t>
      </w:r>
      <w:r>
        <w:rPr>
          <w:rFonts w:ascii="Times New Roman" w:eastAsia="Times New Roman" w:hAnsi="Times New Roman" w:cs="Times New Roman"/>
        </w:rPr>
        <w:t xml:space="preserve">31 </w:t>
      </w:r>
      <w:r>
        <w:t>日；基金首次募集的会计年度按如下原则：如果《基金合同》生效少于</w:t>
      </w:r>
      <w:r>
        <w:t xml:space="preserve"> </w:t>
      </w:r>
      <w:r>
        <w:rPr>
          <w:rFonts w:ascii="Times New Roman" w:eastAsia="Times New Roman" w:hAnsi="Times New Roman" w:cs="Times New Roman"/>
        </w:rPr>
        <w:t xml:space="preserve">2 </w:t>
      </w:r>
      <w:r>
        <w:t>个月，可以并入下一个会计年度；</w:t>
      </w:r>
      <w:r>
        <w:rPr>
          <w:rFonts w:ascii="Times New Roman" w:eastAsia="Times New Roman" w:hAnsi="Times New Roman" w:cs="Times New Roman"/>
        </w:rPr>
        <w:t xml:space="preserve"> </w:t>
      </w:r>
    </w:p>
    <w:p w14:paraId="441E3A6A" w14:textId="77777777" w:rsidR="00A01A4E" w:rsidRDefault="00C56536">
      <w:pPr>
        <w:numPr>
          <w:ilvl w:val="0"/>
          <w:numId w:val="93"/>
        </w:numPr>
        <w:ind w:firstLine="480"/>
      </w:pPr>
      <w:r>
        <w:t>基金核算以人民币为记账本位币，以人民币元为记账单位；</w:t>
      </w:r>
      <w:r>
        <w:rPr>
          <w:rFonts w:ascii="Times New Roman" w:eastAsia="Times New Roman" w:hAnsi="Times New Roman" w:cs="Times New Roman"/>
        </w:rPr>
        <w:t xml:space="preserve"> </w:t>
      </w:r>
    </w:p>
    <w:p w14:paraId="56B3BF0F" w14:textId="77777777" w:rsidR="00A01A4E" w:rsidRDefault="00C56536">
      <w:pPr>
        <w:numPr>
          <w:ilvl w:val="0"/>
          <w:numId w:val="93"/>
        </w:numPr>
        <w:ind w:firstLine="480"/>
      </w:pPr>
      <w:r>
        <w:t>会计制度执行国家有关会计制度；</w:t>
      </w:r>
      <w:r>
        <w:rPr>
          <w:rFonts w:ascii="Times New Roman" w:eastAsia="Times New Roman" w:hAnsi="Times New Roman" w:cs="Times New Roman"/>
        </w:rPr>
        <w:t xml:space="preserve"> </w:t>
      </w:r>
    </w:p>
    <w:p w14:paraId="48B59863" w14:textId="77777777" w:rsidR="00A01A4E" w:rsidRDefault="00C56536">
      <w:pPr>
        <w:numPr>
          <w:ilvl w:val="0"/>
          <w:numId w:val="93"/>
        </w:numPr>
        <w:ind w:firstLine="480"/>
      </w:pPr>
      <w:r>
        <w:t>本基金独立建账、独立核算；</w:t>
      </w:r>
      <w:r>
        <w:rPr>
          <w:rFonts w:ascii="Times New Roman" w:eastAsia="Times New Roman" w:hAnsi="Times New Roman" w:cs="Times New Roman"/>
        </w:rPr>
        <w:t xml:space="preserve"> </w:t>
      </w:r>
    </w:p>
    <w:p w14:paraId="79A3E40E" w14:textId="77777777" w:rsidR="00A01A4E" w:rsidRDefault="00C56536">
      <w:pPr>
        <w:numPr>
          <w:ilvl w:val="0"/>
          <w:numId w:val="93"/>
        </w:numPr>
        <w:spacing w:after="0" w:line="379" w:lineRule="auto"/>
        <w:ind w:firstLine="480"/>
      </w:pPr>
      <w:r>
        <w:t>基金管理人及基金托管人各自保留完整的会计账目、凭证并进行日常的会计核算，按照有关规定编制基金会计报表；</w:t>
      </w:r>
      <w:r>
        <w:rPr>
          <w:rFonts w:ascii="Times New Roman" w:eastAsia="Times New Roman" w:hAnsi="Times New Roman" w:cs="Times New Roman"/>
        </w:rPr>
        <w:t xml:space="preserve"> </w:t>
      </w:r>
    </w:p>
    <w:p w14:paraId="1F70E1FA" w14:textId="77777777" w:rsidR="00A01A4E" w:rsidRDefault="00C56536">
      <w:pPr>
        <w:numPr>
          <w:ilvl w:val="0"/>
          <w:numId w:val="93"/>
        </w:numPr>
        <w:spacing w:after="0" w:line="379" w:lineRule="auto"/>
        <w:ind w:firstLine="480"/>
      </w:pPr>
      <w:r>
        <w:t>基金托管人每月与基金管理人就基金的会计核算、报表编制等进行核对并以书面方式确认。</w:t>
      </w:r>
      <w:r>
        <w:rPr>
          <w:rFonts w:ascii="Times New Roman" w:eastAsia="Times New Roman" w:hAnsi="Times New Roman" w:cs="Times New Roman"/>
        </w:rPr>
        <w:t xml:space="preserve"> </w:t>
      </w:r>
    </w:p>
    <w:p w14:paraId="4899F515" w14:textId="77777777" w:rsidR="00A01A4E" w:rsidRDefault="00C56536">
      <w:pPr>
        <w:ind w:left="477"/>
      </w:pPr>
      <w:r>
        <w:t>二、基金的年度审计</w:t>
      </w:r>
      <w:r>
        <w:rPr>
          <w:rFonts w:ascii="Times New Roman" w:eastAsia="Times New Roman" w:hAnsi="Times New Roman" w:cs="Times New Roman"/>
        </w:rPr>
        <w:t xml:space="preserve"> </w:t>
      </w:r>
    </w:p>
    <w:p w14:paraId="555C087C" w14:textId="77777777" w:rsidR="00A01A4E" w:rsidRDefault="00C56536">
      <w:pPr>
        <w:numPr>
          <w:ilvl w:val="0"/>
          <w:numId w:val="94"/>
        </w:numPr>
        <w:spacing w:after="0" w:line="379" w:lineRule="auto"/>
        <w:ind w:firstLine="480"/>
      </w:pPr>
      <w:r>
        <w:t>基金管理人聘请与基金管理人、基金托管人相互独立的符合《证券法》规定的会计师事务所及其注册会计师对本基金的年度财务报表进行审计。</w:t>
      </w:r>
      <w:r>
        <w:rPr>
          <w:rFonts w:ascii="Times New Roman" w:eastAsia="Times New Roman" w:hAnsi="Times New Roman" w:cs="Times New Roman"/>
        </w:rPr>
        <w:t xml:space="preserve"> </w:t>
      </w:r>
    </w:p>
    <w:p w14:paraId="46BE5F6D" w14:textId="77777777" w:rsidR="00A01A4E" w:rsidRDefault="00C56536">
      <w:pPr>
        <w:numPr>
          <w:ilvl w:val="0"/>
          <w:numId w:val="94"/>
        </w:numPr>
        <w:ind w:firstLine="480"/>
      </w:pPr>
      <w:r>
        <w:t>会计师事务所更换经办注册会计师，应事先征得基金管理人同意。</w:t>
      </w:r>
      <w:r>
        <w:rPr>
          <w:rFonts w:ascii="Times New Roman" w:eastAsia="Times New Roman" w:hAnsi="Times New Roman" w:cs="Times New Roman"/>
        </w:rPr>
        <w:t xml:space="preserve"> </w:t>
      </w:r>
    </w:p>
    <w:p w14:paraId="105FC566" w14:textId="77777777" w:rsidR="00A01A4E" w:rsidRDefault="00C56536">
      <w:pPr>
        <w:numPr>
          <w:ilvl w:val="0"/>
          <w:numId w:val="94"/>
        </w:numPr>
        <w:ind w:firstLine="480"/>
      </w:pPr>
      <w:r>
        <w:t>基金管理人认为有充足理由更换会计师事务所，须通报基金托管人。更</w:t>
      </w:r>
    </w:p>
    <w:p w14:paraId="452483A4" w14:textId="77777777" w:rsidR="00A01A4E" w:rsidRDefault="00C56536">
      <w:r>
        <w:t>换会计师事务所需按照《信息披露办法》的有关规</w:t>
      </w:r>
      <w:r>
        <w:t>定在规定媒介公告。</w:t>
      </w:r>
      <w:r>
        <w:rPr>
          <w:rFonts w:ascii="Times New Roman" w:eastAsia="Times New Roman" w:hAnsi="Times New Roman" w:cs="Times New Roman"/>
        </w:rPr>
        <w:t xml:space="preserve"> </w:t>
      </w:r>
    </w:p>
    <w:p w14:paraId="24DAFD27" w14:textId="77777777" w:rsidR="00A01A4E" w:rsidRDefault="00C56536">
      <w:pPr>
        <w:pStyle w:val="1"/>
        <w:ind w:right="124"/>
      </w:pPr>
      <w:bookmarkStart w:id="17" w:name="_Toc65784"/>
      <w:r>
        <w:t>第十八部分</w:t>
      </w:r>
      <w:r>
        <w:rPr>
          <w:rFonts w:ascii="Times New Roman" w:eastAsia="Times New Roman" w:hAnsi="Times New Roman" w:cs="Times New Roman"/>
          <w:b/>
        </w:rPr>
        <w:t xml:space="preserve">  </w:t>
      </w:r>
      <w:r>
        <w:t>基金的信息披露</w:t>
      </w:r>
      <w:r>
        <w:rPr>
          <w:rFonts w:ascii="Times New Roman" w:eastAsia="Times New Roman" w:hAnsi="Times New Roman" w:cs="Times New Roman"/>
          <w:b/>
        </w:rPr>
        <w:t xml:space="preserve"> </w:t>
      </w:r>
      <w:bookmarkEnd w:id="17"/>
    </w:p>
    <w:p w14:paraId="002E7B17" w14:textId="77777777" w:rsidR="00A01A4E" w:rsidRDefault="00C56536">
      <w:pPr>
        <w:spacing w:after="170" w:line="259" w:lineRule="auto"/>
        <w:ind w:left="480" w:firstLine="0"/>
      </w:pPr>
      <w:r>
        <w:rPr>
          <w:rFonts w:ascii="Times New Roman" w:eastAsia="Times New Roman" w:hAnsi="Times New Roman" w:cs="Times New Roman"/>
        </w:rPr>
        <w:t xml:space="preserve"> </w:t>
      </w:r>
    </w:p>
    <w:p w14:paraId="1234E47F" w14:textId="77777777" w:rsidR="00A01A4E" w:rsidRDefault="00C56536">
      <w:pPr>
        <w:numPr>
          <w:ilvl w:val="0"/>
          <w:numId w:val="95"/>
        </w:numPr>
        <w:spacing w:after="125"/>
        <w:ind w:hanging="489"/>
      </w:pPr>
      <w:r>
        <w:t>本基金的信息披露应符合《基金法》、《运作办法》、《信息披露办法》、</w:t>
      </w:r>
    </w:p>
    <w:p w14:paraId="122E8607" w14:textId="77777777" w:rsidR="00A01A4E" w:rsidRDefault="00C56536">
      <w:pPr>
        <w:spacing w:after="18" w:line="365" w:lineRule="auto"/>
      </w:pPr>
      <w:r>
        <w:t>《流动性风险管理规定》、《基金合同》及其他有关规定。相关法律对信息披露的方式、登载媒介、报备方式等规定发生变化时，本基金从其最新规定。</w:t>
      </w:r>
      <w:r>
        <w:rPr>
          <w:rFonts w:ascii="Times New Roman" w:eastAsia="Times New Roman" w:hAnsi="Times New Roman" w:cs="Times New Roman"/>
        </w:rPr>
        <w:t xml:space="preserve"> </w:t>
      </w:r>
    </w:p>
    <w:p w14:paraId="1DD86AA1" w14:textId="77777777" w:rsidR="00A01A4E" w:rsidRDefault="00C56536">
      <w:pPr>
        <w:numPr>
          <w:ilvl w:val="0"/>
          <w:numId w:val="95"/>
        </w:numPr>
        <w:ind w:hanging="489"/>
      </w:pPr>
      <w:r>
        <w:t>信息披露义务人</w:t>
      </w:r>
      <w:r>
        <w:rPr>
          <w:rFonts w:ascii="Times New Roman" w:eastAsia="Times New Roman" w:hAnsi="Times New Roman" w:cs="Times New Roman"/>
        </w:rPr>
        <w:t xml:space="preserve"> </w:t>
      </w:r>
    </w:p>
    <w:p w14:paraId="127F7558" w14:textId="77777777" w:rsidR="00A01A4E" w:rsidRDefault="00C56536">
      <w:pPr>
        <w:spacing w:after="8" w:line="372" w:lineRule="auto"/>
        <w:ind w:left="-15" w:right="111" w:firstLine="470"/>
        <w:jc w:val="both"/>
      </w:pPr>
      <w:r>
        <w:t>本基金信息披露义务人包括基金管理人、基金托管人、召集基金份额持有人大会的基金份额持有人等法律法规和中国证监会规定的自然人、法人和非法人组织。</w:t>
      </w:r>
      <w:r>
        <w:rPr>
          <w:rFonts w:ascii="Times New Roman" w:eastAsia="Times New Roman" w:hAnsi="Times New Roman" w:cs="Times New Roman"/>
        </w:rPr>
        <w:t xml:space="preserve"> </w:t>
      </w:r>
    </w:p>
    <w:p w14:paraId="3EC56844" w14:textId="77777777" w:rsidR="00A01A4E" w:rsidRDefault="00C56536">
      <w:pPr>
        <w:spacing w:after="125"/>
        <w:ind w:left="477"/>
      </w:pPr>
      <w:r>
        <w:t>本基金信息披露义务人以保护基金份额持有人利益为根本出发点，按照法律</w:t>
      </w:r>
    </w:p>
    <w:p w14:paraId="363DD47E" w14:textId="77777777" w:rsidR="00A01A4E" w:rsidRDefault="00C56536">
      <w:pPr>
        <w:spacing w:after="10" w:line="365" w:lineRule="auto"/>
      </w:pPr>
      <w:r>
        <w:t>法规和中国证监会的规定披露基金信息，并保证所披露信息的真实性、准确性、完整性、及时性、简明性和易得性。</w:t>
      </w:r>
      <w:r>
        <w:rPr>
          <w:rFonts w:ascii="Times New Roman" w:eastAsia="Times New Roman" w:hAnsi="Times New Roman" w:cs="Times New Roman"/>
        </w:rPr>
        <w:t xml:space="preserve"> </w:t>
      </w:r>
    </w:p>
    <w:p w14:paraId="7D0DACCD" w14:textId="77777777" w:rsidR="00A01A4E" w:rsidRDefault="00C56536">
      <w:pPr>
        <w:spacing w:after="7" w:line="360" w:lineRule="auto"/>
        <w:ind w:left="0" w:firstLine="480"/>
      </w:pPr>
      <w:r>
        <w:t>本基金信息披露义务人应当在中国证监会规定时间内，将应予披露的基金信息通过符合中国证监会规定条件的全国性报刊（以下简称</w:t>
      </w:r>
      <w:r>
        <w:t>“</w:t>
      </w:r>
      <w:r>
        <w:t>规定报刊</w:t>
      </w:r>
      <w:r>
        <w:t>”</w:t>
      </w:r>
      <w:r>
        <w:t>）及指定互联网网站（以下简称</w:t>
      </w:r>
      <w:r>
        <w:t>“</w:t>
      </w:r>
      <w:r>
        <w:t>规定网站</w:t>
      </w:r>
      <w:r>
        <w:t>”</w:t>
      </w:r>
      <w:r>
        <w:t>或</w:t>
      </w:r>
      <w:r>
        <w:t>“</w:t>
      </w:r>
      <w:r>
        <w:t>网站</w:t>
      </w:r>
      <w:r>
        <w:t>”</w:t>
      </w:r>
      <w:r>
        <w:t>）等媒介披露，并</w:t>
      </w:r>
      <w:r>
        <w:t>保证基金投资者能够按照《基金合同》约定的时间和方式查阅或者复制公开披露的信息资料。规定网站包括基金管理人网站、基金托管人网站、中国证监会基金电子披露网站。</w:t>
      </w:r>
    </w:p>
    <w:p w14:paraId="10AB3C2C" w14:textId="77777777" w:rsidR="00A01A4E" w:rsidRDefault="00C56536">
      <w:r>
        <w:t>规定网站应当无偿向投资者提供基金信息披露服务。</w:t>
      </w:r>
      <w:r>
        <w:rPr>
          <w:rFonts w:ascii="Times New Roman" w:eastAsia="Times New Roman" w:hAnsi="Times New Roman" w:cs="Times New Roman"/>
        </w:rPr>
        <w:t xml:space="preserve"> </w:t>
      </w:r>
    </w:p>
    <w:p w14:paraId="143015AA" w14:textId="77777777" w:rsidR="00A01A4E" w:rsidRDefault="00C56536">
      <w:pPr>
        <w:ind w:left="477"/>
      </w:pPr>
      <w:r>
        <w:t>三、本基金信息披露义务人承诺公开披露的基金信息，不得有下列行为：</w:t>
      </w:r>
      <w:r>
        <w:rPr>
          <w:rFonts w:ascii="Times New Roman" w:eastAsia="Times New Roman" w:hAnsi="Times New Roman" w:cs="Times New Roman"/>
        </w:rPr>
        <w:t xml:space="preserve"> </w:t>
      </w:r>
    </w:p>
    <w:p w14:paraId="13BBDEA5" w14:textId="77777777" w:rsidR="00A01A4E" w:rsidRDefault="00C56536">
      <w:pPr>
        <w:numPr>
          <w:ilvl w:val="0"/>
          <w:numId w:val="96"/>
        </w:numPr>
        <w:ind w:firstLine="480"/>
      </w:pPr>
      <w:r>
        <w:t>虚假记载、误导性陈述或者重大遗漏；</w:t>
      </w:r>
      <w:r>
        <w:rPr>
          <w:rFonts w:ascii="Times New Roman" w:eastAsia="Times New Roman" w:hAnsi="Times New Roman" w:cs="Times New Roman"/>
        </w:rPr>
        <w:t xml:space="preserve"> </w:t>
      </w:r>
    </w:p>
    <w:p w14:paraId="29592926" w14:textId="77777777" w:rsidR="00A01A4E" w:rsidRDefault="00C56536">
      <w:pPr>
        <w:numPr>
          <w:ilvl w:val="0"/>
          <w:numId w:val="96"/>
        </w:numPr>
        <w:ind w:firstLine="480"/>
      </w:pPr>
      <w:r>
        <w:t>对证券投资业绩进行预测；</w:t>
      </w:r>
      <w:r>
        <w:rPr>
          <w:rFonts w:ascii="Times New Roman" w:eastAsia="Times New Roman" w:hAnsi="Times New Roman" w:cs="Times New Roman"/>
        </w:rPr>
        <w:t xml:space="preserve"> </w:t>
      </w:r>
    </w:p>
    <w:p w14:paraId="5C8C5C09" w14:textId="77777777" w:rsidR="00A01A4E" w:rsidRDefault="00C56536">
      <w:pPr>
        <w:numPr>
          <w:ilvl w:val="0"/>
          <w:numId w:val="96"/>
        </w:numPr>
        <w:ind w:firstLine="480"/>
      </w:pPr>
      <w:r>
        <w:t>违规承诺收益或者承担损失；</w:t>
      </w:r>
      <w:r>
        <w:rPr>
          <w:rFonts w:ascii="Times New Roman" w:eastAsia="Times New Roman" w:hAnsi="Times New Roman" w:cs="Times New Roman"/>
        </w:rPr>
        <w:t xml:space="preserve"> </w:t>
      </w:r>
    </w:p>
    <w:p w14:paraId="0FB3BF2E" w14:textId="77777777" w:rsidR="00A01A4E" w:rsidRDefault="00C56536">
      <w:pPr>
        <w:numPr>
          <w:ilvl w:val="0"/>
          <w:numId w:val="96"/>
        </w:numPr>
        <w:ind w:firstLine="480"/>
      </w:pPr>
      <w:r>
        <w:t>诋毁其他基金管理人、基金托管人或者基金销售机构；</w:t>
      </w:r>
      <w:r>
        <w:rPr>
          <w:rFonts w:ascii="Times New Roman" w:eastAsia="Times New Roman" w:hAnsi="Times New Roman" w:cs="Times New Roman"/>
        </w:rPr>
        <w:t xml:space="preserve"> </w:t>
      </w:r>
    </w:p>
    <w:p w14:paraId="7DBA0F7D" w14:textId="77777777" w:rsidR="00A01A4E" w:rsidRDefault="00C56536">
      <w:pPr>
        <w:numPr>
          <w:ilvl w:val="0"/>
          <w:numId w:val="96"/>
        </w:numPr>
        <w:spacing w:after="0" w:line="379" w:lineRule="auto"/>
        <w:ind w:firstLine="480"/>
      </w:pPr>
      <w:r>
        <w:t>登载任何自然人、法人或者非法人组织的祝贺性、恭维性或推荐性的文字；</w:t>
      </w:r>
      <w:r>
        <w:rPr>
          <w:rFonts w:ascii="Times New Roman" w:eastAsia="Times New Roman" w:hAnsi="Times New Roman" w:cs="Times New Roman"/>
        </w:rPr>
        <w:t xml:space="preserve"> </w:t>
      </w:r>
    </w:p>
    <w:p w14:paraId="65F12F0F" w14:textId="77777777" w:rsidR="00A01A4E" w:rsidRDefault="00C56536">
      <w:pPr>
        <w:numPr>
          <w:ilvl w:val="0"/>
          <w:numId w:val="96"/>
        </w:numPr>
        <w:ind w:firstLine="480"/>
      </w:pPr>
      <w:r>
        <w:t>中国证监会禁止的其他</w:t>
      </w:r>
      <w:r>
        <w:t>行为。</w:t>
      </w:r>
      <w:r>
        <w:rPr>
          <w:rFonts w:ascii="Times New Roman" w:eastAsia="Times New Roman" w:hAnsi="Times New Roman" w:cs="Times New Roman"/>
        </w:rPr>
        <w:t xml:space="preserve"> </w:t>
      </w:r>
    </w:p>
    <w:p w14:paraId="70A74E01" w14:textId="77777777" w:rsidR="00A01A4E" w:rsidRDefault="00C56536">
      <w:pPr>
        <w:numPr>
          <w:ilvl w:val="0"/>
          <w:numId w:val="97"/>
        </w:numPr>
        <w:spacing w:after="8" w:line="372" w:lineRule="auto"/>
        <w:ind w:right="1241"/>
      </w:pPr>
      <w:r>
        <w:t>本基金公开披露的信息应采用中文文本。如同时采用外文文本的，基金信息披露义务人应保证不同文本的内容一致。不同文本之间发生歧义的，以中文文本为准。本基金公开披露的信息采用阿拉伯数字；除特别说明外，货币单位为人民币元。</w:t>
      </w:r>
      <w:r>
        <w:rPr>
          <w:rFonts w:ascii="Times New Roman" w:eastAsia="Times New Roman" w:hAnsi="Times New Roman" w:cs="Times New Roman"/>
        </w:rPr>
        <w:t xml:space="preserve"> </w:t>
      </w:r>
    </w:p>
    <w:p w14:paraId="5D686A5B" w14:textId="77777777" w:rsidR="00A01A4E" w:rsidRDefault="00C56536">
      <w:pPr>
        <w:numPr>
          <w:ilvl w:val="0"/>
          <w:numId w:val="97"/>
        </w:numPr>
        <w:spacing w:after="0" w:line="379" w:lineRule="auto"/>
        <w:ind w:right="1241"/>
      </w:pPr>
      <w:r>
        <w:t>公开披露的基金信息公开披露的基金信息包括：</w:t>
      </w:r>
      <w:r>
        <w:rPr>
          <w:rFonts w:ascii="Times New Roman" w:eastAsia="Times New Roman" w:hAnsi="Times New Roman" w:cs="Times New Roman"/>
        </w:rPr>
        <w:t xml:space="preserve"> </w:t>
      </w:r>
    </w:p>
    <w:p w14:paraId="09C517C7" w14:textId="77777777" w:rsidR="00A01A4E" w:rsidRDefault="00C56536">
      <w:pPr>
        <w:spacing w:after="152" w:line="259" w:lineRule="auto"/>
        <w:ind w:right="270"/>
        <w:jc w:val="right"/>
      </w:pPr>
      <w:r>
        <w:t>（一）基金招募说明书、《基金合同》、基金托管协议、基金产品资料概要</w:t>
      </w:r>
      <w:r>
        <w:rPr>
          <w:rFonts w:ascii="Times New Roman" w:eastAsia="Times New Roman" w:hAnsi="Times New Roman" w:cs="Times New Roman"/>
        </w:rPr>
        <w:t xml:space="preserve"> </w:t>
      </w:r>
    </w:p>
    <w:p w14:paraId="692DE44A" w14:textId="77777777" w:rsidR="00A01A4E" w:rsidRDefault="00C56536">
      <w:pPr>
        <w:numPr>
          <w:ilvl w:val="0"/>
          <w:numId w:val="98"/>
        </w:numPr>
        <w:spacing w:after="13" w:line="369" w:lineRule="auto"/>
        <w:ind w:firstLine="480"/>
      </w:pPr>
      <w:r>
        <w:t>《基金合同》是界定《基金合同》当事人的各项权利、义务关系，明确基金份额持有人大会召开的规则及具体程序，说明基金产品的特性等涉及基金投资者重大利益的事项的法律文件。</w:t>
      </w:r>
      <w:r>
        <w:rPr>
          <w:rFonts w:ascii="Times New Roman" w:eastAsia="Times New Roman" w:hAnsi="Times New Roman" w:cs="Times New Roman"/>
        </w:rPr>
        <w:t xml:space="preserve"> </w:t>
      </w:r>
    </w:p>
    <w:p w14:paraId="209BD12A" w14:textId="77777777" w:rsidR="00A01A4E" w:rsidRDefault="00C56536">
      <w:pPr>
        <w:numPr>
          <w:ilvl w:val="0"/>
          <w:numId w:val="98"/>
        </w:numPr>
        <w:spacing w:after="20" w:line="364" w:lineRule="auto"/>
        <w:ind w:firstLine="480"/>
      </w:pPr>
      <w:r>
        <w:t>基金招募说明书应当最大限度地披露影响基金投资者决策的全部事项，说明基金认购、申购和赎回安排、基金投资、基金产品特性、风险揭示、信息披露及基金份额持有人服务等内容。基金合同生效后，基金招募说明书的信息发生重大变更的，基金管理人应当在三个工作日内，更新基金招募说明书并登载在规定网站上；基金招募说明书其他信息发生变更的，基金管理人至少每年更新一次。基</w:t>
      </w:r>
      <w:r>
        <w:t>金终止运作的，基金管理人不再更新基金招募说明书。</w:t>
      </w:r>
      <w:r>
        <w:rPr>
          <w:rFonts w:ascii="Times New Roman" w:eastAsia="Times New Roman" w:hAnsi="Times New Roman" w:cs="Times New Roman"/>
        </w:rPr>
        <w:t xml:space="preserve"> </w:t>
      </w:r>
    </w:p>
    <w:p w14:paraId="14B3E96A" w14:textId="77777777" w:rsidR="00A01A4E" w:rsidRDefault="00C56536">
      <w:pPr>
        <w:numPr>
          <w:ilvl w:val="0"/>
          <w:numId w:val="98"/>
        </w:numPr>
        <w:spacing w:after="0" w:line="379" w:lineRule="auto"/>
        <w:ind w:firstLine="480"/>
      </w:pPr>
      <w:r>
        <w:t>基金托管协议是界定基金托管人和基金管理人在基金财产保管及基金运作监督等活动中的权利、义务关系的法律文件。</w:t>
      </w:r>
      <w:r>
        <w:rPr>
          <w:rFonts w:ascii="Times New Roman" w:eastAsia="Times New Roman" w:hAnsi="Times New Roman" w:cs="Times New Roman"/>
        </w:rPr>
        <w:t xml:space="preserve"> </w:t>
      </w:r>
    </w:p>
    <w:p w14:paraId="550E40FA" w14:textId="77777777" w:rsidR="00A01A4E" w:rsidRDefault="00C56536">
      <w:pPr>
        <w:numPr>
          <w:ilvl w:val="0"/>
          <w:numId w:val="98"/>
        </w:numPr>
        <w:spacing w:after="12" w:line="364" w:lineRule="auto"/>
        <w:ind w:firstLine="480"/>
      </w:pPr>
      <w:r>
        <w:t>基金产品资料概要是基金招募说明书的摘要文件，用于向投资者提供简明的基金概要信息。《基金合同》生效后，基金产品资料概要的信息发生重大变更的，基金管理人应当在三个工作日内，更新基金产品资料概要，并登载在规定网站及基金销售机构网站或营业网点；基金产品资料概要其他信息发生变更的，基金管理人至少每年更新一次。基金终止运作的，基金管理人不再更新基金产品资料概要。</w:t>
      </w:r>
      <w:r>
        <w:rPr>
          <w:rFonts w:ascii="Times New Roman" w:eastAsia="Times New Roman" w:hAnsi="Times New Roman" w:cs="Times New Roman"/>
        </w:rPr>
        <w:t xml:space="preserve"> </w:t>
      </w:r>
    </w:p>
    <w:p w14:paraId="1EDF9CE0" w14:textId="77777777" w:rsidR="00A01A4E" w:rsidRDefault="00C56536">
      <w:pPr>
        <w:spacing w:after="23" w:line="361" w:lineRule="auto"/>
        <w:ind w:left="0" w:firstLine="480"/>
      </w:pPr>
      <w:r>
        <w:t>基金募集申请经中国证监会注册后，基金管理人应当在基金份额发售的三日前，将基金份额发售公告、基金招募说明书提示性公告和基金合同提示性公告登载在规定报刊上，将基金份额发售公告、基金招募说明书、基金产品资料概要、《基金合同》和基金托管协议登载在规定网站上，并将基金产品资料概要登载在基金销售机构网站或营业网点；基金托管人应当同时将基金合同、基金托管协议登载在网站上。</w:t>
      </w:r>
      <w:r>
        <w:rPr>
          <w:rFonts w:ascii="Times New Roman" w:eastAsia="Times New Roman" w:hAnsi="Times New Roman" w:cs="Times New Roman"/>
        </w:rPr>
        <w:t xml:space="preserve"> </w:t>
      </w:r>
    </w:p>
    <w:p w14:paraId="0391FFFE" w14:textId="77777777" w:rsidR="00A01A4E" w:rsidRDefault="00C56536">
      <w:pPr>
        <w:numPr>
          <w:ilvl w:val="0"/>
          <w:numId w:val="99"/>
        </w:numPr>
        <w:spacing w:after="17" w:line="366" w:lineRule="auto"/>
        <w:ind w:hanging="720"/>
      </w:pPr>
      <w:r>
        <w:t>基金份额发售公告基金管理人应当就基金份额发售的具体事宜编制基金份额发售公告，并在披露招募说明书的当日登载于规定媒介和规定网站上。</w:t>
      </w:r>
      <w:r>
        <w:rPr>
          <w:rFonts w:ascii="Times New Roman" w:eastAsia="Times New Roman" w:hAnsi="Times New Roman" w:cs="Times New Roman"/>
        </w:rPr>
        <w:t xml:space="preserve"> </w:t>
      </w:r>
    </w:p>
    <w:p w14:paraId="131652BF" w14:textId="77777777" w:rsidR="00A01A4E" w:rsidRDefault="00C56536">
      <w:pPr>
        <w:numPr>
          <w:ilvl w:val="0"/>
          <w:numId w:val="99"/>
        </w:numPr>
        <w:ind w:hanging="720"/>
      </w:pPr>
      <w:r>
        <w:t>《基金合同》生效</w:t>
      </w:r>
      <w:r>
        <w:t>公告</w:t>
      </w:r>
      <w:r>
        <w:rPr>
          <w:rFonts w:ascii="Times New Roman" w:eastAsia="Times New Roman" w:hAnsi="Times New Roman" w:cs="Times New Roman"/>
        </w:rPr>
        <w:t xml:space="preserve"> </w:t>
      </w:r>
    </w:p>
    <w:p w14:paraId="5A7127F3" w14:textId="77777777" w:rsidR="00A01A4E" w:rsidRDefault="00C56536">
      <w:pPr>
        <w:spacing w:after="18" w:line="365" w:lineRule="auto"/>
        <w:ind w:left="0" w:firstLine="480"/>
      </w:pPr>
      <w:r>
        <w:t>基金管理人应当在基金合同生效的次日在规定媒介上登载《基金合同》生效公告，载明基金募集情况。</w:t>
      </w:r>
      <w:r>
        <w:rPr>
          <w:rFonts w:ascii="Times New Roman" w:eastAsia="Times New Roman" w:hAnsi="Times New Roman" w:cs="Times New Roman"/>
        </w:rPr>
        <w:t xml:space="preserve"> </w:t>
      </w:r>
    </w:p>
    <w:p w14:paraId="421688D1" w14:textId="77777777" w:rsidR="00A01A4E" w:rsidRDefault="00C56536">
      <w:pPr>
        <w:numPr>
          <w:ilvl w:val="0"/>
          <w:numId w:val="99"/>
        </w:numPr>
        <w:ind w:hanging="720"/>
      </w:pPr>
      <w:r>
        <w:t>基金净值信息</w:t>
      </w:r>
      <w:r>
        <w:rPr>
          <w:rFonts w:ascii="Times New Roman" w:eastAsia="Times New Roman" w:hAnsi="Times New Roman" w:cs="Times New Roman"/>
        </w:rPr>
        <w:t xml:space="preserve"> </w:t>
      </w:r>
    </w:p>
    <w:p w14:paraId="758B9735" w14:textId="77777777" w:rsidR="00A01A4E" w:rsidRDefault="00C56536">
      <w:pPr>
        <w:spacing w:after="10" w:line="365" w:lineRule="auto"/>
        <w:ind w:left="0" w:firstLine="480"/>
      </w:pPr>
      <w:r>
        <w:t>《基金合同》生效后，在开始办理基金份额申购或者赎回前，基金管理人应当至少每周在规定网站披露一次各类基金份额净值和基金份额累计净值。</w:t>
      </w:r>
      <w:r>
        <w:rPr>
          <w:rFonts w:ascii="Times New Roman" w:eastAsia="Times New Roman" w:hAnsi="Times New Roman" w:cs="Times New Roman"/>
        </w:rPr>
        <w:t xml:space="preserve"> </w:t>
      </w:r>
    </w:p>
    <w:p w14:paraId="0734D1EE" w14:textId="77777777" w:rsidR="00A01A4E" w:rsidRDefault="00C56536">
      <w:pPr>
        <w:spacing w:after="14" w:line="363" w:lineRule="auto"/>
        <w:ind w:left="0" w:firstLine="480"/>
      </w:pPr>
      <w:r>
        <w:t>在开始办理基金份额申购或者赎回后，基金管理人应当在不晚于每个开放日的次日，通过其规定网站、基金销售机构网站或者营业网点披露开放日的各类基金份额净值和基金份额累计净值。</w:t>
      </w:r>
      <w:r>
        <w:rPr>
          <w:rFonts w:ascii="Times New Roman" w:eastAsia="Times New Roman" w:hAnsi="Times New Roman" w:cs="Times New Roman"/>
        </w:rPr>
        <w:t xml:space="preserve"> </w:t>
      </w:r>
    </w:p>
    <w:p w14:paraId="10664CBD" w14:textId="77777777" w:rsidR="00A01A4E" w:rsidRDefault="00C56536">
      <w:pPr>
        <w:spacing w:after="18" w:line="365" w:lineRule="auto"/>
        <w:ind w:left="0" w:firstLine="480"/>
      </w:pPr>
      <w:r>
        <w:t>基金管理人应当不晚于半年度和年度最后一日的次日，在规定网站披露半年度和年度最后一日的各类基金份额净值和基金份额累计净值。</w:t>
      </w:r>
      <w:r>
        <w:rPr>
          <w:rFonts w:ascii="Times New Roman" w:eastAsia="Times New Roman" w:hAnsi="Times New Roman" w:cs="Times New Roman"/>
        </w:rPr>
        <w:t xml:space="preserve"> </w:t>
      </w:r>
    </w:p>
    <w:p w14:paraId="3F9AA7C2" w14:textId="77777777" w:rsidR="00A01A4E" w:rsidRDefault="00C56536">
      <w:pPr>
        <w:numPr>
          <w:ilvl w:val="0"/>
          <w:numId w:val="99"/>
        </w:numPr>
        <w:ind w:hanging="720"/>
      </w:pPr>
      <w:r>
        <w:t>基金份额申购、赎回价格</w:t>
      </w:r>
      <w:r>
        <w:rPr>
          <w:rFonts w:ascii="Times New Roman" w:eastAsia="Times New Roman" w:hAnsi="Times New Roman" w:cs="Times New Roman"/>
        </w:rPr>
        <w:t xml:space="preserve"> </w:t>
      </w:r>
    </w:p>
    <w:p w14:paraId="2B2280B0" w14:textId="77777777" w:rsidR="00A01A4E" w:rsidRDefault="00C56536">
      <w:pPr>
        <w:spacing w:after="22" w:line="363" w:lineRule="auto"/>
        <w:ind w:left="0" w:firstLine="480"/>
      </w:pPr>
      <w:r>
        <w:t>基金管理人应当在《基金合同》、招募说明书等信息披露文件上载明基金份额申购、赎回价格的计算方式及有关申购、赎回费率，并保证投资者能够在基金销售机构网站或营业网点查阅或者复制前述信息资料。</w:t>
      </w:r>
      <w:r>
        <w:rPr>
          <w:rFonts w:ascii="Times New Roman" w:eastAsia="Times New Roman" w:hAnsi="Times New Roman" w:cs="Times New Roman"/>
        </w:rPr>
        <w:t xml:space="preserve"> </w:t>
      </w:r>
    </w:p>
    <w:p w14:paraId="65AFB727" w14:textId="77777777" w:rsidR="00A01A4E" w:rsidRDefault="00C56536">
      <w:pPr>
        <w:numPr>
          <w:ilvl w:val="0"/>
          <w:numId w:val="99"/>
        </w:numPr>
        <w:spacing w:after="9" w:line="366" w:lineRule="auto"/>
        <w:ind w:hanging="720"/>
      </w:pPr>
      <w:r>
        <w:t>基金</w:t>
      </w:r>
      <w:r>
        <w:t>定期报告，包括基金年度报告、基金中期报告和基金季度报告基金管理人应当在每年结束之日起三个月内，编制完成基金年度报告，将年度报告登载在规定网站上，将年度报告提示性公告登载在规定报刊上。基金年度报告中的财务会计报告应当经过符合《证券法》规定的会计师事务所审计。</w:t>
      </w:r>
      <w:r>
        <w:rPr>
          <w:rFonts w:ascii="Times New Roman" w:eastAsia="Times New Roman" w:hAnsi="Times New Roman" w:cs="Times New Roman"/>
        </w:rPr>
        <w:t xml:space="preserve"> </w:t>
      </w:r>
    </w:p>
    <w:p w14:paraId="21123D7E" w14:textId="77777777" w:rsidR="00A01A4E" w:rsidRDefault="00C56536">
      <w:pPr>
        <w:spacing w:after="18" w:line="365" w:lineRule="auto"/>
        <w:ind w:left="0" w:firstLine="480"/>
      </w:pPr>
      <w:r>
        <w:t>基金管理人应当在上半年结束之日起两个月内，编制完成基金中期报告，将中期报告登载在规定网站上，并将中期报告提示性公告登载在规定报刊上。</w:t>
      </w:r>
      <w:r>
        <w:rPr>
          <w:rFonts w:ascii="Times New Roman" w:eastAsia="Times New Roman" w:hAnsi="Times New Roman" w:cs="Times New Roman"/>
        </w:rPr>
        <w:t xml:space="preserve"> </w:t>
      </w:r>
    </w:p>
    <w:p w14:paraId="53CDDAF2" w14:textId="77777777" w:rsidR="00A01A4E" w:rsidRDefault="00C56536">
      <w:pPr>
        <w:spacing w:after="0" w:line="384" w:lineRule="auto"/>
        <w:ind w:left="0" w:firstLine="480"/>
      </w:pPr>
      <w:r>
        <w:t>基金管理人应当在季度结束之日起</w:t>
      </w:r>
      <w:r>
        <w:t xml:space="preserve"> </w:t>
      </w:r>
      <w:r>
        <w:rPr>
          <w:rFonts w:ascii="Times New Roman" w:eastAsia="Times New Roman" w:hAnsi="Times New Roman" w:cs="Times New Roman"/>
        </w:rPr>
        <w:t xml:space="preserve">15 </w:t>
      </w:r>
      <w:r>
        <w:t>个工作日内，编制完成基金季度报告，将季度报告登载在规定网站上，并将季度报告提示</w:t>
      </w:r>
      <w:r>
        <w:t>性公告登载在规定报刊上。</w:t>
      </w:r>
      <w:r>
        <w:rPr>
          <w:rFonts w:ascii="Times New Roman" w:eastAsia="Times New Roman" w:hAnsi="Times New Roman" w:cs="Times New Roman"/>
        </w:rPr>
        <w:t xml:space="preserve"> </w:t>
      </w:r>
    </w:p>
    <w:p w14:paraId="1B555D65" w14:textId="77777777" w:rsidR="00A01A4E" w:rsidRDefault="00C56536">
      <w:pPr>
        <w:spacing w:after="0" w:line="384" w:lineRule="auto"/>
        <w:ind w:left="0" w:firstLine="480"/>
      </w:pPr>
      <w:r>
        <w:t>基金合同生效不足</w:t>
      </w:r>
      <w:r>
        <w:t xml:space="preserve"> </w:t>
      </w:r>
      <w:r>
        <w:rPr>
          <w:rFonts w:ascii="Times New Roman" w:eastAsia="Times New Roman" w:hAnsi="Times New Roman" w:cs="Times New Roman"/>
        </w:rPr>
        <w:t xml:space="preserve">2 </w:t>
      </w:r>
      <w:r>
        <w:t>个月的，基金管理人可以不编制当期季度报告、中期报告或者年度报告。</w:t>
      </w:r>
      <w:r>
        <w:rPr>
          <w:rFonts w:ascii="Times New Roman" w:eastAsia="Times New Roman" w:hAnsi="Times New Roman" w:cs="Times New Roman"/>
        </w:rPr>
        <w:t xml:space="preserve"> </w:t>
      </w:r>
    </w:p>
    <w:p w14:paraId="34EC9940" w14:textId="77777777" w:rsidR="00A01A4E" w:rsidRDefault="00C56536">
      <w:pPr>
        <w:spacing w:after="22" w:line="378" w:lineRule="auto"/>
        <w:ind w:left="0" w:firstLine="480"/>
      </w:pPr>
      <w:r>
        <w:t>如报告期内出现单一投资人持有基金份额达到或超过基金总份额</w:t>
      </w:r>
      <w:r>
        <w:t xml:space="preserve"> </w:t>
      </w:r>
      <w:r>
        <w:rPr>
          <w:rFonts w:ascii="Times New Roman" w:eastAsia="Times New Roman" w:hAnsi="Times New Roman" w:cs="Times New Roman"/>
        </w:rPr>
        <w:t>20%</w:t>
      </w:r>
      <w:r>
        <w:t>的情形，为保障其他投资人的权益，基金管理人至少应当在定期报告</w:t>
      </w:r>
      <w:r>
        <w:t>“</w:t>
      </w:r>
      <w:r>
        <w:t>影响投资者决策的其他重要信息</w:t>
      </w:r>
      <w:r>
        <w:t>”</w:t>
      </w:r>
      <w:r>
        <w:t>项下披露该投资人的类别、报告期末持有份额及占比、报告期内持有份额变化情况及本基金的特有风险，中国证监会认定的特殊情况除外。基金管理人应当在基金年度报告和中期报告中披露基金组合资产情况及其流动性风险分析等。</w:t>
      </w:r>
      <w:r>
        <w:rPr>
          <w:rFonts w:ascii="Times New Roman" w:eastAsia="Times New Roman" w:hAnsi="Times New Roman" w:cs="Times New Roman"/>
        </w:rPr>
        <w:t xml:space="preserve"> </w:t>
      </w:r>
    </w:p>
    <w:p w14:paraId="73BFF082" w14:textId="77777777" w:rsidR="00A01A4E" w:rsidRDefault="00C56536">
      <w:pPr>
        <w:ind w:left="477"/>
      </w:pPr>
      <w:r>
        <w:t>（七）临时报告</w:t>
      </w:r>
      <w:r>
        <w:rPr>
          <w:rFonts w:ascii="Times New Roman" w:eastAsia="Times New Roman" w:hAnsi="Times New Roman" w:cs="Times New Roman"/>
        </w:rPr>
        <w:t xml:space="preserve"> </w:t>
      </w:r>
    </w:p>
    <w:p w14:paraId="257A9746" w14:textId="77777777" w:rsidR="00A01A4E" w:rsidRDefault="00C56536">
      <w:pPr>
        <w:spacing w:after="0" w:line="384" w:lineRule="auto"/>
        <w:ind w:left="0" w:firstLine="480"/>
      </w:pPr>
      <w:r>
        <w:t>本基金发生重</w:t>
      </w:r>
      <w:r>
        <w:t>大事件，有关信息披露义务人应在</w:t>
      </w:r>
      <w:r>
        <w:t xml:space="preserve"> </w:t>
      </w:r>
      <w:r>
        <w:rPr>
          <w:rFonts w:ascii="Times New Roman" w:eastAsia="Times New Roman" w:hAnsi="Times New Roman" w:cs="Times New Roman"/>
        </w:rPr>
        <w:t xml:space="preserve">2 </w:t>
      </w:r>
      <w:r>
        <w:t>日内编制临时报告书，并登载在规定报刊和规定网站上。</w:t>
      </w:r>
      <w:r>
        <w:rPr>
          <w:rFonts w:ascii="Times New Roman" w:eastAsia="Times New Roman" w:hAnsi="Times New Roman" w:cs="Times New Roman"/>
        </w:rPr>
        <w:t xml:space="preserve"> </w:t>
      </w:r>
    </w:p>
    <w:p w14:paraId="6B0A2F92" w14:textId="77777777" w:rsidR="00A01A4E" w:rsidRDefault="00C56536">
      <w:pPr>
        <w:spacing w:after="18" w:line="365" w:lineRule="auto"/>
        <w:ind w:left="0" w:firstLine="480"/>
      </w:pPr>
      <w:r>
        <w:t>前款所称重大事件，是指可能对基金份额持有人权益或者基金份额的价格产生重大影响的下列事件：</w:t>
      </w:r>
      <w:r>
        <w:rPr>
          <w:rFonts w:ascii="Times New Roman" w:eastAsia="Times New Roman" w:hAnsi="Times New Roman" w:cs="Times New Roman"/>
        </w:rPr>
        <w:t xml:space="preserve"> </w:t>
      </w:r>
    </w:p>
    <w:p w14:paraId="00CFD766" w14:textId="77777777" w:rsidR="00A01A4E" w:rsidRDefault="00C56536">
      <w:pPr>
        <w:numPr>
          <w:ilvl w:val="0"/>
          <w:numId w:val="100"/>
        </w:numPr>
        <w:ind w:firstLine="480"/>
      </w:pPr>
      <w:r>
        <w:t>基金份额持有人大会的召开及决定的事项；</w:t>
      </w:r>
      <w:r>
        <w:rPr>
          <w:rFonts w:ascii="Times New Roman" w:eastAsia="Times New Roman" w:hAnsi="Times New Roman" w:cs="Times New Roman"/>
        </w:rPr>
        <w:t xml:space="preserve"> </w:t>
      </w:r>
    </w:p>
    <w:p w14:paraId="40871223" w14:textId="77777777" w:rsidR="00A01A4E" w:rsidRDefault="00C56536">
      <w:pPr>
        <w:numPr>
          <w:ilvl w:val="0"/>
          <w:numId w:val="100"/>
        </w:numPr>
        <w:ind w:firstLine="480"/>
      </w:pPr>
      <w:r>
        <w:t>基金合同终止、基金清算；</w:t>
      </w:r>
      <w:r>
        <w:rPr>
          <w:rFonts w:ascii="Times New Roman" w:eastAsia="Times New Roman" w:hAnsi="Times New Roman" w:cs="Times New Roman"/>
        </w:rPr>
        <w:t xml:space="preserve"> </w:t>
      </w:r>
    </w:p>
    <w:p w14:paraId="18CF9765" w14:textId="77777777" w:rsidR="00A01A4E" w:rsidRDefault="00C56536">
      <w:pPr>
        <w:numPr>
          <w:ilvl w:val="0"/>
          <w:numId w:val="100"/>
        </w:numPr>
        <w:ind w:firstLine="480"/>
      </w:pPr>
      <w:r>
        <w:t>转换基金运作方式、基金合并；</w:t>
      </w:r>
      <w:r>
        <w:rPr>
          <w:rFonts w:ascii="Times New Roman" w:eastAsia="Times New Roman" w:hAnsi="Times New Roman" w:cs="Times New Roman"/>
        </w:rPr>
        <w:t xml:space="preserve"> </w:t>
      </w:r>
    </w:p>
    <w:p w14:paraId="6EEFB1FD" w14:textId="77777777" w:rsidR="00A01A4E" w:rsidRDefault="00C56536">
      <w:pPr>
        <w:numPr>
          <w:ilvl w:val="0"/>
          <w:numId w:val="100"/>
        </w:numPr>
        <w:spacing w:after="0" w:line="379" w:lineRule="auto"/>
        <w:ind w:firstLine="480"/>
      </w:pPr>
      <w:r>
        <w:t>更换基金管理人、基金托管人、基金份额登记机构，基金改聘会计师事务所；</w:t>
      </w:r>
      <w:r>
        <w:rPr>
          <w:rFonts w:ascii="Times New Roman" w:eastAsia="Times New Roman" w:hAnsi="Times New Roman" w:cs="Times New Roman"/>
        </w:rPr>
        <w:t xml:space="preserve"> </w:t>
      </w:r>
    </w:p>
    <w:p w14:paraId="7C8C2EDE" w14:textId="77777777" w:rsidR="00A01A4E" w:rsidRDefault="00C56536">
      <w:pPr>
        <w:numPr>
          <w:ilvl w:val="0"/>
          <w:numId w:val="100"/>
        </w:numPr>
        <w:ind w:firstLine="480"/>
      </w:pPr>
      <w:r>
        <w:t>基金管理人委托基金服务机构代为办理基金的份额登记、核算、估值等</w:t>
      </w:r>
    </w:p>
    <w:p w14:paraId="28EEF382" w14:textId="77777777" w:rsidR="00A01A4E" w:rsidRDefault="00C56536">
      <w:r>
        <w:t>事项，基金托管人委托基金服务机构代为办理基金的核算、估值、复核等事项；</w:t>
      </w:r>
      <w:r>
        <w:rPr>
          <w:rFonts w:ascii="Times New Roman" w:eastAsia="Times New Roman" w:hAnsi="Times New Roman" w:cs="Times New Roman"/>
        </w:rPr>
        <w:t xml:space="preserve"> </w:t>
      </w:r>
    </w:p>
    <w:p w14:paraId="72009B9D" w14:textId="77777777" w:rsidR="00A01A4E" w:rsidRDefault="00C56536">
      <w:pPr>
        <w:numPr>
          <w:ilvl w:val="0"/>
          <w:numId w:val="100"/>
        </w:numPr>
        <w:ind w:firstLine="480"/>
      </w:pPr>
      <w:r>
        <w:t>基金管理人、基金托管人的法定名称、住所发生变更；</w:t>
      </w:r>
      <w:r>
        <w:rPr>
          <w:rFonts w:ascii="Times New Roman" w:eastAsia="Times New Roman" w:hAnsi="Times New Roman" w:cs="Times New Roman"/>
        </w:rPr>
        <w:t xml:space="preserve"> </w:t>
      </w:r>
    </w:p>
    <w:p w14:paraId="1C5ECAA0" w14:textId="77777777" w:rsidR="00A01A4E" w:rsidRDefault="00C56536">
      <w:pPr>
        <w:numPr>
          <w:ilvl w:val="0"/>
          <w:numId w:val="100"/>
        </w:numPr>
        <w:spacing w:after="0" w:line="379" w:lineRule="auto"/>
        <w:ind w:firstLine="480"/>
      </w:pPr>
      <w:r>
        <w:t>基金管理人变更持有百分之五以上股权的股东、基金管理人的实际控制人变更；</w:t>
      </w:r>
      <w:r>
        <w:rPr>
          <w:rFonts w:ascii="Times New Roman" w:eastAsia="Times New Roman" w:hAnsi="Times New Roman" w:cs="Times New Roman"/>
        </w:rPr>
        <w:t xml:space="preserve"> </w:t>
      </w:r>
    </w:p>
    <w:p w14:paraId="7B9027E0" w14:textId="77777777" w:rsidR="00A01A4E" w:rsidRDefault="00C56536">
      <w:pPr>
        <w:numPr>
          <w:ilvl w:val="0"/>
          <w:numId w:val="100"/>
        </w:numPr>
        <w:ind w:firstLine="480"/>
      </w:pPr>
      <w:r>
        <w:t>基金募集期延长或提前结束募集；</w:t>
      </w:r>
      <w:r>
        <w:rPr>
          <w:rFonts w:ascii="Times New Roman" w:eastAsia="Times New Roman" w:hAnsi="Times New Roman" w:cs="Times New Roman"/>
        </w:rPr>
        <w:t xml:space="preserve"> </w:t>
      </w:r>
    </w:p>
    <w:p w14:paraId="6456AEB7" w14:textId="77777777" w:rsidR="00A01A4E" w:rsidRDefault="00C56536">
      <w:pPr>
        <w:numPr>
          <w:ilvl w:val="0"/>
          <w:numId w:val="100"/>
        </w:numPr>
        <w:spacing w:after="0" w:line="379" w:lineRule="auto"/>
        <w:ind w:firstLine="480"/>
      </w:pPr>
      <w:r>
        <w:t>基金管理人的高级管理人员、基金经理和基金托管人专门基金托管部门负责人发生变动；</w:t>
      </w:r>
      <w:r>
        <w:rPr>
          <w:rFonts w:ascii="Times New Roman" w:eastAsia="Times New Roman" w:hAnsi="Times New Roman" w:cs="Times New Roman"/>
        </w:rPr>
        <w:t xml:space="preserve"> </w:t>
      </w:r>
    </w:p>
    <w:p w14:paraId="6C798383" w14:textId="77777777" w:rsidR="00A01A4E" w:rsidRDefault="00C56536">
      <w:pPr>
        <w:numPr>
          <w:ilvl w:val="0"/>
          <w:numId w:val="100"/>
        </w:numPr>
        <w:ind w:firstLine="480"/>
      </w:pPr>
      <w:r>
        <w:t>基金管理人的董事在最近</w:t>
      </w:r>
      <w:r>
        <w:t xml:space="preserve"> </w:t>
      </w:r>
      <w:r>
        <w:rPr>
          <w:rFonts w:ascii="Times New Roman" w:eastAsia="Times New Roman" w:hAnsi="Times New Roman" w:cs="Times New Roman"/>
        </w:rPr>
        <w:t xml:space="preserve">12 </w:t>
      </w:r>
      <w:r>
        <w:t>个月内变更超过百分之五十，基金管理人、</w:t>
      </w:r>
    </w:p>
    <w:p w14:paraId="0CB71B0D" w14:textId="77777777" w:rsidR="00A01A4E" w:rsidRDefault="00C56536">
      <w:pPr>
        <w:spacing w:after="0" w:line="384" w:lineRule="auto"/>
      </w:pPr>
      <w:r>
        <w:t>基金托管人专门基金托管部门的主要业务人员在最近</w:t>
      </w:r>
      <w:r>
        <w:t xml:space="preserve"> </w:t>
      </w:r>
      <w:r>
        <w:rPr>
          <w:rFonts w:ascii="Times New Roman" w:eastAsia="Times New Roman" w:hAnsi="Times New Roman" w:cs="Times New Roman"/>
        </w:rPr>
        <w:t xml:space="preserve">12 </w:t>
      </w:r>
      <w:r>
        <w:t>个月内变动超过百分之三十；</w:t>
      </w:r>
      <w:r>
        <w:rPr>
          <w:rFonts w:ascii="Times New Roman" w:eastAsia="Times New Roman" w:hAnsi="Times New Roman" w:cs="Times New Roman"/>
        </w:rPr>
        <w:t xml:space="preserve"> </w:t>
      </w:r>
    </w:p>
    <w:p w14:paraId="679568E8" w14:textId="77777777" w:rsidR="00A01A4E" w:rsidRDefault="00C56536">
      <w:pPr>
        <w:numPr>
          <w:ilvl w:val="0"/>
          <w:numId w:val="100"/>
        </w:numPr>
        <w:ind w:firstLine="480"/>
      </w:pPr>
      <w:r>
        <w:t>涉及基金财产、基金管理业务、基金托管业务的诉讼或仲裁；</w:t>
      </w:r>
      <w:r>
        <w:rPr>
          <w:rFonts w:ascii="Times New Roman" w:eastAsia="Times New Roman" w:hAnsi="Times New Roman" w:cs="Times New Roman"/>
        </w:rPr>
        <w:t xml:space="preserve"> </w:t>
      </w:r>
    </w:p>
    <w:p w14:paraId="69E68C68" w14:textId="77777777" w:rsidR="00A01A4E" w:rsidRDefault="00C56536">
      <w:pPr>
        <w:numPr>
          <w:ilvl w:val="0"/>
          <w:numId w:val="100"/>
        </w:numPr>
        <w:spacing w:line="369" w:lineRule="auto"/>
        <w:ind w:firstLine="480"/>
      </w:pPr>
      <w:r>
        <w:t>基金管理人或其高级管理人员、基金经理因基金管理业务相关行为受到重大行政处罚、刑事处罚，基金托管人或其专门基金托管部门负责人因基金托管业务相关行为受到重大行政处罚、刑事处罚；</w:t>
      </w:r>
      <w:r>
        <w:rPr>
          <w:rFonts w:ascii="Times New Roman" w:eastAsia="Times New Roman" w:hAnsi="Times New Roman" w:cs="Times New Roman"/>
        </w:rPr>
        <w:t xml:space="preserve"> 13</w:t>
      </w:r>
      <w:r>
        <w:t>、基金管理人运用基金财产买卖基金管理人、基金托管人及其控股股东、</w:t>
      </w:r>
    </w:p>
    <w:p w14:paraId="4CA562D9" w14:textId="77777777" w:rsidR="00A01A4E" w:rsidRDefault="00C56536">
      <w:pPr>
        <w:spacing w:after="17" w:line="365" w:lineRule="auto"/>
      </w:pPr>
      <w:r>
        <w:t>实际控制人或者与其有重大利害关系的公司发行的证券或者承销期内承销的证券，或者从事其他重大关联交易事项，中国证监会另有规定的情形除外；</w:t>
      </w:r>
      <w:r>
        <w:rPr>
          <w:rFonts w:ascii="Times New Roman" w:eastAsia="Times New Roman" w:hAnsi="Times New Roman" w:cs="Times New Roman"/>
        </w:rPr>
        <w:t xml:space="preserve"> </w:t>
      </w:r>
    </w:p>
    <w:p w14:paraId="7FCDFC57" w14:textId="77777777" w:rsidR="00A01A4E" w:rsidRDefault="00C56536">
      <w:pPr>
        <w:numPr>
          <w:ilvl w:val="0"/>
          <w:numId w:val="101"/>
        </w:numPr>
        <w:ind w:firstLine="480"/>
      </w:pPr>
      <w:r>
        <w:t>基金收益分配事项；</w:t>
      </w:r>
      <w:r>
        <w:rPr>
          <w:rFonts w:ascii="Times New Roman" w:eastAsia="Times New Roman" w:hAnsi="Times New Roman" w:cs="Times New Roman"/>
        </w:rPr>
        <w:t xml:space="preserve"> </w:t>
      </w:r>
    </w:p>
    <w:p w14:paraId="1C5689D2" w14:textId="77777777" w:rsidR="00A01A4E" w:rsidRDefault="00C56536">
      <w:pPr>
        <w:numPr>
          <w:ilvl w:val="0"/>
          <w:numId w:val="101"/>
        </w:numPr>
        <w:spacing w:after="0" w:line="379" w:lineRule="auto"/>
        <w:ind w:firstLine="480"/>
      </w:pPr>
      <w:r>
        <w:t>管理费、托管费、销售服务费、申购费、赎回费等费用计提</w:t>
      </w:r>
      <w:r>
        <w:t>标准、计提方式和费率发生变更；</w:t>
      </w:r>
      <w:r>
        <w:rPr>
          <w:rFonts w:ascii="Times New Roman" w:eastAsia="Times New Roman" w:hAnsi="Times New Roman" w:cs="Times New Roman"/>
        </w:rPr>
        <w:t xml:space="preserve"> </w:t>
      </w:r>
    </w:p>
    <w:p w14:paraId="3EF20CA3" w14:textId="77777777" w:rsidR="00A01A4E" w:rsidRDefault="00C56536">
      <w:pPr>
        <w:numPr>
          <w:ilvl w:val="0"/>
          <w:numId w:val="101"/>
        </w:numPr>
        <w:ind w:firstLine="480"/>
      </w:pPr>
      <w:r>
        <w:t>基金份额净值计价错误达基金份额净值百分之零点五；</w:t>
      </w:r>
      <w:r>
        <w:rPr>
          <w:rFonts w:ascii="Times New Roman" w:eastAsia="Times New Roman" w:hAnsi="Times New Roman" w:cs="Times New Roman"/>
        </w:rPr>
        <w:t xml:space="preserve"> </w:t>
      </w:r>
    </w:p>
    <w:p w14:paraId="66DBB0C4" w14:textId="77777777" w:rsidR="00A01A4E" w:rsidRDefault="00C56536">
      <w:pPr>
        <w:numPr>
          <w:ilvl w:val="0"/>
          <w:numId w:val="101"/>
        </w:numPr>
        <w:ind w:firstLine="480"/>
      </w:pPr>
      <w:r>
        <w:t>本基金开始办理申购、赎回；</w:t>
      </w:r>
      <w:r>
        <w:rPr>
          <w:rFonts w:ascii="Times New Roman" w:eastAsia="Times New Roman" w:hAnsi="Times New Roman" w:cs="Times New Roman"/>
        </w:rPr>
        <w:t xml:space="preserve"> </w:t>
      </w:r>
    </w:p>
    <w:p w14:paraId="15192A18" w14:textId="77777777" w:rsidR="00A01A4E" w:rsidRDefault="00C56536">
      <w:pPr>
        <w:numPr>
          <w:ilvl w:val="0"/>
          <w:numId w:val="101"/>
        </w:numPr>
        <w:ind w:firstLine="480"/>
      </w:pPr>
      <w:r>
        <w:t>本基金暂停接受申购、赎回申请或重新接受申购、赎回申请；</w:t>
      </w:r>
      <w:r>
        <w:rPr>
          <w:rFonts w:ascii="Times New Roman" w:eastAsia="Times New Roman" w:hAnsi="Times New Roman" w:cs="Times New Roman"/>
        </w:rPr>
        <w:t xml:space="preserve"> </w:t>
      </w:r>
    </w:p>
    <w:p w14:paraId="01709ADD" w14:textId="77777777" w:rsidR="00A01A4E" w:rsidRDefault="00C56536">
      <w:pPr>
        <w:numPr>
          <w:ilvl w:val="0"/>
          <w:numId w:val="101"/>
        </w:numPr>
        <w:ind w:firstLine="480"/>
      </w:pPr>
      <w:r>
        <w:t>本基金发生巨额赎回并延期办理；</w:t>
      </w:r>
      <w:r>
        <w:rPr>
          <w:rFonts w:ascii="Times New Roman" w:eastAsia="Times New Roman" w:hAnsi="Times New Roman" w:cs="Times New Roman"/>
        </w:rPr>
        <w:t xml:space="preserve"> </w:t>
      </w:r>
    </w:p>
    <w:p w14:paraId="57F1AFFB" w14:textId="77777777" w:rsidR="00A01A4E" w:rsidRDefault="00C56536">
      <w:pPr>
        <w:numPr>
          <w:ilvl w:val="0"/>
          <w:numId w:val="101"/>
        </w:numPr>
        <w:ind w:firstLine="480"/>
      </w:pPr>
      <w:r>
        <w:t>本基金连续发生巨额赎回并暂停接受赎回申请或延缓支付赎回款项；</w:t>
      </w:r>
      <w:r>
        <w:rPr>
          <w:rFonts w:ascii="Times New Roman" w:eastAsia="Times New Roman" w:hAnsi="Times New Roman" w:cs="Times New Roman"/>
        </w:rPr>
        <w:t xml:space="preserve"> </w:t>
      </w:r>
    </w:p>
    <w:p w14:paraId="6DF903A7" w14:textId="77777777" w:rsidR="00A01A4E" w:rsidRDefault="00C56536">
      <w:pPr>
        <w:numPr>
          <w:ilvl w:val="0"/>
          <w:numId w:val="101"/>
        </w:numPr>
        <w:ind w:firstLine="480"/>
      </w:pPr>
      <w:r>
        <w:t>基金管理人采用摆动定价机制进行估值时；</w:t>
      </w:r>
      <w:r>
        <w:rPr>
          <w:rFonts w:ascii="Times New Roman" w:eastAsia="Times New Roman" w:hAnsi="Times New Roman" w:cs="Times New Roman"/>
        </w:rPr>
        <w:t xml:space="preserve"> </w:t>
      </w:r>
    </w:p>
    <w:p w14:paraId="050E1050" w14:textId="77777777" w:rsidR="00A01A4E" w:rsidRDefault="00C56536">
      <w:pPr>
        <w:numPr>
          <w:ilvl w:val="0"/>
          <w:numId w:val="101"/>
        </w:numPr>
        <w:ind w:firstLine="480"/>
      </w:pPr>
      <w:r>
        <w:t>基金份额取消分类或类别发生变化；</w:t>
      </w:r>
      <w:r>
        <w:rPr>
          <w:rFonts w:ascii="Times New Roman" w:eastAsia="Times New Roman" w:hAnsi="Times New Roman" w:cs="Times New Roman"/>
        </w:rPr>
        <w:t xml:space="preserve"> </w:t>
      </w:r>
    </w:p>
    <w:p w14:paraId="07947D3F" w14:textId="77777777" w:rsidR="00A01A4E" w:rsidRDefault="00C56536">
      <w:pPr>
        <w:numPr>
          <w:ilvl w:val="0"/>
          <w:numId w:val="101"/>
        </w:numPr>
        <w:ind w:firstLine="480"/>
      </w:pPr>
      <w:r>
        <w:t>基金推出新业务或服务；</w:t>
      </w:r>
      <w:r>
        <w:rPr>
          <w:rFonts w:ascii="Times New Roman" w:eastAsia="Times New Roman" w:hAnsi="Times New Roman" w:cs="Times New Roman"/>
        </w:rPr>
        <w:t xml:space="preserve"> </w:t>
      </w:r>
    </w:p>
    <w:p w14:paraId="6695857E" w14:textId="77777777" w:rsidR="00A01A4E" w:rsidRDefault="00C56536">
      <w:pPr>
        <w:numPr>
          <w:ilvl w:val="0"/>
          <w:numId w:val="101"/>
        </w:numPr>
        <w:spacing w:after="5" w:line="378" w:lineRule="auto"/>
        <w:ind w:firstLine="480"/>
      </w:pPr>
      <w:r>
        <w:t>本基金连续三十个工作日、四十个工作日、四十五个工作日出现基金份额持有人数量不满</w:t>
      </w:r>
      <w:r>
        <w:t xml:space="preserve"> </w:t>
      </w:r>
      <w:r>
        <w:rPr>
          <w:rFonts w:ascii="Times New Roman" w:eastAsia="Times New Roman" w:hAnsi="Times New Roman" w:cs="Times New Roman"/>
        </w:rPr>
        <w:t xml:space="preserve">200 </w:t>
      </w:r>
      <w:r>
        <w:t>人或者基金资产净值低于</w:t>
      </w:r>
      <w:r>
        <w:t xml:space="preserve"> </w:t>
      </w:r>
      <w:r>
        <w:rPr>
          <w:rFonts w:ascii="Times New Roman" w:eastAsia="Times New Roman" w:hAnsi="Times New Roman" w:cs="Times New Roman"/>
        </w:rPr>
        <w:t xml:space="preserve">5,000 </w:t>
      </w:r>
      <w:r>
        <w:t>万元人民币的情形；</w:t>
      </w:r>
      <w:r>
        <w:rPr>
          <w:rFonts w:ascii="Times New Roman" w:eastAsia="Times New Roman" w:hAnsi="Times New Roman" w:cs="Times New Roman"/>
        </w:rPr>
        <w:t xml:space="preserve"> </w:t>
      </w:r>
    </w:p>
    <w:p w14:paraId="112F280A" w14:textId="77777777" w:rsidR="00A01A4E" w:rsidRDefault="00C56536">
      <w:pPr>
        <w:numPr>
          <w:ilvl w:val="0"/>
          <w:numId w:val="101"/>
        </w:numPr>
        <w:spacing w:after="0" w:line="379" w:lineRule="auto"/>
        <w:ind w:firstLine="480"/>
      </w:pPr>
      <w:r>
        <w:t>基金管理人、基金托管人认为可能对基金份额持有人权益或者基金份额的价格产生重大影响的其他事项或中国证监会规定的其他事项。</w:t>
      </w:r>
      <w:r>
        <w:rPr>
          <w:rFonts w:ascii="Times New Roman" w:eastAsia="Times New Roman" w:hAnsi="Times New Roman" w:cs="Times New Roman"/>
        </w:rPr>
        <w:t xml:space="preserve"> </w:t>
      </w:r>
    </w:p>
    <w:p w14:paraId="591FC55F" w14:textId="77777777" w:rsidR="00A01A4E" w:rsidRDefault="00C56536">
      <w:pPr>
        <w:numPr>
          <w:ilvl w:val="0"/>
          <w:numId w:val="102"/>
        </w:numPr>
        <w:ind w:hanging="960"/>
      </w:pPr>
      <w:r>
        <w:t>澄清公告</w:t>
      </w:r>
      <w:r>
        <w:rPr>
          <w:rFonts w:ascii="Times New Roman" w:eastAsia="Times New Roman" w:hAnsi="Times New Roman" w:cs="Times New Roman"/>
        </w:rPr>
        <w:t xml:space="preserve"> </w:t>
      </w:r>
    </w:p>
    <w:p w14:paraId="32E3C121" w14:textId="77777777" w:rsidR="00A01A4E" w:rsidRDefault="00C56536">
      <w:pPr>
        <w:spacing w:after="23" w:line="362" w:lineRule="auto"/>
        <w:ind w:left="0" w:firstLine="480"/>
      </w:pPr>
      <w:r>
        <w:t>在基金合同期限内，任何公共媒体中出现的或者在市场上流传的消息可能对基金份额价格产生误导性影响或者引起较大波动，以及可能损害基金份额持有人权益的，相关信息披露义务人知悉后应当立即对该消息进行公开澄清，并将有关情况立即报告中国证监会。</w:t>
      </w:r>
      <w:r>
        <w:rPr>
          <w:rFonts w:ascii="Times New Roman" w:eastAsia="Times New Roman" w:hAnsi="Times New Roman" w:cs="Times New Roman"/>
        </w:rPr>
        <w:t xml:space="preserve"> </w:t>
      </w:r>
    </w:p>
    <w:p w14:paraId="6674CCE1" w14:textId="77777777" w:rsidR="00A01A4E" w:rsidRDefault="00C56536">
      <w:pPr>
        <w:numPr>
          <w:ilvl w:val="0"/>
          <w:numId w:val="102"/>
        </w:numPr>
        <w:ind w:hanging="960"/>
      </w:pPr>
      <w:r>
        <w:t>基金份额持有人大会决议</w:t>
      </w:r>
      <w:r>
        <w:rPr>
          <w:rFonts w:ascii="Times New Roman" w:eastAsia="Times New Roman" w:hAnsi="Times New Roman" w:cs="Times New Roman"/>
        </w:rPr>
        <w:t xml:space="preserve"> </w:t>
      </w:r>
    </w:p>
    <w:p w14:paraId="29E4AEED" w14:textId="77777777" w:rsidR="00A01A4E" w:rsidRDefault="00C56536">
      <w:pPr>
        <w:ind w:left="477"/>
      </w:pPr>
      <w:r>
        <w:t>基金份额持有人大会决定的事项，应当依法报中国证监会备案，并予以公告。</w:t>
      </w:r>
      <w:r>
        <w:rPr>
          <w:rFonts w:ascii="Times New Roman" w:eastAsia="Times New Roman" w:hAnsi="Times New Roman" w:cs="Times New Roman"/>
        </w:rPr>
        <w:t xml:space="preserve"> </w:t>
      </w:r>
    </w:p>
    <w:p w14:paraId="4517961C" w14:textId="77777777" w:rsidR="00A01A4E" w:rsidRDefault="00C56536">
      <w:pPr>
        <w:numPr>
          <w:ilvl w:val="0"/>
          <w:numId w:val="102"/>
        </w:numPr>
        <w:ind w:hanging="960"/>
      </w:pPr>
      <w:r>
        <w:t>投资港股通标的股票的相关公告</w:t>
      </w:r>
      <w:r>
        <w:rPr>
          <w:rFonts w:ascii="Times New Roman" w:eastAsia="Times New Roman" w:hAnsi="Times New Roman" w:cs="Times New Roman"/>
        </w:rPr>
        <w:t xml:space="preserve"> </w:t>
      </w:r>
    </w:p>
    <w:p w14:paraId="34E68C1C" w14:textId="77777777" w:rsidR="00A01A4E" w:rsidRDefault="00C56536">
      <w:pPr>
        <w:spacing w:line="360" w:lineRule="auto"/>
        <w:ind w:left="0" w:firstLine="480"/>
      </w:pPr>
      <w:r>
        <w:t>基金管理人应当在基金年度报告、基金中期报告和基金季度报告等定期报告和招募说明书等文件中披露本基金投资港股通标的股票的投资情况。若中国证监会对公开募集证券投资基金通过港股通投资香港股票市场的信息披露另有规定时，从其规定。</w:t>
      </w:r>
      <w:r>
        <w:rPr>
          <w:rFonts w:ascii="Times New Roman" w:eastAsia="Times New Roman" w:hAnsi="Times New Roman" w:cs="Times New Roman"/>
        </w:rPr>
        <w:t xml:space="preserve"> </w:t>
      </w:r>
    </w:p>
    <w:p w14:paraId="0B99E325" w14:textId="77777777" w:rsidR="00A01A4E" w:rsidRDefault="00C56536">
      <w:pPr>
        <w:numPr>
          <w:ilvl w:val="0"/>
          <w:numId w:val="102"/>
        </w:numPr>
        <w:ind w:hanging="960"/>
      </w:pPr>
      <w:r>
        <w:t>投资资产支持证券信息披露</w:t>
      </w:r>
      <w:r>
        <w:rPr>
          <w:rFonts w:ascii="Times New Roman" w:eastAsia="Times New Roman" w:hAnsi="Times New Roman" w:cs="Times New Roman"/>
        </w:rPr>
        <w:t xml:space="preserve"> </w:t>
      </w:r>
    </w:p>
    <w:p w14:paraId="29ABB52B" w14:textId="77777777" w:rsidR="00A01A4E" w:rsidRDefault="00C56536">
      <w:pPr>
        <w:spacing w:after="10" w:line="365" w:lineRule="auto"/>
        <w:ind w:left="0" w:firstLine="480"/>
      </w:pPr>
      <w:r>
        <w:t>基金管理人应在基金年报及中期报告中披露其持有的资产支持证券总额、资产支持证券市值占基金净资产的比例和报告期内所有的资产支持证券明细</w:t>
      </w:r>
      <w:r>
        <w:t>。</w:t>
      </w:r>
      <w:r>
        <w:rPr>
          <w:rFonts w:ascii="Times New Roman" w:eastAsia="Times New Roman" w:hAnsi="Times New Roman" w:cs="Times New Roman"/>
        </w:rPr>
        <w:t xml:space="preserve"> </w:t>
      </w:r>
    </w:p>
    <w:p w14:paraId="3B520B56" w14:textId="77777777" w:rsidR="00A01A4E" w:rsidRDefault="00C56536">
      <w:pPr>
        <w:spacing w:after="27" w:line="362" w:lineRule="auto"/>
        <w:ind w:left="0" w:firstLine="480"/>
      </w:pPr>
      <w:r>
        <w:t>基金管理人应在基金季度报告中披露其持有的资产支持证券总额、资产支持证券市值占基金净资产的比例和报告期末按市值占基金净资产比例大小排序的前</w:t>
      </w:r>
      <w:r>
        <w:t xml:space="preserve"> </w:t>
      </w:r>
      <w:r>
        <w:rPr>
          <w:rFonts w:ascii="Times New Roman" w:eastAsia="Times New Roman" w:hAnsi="Times New Roman" w:cs="Times New Roman"/>
        </w:rPr>
        <w:t xml:space="preserve">10 </w:t>
      </w:r>
      <w:r>
        <w:t>名资产支持证券明细。</w:t>
      </w:r>
      <w:r>
        <w:rPr>
          <w:rFonts w:ascii="Times New Roman" w:eastAsia="Times New Roman" w:hAnsi="Times New Roman" w:cs="Times New Roman"/>
        </w:rPr>
        <w:t xml:space="preserve"> </w:t>
      </w:r>
    </w:p>
    <w:p w14:paraId="5589BE7A" w14:textId="77777777" w:rsidR="00A01A4E" w:rsidRDefault="00C56536">
      <w:pPr>
        <w:numPr>
          <w:ilvl w:val="0"/>
          <w:numId w:val="102"/>
        </w:numPr>
        <w:ind w:hanging="960"/>
      </w:pPr>
      <w:r>
        <w:t>投资股指期货相关公告</w:t>
      </w:r>
      <w:r>
        <w:rPr>
          <w:rFonts w:ascii="Times New Roman" w:eastAsia="Times New Roman" w:hAnsi="Times New Roman" w:cs="Times New Roman"/>
        </w:rPr>
        <w:t xml:space="preserve"> </w:t>
      </w:r>
    </w:p>
    <w:p w14:paraId="205D3F2A" w14:textId="77777777" w:rsidR="00A01A4E" w:rsidRDefault="00C56536">
      <w:pPr>
        <w:spacing w:after="22" w:line="362" w:lineRule="auto"/>
        <w:ind w:left="0" w:firstLine="480"/>
      </w:pPr>
      <w:r>
        <w:t>基金管理人应在季度报告、中期报告、年度报告等定期报告和招募说明书（更新）等文件中披露股指期货交易情况，包括投资政策、持仓情况、损益情况、风险指标等，并充分揭示股指期货交易对基金总体风险的影响以及是否符合既定的投资政策和投资目标等。</w:t>
      </w:r>
      <w:r>
        <w:rPr>
          <w:rFonts w:ascii="Times New Roman" w:eastAsia="Times New Roman" w:hAnsi="Times New Roman" w:cs="Times New Roman"/>
        </w:rPr>
        <w:t xml:space="preserve"> </w:t>
      </w:r>
    </w:p>
    <w:p w14:paraId="344CF6DD" w14:textId="77777777" w:rsidR="00A01A4E" w:rsidRDefault="00C56536">
      <w:pPr>
        <w:numPr>
          <w:ilvl w:val="0"/>
          <w:numId w:val="102"/>
        </w:numPr>
        <w:ind w:hanging="960"/>
      </w:pPr>
      <w:r>
        <w:t>投资国债期货相关公告</w:t>
      </w:r>
      <w:r>
        <w:rPr>
          <w:rFonts w:ascii="Times New Roman" w:eastAsia="Times New Roman" w:hAnsi="Times New Roman" w:cs="Times New Roman"/>
        </w:rPr>
        <w:t xml:space="preserve"> </w:t>
      </w:r>
    </w:p>
    <w:p w14:paraId="07A75681" w14:textId="77777777" w:rsidR="00A01A4E" w:rsidRDefault="00C56536">
      <w:pPr>
        <w:spacing w:after="23" w:line="362" w:lineRule="auto"/>
        <w:ind w:left="0" w:firstLine="480"/>
      </w:pPr>
      <w:r>
        <w:t>基金管理人应在季度报告、中期报告、年度报告等定期报告和招募说明书（更新）等文件中披露国债期货交易情况，包括投资政策、持仓情况、损益情况、风险指标等，并充分揭示国债期货交易对基金总体风险的影响以及是否符合既定的投资政策和投资目标等。</w:t>
      </w:r>
      <w:r>
        <w:rPr>
          <w:rFonts w:ascii="Times New Roman" w:eastAsia="Times New Roman" w:hAnsi="Times New Roman" w:cs="Times New Roman"/>
        </w:rPr>
        <w:t xml:space="preserve"> </w:t>
      </w:r>
    </w:p>
    <w:p w14:paraId="39AE3AA7" w14:textId="77777777" w:rsidR="00A01A4E" w:rsidRDefault="00C56536">
      <w:pPr>
        <w:numPr>
          <w:ilvl w:val="0"/>
          <w:numId w:val="102"/>
        </w:numPr>
        <w:ind w:hanging="960"/>
      </w:pPr>
      <w:r>
        <w:t>清算报告</w:t>
      </w:r>
      <w:r>
        <w:rPr>
          <w:rFonts w:ascii="Times New Roman" w:eastAsia="Times New Roman" w:hAnsi="Times New Roman" w:cs="Times New Roman"/>
        </w:rPr>
        <w:t xml:space="preserve"> </w:t>
      </w:r>
    </w:p>
    <w:p w14:paraId="6C0CDD73" w14:textId="77777777" w:rsidR="00A01A4E" w:rsidRDefault="00C56536">
      <w:pPr>
        <w:spacing w:after="125"/>
        <w:ind w:left="477"/>
      </w:pPr>
      <w:r>
        <w:t>基金合同终止的，基金管理人应当依法组织基金财产清算小组对基金财产进</w:t>
      </w:r>
    </w:p>
    <w:p w14:paraId="44987B3D" w14:textId="77777777" w:rsidR="00A01A4E" w:rsidRDefault="00C56536">
      <w:pPr>
        <w:spacing w:after="18" w:line="365" w:lineRule="auto"/>
      </w:pPr>
      <w:r>
        <w:t>行清算并作出清算报告。基金财产清算小组应当将清算报告登载在规定网站上，并将清算报告提示性公告登载在规定报刊上。</w:t>
      </w:r>
      <w:r>
        <w:rPr>
          <w:rFonts w:ascii="Times New Roman" w:eastAsia="Times New Roman" w:hAnsi="Times New Roman" w:cs="Times New Roman"/>
        </w:rPr>
        <w:t xml:space="preserve"> </w:t>
      </w:r>
    </w:p>
    <w:p w14:paraId="28BCB3BF" w14:textId="77777777" w:rsidR="00A01A4E" w:rsidRDefault="00C56536">
      <w:pPr>
        <w:numPr>
          <w:ilvl w:val="0"/>
          <w:numId w:val="102"/>
        </w:numPr>
        <w:ind w:hanging="960"/>
      </w:pPr>
      <w:r>
        <w:t>实施侧袋机制期间的信息披露</w:t>
      </w:r>
      <w:r>
        <w:rPr>
          <w:rFonts w:ascii="Times New Roman" w:eastAsia="Times New Roman" w:hAnsi="Times New Roman" w:cs="Times New Roman"/>
        </w:rPr>
        <w:t xml:space="preserve"> </w:t>
      </w:r>
    </w:p>
    <w:p w14:paraId="6A485F08" w14:textId="77777777" w:rsidR="00A01A4E" w:rsidRDefault="00C56536">
      <w:pPr>
        <w:spacing w:after="18" w:line="365" w:lineRule="auto"/>
        <w:ind w:left="0" w:firstLine="480"/>
      </w:pPr>
      <w:r>
        <w:t>本基金实施侧袋机制的，相关信息披露义务人应当根据法律法规、基金合同和招募说明书的规定进行信息披露，详见招募说明书的规定。</w:t>
      </w:r>
      <w:r>
        <w:rPr>
          <w:rFonts w:ascii="Times New Roman" w:eastAsia="Times New Roman" w:hAnsi="Times New Roman" w:cs="Times New Roman"/>
        </w:rPr>
        <w:t xml:space="preserve"> </w:t>
      </w:r>
    </w:p>
    <w:p w14:paraId="75729C08" w14:textId="77777777" w:rsidR="00A01A4E" w:rsidRDefault="00C56536">
      <w:pPr>
        <w:numPr>
          <w:ilvl w:val="0"/>
          <w:numId w:val="102"/>
        </w:numPr>
        <w:ind w:hanging="960"/>
      </w:pPr>
      <w:r>
        <w:t>中国证监会规定的其他信息。</w:t>
      </w:r>
      <w:r>
        <w:rPr>
          <w:rFonts w:ascii="Times New Roman" w:eastAsia="Times New Roman" w:hAnsi="Times New Roman" w:cs="Times New Roman"/>
        </w:rPr>
        <w:t xml:space="preserve"> </w:t>
      </w:r>
    </w:p>
    <w:p w14:paraId="48D8CED9" w14:textId="77777777" w:rsidR="00A01A4E" w:rsidRDefault="00C56536">
      <w:pPr>
        <w:ind w:left="477"/>
      </w:pPr>
      <w:r>
        <w:t>六、信息披露事务管理</w:t>
      </w:r>
      <w:r>
        <w:rPr>
          <w:rFonts w:ascii="Times New Roman" w:eastAsia="Times New Roman" w:hAnsi="Times New Roman" w:cs="Times New Roman"/>
        </w:rPr>
        <w:t xml:space="preserve"> </w:t>
      </w:r>
    </w:p>
    <w:p w14:paraId="4084430F" w14:textId="77777777" w:rsidR="00A01A4E" w:rsidRDefault="00C56536">
      <w:pPr>
        <w:spacing w:after="10" w:line="365" w:lineRule="auto"/>
        <w:ind w:left="0" w:firstLine="480"/>
      </w:pPr>
      <w:r>
        <w:t>基金管理人、基金托管人应当建立健全信息披露管理制度，指定专门部门及高级管理人员负责管理信息披露事务。</w:t>
      </w:r>
      <w:r>
        <w:rPr>
          <w:rFonts w:ascii="Times New Roman" w:eastAsia="Times New Roman" w:hAnsi="Times New Roman" w:cs="Times New Roman"/>
        </w:rPr>
        <w:t xml:space="preserve"> </w:t>
      </w:r>
    </w:p>
    <w:p w14:paraId="2D0D6354" w14:textId="77777777" w:rsidR="00A01A4E" w:rsidRDefault="00C56536">
      <w:pPr>
        <w:ind w:left="477"/>
      </w:pPr>
      <w:r>
        <w:t>基金信息披露义务人</w:t>
      </w:r>
      <w:r>
        <w:t>公开披露基金信息，应当符合中国证监会相关基金信息披露内容与格式准则等法规的规定。</w:t>
      </w:r>
      <w:r>
        <w:rPr>
          <w:rFonts w:ascii="Times New Roman" w:eastAsia="Times New Roman" w:hAnsi="Times New Roman" w:cs="Times New Roman"/>
        </w:rPr>
        <w:t xml:space="preserve"> </w:t>
      </w:r>
    </w:p>
    <w:p w14:paraId="75A84EED" w14:textId="77777777" w:rsidR="00A01A4E" w:rsidRDefault="00C56536">
      <w:pPr>
        <w:spacing w:after="125"/>
        <w:ind w:left="477"/>
      </w:pPr>
      <w:r>
        <w:t>基金托管人应当按照相关法律法规、中国证监会的规定和《基金合同》的约</w:t>
      </w:r>
    </w:p>
    <w:p w14:paraId="54E8C9E4" w14:textId="77777777" w:rsidR="00A01A4E" w:rsidRDefault="00C56536">
      <w:pPr>
        <w:spacing w:after="14" w:line="363" w:lineRule="auto"/>
      </w:pPr>
      <w:r>
        <w:t>定，对基金管理人编制的基金资产净值、基金份额净值、基金份额申购赎回价格、基金定期报告、更新的招募说明书、基金产品资料概要、基金清算报告等公开披露的相关基金信息进行复核、审查，并向基金管理人进行书面或电子确认。</w:t>
      </w:r>
      <w:r>
        <w:rPr>
          <w:rFonts w:ascii="Times New Roman" w:eastAsia="Times New Roman" w:hAnsi="Times New Roman" w:cs="Times New Roman"/>
        </w:rPr>
        <w:t xml:space="preserve"> </w:t>
      </w:r>
    </w:p>
    <w:p w14:paraId="019609F9" w14:textId="77777777" w:rsidR="00A01A4E" w:rsidRDefault="00C56536">
      <w:pPr>
        <w:spacing w:after="14" w:line="363" w:lineRule="auto"/>
        <w:ind w:left="0" w:firstLine="480"/>
      </w:pPr>
      <w:r>
        <w:t>基金管理人、基金托管人应当在规定报刊中选择一家报刊披露本基金信息。基金管理人、基金托管人应当向中国证监会基金电子披露网站报送拟披露的基金信息，并保证</w:t>
      </w:r>
      <w:r>
        <w:t>相关报送信息的真实、准确、完整、及时。</w:t>
      </w:r>
      <w:r>
        <w:rPr>
          <w:rFonts w:ascii="Times New Roman" w:eastAsia="Times New Roman" w:hAnsi="Times New Roman" w:cs="Times New Roman"/>
        </w:rPr>
        <w:t xml:space="preserve"> </w:t>
      </w:r>
    </w:p>
    <w:p w14:paraId="74093646" w14:textId="77777777" w:rsidR="00A01A4E" w:rsidRDefault="00C56536">
      <w:pPr>
        <w:spacing w:after="14" w:line="363" w:lineRule="auto"/>
        <w:ind w:left="0" w:firstLine="480"/>
      </w:pPr>
      <w:r>
        <w:t>基金管理人、基金托管人除依法在规定媒介上披露信息外，还可以根据需要在其他公共媒介披露信息，但是其他公共媒介不得早于规定媒介披露信息，并且在不同媒介上披露同一信息的内容应当一致。</w:t>
      </w:r>
      <w:r>
        <w:rPr>
          <w:rFonts w:ascii="Times New Roman" w:eastAsia="Times New Roman" w:hAnsi="Times New Roman" w:cs="Times New Roman"/>
        </w:rPr>
        <w:t xml:space="preserve"> </w:t>
      </w:r>
    </w:p>
    <w:p w14:paraId="20740AB4" w14:textId="77777777" w:rsidR="00A01A4E" w:rsidRDefault="00C56536">
      <w:pPr>
        <w:spacing w:after="16" w:line="361" w:lineRule="auto"/>
        <w:ind w:left="0" w:firstLine="480"/>
      </w:pPr>
      <w:r>
        <w:t>基金管理人、基金托管人除按法律法规要求披露信息外，也可着眼于为投资者决策提供有用信息的角度，在保证公平对待投资者、不误导投资者、不影响基金正常投资操作的前提下，自主提升信息披露服务的质量。具体要求应当符合中国证监会及自律规则的相关规定。前述自主披露如产生信息披露费用，该费用不得从基金财产中列支。</w:t>
      </w:r>
      <w:r>
        <w:rPr>
          <w:rFonts w:ascii="Times New Roman" w:eastAsia="Times New Roman" w:hAnsi="Times New Roman" w:cs="Times New Roman"/>
        </w:rPr>
        <w:t xml:space="preserve"> </w:t>
      </w:r>
    </w:p>
    <w:p w14:paraId="1ECB505E" w14:textId="77777777" w:rsidR="00A01A4E" w:rsidRDefault="00C56536">
      <w:pPr>
        <w:spacing w:after="8" w:line="372" w:lineRule="auto"/>
        <w:ind w:left="-15" w:right="111" w:firstLine="470"/>
        <w:jc w:val="both"/>
      </w:pPr>
      <w:r>
        <w:t>为基金信息披露义务人公开披露的基金信息出具审计报告、法律意见书的专业机构，应当制作工作底稿，并将相关档案至少保存到《基金合同》终止后</w:t>
      </w:r>
      <w:r>
        <w:t xml:space="preserve"> </w:t>
      </w:r>
      <w:r>
        <w:rPr>
          <w:rFonts w:ascii="Times New Roman" w:eastAsia="Times New Roman" w:hAnsi="Times New Roman" w:cs="Times New Roman"/>
        </w:rPr>
        <w:t xml:space="preserve">10 </w:t>
      </w:r>
      <w:r>
        <w:t>年。</w:t>
      </w:r>
      <w:r>
        <w:rPr>
          <w:rFonts w:ascii="Times New Roman" w:eastAsia="Times New Roman" w:hAnsi="Times New Roman" w:cs="Times New Roman"/>
        </w:rPr>
        <w:t xml:space="preserve"> </w:t>
      </w:r>
    </w:p>
    <w:p w14:paraId="78D6E9BB" w14:textId="77777777" w:rsidR="00A01A4E" w:rsidRDefault="00C56536">
      <w:pPr>
        <w:ind w:left="477"/>
      </w:pPr>
      <w:r>
        <w:t>七、信息披露文件的存放与查阅</w:t>
      </w:r>
      <w:r>
        <w:rPr>
          <w:rFonts w:ascii="Times New Roman" w:eastAsia="Times New Roman" w:hAnsi="Times New Roman" w:cs="Times New Roman"/>
        </w:rPr>
        <w:t xml:space="preserve"> </w:t>
      </w:r>
    </w:p>
    <w:p w14:paraId="67D1A4FD" w14:textId="77777777" w:rsidR="00A01A4E" w:rsidRDefault="00C56536">
      <w:pPr>
        <w:ind w:left="477"/>
      </w:pPr>
      <w:r>
        <w:t>依法必须披露的信息发布后，基金管</w:t>
      </w:r>
      <w:r>
        <w:t>理人、基金托管人应当按照相关法律法</w:t>
      </w:r>
    </w:p>
    <w:p w14:paraId="70B37A10" w14:textId="77777777" w:rsidR="00A01A4E" w:rsidRDefault="00C56536">
      <w:r>
        <w:t>规规定将信息置备于公司住所，供社会公众查阅、复制。</w:t>
      </w:r>
      <w:r>
        <w:rPr>
          <w:rFonts w:ascii="Times New Roman" w:eastAsia="Times New Roman" w:hAnsi="Times New Roman" w:cs="Times New Roman"/>
        </w:rPr>
        <w:t xml:space="preserve"> </w:t>
      </w:r>
    </w:p>
    <w:p w14:paraId="305EB731" w14:textId="77777777" w:rsidR="00A01A4E" w:rsidRDefault="00C56536">
      <w:pPr>
        <w:pStyle w:val="1"/>
        <w:spacing w:after="123"/>
        <w:ind w:left="548" w:right="0"/>
        <w:jc w:val="left"/>
      </w:pPr>
      <w:bookmarkStart w:id="18" w:name="_Toc65785"/>
      <w:r>
        <w:t>第十九部分</w:t>
      </w:r>
      <w:r>
        <w:rPr>
          <w:rFonts w:ascii="Times New Roman" w:eastAsia="Times New Roman" w:hAnsi="Times New Roman" w:cs="Times New Roman"/>
          <w:b/>
        </w:rPr>
        <w:t xml:space="preserve">  </w:t>
      </w:r>
      <w:r>
        <w:t>基金合同的变更、终止与基金财产的清算</w:t>
      </w:r>
      <w:r>
        <w:rPr>
          <w:rFonts w:ascii="Times New Roman" w:eastAsia="Times New Roman" w:hAnsi="Times New Roman" w:cs="Times New Roman"/>
          <w:b/>
        </w:rPr>
        <w:t xml:space="preserve"> </w:t>
      </w:r>
      <w:bookmarkEnd w:id="18"/>
    </w:p>
    <w:p w14:paraId="3CA6A48C" w14:textId="77777777" w:rsidR="00A01A4E" w:rsidRDefault="00C56536">
      <w:pPr>
        <w:spacing w:after="177" w:line="259" w:lineRule="auto"/>
        <w:ind w:left="480" w:firstLine="0"/>
      </w:pPr>
      <w:r>
        <w:rPr>
          <w:rFonts w:ascii="Times New Roman" w:eastAsia="Times New Roman" w:hAnsi="Times New Roman" w:cs="Times New Roman"/>
        </w:rPr>
        <w:t xml:space="preserve"> </w:t>
      </w:r>
    </w:p>
    <w:p w14:paraId="60036F37" w14:textId="77777777" w:rsidR="00A01A4E" w:rsidRDefault="00C56536">
      <w:pPr>
        <w:ind w:left="477"/>
      </w:pPr>
      <w:r>
        <w:t>一、《基金合同》的变更</w:t>
      </w:r>
      <w:r>
        <w:rPr>
          <w:rFonts w:ascii="Times New Roman" w:eastAsia="Times New Roman" w:hAnsi="Times New Roman" w:cs="Times New Roman"/>
        </w:rPr>
        <w:t xml:space="preserve"> </w:t>
      </w:r>
    </w:p>
    <w:p w14:paraId="7ECE8172" w14:textId="77777777" w:rsidR="00A01A4E" w:rsidRDefault="00C56536">
      <w:pPr>
        <w:numPr>
          <w:ilvl w:val="0"/>
          <w:numId w:val="103"/>
        </w:numPr>
        <w:spacing w:after="17" w:line="366" w:lineRule="auto"/>
        <w:ind w:firstLine="480"/>
      </w:pPr>
      <w:r>
        <w:t>变更基金合同涉及法律法规规定或本合同约定应经基金份额持有人大会决议通过的事项的，应召开基金份额持有人大会决议通过。对于法律法规规定和基金合同约定可不经基金份额持有人大会决议通过的事项，由基金管理人和基金托管人同意后变更并公告，并报中国证监会备案。</w:t>
      </w:r>
      <w:r>
        <w:rPr>
          <w:rFonts w:ascii="Times New Roman" w:eastAsia="Times New Roman" w:hAnsi="Times New Roman" w:cs="Times New Roman"/>
        </w:rPr>
        <w:t xml:space="preserve"> </w:t>
      </w:r>
    </w:p>
    <w:p w14:paraId="5348E4E7" w14:textId="77777777" w:rsidR="00A01A4E" w:rsidRDefault="00C56536">
      <w:pPr>
        <w:numPr>
          <w:ilvl w:val="0"/>
          <w:numId w:val="103"/>
        </w:numPr>
        <w:spacing w:after="12" w:line="370" w:lineRule="auto"/>
        <w:ind w:firstLine="480"/>
      </w:pPr>
      <w:r>
        <w:t>关于《基金合同》变更的基金份额持有人大会决议自表决通过之日起生效，生效后方可执行，通过之</w:t>
      </w:r>
      <w:r>
        <w:t>日起五日内报中国证监会备案，并自决议生效后两日内在规定媒介公告。</w:t>
      </w:r>
      <w:r>
        <w:rPr>
          <w:rFonts w:ascii="Times New Roman" w:eastAsia="Times New Roman" w:hAnsi="Times New Roman" w:cs="Times New Roman"/>
        </w:rPr>
        <w:t xml:space="preserve"> </w:t>
      </w:r>
    </w:p>
    <w:p w14:paraId="2E8260BD" w14:textId="77777777" w:rsidR="00A01A4E" w:rsidRDefault="00C56536">
      <w:pPr>
        <w:ind w:left="477"/>
      </w:pPr>
      <w:r>
        <w:t>二、《基金合同》的终止事由</w:t>
      </w:r>
      <w:r>
        <w:rPr>
          <w:rFonts w:ascii="Times New Roman" w:eastAsia="Times New Roman" w:hAnsi="Times New Roman" w:cs="Times New Roman"/>
        </w:rPr>
        <w:t xml:space="preserve"> </w:t>
      </w:r>
    </w:p>
    <w:p w14:paraId="5AC5FEF0" w14:textId="77777777" w:rsidR="00A01A4E" w:rsidRDefault="00C56536">
      <w:pPr>
        <w:ind w:left="477"/>
      </w:pPr>
      <w:r>
        <w:t>有下列情形之一的，《基金合同》应当终止：</w:t>
      </w:r>
      <w:r>
        <w:rPr>
          <w:rFonts w:ascii="Times New Roman" w:eastAsia="Times New Roman" w:hAnsi="Times New Roman" w:cs="Times New Roman"/>
        </w:rPr>
        <w:t xml:space="preserve"> </w:t>
      </w:r>
    </w:p>
    <w:p w14:paraId="78D21394" w14:textId="77777777" w:rsidR="00A01A4E" w:rsidRDefault="00C56536">
      <w:pPr>
        <w:numPr>
          <w:ilvl w:val="0"/>
          <w:numId w:val="104"/>
        </w:numPr>
        <w:ind w:firstLine="480"/>
      </w:pPr>
      <w:r>
        <w:t>基金份额持有人大会决定终止的；</w:t>
      </w:r>
      <w:r>
        <w:rPr>
          <w:rFonts w:ascii="Times New Roman" w:eastAsia="Times New Roman" w:hAnsi="Times New Roman" w:cs="Times New Roman"/>
        </w:rPr>
        <w:t xml:space="preserve"> </w:t>
      </w:r>
    </w:p>
    <w:p w14:paraId="2E45FF2A" w14:textId="77777777" w:rsidR="00A01A4E" w:rsidRDefault="00C56536">
      <w:pPr>
        <w:numPr>
          <w:ilvl w:val="0"/>
          <w:numId w:val="104"/>
        </w:numPr>
        <w:spacing w:after="0" w:line="384" w:lineRule="auto"/>
        <w:ind w:firstLine="480"/>
      </w:pPr>
      <w:r>
        <w:t>基金管理人、基金托管人职责终止，在</w:t>
      </w:r>
      <w:r>
        <w:t xml:space="preserve"> </w:t>
      </w:r>
      <w:r>
        <w:rPr>
          <w:rFonts w:ascii="Times New Roman" w:eastAsia="Times New Roman" w:hAnsi="Times New Roman" w:cs="Times New Roman"/>
        </w:rPr>
        <w:t xml:space="preserve">6 </w:t>
      </w:r>
      <w:r>
        <w:t>个月内没有新基金管理人、新基金托管人承接的；</w:t>
      </w:r>
      <w:r>
        <w:rPr>
          <w:rFonts w:ascii="Times New Roman" w:eastAsia="Times New Roman" w:hAnsi="Times New Roman" w:cs="Times New Roman"/>
        </w:rPr>
        <w:t xml:space="preserve"> </w:t>
      </w:r>
    </w:p>
    <w:p w14:paraId="4E5AC566" w14:textId="77777777" w:rsidR="00A01A4E" w:rsidRDefault="00C56536">
      <w:pPr>
        <w:numPr>
          <w:ilvl w:val="0"/>
          <w:numId w:val="104"/>
        </w:numPr>
        <w:spacing w:after="0" w:line="379" w:lineRule="auto"/>
        <w:ind w:firstLine="480"/>
      </w:pPr>
      <w:r>
        <w:t>基金合同生效后，连续五十个工作日出现基金份额持有人数量不满二百人或者基金资产净值低于五千万元情形的；</w:t>
      </w:r>
      <w:r>
        <w:rPr>
          <w:rFonts w:ascii="Times New Roman" w:eastAsia="Times New Roman" w:hAnsi="Times New Roman" w:cs="Times New Roman"/>
        </w:rPr>
        <w:t xml:space="preserve"> </w:t>
      </w:r>
    </w:p>
    <w:p w14:paraId="0B53BD6A" w14:textId="77777777" w:rsidR="00A01A4E" w:rsidRDefault="00C56536">
      <w:pPr>
        <w:numPr>
          <w:ilvl w:val="0"/>
          <w:numId w:val="104"/>
        </w:numPr>
        <w:ind w:firstLine="480"/>
      </w:pPr>
      <w:r>
        <w:t>《基金合同》约定的其他情形；</w:t>
      </w:r>
      <w:r>
        <w:rPr>
          <w:rFonts w:ascii="Times New Roman" w:eastAsia="Times New Roman" w:hAnsi="Times New Roman" w:cs="Times New Roman"/>
        </w:rPr>
        <w:t xml:space="preserve"> </w:t>
      </w:r>
    </w:p>
    <w:p w14:paraId="26963971" w14:textId="77777777" w:rsidR="00A01A4E" w:rsidRDefault="00C56536">
      <w:pPr>
        <w:numPr>
          <w:ilvl w:val="0"/>
          <w:numId w:val="104"/>
        </w:numPr>
        <w:ind w:firstLine="480"/>
      </w:pPr>
      <w:r>
        <w:t>相关法律法规和中国证监会规定的其他情况。</w:t>
      </w:r>
      <w:r>
        <w:rPr>
          <w:rFonts w:ascii="Times New Roman" w:eastAsia="Times New Roman" w:hAnsi="Times New Roman" w:cs="Times New Roman"/>
        </w:rPr>
        <w:t xml:space="preserve"> </w:t>
      </w:r>
    </w:p>
    <w:p w14:paraId="6C2664C9" w14:textId="77777777" w:rsidR="00A01A4E" w:rsidRDefault="00C56536">
      <w:pPr>
        <w:ind w:left="477"/>
      </w:pPr>
      <w:r>
        <w:t>三、基金财产的清算</w:t>
      </w:r>
      <w:r>
        <w:rPr>
          <w:rFonts w:ascii="Times New Roman" w:eastAsia="Times New Roman" w:hAnsi="Times New Roman" w:cs="Times New Roman"/>
        </w:rPr>
        <w:t xml:space="preserve"> </w:t>
      </w:r>
    </w:p>
    <w:p w14:paraId="17F570D4" w14:textId="77777777" w:rsidR="00A01A4E" w:rsidRDefault="00C56536">
      <w:pPr>
        <w:numPr>
          <w:ilvl w:val="0"/>
          <w:numId w:val="105"/>
        </w:numPr>
        <w:spacing w:after="8" w:line="372" w:lineRule="auto"/>
        <w:ind w:firstLine="470"/>
      </w:pPr>
      <w:r>
        <w:t>基金财产清算小组：自出现《基金合同》终止事由之日起</w:t>
      </w:r>
      <w:r>
        <w:t xml:space="preserve"> </w:t>
      </w:r>
      <w:r>
        <w:rPr>
          <w:rFonts w:ascii="Times New Roman" w:eastAsia="Times New Roman" w:hAnsi="Times New Roman" w:cs="Times New Roman"/>
        </w:rPr>
        <w:t xml:space="preserve">30 </w:t>
      </w:r>
      <w:r>
        <w:t>个工作日内成立清算小组，基金管理人组织基金财产清算小组并在中国证监会的监督下进行基金清算。</w:t>
      </w:r>
      <w:r>
        <w:rPr>
          <w:rFonts w:ascii="Times New Roman" w:eastAsia="Times New Roman" w:hAnsi="Times New Roman" w:cs="Times New Roman"/>
        </w:rPr>
        <w:t xml:space="preserve"> </w:t>
      </w:r>
    </w:p>
    <w:p w14:paraId="3DF62798" w14:textId="77777777" w:rsidR="00A01A4E" w:rsidRDefault="00C56536">
      <w:pPr>
        <w:numPr>
          <w:ilvl w:val="0"/>
          <w:numId w:val="105"/>
        </w:numPr>
        <w:ind w:firstLine="470"/>
      </w:pPr>
      <w:r>
        <w:t>基金财产清算小组组成：基金财产清算小组成员由基金管理人、基金托</w:t>
      </w:r>
    </w:p>
    <w:p w14:paraId="2759BD00" w14:textId="77777777" w:rsidR="00A01A4E" w:rsidRDefault="00C56536">
      <w:pPr>
        <w:spacing w:after="18" w:line="365" w:lineRule="auto"/>
      </w:pPr>
      <w:r>
        <w:t>管人、符合《证券法》规定的注册会计师、律师以及中国证监会指定的人员组成。基金财产清算小组可以聘用必要的工作人员。</w:t>
      </w:r>
      <w:r>
        <w:rPr>
          <w:rFonts w:ascii="Times New Roman" w:eastAsia="Times New Roman" w:hAnsi="Times New Roman" w:cs="Times New Roman"/>
        </w:rPr>
        <w:t xml:space="preserve"> </w:t>
      </w:r>
    </w:p>
    <w:p w14:paraId="38B4671E" w14:textId="77777777" w:rsidR="00A01A4E" w:rsidRDefault="00C56536">
      <w:pPr>
        <w:numPr>
          <w:ilvl w:val="0"/>
          <w:numId w:val="105"/>
        </w:numPr>
        <w:spacing w:after="0" w:line="379" w:lineRule="auto"/>
        <w:ind w:firstLine="470"/>
      </w:pPr>
      <w:r>
        <w:t>基金财产清算小组职责：基金财产清算小组负责基金财产的保管、清理、估价、变现和分配。基金财产清算小组可以依法进行必要的民事活动。</w:t>
      </w:r>
      <w:r>
        <w:rPr>
          <w:rFonts w:ascii="Times New Roman" w:eastAsia="Times New Roman" w:hAnsi="Times New Roman" w:cs="Times New Roman"/>
        </w:rPr>
        <w:t xml:space="preserve"> </w:t>
      </w:r>
    </w:p>
    <w:p w14:paraId="7BE4B3A0" w14:textId="77777777" w:rsidR="00A01A4E" w:rsidRDefault="00C56536">
      <w:pPr>
        <w:numPr>
          <w:ilvl w:val="0"/>
          <w:numId w:val="105"/>
        </w:numPr>
        <w:ind w:firstLine="470"/>
      </w:pPr>
      <w:r>
        <w:t>基金财产清算程序：（</w:t>
      </w:r>
      <w:r>
        <w:rPr>
          <w:rFonts w:ascii="Times New Roman" w:eastAsia="Times New Roman" w:hAnsi="Times New Roman" w:cs="Times New Roman"/>
        </w:rPr>
        <w:t>1</w:t>
      </w:r>
      <w:r>
        <w:t>）《基金合同》终止情形出现时</w:t>
      </w:r>
      <w:r>
        <w:t>，由基金财产清算小组统一接管基金；</w:t>
      </w:r>
      <w:r>
        <w:rPr>
          <w:rFonts w:ascii="Times New Roman" w:eastAsia="Times New Roman" w:hAnsi="Times New Roman" w:cs="Times New Roman"/>
        </w:rPr>
        <w:t xml:space="preserve"> </w:t>
      </w:r>
    </w:p>
    <w:p w14:paraId="0FCBF724" w14:textId="77777777" w:rsidR="00A01A4E" w:rsidRDefault="00C56536">
      <w:pPr>
        <w:numPr>
          <w:ilvl w:val="0"/>
          <w:numId w:val="106"/>
        </w:numPr>
        <w:ind w:firstLine="480"/>
      </w:pPr>
      <w:r>
        <w:t>对基金财产和债权债务进行清理和确认；</w:t>
      </w:r>
      <w:r>
        <w:rPr>
          <w:rFonts w:ascii="Times New Roman" w:eastAsia="Times New Roman" w:hAnsi="Times New Roman" w:cs="Times New Roman"/>
        </w:rPr>
        <w:t xml:space="preserve"> </w:t>
      </w:r>
    </w:p>
    <w:p w14:paraId="1ED4D6DA" w14:textId="77777777" w:rsidR="00A01A4E" w:rsidRDefault="00C56536">
      <w:pPr>
        <w:numPr>
          <w:ilvl w:val="0"/>
          <w:numId w:val="106"/>
        </w:numPr>
        <w:ind w:firstLine="480"/>
      </w:pPr>
      <w:r>
        <w:t>对基金财产进行估值和变现；</w:t>
      </w:r>
      <w:r>
        <w:rPr>
          <w:rFonts w:ascii="Times New Roman" w:eastAsia="Times New Roman" w:hAnsi="Times New Roman" w:cs="Times New Roman"/>
        </w:rPr>
        <w:t xml:space="preserve"> </w:t>
      </w:r>
    </w:p>
    <w:p w14:paraId="66433A91" w14:textId="77777777" w:rsidR="00A01A4E" w:rsidRDefault="00C56536">
      <w:pPr>
        <w:numPr>
          <w:ilvl w:val="0"/>
          <w:numId w:val="106"/>
        </w:numPr>
        <w:ind w:firstLine="480"/>
      </w:pPr>
      <w:r>
        <w:t>制作清算报告；</w:t>
      </w:r>
      <w:r>
        <w:rPr>
          <w:rFonts w:ascii="Times New Roman" w:eastAsia="Times New Roman" w:hAnsi="Times New Roman" w:cs="Times New Roman"/>
        </w:rPr>
        <w:t xml:space="preserve"> </w:t>
      </w:r>
    </w:p>
    <w:p w14:paraId="3C2AB08E" w14:textId="77777777" w:rsidR="00A01A4E" w:rsidRDefault="00C56536">
      <w:pPr>
        <w:numPr>
          <w:ilvl w:val="0"/>
          <w:numId w:val="106"/>
        </w:numPr>
        <w:spacing w:after="0" w:line="379" w:lineRule="auto"/>
        <w:ind w:firstLine="480"/>
      </w:pPr>
      <w:r>
        <w:t>聘请会计师事务所对清算报告进行外部审计，聘请律师事务所对清算报告出具法律意见书；</w:t>
      </w:r>
      <w:r>
        <w:rPr>
          <w:rFonts w:ascii="Times New Roman" w:eastAsia="Times New Roman" w:hAnsi="Times New Roman" w:cs="Times New Roman"/>
        </w:rPr>
        <w:t xml:space="preserve"> </w:t>
      </w:r>
    </w:p>
    <w:p w14:paraId="4CC4164B" w14:textId="77777777" w:rsidR="00A01A4E" w:rsidRDefault="00C56536">
      <w:pPr>
        <w:numPr>
          <w:ilvl w:val="0"/>
          <w:numId w:val="106"/>
        </w:numPr>
        <w:ind w:firstLine="480"/>
      </w:pPr>
      <w:r>
        <w:t>将清算报告报中国证监会备案确认并公告；</w:t>
      </w:r>
      <w:r>
        <w:rPr>
          <w:rFonts w:ascii="Times New Roman" w:eastAsia="Times New Roman" w:hAnsi="Times New Roman" w:cs="Times New Roman"/>
        </w:rPr>
        <w:t xml:space="preserve"> </w:t>
      </w:r>
    </w:p>
    <w:p w14:paraId="19982BDE" w14:textId="77777777" w:rsidR="00A01A4E" w:rsidRDefault="00C56536">
      <w:pPr>
        <w:numPr>
          <w:ilvl w:val="0"/>
          <w:numId w:val="106"/>
        </w:numPr>
        <w:ind w:firstLine="480"/>
      </w:pPr>
      <w:r>
        <w:t>对基金剩余财产进行分配。</w:t>
      </w:r>
      <w:r>
        <w:rPr>
          <w:rFonts w:ascii="Times New Roman" w:eastAsia="Times New Roman" w:hAnsi="Times New Roman" w:cs="Times New Roman"/>
        </w:rPr>
        <w:t xml:space="preserve"> </w:t>
      </w:r>
    </w:p>
    <w:p w14:paraId="7DD79758" w14:textId="77777777" w:rsidR="00A01A4E" w:rsidRDefault="00C56536">
      <w:pPr>
        <w:spacing w:after="0" w:line="384" w:lineRule="auto"/>
        <w:ind w:left="0" w:firstLine="480"/>
      </w:pPr>
      <w:r>
        <w:rPr>
          <w:rFonts w:ascii="Times New Roman" w:eastAsia="Times New Roman" w:hAnsi="Times New Roman" w:cs="Times New Roman"/>
        </w:rPr>
        <w:t>5</w:t>
      </w:r>
      <w:r>
        <w:t>、基金财产清算的期限为</w:t>
      </w:r>
      <w:r>
        <w:t xml:space="preserve"> </w:t>
      </w:r>
      <w:r>
        <w:rPr>
          <w:rFonts w:ascii="Times New Roman" w:eastAsia="Times New Roman" w:hAnsi="Times New Roman" w:cs="Times New Roman"/>
        </w:rPr>
        <w:t xml:space="preserve">6 </w:t>
      </w:r>
      <w:r>
        <w:t>个月，但因本基金所持证券的流动性受到限制而不能及时变现的，清算期限相应顺延。</w:t>
      </w:r>
      <w:r>
        <w:rPr>
          <w:rFonts w:ascii="Times New Roman" w:eastAsia="Times New Roman" w:hAnsi="Times New Roman" w:cs="Times New Roman"/>
        </w:rPr>
        <w:t xml:space="preserve"> </w:t>
      </w:r>
    </w:p>
    <w:p w14:paraId="52D617E8" w14:textId="77777777" w:rsidR="00A01A4E" w:rsidRDefault="00C56536">
      <w:pPr>
        <w:numPr>
          <w:ilvl w:val="0"/>
          <w:numId w:val="107"/>
        </w:numPr>
        <w:ind w:hanging="480"/>
      </w:pPr>
      <w:r>
        <w:t>清算费用</w:t>
      </w:r>
      <w:r>
        <w:rPr>
          <w:rFonts w:ascii="Times New Roman" w:eastAsia="Times New Roman" w:hAnsi="Times New Roman" w:cs="Times New Roman"/>
        </w:rPr>
        <w:t xml:space="preserve"> </w:t>
      </w:r>
    </w:p>
    <w:p w14:paraId="7A6012BE" w14:textId="77777777" w:rsidR="00A01A4E" w:rsidRDefault="00C56536">
      <w:pPr>
        <w:spacing w:after="18" w:line="365" w:lineRule="auto"/>
        <w:ind w:left="0" w:firstLine="480"/>
      </w:pPr>
      <w:r>
        <w:t>清算费用是指基金财产清算小组在进行基金清算过程中发生的所有合理费用，清算费用由基金财产清算小组优先从基金财产中支付。</w:t>
      </w:r>
      <w:r>
        <w:rPr>
          <w:rFonts w:ascii="Times New Roman" w:eastAsia="Times New Roman" w:hAnsi="Times New Roman" w:cs="Times New Roman"/>
        </w:rPr>
        <w:t xml:space="preserve"> </w:t>
      </w:r>
    </w:p>
    <w:p w14:paraId="52BBFFB4" w14:textId="77777777" w:rsidR="00A01A4E" w:rsidRDefault="00C56536">
      <w:pPr>
        <w:numPr>
          <w:ilvl w:val="0"/>
          <w:numId w:val="107"/>
        </w:numPr>
        <w:ind w:hanging="480"/>
      </w:pPr>
      <w:r>
        <w:t>基金财产清算剩余资产的分配</w:t>
      </w:r>
      <w:r>
        <w:rPr>
          <w:rFonts w:ascii="Times New Roman" w:eastAsia="Times New Roman" w:hAnsi="Times New Roman" w:cs="Times New Roman"/>
        </w:rPr>
        <w:t xml:space="preserve"> </w:t>
      </w:r>
    </w:p>
    <w:p w14:paraId="114D7FD3" w14:textId="77777777" w:rsidR="00A01A4E" w:rsidRDefault="00C56536">
      <w:pPr>
        <w:spacing w:after="22" w:line="363" w:lineRule="auto"/>
        <w:ind w:left="0" w:firstLine="480"/>
      </w:pPr>
      <w:del w:id="1" w:author="FundLex" w:date="2026-10-22T00:23:55Z">
        <w:r>
          <w:delText>依据基金财产清算的分配方案，将基金财产清算后的全部剩余资产扣除基金财产清算费用、交纳所欠税款并清偿基金债务后，按基金份额持有人持有的基金份额比例进行分配。</w:delText>
        </w:r>
      </w:del>
      <w:ins w:id="2" w:author="FundLex" w:date="2026-10-22T00:23:55Z">
        <w:r>
          <w:t>依据基金财产清算的分配方案，将基金财产清算后的全部剩余资产扣除基金财产清算费用、交纳所欠税款并清偿基金债务后，按基金份额持有人持有的基金份额比例进行分配，并加上返还基金份额持有人的销售服务费（如有）。</w:t>
        </w:r>
      </w:ins>
      <w:r>
        <w:rPr>
          <w:rFonts w:ascii="Times New Roman" w:eastAsia="Times New Roman" w:hAnsi="Times New Roman" w:cs="Times New Roman"/>
        </w:rPr>
        <w:t xml:space="preserve"> </w:t>
      </w:r>
    </w:p>
    <w:p w14:paraId="652D768D" w14:textId="77777777" w:rsidR="00A01A4E" w:rsidRDefault="00C56536">
      <w:pPr>
        <w:numPr>
          <w:ilvl w:val="0"/>
          <w:numId w:val="107"/>
        </w:numPr>
        <w:ind w:hanging="480"/>
      </w:pPr>
      <w:r>
        <w:t>基金财产清算的公告</w:t>
      </w:r>
      <w:r>
        <w:rPr>
          <w:rFonts w:ascii="Times New Roman" w:eastAsia="Times New Roman" w:hAnsi="Times New Roman" w:cs="Times New Roman"/>
        </w:rPr>
        <w:t xml:space="preserve"> </w:t>
      </w:r>
    </w:p>
    <w:p w14:paraId="1C29E235" w14:textId="77777777" w:rsidR="00A01A4E" w:rsidRDefault="00C56536">
      <w:pPr>
        <w:spacing w:after="125"/>
        <w:ind w:left="477"/>
      </w:pPr>
      <w:r>
        <w:t>清算过程中的有关重大事项须及时公告；基金财产清算报告经符合《证券法》</w:t>
      </w:r>
    </w:p>
    <w:p w14:paraId="0DD7BCB6" w14:textId="77777777" w:rsidR="00A01A4E" w:rsidRDefault="00C56536">
      <w:pPr>
        <w:spacing w:after="6" w:line="375" w:lineRule="auto"/>
      </w:pPr>
      <w:r>
        <w:t>规定的会计师事务所审计并由律师事务所出具法律意见书后报中国证监会备案并公告。基金财产清算公告于基金财产清算报告报</w:t>
      </w:r>
      <w:r>
        <w:t>中国证监会备案确认后</w:t>
      </w:r>
      <w:r>
        <w:t xml:space="preserve"> </w:t>
      </w:r>
      <w:r>
        <w:rPr>
          <w:rFonts w:ascii="Times New Roman" w:eastAsia="Times New Roman" w:hAnsi="Times New Roman" w:cs="Times New Roman"/>
        </w:rPr>
        <w:t xml:space="preserve">5 </w:t>
      </w:r>
      <w:r>
        <w:t>个工作日内由基金财产清算小组进行公告。</w:t>
      </w:r>
      <w:r>
        <w:rPr>
          <w:rFonts w:ascii="Times New Roman" w:eastAsia="Times New Roman" w:hAnsi="Times New Roman" w:cs="Times New Roman"/>
        </w:rPr>
        <w:t xml:space="preserve"> </w:t>
      </w:r>
    </w:p>
    <w:p w14:paraId="286F4119" w14:textId="77777777" w:rsidR="00A01A4E" w:rsidRDefault="00C56536">
      <w:pPr>
        <w:numPr>
          <w:ilvl w:val="0"/>
          <w:numId w:val="107"/>
        </w:numPr>
        <w:ind w:hanging="480"/>
      </w:pPr>
      <w:r>
        <w:t>基金财产清算账册及文件的保存</w:t>
      </w:r>
      <w:r>
        <w:rPr>
          <w:rFonts w:ascii="Times New Roman" w:eastAsia="Times New Roman" w:hAnsi="Times New Roman" w:cs="Times New Roman"/>
        </w:rPr>
        <w:t xml:space="preserve"> </w:t>
      </w:r>
    </w:p>
    <w:p w14:paraId="4F2131A6" w14:textId="77777777" w:rsidR="00A01A4E" w:rsidRDefault="00C56536">
      <w:pPr>
        <w:ind w:left="477"/>
      </w:pPr>
      <w:r>
        <w:t>基金财产清算账册及有关文件由基金托管人保存</w:t>
      </w:r>
      <w:r>
        <w:t xml:space="preserve"> </w:t>
      </w:r>
      <w:r>
        <w:rPr>
          <w:rFonts w:ascii="Times New Roman" w:eastAsia="Times New Roman" w:hAnsi="Times New Roman" w:cs="Times New Roman"/>
        </w:rPr>
        <w:t xml:space="preserve">15 </w:t>
      </w:r>
      <w:r>
        <w:t>年以上。</w:t>
      </w:r>
      <w:r>
        <w:rPr>
          <w:rFonts w:ascii="Times New Roman" w:eastAsia="Times New Roman" w:hAnsi="Times New Roman" w:cs="Times New Roman"/>
        </w:rPr>
        <w:t xml:space="preserve"> </w:t>
      </w:r>
    </w:p>
    <w:p w14:paraId="477A97C7" w14:textId="77777777" w:rsidR="00A01A4E" w:rsidRDefault="00C56536">
      <w:pPr>
        <w:spacing w:after="0" w:line="259" w:lineRule="auto"/>
        <w:ind w:left="480" w:firstLine="0"/>
      </w:pPr>
      <w:r>
        <w:rPr>
          <w:rFonts w:ascii="Times New Roman" w:eastAsia="Times New Roman" w:hAnsi="Times New Roman" w:cs="Times New Roman"/>
        </w:rPr>
        <w:t xml:space="preserve"> </w:t>
      </w:r>
    </w:p>
    <w:p w14:paraId="451D8B67" w14:textId="77777777" w:rsidR="00A01A4E" w:rsidRDefault="00C56536">
      <w:pPr>
        <w:pStyle w:val="1"/>
        <w:ind w:right="123"/>
      </w:pPr>
      <w:bookmarkStart w:id="19" w:name="_Toc65786"/>
      <w:r>
        <w:t>第二十部分</w:t>
      </w:r>
      <w:r>
        <w:rPr>
          <w:rFonts w:ascii="Times New Roman" w:eastAsia="Times New Roman" w:hAnsi="Times New Roman" w:cs="Times New Roman"/>
          <w:b/>
        </w:rPr>
        <w:t xml:space="preserve">  </w:t>
      </w:r>
      <w:r>
        <w:t>违约责任</w:t>
      </w:r>
      <w:r>
        <w:rPr>
          <w:rFonts w:ascii="Times New Roman" w:eastAsia="Times New Roman" w:hAnsi="Times New Roman" w:cs="Times New Roman"/>
          <w:b/>
        </w:rPr>
        <w:t xml:space="preserve"> </w:t>
      </w:r>
      <w:bookmarkEnd w:id="19"/>
    </w:p>
    <w:p w14:paraId="1979CDA8" w14:textId="77777777" w:rsidR="00A01A4E" w:rsidRDefault="00C56536">
      <w:pPr>
        <w:spacing w:after="170" w:line="259" w:lineRule="auto"/>
        <w:ind w:left="480" w:firstLine="0"/>
      </w:pPr>
      <w:r>
        <w:rPr>
          <w:rFonts w:ascii="Times New Roman" w:eastAsia="Times New Roman" w:hAnsi="Times New Roman" w:cs="Times New Roman"/>
        </w:rPr>
        <w:t xml:space="preserve"> </w:t>
      </w:r>
    </w:p>
    <w:p w14:paraId="70D35456" w14:textId="77777777" w:rsidR="00A01A4E" w:rsidRDefault="00C56536">
      <w:pPr>
        <w:spacing w:after="23" w:line="361" w:lineRule="auto"/>
        <w:ind w:left="0" w:firstLine="480"/>
      </w:pPr>
      <w:r>
        <w:t>一、基金管理人、基金托管人在履行各自职责的过程中，违反《基金法》等法律法规的规定或者《基金合同》约定，给基金财产或者基金份额持有人造成损害的，应当分别对各自的行为依法承担赔偿责任；因共同行为给基金财产或者基金份额持有人造成损害的，应当承担连带赔偿责任，对损失的赔偿，仅限于直接损失。但是发生下列情况，当事人可以免责：</w:t>
      </w:r>
      <w:r>
        <w:rPr>
          <w:rFonts w:ascii="Times New Roman" w:eastAsia="Times New Roman" w:hAnsi="Times New Roman" w:cs="Times New Roman"/>
        </w:rPr>
        <w:t xml:space="preserve"> </w:t>
      </w:r>
    </w:p>
    <w:p w14:paraId="76574AD2" w14:textId="77777777" w:rsidR="00A01A4E" w:rsidRDefault="00C56536">
      <w:pPr>
        <w:numPr>
          <w:ilvl w:val="0"/>
          <w:numId w:val="108"/>
        </w:numPr>
        <w:spacing w:after="0" w:line="379" w:lineRule="auto"/>
        <w:ind w:firstLine="480"/>
      </w:pPr>
      <w:r>
        <w:t>基金管理人及</w:t>
      </w:r>
      <w:r>
        <w:rPr>
          <w:rFonts w:ascii="Times New Roman" w:eastAsia="Times New Roman" w:hAnsi="Times New Roman" w:cs="Times New Roman"/>
        </w:rPr>
        <w:t>/</w:t>
      </w:r>
      <w:r>
        <w:t>或基金托管人按照当时有效的法律法规或证监会的规定作为或不作为而造成的损失；</w:t>
      </w:r>
      <w:r>
        <w:rPr>
          <w:rFonts w:ascii="Times New Roman" w:eastAsia="Times New Roman" w:hAnsi="Times New Roman" w:cs="Times New Roman"/>
        </w:rPr>
        <w:t xml:space="preserve"> </w:t>
      </w:r>
    </w:p>
    <w:p w14:paraId="0DDE4391" w14:textId="77777777" w:rsidR="00A01A4E" w:rsidRDefault="00C56536">
      <w:pPr>
        <w:numPr>
          <w:ilvl w:val="0"/>
          <w:numId w:val="108"/>
        </w:numPr>
        <w:spacing w:after="0" w:line="379" w:lineRule="auto"/>
        <w:ind w:firstLine="480"/>
      </w:pPr>
      <w:r>
        <w:t>基金管理人由于按照《基金合同》规定的投资原则而行使或不行使其投资权而造成的损失；</w:t>
      </w:r>
      <w:r>
        <w:rPr>
          <w:rFonts w:ascii="Times New Roman" w:eastAsia="Times New Roman" w:hAnsi="Times New Roman" w:cs="Times New Roman"/>
        </w:rPr>
        <w:t xml:space="preserve"> </w:t>
      </w:r>
    </w:p>
    <w:p w14:paraId="22D2CD19" w14:textId="77777777" w:rsidR="00A01A4E" w:rsidRDefault="00C56536">
      <w:pPr>
        <w:numPr>
          <w:ilvl w:val="0"/>
          <w:numId w:val="108"/>
        </w:numPr>
        <w:ind w:firstLine="480"/>
      </w:pPr>
      <w:r>
        <w:t>不可抗力。</w:t>
      </w:r>
      <w:r>
        <w:rPr>
          <w:rFonts w:ascii="Times New Roman" w:eastAsia="Times New Roman" w:hAnsi="Times New Roman" w:cs="Times New Roman"/>
        </w:rPr>
        <w:t xml:space="preserve"> </w:t>
      </w:r>
    </w:p>
    <w:p w14:paraId="0C12ED22" w14:textId="77777777" w:rsidR="00A01A4E" w:rsidRDefault="00C56536">
      <w:pPr>
        <w:numPr>
          <w:ilvl w:val="0"/>
          <w:numId w:val="109"/>
        </w:numPr>
        <w:spacing w:after="15" w:line="361" w:lineRule="auto"/>
        <w:ind w:firstLine="480"/>
      </w:pPr>
      <w:r>
        <w:t>在发生一方或多方违约的情况下，在最大限度地保护基金份额持有人利益的前提下，《基金合同》能够继续履行的应当继续履行。非违约方当事人在职责范围内有义务及时采取必要的措施，防止损失的扩大。没有采取适当措施致使损失进一步扩大的，不得就扩大的损失要求赔偿。非违约方因防止损失扩大而支出的合理费用由违约方承担。</w:t>
      </w:r>
      <w:r>
        <w:rPr>
          <w:rFonts w:ascii="Times New Roman" w:eastAsia="Times New Roman" w:hAnsi="Times New Roman" w:cs="Times New Roman"/>
        </w:rPr>
        <w:t xml:space="preserve">  </w:t>
      </w:r>
    </w:p>
    <w:p w14:paraId="4D1FFBE8" w14:textId="77777777" w:rsidR="00A01A4E" w:rsidRDefault="00C56536">
      <w:pPr>
        <w:numPr>
          <w:ilvl w:val="0"/>
          <w:numId w:val="109"/>
        </w:numPr>
        <w:spacing w:after="13" w:line="361" w:lineRule="auto"/>
        <w:ind w:firstLine="480"/>
      </w:pPr>
      <w:r>
        <w:t>由于基金管理人、基金托管人不可控制的因素导致业务出现差错，基金管理人和基金托管人虽然已经采取必要、适当、合理的措施进行检查，但是未能发现错误的，由此造成基金财产或投资人损失，基金管理人和基金托管人免除赔偿责任</w:t>
      </w:r>
      <w:r>
        <w:t>。但是基金管理人和基金托管人应积极采取必要的措施消除或减轻由此造成的影响。</w:t>
      </w:r>
      <w:r>
        <w:rPr>
          <w:rFonts w:ascii="Times New Roman" w:eastAsia="Times New Roman" w:hAnsi="Times New Roman" w:cs="Times New Roman"/>
        </w:rPr>
        <w:t xml:space="preserve"> </w:t>
      </w:r>
    </w:p>
    <w:p w14:paraId="5F0FC2DB" w14:textId="77777777" w:rsidR="00A01A4E" w:rsidRDefault="00C56536">
      <w:pPr>
        <w:spacing w:after="168" w:line="259" w:lineRule="auto"/>
        <w:ind w:left="480" w:firstLine="0"/>
      </w:pPr>
      <w:r>
        <w:rPr>
          <w:rFonts w:ascii="Times New Roman" w:eastAsia="Times New Roman" w:hAnsi="Times New Roman" w:cs="Times New Roman"/>
        </w:rPr>
        <w:t xml:space="preserve"> </w:t>
      </w:r>
    </w:p>
    <w:p w14:paraId="7AB321A6" w14:textId="77777777" w:rsidR="00A01A4E" w:rsidRDefault="00C56536">
      <w:pPr>
        <w:spacing w:after="168" w:line="259" w:lineRule="auto"/>
        <w:ind w:left="480" w:firstLine="0"/>
      </w:pPr>
      <w:r>
        <w:rPr>
          <w:rFonts w:ascii="Times New Roman" w:eastAsia="Times New Roman" w:hAnsi="Times New Roman" w:cs="Times New Roman"/>
        </w:rPr>
        <w:t xml:space="preserve"> </w:t>
      </w:r>
    </w:p>
    <w:p w14:paraId="451ED231" w14:textId="77777777" w:rsidR="00A01A4E" w:rsidRDefault="00C56536">
      <w:pPr>
        <w:spacing w:after="168" w:line="259" w:lineRule="auto"/>
        <w:ind w:left="480" w:firstLine="0"/>
      </w:pPr>
      <w:r>
        <w:rPr>
          <w:rFonts w:ascii="Times New Roman" w:eastAsia="Times New Roman" w:hAnsi="Times New Roman" w:cs="Times New Roman"/>
        </w:rPr>
        <w:t xml:space="preserve"> </w:t>
      </w:r>
    </w:p>
    <w:p w14:paraId="4A72896D" w14:textId="77777777" w:rsidR="00A01A4E" w:rsidRDefault="00C56536">
      <w:pPr>
        <w:spacing w:after="0" w:line="259" w:lineRule="auto"/>
        <w:ind w:left="480" w:firstLine="0"/>
      </w:pPr>
      <w:r>
        <w:rPr>
          <w:rFonts w:ascii="Times New Roman" w:eastAsia="Times New Roman" w:hAnsi="Times New Roman" w:cs="Times New Roman"/>
        </w:rPr>
        <w:t xml:space="preserve"> </w:t>
      </w:r>
    </w:p>
    <w:p w14:paraId="270EFC75" w14:textId="77777777" w:rsidR="00A01A4E" w:rsidRDefault="00C56536">
      <w:pPr>
        <w:pStyle w:val="1"/>
      </w:pPr>
      <w:bookmarkStart w:id="20" w:name="_Toc65787"/>
      <w:r>
        <w:t>第二十一部分</w:t>
      </w:r>
      <w:r>
        <w:rPr>
          <w:rFonts w:ascii="Times New Roman" w:eastAsia="Times New Roman" w:hAnsi="Times New Roman" w:cs="Times New Roman"/>
          <w:b/>
        </w:rPr>
        <w:t xml:space="preserve">  </w:t>
      </w:r>
      <w:r>
        <w:t>争议的处理和适用的法律</w:t>
      </w:r>
      <w:r>
        <w:rPr>
          <w:rFonts w:ascii="Times New Roman" w:eastAsia="Times New Roman" w:hAnsi="Times New Roman" w:cs="Times New Roman"/>
          <w:b/>
        </w:rPr>
        <w:t xml:space="preserve"> </w:t>
      </w:r>
      <w:bookmarkEnd w:id="20"/>
    </w:p>
    <w:p w14:paraId="04F7D087" w14:textId="77777777" w:rsidR="00A01A4E" w:rsidRDefault="00C56536">
      <w:pPr>
        <w:spacing w:after="170" w:line="259" w:lineRule="auto"/>
        <w:ind w:left="480" w:firstLine="0"/>
      </w:pPr>
      <w:r>
        <w:rPr>
          <w:rFonts w:ascii="Times New Roman" w:eastAsia="Times New Roman" w:hAnsi="Times New Roman" w:cs="Times New Roman"/>
        </w:rPr>
        <w:t xml:space="preserve"> </w:t>
      </w:r>
    </w:p>
    <w:p w14:paraId="32076B1D" w14:textId="77777777" w:rsidR="00A01A4E" w:rsidRDefault="00C56536">
      <w:pPr>
        <w:spacing w:after="15" w:line="362" w:lineRule="auto"/>
        <w:ind w:left="0" w:firstLine="480"/>
      </w:pPr>
      <w:r>
        <w:t>各方当事人同意，因《基金合同》而产生的或与《基金合同》有关的一切争议，如经友好协商未能解决的，应提交中国国际经济贸易仲裁委员会根据该会当时有效的仲裁规则进行仲裁，仲裁地点为北京，仲裁裁决是终局性的并对各方当事人具有约束力，仲裁费由败诉方承担。</w:t>
      </w:r>
      <w:r>
        <w:rPr>
          <w:rFonts w:ascii="Times New Roman" w:eastAsia="Times New Roman" w:hAnsi="Times New Roman" w:cs="Times New Roman"/>
        </w:rPr>
        <w:t xml:space="preserve"> </w:t>
      </w:r>
    </w:p>
    <w:p w14:paraId="61A5077B" w14:textId="77777777" w:rsidR="00A01A4E" w:rsidRDefault="00C56536">
      <w:pPr>
        <w:spacing w:after="18" w:line="365" w:lineRule="auto"/>
        <w:ind w:left="0" w:firstLine="480"/>
      </w:pPr>
      <w:r>
        <w:t>争议处理期间，基金合同当事人应恪守各自的职责继续忠实、勤勉、尽责地履行基金合同规定的义务，维护基金份额持有人的合法权益。</w:t>
      </w:r>
      <w:r>
        <w:rPr>
          <w:rFonts w:ascii="Times New Roman" w:eastAsia="Times New Roman" w:hAnsi="Times New Roman" w:cs="Times New Roman"/>
        </w:rPr>
        <w:t xml:space="preserve"> </w:t>
      </w:r>
    </w:p>
    <w:p w14:paraId="131CF29F" w14:textId="77777777" w:rsidR="00A01A4E" w:rsidRDefault="00C56536">
      <w:pPr>
        <w:ind w:left="477"/>
      </w:pPr>
      <w:r>
        <w:t>《</w:t>
      </w:r>
      <w:r>
        <w:t>基金合同》受中国法律管辖。</w:t>
      </w:r>
      <w:r>
        <w:rPr>
          <w:rFonts w:ascii="Times New Roman" w:eastAsia="Times New Roman" w:hAnsi="Times New Roman" w:cs="Times New Roman"/>
        </w:rPr>
        <w:t xml:space="preserve"> </w:t>
      </w:r>
      <w:r>
        <w:br w:type="page"/>
      </w:r>
    </w:p>
    <w:p w14:paraId="589477AE" w14:textId="77777777" w:rsidR="00A01A4E" w:rsidRDefault="00C56536">
      <w:pPr>
        <w:spacing w:after="278" w:line="259" w:lineRule="auto"/>
        <w:ind w:left="0" w:firstLine="0"/>
      </w:pPr>
      <w:r>
        <w:rPr>
          <w:rFonts w:ascii="Times New Roman" w:eastAsia="Times New Roman" w:hAnsi="Times New Roman" w:cs="Times New Roman"/>
        </w:rPr>
        <w:t xml:space="preserve"> </w:t>
      </w:r>
    </w:p>
    <w:p w14:paraId="52C037B6" w14:textId="77777777" w:rsidR="00A01A4E" w:rsidRDefault="00C56536">
      <w:pPr>
        <w:pStyle w:val="1"/>
      </w:pPr>
      <w:bookmarkStart w:id="21" w:name="_Toc65788"/>
      <w:r>
        <w:t>第二十二部分</w:t>
      </w:r>
      <w:r>
        <w:rPr>
          <w:rFonts w:ascii="Times New Roman" w:eastAsia="Times New Roman" w:hAnsi="Times New Roman" w:cs="Times New Roman"/>
          <w:b/>
        </w:rPr>
        <w:t xml:space="preserve">  </w:t>
      </w:r>
      <w:r>
        <w:t>基金合同的效力</w:t>
      </w:r>
      <w:r>
        <w:rPr>
          <w:rFonts w:ascii="Times New Roman" w:eastAsia="Times New Roman" w:hAnsi="Times New Roman" w:cs="Times New Roman"/>
          <w:b/>
        </w:rPr>
        <w:t xml:space="preserve"> </w:t>
      </w:r>
      <w:bookmarkEnd w:id="21"/>
    </w:p>
    <w:p w14:paraId="3326115E" w14:textId="77777777" w:rsidR="00A01A4E" w:rsidRDefault="00C56536">
      <w:pPr>
        <w:spacing w:after="178" w:line="259" w:lineRule="auto"/>
        <w:ind w:left="480" w:firstLine="0"/>
      </w:pPr>
      <w:r>
        <w:rPr>
          <w:rFonts w:ascii="Times New Roman" w:eastAsia="Times New Roman" w:hAnsi="Times New Roman" w:cs="Times New Roman"/>
        </w:rPr>
        <w:t xml:space="preserve"> </w:t>
      </w:r>
    </w:p>
    <w:p w14:paraId="56750B3A" w14:textId="77777777" w:rsidR="00A01A4E" w:rsidRDefault="00C56536">
      <w:pPr>
        <w:spacing w:after="156" w:line="259" w:lineRule="auto"/>
        <w:ind w:left="48" w:right="308"/>
        <w:jc w:val="center"/>
      </w:pPr>
      <w:r>
        <w:t>《基金合同》是约定基金合同当事人之间权利义务关系的法律文件。</w:t>
      </w:r>
      <w:r>
        <w:rPr>
          <w:rFonts w:ascii="Times New Roman" w:eastAsia="Times New Roman" w:hAnsi="Times New Roman" w:cs="Times New Roman"/>
        </w:rPr>
        <w:t xml:space="preserve"> </w:t>
      </w:r>
    </w:p>
    <w:p w14:paraId="633CA63B" w14:textId="77777777" w:rsidR="00A01A4E" w:rsidRDefault="00C56536">
      <w:pPr>
        <w:numPr>
          <w:ilvl w:val="0"/>
          <w:numId w:val="110"/>
        </w:numPr>
        <w:spacing w:after="13" w:line="369" w:lineRule="auto"/>
        <w:ind w:firstLine="480"/>
      </w:pPr>
      <w:r>
        <w:t>《基金合同》经基金管理人、基金托管人双方盖章以及双方法定代表人或授权代表签字并在募集结束后经基金管理人向中国证监会办理基金备案手续，并经中国证监会书面确认后生效。</w:t>
      </w:r>
      <w:r>
        <w:rPr>
          <w:rFonts w:ascii="Times New Roman" w:eastAsia="Times New Roman" w:hAnsi="Times New Roman" w:cs="Times New Roman"/>
        </w:rPr>
        <w:t xml:space="preserve"> </w:t>
      </w:r>
    </w:p>
    <w:p w14:paraId="28C2106F" w14:textId="77777777" w:rsidR="00A01A4E" w:rsidRDefault="00C56536">
      <w:pPr>
        <w:numPr>
          <w:ilvl w:val="0"/>
          <w:numId w:val="110"/>
        </w:numPr>
        <w:spacing w:after="0" w:line="380" w:lineRule="auto"/>
        <w:ind w:firstLine="480"/>
      </w:pPr>
      <w:r>
        <w:t>《基金合同》的有效期自其生效之日起至基金财产清算结果报中国证监会备案确认并公告之日止。</w:t>
      </w:r>
      <w:r>
        <w:rPr>
          <w:rFonts w:ascii="Times New Roman" w:eastAsia="Times New Roman" w:hAnsi="Times New Roman" w:cs="Times New Roman"/>
        </w:rPr>
        <w:t xml:space="preserve"> </w:t>
      </w:r>
    </w:p>
    <w:p w14:paraId="37FD347D" w14:textId="77777777" w:rsidR="00A01A4E" w:rsidRDefault="00C56536">
      <w:pPr>
        <w:numPr>
          <w:ilvl w:val="0"/>
          <w:numId w:val="110"/>
        </w:numPr>
        <w:spacing w:after="0" w:line="379" w:lineRule="auto"/>
        <w:ind w:firstLine="480"/>
      </w:pPr>
      <w:r>
        <w:t>《基金合同》自生效之日起对包括基金管理人、基金托管人和基金份额持有人在内的《基金合同》各方当事人具有同等的法律约束力。</w:t>
      </w:r>
      <w:r>
        <w:rPr>
          <w:rFonts w:ascii="Times New Roman" w:eastAsia="Times New Roman" w:hAnsi="Times New Roman" w:cs="Times New Roman"/>
        </w:rPr>
        <w:t xml:space="preserve"> </w:t>
      </w:r>
    </w:p>
    <w:p w14:paraId="07D361CD" w14:textId="77777777" w:rsidR="00A01A4E" w:rsidRDefault="00C56536">
      <w:pPr>
        <w:numPr>
          <w:ilvl w:val="0"/>
          <w:numId w:val="110"/>
        </w:numPr>
        <w:spacing w:after="0" w:line="379" w:lineRule="auto"/>
        <w:ind w:firstLine="480"/>
      </w:pPr>
      <w:r>
        <w:t>《基金合同》正本一式六份，除上报有关监管机构一式二份外，基金管理人、基金托管人各持有二份，每份具有同等的法律效力。</w:t>
      </w:r>
      <w:r>
        <w:rPr>
          <w:rFonts w:ascii="Times New Roman" w:eastAsia="Times New Roman" w:hAnsi="Times New Roman" w:cs="Times New Roman"/>
        </w:rPr>
        <w:t xml:space="preserve"> </w:t>
      </w:r>
    </w:p>
    <w:p w14:paraId="535BA666" w14:textId="77777777" w:rsidR="00A01A4E" w:rsidRDefault="00C56536">
      <w:pPr>
        <w:numPr>
          <w:ilvl w:val="0"/>
          <w:numId w:val="110"/>
        </w:numPr>
        <w:spacing w:line="379" w:lineRule="auto"/>
        <w:ind w:firstLine="480"/>
      </w:pPr>
      <w:r>
        <w:t>《基金合同》可印制成册，供投资者在基金管理人、基金托管人、销售机构的办公场所和营业场所查阅。</w:t>
      </w:r>
      <w:r>
        <w:rPr>
          <w:rFonts w:ascii="Times New Roman" w:eastAsia="Times New Roman" w:hAnsi="Times New Roman" w:cs="Times New Roman"/>
        </w:rPr>
        <w:t xml:space="preserve"> </w:t>
      </w:r>
    </w:p>
    <w:p w14:paraId="7E0B8858" w14:textId="77777777" w:rsidR="00A01A4E" w:rsidRDefault="00C56536">
      <w:pPr>
        <w:pStyle w:val="1"/>
        <w:ind w:right="126"/>
      </w:pPr>
      <w:bookmarkStart w:id="22" w:name="_Toc65789"/>
      <w:r>
        <w:t>第二十三部分</w:t>
      </w:r>
      <w:r>
        <w:rPr>
          <w:rFonts w:ascii="Times New Roman" w:eastAsia="Times New Roman" w:hAnsi="Times New Roman" w:cs="Times New Roman"/>
          <w:b/>
        </w:rPr>
        <w:t xml:space="preserve">  </w:t>
      </w:r>
      <w:r>
        <w:t>其他事项</w:t>
      </w:r>
      <w:r>
        <w:rPr>
          <w:rFonts w:ascii="Times New Roman" w:eastAsia="Times New Roman" w:hAnsi="Times New Roman" w:cs="Times New Roman"/>
          <w:b/>
        </w:rPr>
        <w:t xml:space="preserve"> </w:t>
      </w:r>
      <w:bookmarkEnd w:id="22"/>
    </w:p>
    <w:p w14:paraId="1B7A8A63" w14:textId="77777777" w:rsidR="00A01A4E" w:rsidRDefault="00C56536">
      <w:pPr>
        <w:spacing w:after="131" w:line="259" w:lineRule="auto"/>
        <w:ind w:left="480" w:firstLine="0"/>
      </w:pPr>
      <w:r>
        <w:t xml:space="preserve"> </w:t>
      </w:r>
    </w:p>
    <w:p w14:paraId="471BB987" w14:textId="77777777" w:rsidR="00A01A4E" w:rsidRDefault="00C56536">
      <w:pPr>
        <w:spacing w:after="125"/>
        <w:ind w:left="477"/>
      </w:pPr>
      <w:r>
        <w:t>《基金合同》如有未尽事宜，由《基金合同》当事人各方按有关法律法规协</w:t>
      </w:r>
    </w:p>
    <w:p w14:paraId="0DA9476A" w14:textId="77777777" w:rsidR="00A01A4E" w:rsidRDefault="00C56536">
      <w:r>
        <w:t>商解决。</w:t>
      </w:r>
      <w:r>
        <w:t xml:space="preserve"> </w:t>
      </w:r>
      <w:r>
        <w:br w:type="page"/>
      </w:r>
    </w:p>
    <w:p w14:paraId="3225590B" w14:textId="77777777" w:rsidR="00A01A4E" w:rsidRDefault="00C56536">
      <w:pPr>
        <w:spacing w:after="238" w:line="259" w:lineRule="auto"/>
        <w:ind w:left="480" w:firstLine="0"/>
      </w:pPr>
      <w:r>
        <w:t xml:space="preserve"> </w:t>
      </w:r>
    </w:p>
    <w:p w14:paraId="5DD5C2ED" w14:textId="77777777" w:rsidR="00A01A4E" w:rsidRDefault="00C56536">
      <w:pPr>
        <w:pStyle w:val="1"/>
        <w:ind w:right="127"/>
      </w:pPr>
      <w:bookmarkStart w:id="23" w:name="_Toc65790"/>
      <w:r>
        <w:t>第二十四部分</w:t>
      </w:r>
      <w:r>
        <w:rPr>
          <w:rFonts w:ascii="Times New Roman" w:eastAsia="Times New Roman" w:hAnsi="Times New Roman" w:cs="Times New Roman"/>
          <w:b/>
        </w:rPr>
        <w:t xml:space="preserve">  </w:t>
      </w:r>
      <w:r>
        <w:t>基金合同内容摘要</w:t>
      </w:r>
      <w:r>
        <w:rPr>
          <w:rFonts w:ascii="Times New Roman" w:eastAsia="Times New Roman" w:hAnsi="Times New Roman" w:cs="Times New Roman"/>
          <w:b/>
        </w:rPr>
        <w:t xml:space="preserve"> </w:t>
      </w:r>
      <w:bookmarkEnd w:id="23"/>
    </w:p>
    <w:p w14:paraId="6CA3E652" w14:textId="77777777" w:rsidR="00A01A4E" w:rsidRDefault="00C56536">
      <w:pPr>
        <w:ind w:left="477"/>
      </w:pPr>
      <w:r>
        <w:t>一、基金合同当事人及权利义务</w:t>
      </w:r>
      <w:r>
        <w:rPr>
          <w:rFonts w:ascii="Times New Roman" w:eastAsia="Times New Roman" w:hAnsi="Times New Roman" w:cs="Times New Roman"/>
          <w:b/>
        </w:rPr>
        <w:t xml:space="preserve"> </w:t>
      </w:r>
    </w:p>
    <w:p w14:paraId="66C7CB07" w14:textId="77777777" w:rsidR="00A01A4E" w:rsidRDefault="00C56536">
      <w:pPr>
        <w:ind w:left="477"/>
      </w:pPr>
      <w:r>
        <w:t>（一）</w:t>
      </w:r>
      <w:r>
        <w:rPr>
          <w:rFonts w:ascii="Times New Roman" w:eastAsia="Times New Roman" w:hAnsi="Times New Roman" w:cs="Times New Roman"/>
        </w:rPr>
        <w:t xml:space="preserve"> </w:t>
      </w:r>
      <w:r>
        <w:t>基金管理人的权利与义务</w:t>
      </w:r>
      <w:r>
        <w:rPr>
          <w:rFonts w:ascii="Times New Roman" w:eastAsia="Times New Roman" w:hAnsi="Times New Roman" w:cs="Times New Roman"/>
        </w:rPr>
        <w:t xml:space="preserve"> </w:t>
      </w:r>
    </w:p>
    <w:p w14:paraId="19C4B379" w14:textId="77777777" w:rsidR="00A01A4E" w:rsidRDefault="00C56536">
      <w:pPr>
        <w:spacing w:after="0" w:line="379" w:lineRule="auto"/>
        <w:ind w:left="0" w:firstLine="480"/>
      </w:pPr>
      <w:r>
        <w:rPr>
          <w:rFonts w:ascii="Times New Roman" w:eastAsia="Times New Roman" w:hAnsi="Times New Roman" w:cs="Times New Roman"/>
        </w:rPr>
        <w:t>1</w:t>
      </w:r>
      <w:r>
        <w:t>、根据《基金法》、《运作办法》及其他有关规定，基金管理人的权利包括但不限于：</w:t>
      </w:r>
      <w:r>
        <w:rPr>
          <w:rFonts w:ascii="Times New Roman" w:eastAsia="Times New Roman" w:hAnsi="Times New Roman" w:cs="Times New Roman"/>
        </w:rPr>
        <w:t xml:space="preserve"> </w:t>
      </w:r>
    </w:p>
    <w:p w14:paraId="2A25D9F6" w14:textId="77777777" w:rsidR="00A01A4E" w:rsidRDefault="00C56536">
      <w:pPr>
        <w:numPr>
          <w:ilvl w:val="0"/>
          <w:numId w:val="111"/>
        </w:numPr>
        <w:ind w:firstLine="480"/>
      </w:pPr>
      <w:r>
        <w:t>依法募集资金；</w:t>
      </w:r>
      <w:r>
        <w:rPr>
          <w:rFonts w:ascii="Times New Roman" w:eastAsia="Times New Roman" w:hAnsi="Times New Roman" w:cs="Times New Roman"/>
        </w:rPr>
        <w:t xml:space="preserve"> </w:t>
      </w:r>
    </w:p>
    <w:p w14:paraId="09278444" w14:textId="77777777" w:rsidR="00A01A4E" w:rsidRDefault="00C56536">
      <w:pPr>
        <w:numPr>
          <w:ilvl w:val="0"/>
          <w:numId w:val="111"/>
        </w:numPr>
        <w:spacing w:after="0" w:line="379" w:lineRule="auto"/>
        <w:ind w:firstLine="480"/>
      </w:pPr>
      <w:r>
        <w:t>自《基金合同》生效之日起，根据法律法规和《基金合同》独立运用并管理基金财产；</w:t>
      </w:r>
      <w:r>
        <w:rPr>
          <w:rFonts w:ascii="Times New Roman" w:eastAsia="Times New Roman" w:hAnsi="Times New Roman" w:cs="Times New Roman"/>
        </w:rPr>
        <w:t xml:space="preserve"> </w:t>
      </w:r>
    </w:p>
    <w:p w14:paraId="4C09ECA2" w14:textId="77777777" w:rsidR="00A01A4E" w:rsidRDefault="00C56536">
      <w:pPr>
        <w:numPr>
          <w:ilvl w:val="0"/>
          <w:numId w:val="111"/>
        </w:numPr>
        <w:spacing w:after="0" w:line="379" w:lineRule="auto"/>
        <w:ind w:firstLine="480"/>
      </w:pPr>
      <w:r>
        <w:t>依照《基金合同》收取基金管理费以及法律法规规定或中国证监会批准的其他费用；</w:t>
      </w:r>
      <w:r>
        <w:rPr>
          <w:rFonts w:ascii="Times New Roman" w:eastAsia="Times New Roman" w:hAnsi="Times New Roman" w:cs="Times New Roman"/>
        </w:rPr>
        <w:t xml:space="preserve"> </w:t>
      </w:r>
    </w:p>
    <w:p w14:paraId="33C7EB14" w14:textId="77777777" w:rsidR="00A01A4E" w:rsidRDefault="00C56536">
      <w:pPr>
        <w:numPr>
          <w:ilvl w:val="0"/>
          <w:numId w:val="111"/>
        </w:numPr>
        <w:ind w:firstLine="480"/>
      </w:pPr>
      <w:r>
        <w:t>销售基金份额；</w:t>
      </w:r>
      <w:r>
        <w:rPr>
          <w:rFonts w:ascii="Times New Roman" w:eastAsia="Times New Roman" w:hAnsi="Times New Roman" w:cs="Times New Roman"/>
        </w:rPr>
        <w:t xml:space="preserve"> </w:t>
      </w:r>
    </w:p>
    <w:p w14:paraId="17922B25" w14:textId="77777777" w:rsidR="00A01A4E" w:rsidRDefault="00C56536">
      <w:pPr>
        <w:numPr>
          <w:ilvl w:val="0"/>
          <w:numId w:val="111"/>
        </w:numPr>
        <w:ind w:firstLine="480"/>
      </w:pPr>
      <w:r>
        <w:t>按照规定召集基金份额持有人大会；</w:t>
      </w:r>
      <w:r>
        <w:rPr>
          <w:rFonts w:ascii="Times New Roman" w:eastAsia="Times New Roman" w:hAnsi="Times New Roman" w:cs="Times New Roman"/>
        </w:rPr>
        <w:t xml:space="preserve"> </w:t>
      </w:r>
    </w:p>
    <w:p w14:paraId="5D8DEBDA" w14:textId="77777777" w:rsidR="00A01A4E" w:rsidRDefault="00C56536">
      <w:pPr>
        <w:numPr>
          <w:ilvl w:val="0"/>
          <w:numId w:val="111"/>
        </w:numPr>
        <w:ind w:firstLine="480"/>
      </w:pPr>
      <w:r>
        <w:t>依据《基金合同》及有关法律规定监督基金托管人，如认为基金托管</w:t>
      </w:r>
    </w:p>
    <w:p w14:paraId="289DF9FD" w14:textId="77777777" w:rsidR="00A01A4E" w:rsidRDefault="00C56536">
      <w:pPr>
        <w:spacing w:after="18" w:line="365" w:lineRule="auto"/>
      </w:pPr>
      <w:r>
        <w:t>人违反了《基金合同》及国家有关法律规定，应呈报中国证监会和其他监管部门，并采取必要措施保护基金投资者的利益；</w:t>
      </w:r>
      <w:r>
        <w:rPr>
          <w:rFonts w:ascii="Times New Roman" w:eastAsia="Times New Roman" w:hAnsi="Times New Roman" w:cs="Times New Roman"/>
        </w:rPr>
        <w:t xml:space="preserve"> </w:t>
      </w:r>
    </w:p>
    <w:p w14:paraId="4F8C390C" w14:textId="77777777" w:rsidR="00A01A4E" w:rsidRDefault="00C56536">
      <w:pPr>
        <w:numPr>
          <w:ilvl w:val="0"/>
          <w:numId w:val="111"/>
        </w:numPr>
        <w:ind w:firstLine="480"/>
      </w:pPr>
      <w:r>
        <w:t>在基金托管人更换时，提名新的基金托管人；</w:t>
      </w:r>
      <w:r>
        <w:rPr>
          <w:rFonts w:ascii="Times New Roman" w:eastAsia="Times New Roman" w:hAnsi="Times New Roman" w:cs="Times New Roman"/>
        </w:rPr>
        <w:t xml:space="preserve"> </w:t>
      </w:r>
    </w:p>
    <w:p w14:paraId="51756EE7" w14:textId="77777777" w:rsidR="00A01A4E" w:rsidRDefault="00C56536">
      <w:pPr>
        <w:numPr>
          <w:ilvl w:val="0"/>
          <w:numId w:val="111"/>
        </w:numPr>
        <w:spacing w:after="0" w:line="378" w:lineRule="auto"/>
        <w:ind w:firstLine="480"/>
      </w:pPr>
      <w:r>
        <w:t>选择、更换基金销售机构，对基金销售机构的相关行为进行监督和处理；</w:t>
      </w:r>
      <w:r>
        <w:rPr>
          <w:rFonts w:ascii="Times New Roman" w:eastAsia="Times New Roman" w:hAnsi="Times New Roman" w:cs="Times New Roman"/>
        </w:rPr>
        <w:t xml:space="preserve">  </w:t>
      </w:r>
    </w:p>
    <w:p w14:paraId="212C8330" w14:textId="77777777" w:rsidR="00A01A4E" w:rsidRDefault="00C56536">
      <w:pPr>
        <w:numPr>
          <w:ilvl w:val="0"/>
          <w:numId w:val="111"/>
        </w:numPr>
        <w:spacing w:after="0" w:line="379" w:lineRule="auto"/>
        <w:ind w:firstLine="480"/>
      </w:pPr>
      <w:r>
        <w:t>担任或委托其他符合条件的机构担任基金登记机构办理基金登记业务并获得《基金合同》规定的费用；</w:t>
      </w:r>
      <w:r>
        <w:rPr>
          <w:rFonts w:ascii="Times New Roman" w:eastAsia="Times New Roman" w:hAnsi="Times New Roman" w:cs="Times New Roman"/>
        </w:rPr>
        <w:t xml:space="preserve">  </w:t>
      </w:r>
    </w:p>
    <w:p w14:paraId="43B19829" w14:textId="77777777" w:rsidR="00A01A4E" w:rsidRDefault="00C56536">
      <w:pPr>
        <w:numPr>
          <w:ilvl w:val="0"/>
          <w:numId w:val="111"/>
        </w:numPr>
        <w:ind w:firstLine="480"/>
      </w:pPr>
      <w:r>
        <w:t>依据《基金合同》及有关法律规定决定基金收益的分配方案；</w:t>
      </w:r>
      <w:r>
        <w:rPr>
          <w:rFonts w:ascii="Times New Roman" w:eastAsia="Times New Roman" w:hAnsi="Times New Roman" w:cs="Times New Roman"/>
        </w:rPr>
        <w:t xml:space="preserve"> </w:t>
      </w:r>
      <w:r>
        <w:rPr>
          <w:rFonts w:ascii="Times New Roman" w:eastAsia="Times New Roman" w:hAnsi="Times New Roman" w:cs="Times New Roman"/>
        </w:rPr>
        <w:tab/>
        <w:t xml:space="preserve"> </w:t>
      </w:r>
    </w:p>
    <w:p w14:paraId="0F2740ED" w14:textId="77777777" w:rsidR="00A01A4E" w:rsidRDefault="00C56536">
      <w:pPr>
        <w:numPr>
          <w:ilvl w:val="0"/>
          <w:numId w:val="111"/>
        </w:numPr>
        <w:ind w:firstLine="480"/>
      </w:pPr>
      <w:r>
        <w:t>在《基金合同》约定的范围内，拒绝或暂停受理申购与赎回申请；</w:t>
      </w:r>
      <w:r>
        <w:rPr>
          <w:rFonts w:ascii="Times New Roman" w:eastAsia="Times New Roman" w:hAnsi="Times New Roman" w:cs="Times New Roman"/>
        </w:rPr>
        <w:t xml:space="preserve">  </w:t>
      </w:r>
    </w:p>
    <w:p w14:paraId="6FF28A61" w14:textId="77777777" w:rsidR="00A01A4E" w:rsidRDefault="00C56536">
      <w:pPr>
        <w:numPr>
          <w:ilvl w:val="0"/>
          <w:numId w:val="111"/>
        </w:numPr>
        <w:spacing w:after="0" w:line="379" w:lineRule="auto"/>
        <w:ind w:firstLine="480"/>
      </w:pPr>
      <w:r>
        <w:t>在符合有关法律法规和《基金合同》的前提下，经与基金托管人协商一致</w:t>
      </w:r>
      <w:r>
        <w:t>后，决定和调整除管理费率、托管费率之外的基金相关费率结构和收费方式；</w:t>
      </w:r>
      <w:r>
        <w:rPr>
          <w:rFonts w:ascii="Times New Roman" w:eastAsia="Times New Roman" w:hAnsi="Times New Roman" w:cs="Times New Roman"/>
        </w:rPr>
        <w:t xml:space="preserve">  </w:t>
      </w:r>
    </w:p>
    <w:p w14:paraId="46B3939D" w14:textId="77777777" w:rsidR="00A01A4E" w:rsidRDefault="00C56536">
      <w:pPr>
        <w:numPr>
          <w:ilvl w:val="0"/>
          <w:numId w:val="111"/>
        </w:numPr>
        <w:spacing w:after="6" w:line="379" w:lineRule="auto"/>
        <w:ind w:firstLine="480"/>
      </w:pPr>
      <w:r>
        <w:t>依照法律法规为基金的利益对被投资公司行使股东权利，为基金的利益行使因基金财产投资于证券所产生的权利；</w:t>
      </w:r>
      <w:r>
        <w:rPr>
          <w:rFonts w:ascii="Times New Roman" w:eastAsia="Times New Roman" w:hAnsi="Times New Roman" w:cs="Times New Roman"/>
        </w:rPr>
        <w:t xml:space="preserve"> </w:t>
      </w:r>
      <w:r>
        <w:rPr>
          <w:rFonts w:ascii="Times New Roman" w:eastAsia="Times New Roman" w:hAnsi="Times New Roman" w:cs="Times New Roman"/>
        </w:rPr>
        <w:tab/>
        <w:t xml:space="preserve"> </w:t>
      </w:r>
    </w:p>
    <w:p w14:paraId="7232C8EC" w14:textId="77777777" w:rsidR="00A01A4E" w:rsidRDefault="00C56536">
      <w:pPr>
        <w:numPr>
          <w:ilvl w:val="0"/>
          <w:numId w:val="111"/>
        </w:numPr>
        <w:ind w:firstLine="480"/>
      </w:pPr>
      <w:r>
        <w:t>在法律法规允许的前提下，为基金的利益依法为基金进行融资；</w:t>
      </w:r>
      <w:r>
        <w:rPr>
          <w:rFonts w:ascii="Times New Roman" w:eastAsia="Times New Roman" w:hAnsi="Times New Roman" w:cs="Times New Roman"/>
        </w:rPr>
        <w:t xml:space="preserve"> </w:t>
      </w:r>
    </w:p>
    <w:p w14:paraId="2152EC3D" w14:textId="77777777" w:rsidR="00A01A4E" w:rsidRDefault="00C56536">
      <w:pPr>
        <w:numPr>
          <w:ilvl w:val="0"/>
          <w:numId w:val="111"/>
        </w:numPr>
        <w:ind w:firstLine="480"/>
      </w:pPr>
      <w:r>
        <w:t>以基金管理人的名义，代表基金份额持有人的利益行使诉讼权利或者实施其他法律行为；</w:t>
      </w:r>
      <w:r>
        <w:rPr>
          <w:rFonts w:ascii="Times New Roman" w:eastAsia="Times New Roman" w:hAnsi="Times New Roman" w:cs="Times New Roman"/>
        </w:rPr>
        <w:t xml:space="preserve"> </w:t>
      </w:r>
      <w:r>
        <w:rPr>
          <w:rFonts w:ascii="Times New Roman" w:eastAsia="Times New Roman" w:hAnsi="Times New Roman" w:cs="Times New Roman"/>
        </w:rPr>
        <w:tab/>
        <w:t xml:space="preserve"> </w:t>
      </w:r>
    </w:p>
    <w:p w14:paraId="053DA639" w14:textId="77777777" w:rsidR="00A01A4E" w:rsidRDefault="00C56536">
      <w:pPr>
        <w:numPr>
          <w:ilvl w:val="0"/>
          <w:numId w:val="111"/>
        </w:numPr>
        <w:spacing w:after="0" w:line="379" w:lineRule="auto"/>
        <w:ind w:firstLine="480"/>
      </w:pPr>
      <w:r>
        <w:t>选择、更换律师事务所、会计师事务所、证券经纪商或其他为基金提供服务的外部机构；</w:t>
      </w:r>
      <w:r>
        <w:rPr>
          <w:rFonts w:ascii="Times New Roman" w:eastAsia="Times New Roman" w:hAnsi="Times New Roman" w:cs="Times New Roman"/>
        </w:rPr>
        <w:t xml:space="preserve">  </w:t>
      </w:r>
    </w:p>
    <w:p w14:paraId="291E85D1" w14:textId="77777777" w:rsidR="00A01A4E" w:rsidRDefault="00C56536">
      <w:pPr>
        <w:numPr>
          <w:ilvl w:val="0"/>
          <w:numId w:val="111"/>
        </w:numPr>
        <w:spacing w:after="0" w:line="379" w:lineRule="auto"/>
        <w:ind w:firstLine="480"/>
      </w:pPr>
      <w:r>
        <w:t>在符合有关法律、法规的前提下，制订和调整有关基金认购、申购、赎回、转换和非交易过户的业务规则；</w:t>
      </w:r>
      <w:r>
        <w:rPr>
          <w:rFonts w:ascii="Times New Roman" w:eastAsia="Times New Roman" w:hAnsi="Times New Roman" w:cs="Times New Roman"/>
        </w:rPr>
        <w:t xml:space="preserve"> </w:t>
      </w:r>
    </w:p>
    <w:p w14:paraId="130063BE" w14:textId="77777777" w:rsidR="00A01A4E" w:rsidRDefault="00C56536">
      <w:pPr>
        <w:numPr>
          <w:ilvl w:val="0"/>
          <w:numId w:val="111"/>
        </w:numPr>
        <w:ind w:firstLine="480"/>
      </w:pPr>
      <w:r>
        <w:t>法律法规及中国证监会规定的和《基金合同》约定的其他权利。</w:t>
      </w:r>
      <w:r>
        <w:rPr>
          <w:rFonts w:ascii="Times New Roman" w:eastAsia="Times New Roman" w:hAnsi="Times New Roman" w:cs="Times New Roman"/>
        </w:rPr>
        <w:t xml:space="preserve"> </w:t>
      </w:r>
    </w:p>
    <w:p w14:paraId="10FF2813" w14:textId="77777777" w:rsidR="00A01A4E" w:rsidRDefault="00C56536">
      <w:pPr>
        <w:spacing w:after="0" w:line="379" w:lineRule="auto"/>
        <w:ind w:left="0" w:firstLine="480"/>
      </w:pPr>
      <w:r>
        <w:rPr>
          <w:rFonts w:ascii="Times New Roman" w:eastAsia="Times New Roman" w:hAnsi="Times New Roman" w:cs="Times New Roman"/>
        </w:rPr>
        <w:t>2</w:t>
      </w:r>
      <w:r>
        <w:t>、根据《基金法》、《运作办法》及其他有关规定，基金管理人的义务包括但不限于：</w:t>
      </w:r>
      <w:r>
        <w:rPr>
          <w:rFonts w:ascii="Times New Roman" w:eastAsia="Times New Roman" w:hAnsi="Times New Roman" w:cs="Times New Roman"/>
        </w:rPr>
        <w:t xml:space="preserve"> </w:t>
      </w:r>
    </w:p>
    <w:p w14:paraId="27B10F49" w14:textId="77777777" w:rsidR="00A01A4E" w:rsidRDefault="00C56536">
      <w:pPr>
        <w:numPr>
          <w:ilvl w:val="0"/>
          <w:numId w:val="112"/>
        </w:numPr>
        <w:spacing w:after="0" w:line="380" w:lineRule="auto"/>
        <w:ind w:firstLine="480"/>
      </w:pPr>
      <w:r>
        <w:t>依法募集资金，办理或者委托经中国证监会认定的其他机构代为办理基金份额的发售和登记事宜；</w:t>
      </w:r>
      <w:r>
        <w:rPr>
          <w:rFonts w:ascii="Times New Roman" w:eastAsia="Times New Roman" w:hAnsi="Times New Roman" w:cs="Times New Roman"/>
        </w:rPr>
        <w:t xml:space="preserve"> </w:t>
      </w:r>
    </w:p>
    <w:p w14:paraId="4EA427B4" w14:textId="77777777" w:rsidR="00A01A4E" w:rsidRDefault="00C56536">
      <w:pPr>
        <w:numPr>
          <w:ilvl w:val="0"/>
          <w:numId w:val="112"/>
        </w:numPr>
        <w:ind w:firstLine="480"/>
      </w:pPr>
      <w:r>
        <w:t>办理基金备案手续；</w:t>
      </w:r>
      <w:r>
        <w:rPr>
          <w:rFonts w:ascii="Times New Roman" w:eastAsia="Times New Roman" w:hAnsi="Times New Roman" w:cs="Times New Roman"/>
        </w:rPr>
        <w:t xml:space="preserve"> </w:t>
      </w:r>
    </w:p>
    <w:p w14:paraId="0A940979" w14:textId="77777777" w:rsidR="00A01A4E" w:rsidRDefault="00C56536">
      <w:pPr>
        <w:numPr>
          <w:ilvl w:val="0"/>
          <w:numId w:val="112"/>
        </w:numPr>
        <w:spacing w:after="0" w:line="379" w:lineRule="auto"/>
        <w:ind w:firstLine="480"/>
      </w:pPr>
      <w:r>
        <w:t>自《基金合同》生效之日起，以诚实信用、谨慎勤勉的原则管理和运用基金财产；</w:t>
      </w:r>
      <w:r>
        <w:rPr>
          <w:rFonts w:ascii="Times New Roman" w:eastAsia="Times New Roman" w:hAnsi="Times New Roman" w:cs="Times New Roman"/>
        </w:rPr>
        <w:t xml:space="preserve"> </w:t>
      </w:r>
    </w:p>
    <w:p w14:paraId="6C3C1BB4" w14:textId="77777777" w:rsidR="00A01A4E" w:rsidRDefault="00C56536">
      <w:pPr>
        <w:numPr>
          <w:ilvl w:val="0"/>
          <w:numId w:val="112"/>
        </w:numPr>
        <w:spacing w:after="0" w:line="379" w:lineRule="auto"/>
        <w:ind w:firstLine="480"/>
      </w:pPr>
      <w:r>
        <w:t>配备足够的具有专业资格的人员进行基金投资分析、决策，以专业化的经营方式管理和运作基金</w:t>
      </w:r>
      <w:r>
        <w:t>财产；</w:t>
      </w:r>
      <w:r>
        <w:rPr>
          <w:rFonts w:ascii="Times New Roman" w:eastAsia="Times New Roman" w:hAnsi="Times New Roman" w:cs="Times New Roman"/>
        </w:rPr>
        <w:t xml:space="preserve"> </w:t>
      </w:r>
    </w:p>
    <w:p w14:paraId="58FFC3CC" w14:textId="77777777" w:rsidR="00A01A4E" w:rsidRDefault="00C56536">
      <w:pPr>
        <w:numPr>
          <w:ilvl w:val="0"/>
          <w:numId w:val="112"/>
        </w:numPr>
        <w:spacing w:after="12" w:line="370" w:lineRule="auto"/>
        <w:ind w:firstLine="480"/>
      </w:pPr>
      <w:r>
        <w:t>建立健全内部风险控制、监察与稽核、财务管理及人事管理等制度，保证所管理的基金财产和基金管理人的财产相互独立，对所管理的不同基金分别管理，分别记账，进行证券投资；</w:t>
      </w:r>
      <w:r>
        <w:rPr>
          <w:rFonts w:ascii="Times New Roman" w:eastAsia="Times New Roman" w:hAnsi="Times New Roman" w:cs="Times New Roman"/>
        </w:rPr>
        <w:t xml:space="preserve"> </w:t>
      </w:r>
    </w:p>
    <w:p w14:paraId="6707493E" w14:textId="77777777" w:rsidR="00A01A4E" w:rsidRDefault="00C56536">
      <w:pPr>
        <w:numPr>
          <w:ilvl w:val="0"/>
          <w:numId w:val="112"/>
        </w:numPr>
        <w:spacing w:after="0" w:line="379" w:lineRule="auto"/>
        <w:ind w:firstLine="480"/>
      </w:pPr>
      <w:r>
        <w:t>除依据《基金法》、《基金合同》及其他有关规定外，不得利用基金财产为自己及任何第三人谋取利益，不得委托第三人运作基金财产；</w:t>
      </w:r>
      <w:r>
        <w:rPr>
          <w:rFonts w:ascii="Times New Roman" w:eastAsia="Times New Roman" w:hAnsi="Times New Roman" w:cs="Times New Roman"/>
        </w:rPr>
        <w:t xml:space="preserve"> </w:t>
      </w:r>
    </w:p>
    <w:p w14:paraId="1D91AB17" w14:textId="77777777" w:rsidR="00A01A4E" w:rsidRDefault="00C56536">
      <w:pPr>
        <w:numPr>
          <w:ilvl w:val="0"/>
          <w:numId w:val="112"/>
        </w:numPr>
        <w:ind w:firstLine="480"/>
      </w:pPr>
      <w:r>
        <w:t>依法接受基金托管人的监督；</w:t>
      </w:r>
      <w:r>
        <w:rPr>
          <w:rFonts w:ascii="Times New Roman" w:eastAsia="Times New Roman" w:hAnsi="Times New Roman" w:cs="Times New Roman"/>
        </w:rPr>
        <w:t xml:space="preserve"> </w:t>
      </w:r>
    </w:p>
    <w:p w14:paraId="785D437B" w14:textId="77777777" w:rsidR="00A01A4E" w:rsidRDefault="00C56536">
      <w:pPr>
        <w:numPr>
          <w:ilvl w:val="0"/>
          <w:numId w:val="112"/>
        </w:numPr>
        <w:ind w:firstLine="480"/>
      </w:pPr>
      <w:r>
        <w:t>采取适当合理的措施使计算基金份额认购、申购、赎回和注销价格的</w:t>
      </w:r>
    </w:p>
    <w:p w14:paraId="2CF2B361" w14:textId="77777777" w:rsidR="00A01A4E" w:rsidRDefault="00C56536">
      <w:pPr>
        <w:spacing w:after="18" w:line="365" w:lineRule="auto"/>
      </w:pPr>
      <w:r>
        <w:t>方法符合《基金合同》等法律文件的规定，按有关规定计算并公告基金净值信息，确定基金份额申购、赎回的价格；</w:t>
      </w:r>
      <w:r>
        <w:rPr>
          <w:rFonts w:ascii="Times New Roman" w:eastAsia="Times New Roman" w:hAnsi="Times New Roman" w:cs="Times New Roman"/>
        </w:rPr>
        <w:t xml:space="preserve"> </w:t>
      </w:r>
    </w:p>
    <w:p w14:paraId="75D86714" w14:textId="77777777" w:rsidR="00A01A4E" w:rsidRDefault="00C56536">
      <w:pPr>
        <w:numPr>
          <w:ilvl w:val="0"/>
          <w:numId w:val="112"/>
        </w:numPr>
        <w:ind w:firstLine="480"/>
      </w:pPr>
      <w:r>
        <w:t>进行基金会计核算</w:t>
      </w:r>
      <w:r>
        <w:t>并编制基金财务会计报告；</w:t>
      </w:r>
      <w:r>
        <w:rPr>
          <w:rFonts w:ascii="Times New Roman" w:eastAsia="Times New Roman" w:hAnsi="Times New Roman" w:cs="Times New Roman"/>
        </w:rPr>
        <w:t xml:space="preserve"> </w:t>
      </w:r>
    </w:p>
    <w:p w14:paraId="09F7581D" w14:textId="77777777" w:rsidR="00A01A4E" w:rsidRDefault="00C56536">
      <w:pPr>
        <w:numPr>
          <w:ilvl w:val="0"/>
          <w:numId w:val="112"/>
        </w:numPr>
        <w:ind w:firstLine="480"/>
      </w:pPr>
      <w:r>
        <w:t>编制季度报告、中期报告和年度报告；</w:t>
      </w:r>
      <w:r>
        <w:rPr>
          <w:rFonts w:ascii="Times New Roman" w:eastAsia="Times New Roman" w:hAnsi="Times New Roman" w:cs="Times New Roman"/>
        </w:rPr>
        <w:t xml:space="preserve"> </w:t>
      </w:r>
    </w:p>
    <w:p w14:paraId="70FC0F19" w14:textId="77777777" w:rsidR="00A01A4E" w:rsidRDefault="00C56536">
      <w:pPr>
        <w:numPr>
          <w:ilvl w:val="0"/>
          <w:numId w:val="112"/>
        </w:numPr>
        <w:spacing w:after="0" w:line="379" w:lineRule="auto"/>
        <w:ind w:firstLine="480"/>
      </w:pPr>
      <w:r>
        <w:t>严格按照《基金法》、《基金合同》及其他有关规定，履行信息披露及报告义务；</w:t>
      </w:r>
      <w:r>
        <w:rPr>
          <w:rFonts w:ascii="Times New Roman" w:eastAsia="Times New Roman" w:hAnsi="Times New Roman" w:cs="Times New Roman"/>
        </w:rPr>
        <w:t xml:space="preserve"> </w:t>
      </w:r>
    </w:p>
    <w:p w14:paraId="10DC25A0" w14:textId="77777777" w:rsidR="00A01A4E" w:rsidRDefault="00C56536">
      <w:pPr>
        <w:numPr>
          <w:ilvl w:val="0"/>
          <w:numId w:val="112"/>
        </w:numPr>
        <w:spacing w:after="17" w:line="366" w:lineRule="auto"/>
        <w:ind w:firstLine="480"/>
      </w:pPr>
      <w:r>
        <w:t>保守基金商业秘密，不泄露基金投资计划、投资意向等。除《基金法》、《基金合同》及其他有关规定另有规定外，在基金信息公开披露前应予保密，不向他人泄露；</w:t>
      </w:r>
      <w:r>
        <w:rPr>
          <w:rFonts w:ascii="Times New Roman" w:eastAsia="Times New Roman" w:hAnsi="Times New Roman" w:cs="Times New Roman"/>
        </w:rPr>
        <w:t xml:space="preserve"> </w:t>
      </w:r>
    </w:p>
    <w:p w14:paraId="689C2232" w14:textId="77777777" w:rsidR="00A01A4E" w:rsidRDefault="00C56536">
      <w:pPr>
        <w:numPr>
          <w:ilvl w:val="0"/>
          <w:numId w:val="112"/>
        </w:numPr>
        <w:spacing w:after="0" w:line="379" w:lineRule="auto"/>
        <w:ind w:firstLine="480"/>
      </w:pPr>
      <w:r>
        <w:t>按《基金合同》的约定确定基金收益分配方案，及时向基金份额持有人分配基金收益；</w:t>
      </w:r>
      <w:r>
        <w:rPr>
          <w:rFonts w:ascii="Times New Roman" w:eastAsia="Times New Roman" w:hAnsi="Times New Roman" w:cs="Times New Roman"/>
        </w:rPr>
        <w:t xml:space="preserve"> </w:t>
      </w:r>
    </w:p>
    <w:p w14:paraId="48D8C569" w14:textId="77777777" w:rsidR="00A01A4E" w:rsidRDefault="00C56536">
      <w:pPr>
        <w:numPr>
          <w:ilvl w:val="0"/>
          <w:numId w:val="112"/>
        </w:numPr>
        <w:ind w:firstLine="480"/>
      </w:pPr>
      <w:r>
        <w:t>按规定受理申购与赎回申请，及时、足额支付赎回款项；</w:t>
      </w:r>
      <w:r>
        <w:rPr>
          <w:rFonts w:ascii="Times New Roman" w:eastAsia="Times New Roman" w:hAnsi="Times New Roman" w:cs="Times New Roman"/>
        </w:rPr>
        <w:t xml:space="preserve"> </w:t>
      </w:r>
    </w:p>
    <w:p w14:paraId="3F1A208A" w14:textId="77777777" w:rsidR="00A01A4E" w:rsidRDefault="00C56536">
      <w:pPr>
        <w:numPr>
          <w:ilvl w:val="0"/>
          <w:numId w:val="112"/>
        </w:numPr>
        <w:spacing w:after="0" w:line="379" w:lineRule="auto"/>
        <w:ind w:firstLine="480"/>
      </w:pPr>
      <w:r>
        <w:t>依据《基金法》、《基金合同》及其他有关规定召集基金份额持有人大会或配合基金托管人、基金份额持有人依法召集基金份额持有人大会；</w:t>
      </w:r>
      <w:r>
        <w:rPr>
          <w:rFonts w:ascii="Times New Roman" w:eastAsia="Times New Roman" w:hAnsi="Times New Roman" w:cs="Times New Roman"/>
        </w:rPr>
        <w:t xml:space="preserve"> </w:t>
      </w:r>
    </w:p>
    <w:p w14:paraId="685F2E57" w14:textId="77777777" w:rsidR="00A01A4E" w:rsidRDefault="00C56536">
      <w:pPr>
        <w:numPr>
          <w:ilvl w:val="0"/>
          <w:numId w:val="112"/>
        </w:numPr>
        <w:spacing w:after="6" w:line="378" w:lineRule="auto"/>
        <w:ind w:firstLine="480"/>
      </w:pPr>
      <w:r>
        <w:t>按规定保存基金财产管理业务活动的会计账册、报表、记录和其他相关资料</w:t>
      </w:r>
      <w:r>
        <w:t xml:space="preserve"> </w:t>
      </w:r>
      <w:r>
        <w:rPr>
          <w:rFonts w:ascii="Times New Roman" w:eastAsia="Times New Roman" w:hAnsi="Times New Roman" w:cs="Times New Roman"/>
        </w:rPr>
        <w:t xml:space="preserve">15 </w:t>
      </w:r>
      <w:r>
        <w:t>年以上；</w:t>
      </w:r>
      <w:r>
        <w:rPr>
          <w:rFonts w:ascii="Times New Roman" w:eastAsia="Times New Roman" w:hAnsi="Times New Roman" w:cs="Times New Roman"/>
        </w:rPr>
        <w:t xml:space="preserve"> </w:t>
      </w:r>
    </w:p>
    <w:p w14:paraId="2681A223" w14:textId="77777777" w:rsidR="00A01A4E" w:rsidRDefault="00C56536">
      <w:pPr>
        <w:numPr>
          <w:ilvl w:val="0"/>
          <w:numId w:val="112"/>
        </w:numPr>
        <w:spacing w:after="13" w:line="369" w:lineRule="auto"/>
        <w:ind w:firstLine="480"/>
      </w:pPr>
      <w:r>
        <w:t>确保需要向基金投资者提供的各项文件或资料在规定时间发出，并且保证投资者能够按照《基金合同》规定的时间和方式，随时查阅到与基金有关的公开资料，并在支付合理成本的条件下得到有关资料的复印件；</w:t>
      </w:r>
      <w:r>
        <w:rPr>
          <w:rFonts w:ascii="Times New Roman" w:eastAsia="Times New Roman" w:hAnsi="Times New Roman" w:cs="Times New Roman"/>
        </w:rPr>
        <w:t xml:space="preserve"> </w:t>
      </w:r>
    </w:p>
    <w:p w14:paraId="5635ED15" w14:textId="77777777" w:rsidR="00A01A4E" w:rsidRDefault="00C56536">
      <w:pPr>
        <w:numPr>
          <w:ilvl w:val="0"/>
          <w:numId w:val="112"/>
        </w:numPr>
        <w:spacing w:after="0" w:line="379" w:lineRule="auto"/>
        <w:ind w:firstLine="480"/>
      </w:pPr>
      <w:r>
        <w:t>组织并参加基金财产清算小组，参与基金财产的保管、清理、估价、变现和分配；</w:t>
      </w:r>
      <w:r>
        <w:rPr>
          <w:rFonts w:ascii="Times New Roman" w:eastAsia="Times New Roman" w:hAnsi="Times New Roman" w:cs="Times New Roman"/>
        </w:rPr>
        <w:t xml:space="preserve"> </w:t>
      </w:r>
    </w:p>
    <w:p w14:paraId="6DD52CB2" w14:textId="77777777" w:rsidR="00A01A4E" w:rsidRDefault="00C56536">
      <w:pPr>
        <w:numPr>
          <w:ilvl w:val="0"/>
          <w:numId w:val="112"/>
        </w:numPr>
        <w:spacing w:after="0" w:line="379" w:lineRule="auto"/>
        <w:ind w:firstLine="480"/>
      </w:pPr>
      <w:r>
        <w:t>面临解散、依法被撤销或者被依法宣</w:t>
      </w:r>
      <w:r>
        <w:t>告破产时，及时报告中国证监会并通知基金托管人；</w:t>
      </w:r>
      <w:r>
        <w:rPr>
          <w:rFonts w:ascii="Times New Roman" w:eastAsia="Times New Roman" w:hAnsi="Times New Roman" w:cs="Times New Roman"/>
        </w:rPr>
        <w:t xml:space="preserve"> </w:t>
      </w:r>
    </w:p>
    <w:p w14:paraId="2620A259" w14:textId="77777777" w:rsidR="00A01A4E" w:rsidRDefault="00C56536">
      <w:pPr>
        <w:numPr>
          <w:ilvl w:val="0"/>
          <w:numId w:val="112"/>
        </w:numPr>
        <w:spacing w:after="0" w:line="379" w:lineRule="auto"/>
        <w:ind w:firstLine="480"/>
      </w:pPr>
      <w:r>
        <w:t>因违反《基金合同》导致基金财产的损失或损害基金份额持有人合法权益时，应当承担赔偿责任，其赔偿责任不因其退任而免除；</w:t>
      </w:r>
      <w:r>
        <w:rPr>
          <w:rFonts w:ascii="Times New Roman" w:eastAsia="Times New Roman" w:hAnsi="Times New Roman" w:cs="Times New Roman"/>
        </w:rPr>
        <w:t xml:space="preserve"> </w:t>
      </w:r>
    </w:p>
    <w:p w14:paraId="4D010992" w14:textId="77777777" w:rsidR="00A01A4E" w:rsidRDefault="00C56536">
      <w:pPr>
        <w:numPr>
          <w:ilvl w:val="0"/>
          <w:numId w:val="112"/>
        </w:numPr>
        <w:spacing w:after="13" w:line="369" w:lineRule="auto"/>
        <w:ind w:firstLine="480"/>
      </w:pPr>
      <w:r>
        <w:t>监督基金托管人按法律法规和《基金合同》规定履行自己的义务，基金托管人违反《基金合同》造成基金财产损失时，基金管理人应为基金份额持有人利益向基金托管人追偿；</w:t>
      </w:r>
      <w:r>
        <w:rPr>
          <w:rFonts w:ascii="Times New Roman" w:eastAsia="Times New Roman" w:hAnsi="Times New Roman" w:cs="Times New Roman"/>
        </w:rPr>
        <w:t xml:space="preserve"> </w:t>
      </w:r>
    </w:p>
    <w:p w14:paraId="3BD90CB1" w14:textId="77777777" w:rsidR="00A01A4E" w:rsidRDefault="00C56536">
      <w:pPr>
        <w:numPr>
          <w:ilvl w:val="0"/>
          <w:numId w:val="112"/>
        </w:numPr>
        <w:spacing w:after="0" w:line="379" w:lineRule="auto"/>
        <w:ind w:firstLine="480"/>
      </w:pPr>
      <w:r>
        <w:t>当基金管理人将其义务委托第三方处理时，应当对第三方处理有关基金事务的行为承担责任；</w:t>
      </w:r>
      <w:r>
        <w:rPr>
          <w:rFonts w:ascii="Times New Roman" w:eastAsia="Times New Roman" w:hAnsi="Times New Roman" w:cs="Times New Roman"/>
        </w:rPr>
        <w:t xml:space="preserve"> </w:t>
      </w:r>
    </w:p>
    <w:p w14:paraId="10C8B64C" w14:textId="77777777" w:rsidR="00A01A4E" w:rsidRDefault="00C56536">
      <w:pPr>
        <w:numPr>
          <w:ilvl w:val="0"/>
          <w:numId w:val="112"/>
        </w:numPr>
        <w:spacing w:after="0" w:line="379" w:lineRule="auto"/>
        <w:ind w:firstLine="480"/>
      </w:pPr>
      <w:r>
        <w:t>以基金管理人名义，代表基金份额持有人利益行使诉讼权利或实施其他法律行为；</w:t>
      </w:r>
      <w:r>
        <w:rPr>
          <w:rFonts w:ascii="Times New Roman" w:eastAsia="Times New Roman" w:hAnsi="Times New Roman" w:cs="Times New Roman"/>
        </w:rPr>
        <w:t xml:space="preserve">  </w:t>
      </w:r>
    </w:p>
    <w:p w14:paraId="7F064CD5" w14:textId="77777777" w:rsidR="00A01A4E" w:rsidRDefault="00C56536">
      <w:pPr>
        <w:numPr>
          <w:ilvl w:val="0"/>
          <w:numId w:val="112"/>
        </w:numPr>
        <w:spacing w:after="18" w:line="369" w:lineRule="auto"/>
        <w:ind w:firstLine="480"/>
      </w:pPr>
      <w:r>
        <w:t>基金在募集期间未能达到</w:t>
      </w:r>
      <w:r>
        <w:t>基金的备案条件，《基金合同》不能生效，基金管理人承担全部募集费用，将已募集资金并加计银行同期活期存款利息在基金募集期结束后</w:t>
      </w:r>
      <w:r>
        <w:t xml:space="preserve"> </w:t>
      </w:r>
      <w:r>
        <w:rPr>
          <w:rFonts w:ascii="Times New Roman" w:eastAsia="Times New Roman" w:hAnsi="Times New Roman" w:cs="Times New Roman"/>
        </w:rPr>
        <w:t xml:space="preserve">30 </w:t>
      </w:r>
      <w:r>
        <w:t>日内退还基金认购人；</w:t>
      </w:r>
      <w:r>
        <w:rPr>
          <w:rFonts w:ascii="Times New Roman" w:eastAsia="Times New Roman" w:hAnsi="Times New Roman" w:cs="Times New Roman"/>
        </w:rPr>
        <w:t xml:space="preserve"> </w:t>
      </w:r>
    </w:p>
    <w:p w14:paraId="2FBE95AB" w14:textId="77777777" w:rsidR="00A01A4E" w:rsidRDefault="00C56536">
      <w:pPr>
        <w:numPr>
          <w:ilvl w:val="0"/>
          <w:numId w:val="112"/>
        </w:numPr>
        <w:ind w:firstLine="480"/>
      </w:pPr>
      <w:r>
        <w:t>执行生效的基金份额持有人大会的决议；（</w:t>
      </w:r>
      <w:r>
        <w:rPr>
          <w:rFonts w:ascii="Times New Roman" w:eastAsia="Times New Roman" w:hAnsi="Times New Roman" w:cs="Times New Roman"/>
        </w:rPr>
        <w:t>26</w:t>
      </w:r>
      <w:r>
        <w:t>）建立并保存基金份额持有人名册；</w:t>
      </w:r>
      <w:r>
        <w:rPr>
          <w:rFonts w:ascii="Times New Roman" w:eastAsia="Times New Roman" w:hAnsi="Times New Roman" w:cs="Times New Roman"/>
        </w:rPr>
        <w:t xml:space="preserve"> </w:t>
      </w:r>
    </w:p>
    <w:p w14:paraId="3D809890" w14:textId="77777777" w:rsidR="00A01A4E" w:rsidRDefault="00C56536">
      <w:pPr>
        <w:ind w:left="477"/>
      </w:pPr>
      <w:r>
        <w:t>（</w:t>
      </w:r>
      <w:r>
        <w:rPr>
          <w:rFonts w:ascii="Times New Roman" w:eastAsia="Times New Roman" w:hAnsi="Times New Roman" w:cs="Times New Roman"/>
        </w:rPr>
        <w:t>27</w:t>
      </w:r>
      <w:r>
        <w:t>）法律法规及中国证监会规定的和《基金合同》约定的其他义务。</w:t>
      </w:r>
      <w:r>
        <w:rPr>
          <w:rFonts w:ascii="Times New Roman" w:eastAsia="Times New Roman" w:hAnsi="Times New Roman" w:cs="Times New Roman"/>
        </w:rPr>
        <w:t xml:space="preserve"> </w:t>
      </w:r>
    </w:p>
    <w:p w14:paraId="0969A52E" w14:textId="77777777" w:rsidR="00A01A4E" w:rsidRDefault="00C56536">
      <w:pPr>
        <w:ind w:left="477"/>
      </w:pPr>
      <w:r>
        <w:t>（二）</w:t>
      </w:r>
      <w:r>
        <w:rPr>
          <w:rFonts w:ascii="Times New Roman" w:eastAsia="Times New Roman" w:hAnsi="Times New Roman" w:cs="Times New Roman"/>
        </w:rPr>
        <w:t xml:space="preserve"> </w:t>
      </w:r>
      <w:r>
        <w:t>基金托管人的权利与义务</w:t>
      </w:r>
      <w:r>
        <w:rPr>
          <w:rFonts w:ascii="Times New Roman" w:eastAsia="Times New Roman" w:hAnsi="Times New Roman" w:cs="Times New Roman"/>
        </w:rPr>
        <w:t xml:space="preserve"> </w:t>
      </w:r>
    </w:p>
    <w:p w14:paraId="34F29986" w14:textId="77777777" w:rsidR="00A01A4E" w:rsidRDefault="00C56536">
      <w:pPr>
        <w:spacing w:after="0" w:line="379" w:lineRule="auto"/>
        <w:ind w:left="0" w:firstLine="480"/>
      </w:pPr>
      <w:r>
        <w:rPr>
          <w:rFonts w:ascii="Times New Roman" w:eastAsia="Times New Roman" w:hAnsi="Times New Roman" w:cs="Times New Roman"/>
        </w:rPr>
        <w:t>1</w:t>
      </w:r>
      <w:r>
        <w:t>、根据《基金法》、《运作办法》及其他有关规定，基金托管人的权利包括但不限于：</w:t>
      </w:r>
      <w:r>
        <w:rPr>
          <w:rFonts w:ascii="Times New Roman" w:eastAsia="Times New Roman" w:hAnsi="Times New Roman" w:cs="Times New Roman"/>
        </w:rPr>
        <w:t xml:space="preserve"> </w:t>
      </w:r>
    </w:p>
    <w:p w14:paraId="59F86BEA" w14:textId="77777777" w:rsidR="00A01A4E" w:rsidRDefault="00C56536">
      <w:pPr>
        <w:numPr>
          <w:ilvl w:val="0"/>
          <w:numId w:val="113"/>
        </w:numPr>
        <w:spacing w:after="0" w:line="379" w:lineRule="auto"/>
        <w:ind w:firstLine="480"/>
      </w:pPr>
      <w:r>
        <w:t>自《基金合同》生效之日起，依法律法规和《基金合同》的规定安全保管基金财产；</w:t>
      </w:r>
      <w:r>
        <w:rPr>
          <w:rFonts w:ascii="Times New Roman" w:eastAsia="Times New Roman" w:hAnsi="Times New Roman" w:cs="Times New Roman"/>
        </w:rPr>
        <w:t xml:space="preserve"> </w:t>
      </w:r>
    </w:p>
    <w:p w14:paraId="2A50DFBA" w14:textId="77777777" w:rsidR="00A01A4E" w:rsidRDefault="00C56536">
      <w:pPr>
        <w:numPr>
          <w:ilvl w:val="0"/>
          <w:numId w:val="113"/>
        </w:numPr>
        <w:spacing w:after="0" w:line="379" w:lineRule="auto"/>
        <w:ind w:firstLine="480"/>
      </w:pPr>
      <w:r>
        <w:t>依《基金合同》约定获得基金托管费以及法律法规规定或监管部门批准的其他费用；</w:t>
      </w:r>
      <w:r>
        <w:rPr>
          <w:rFonts w:ascii="Times New Roman" w:eastAsia="Times New Roman" w:hAnsi="Times New Roman" w:cs="Times New Roman"/>
        </w:rPr>
        <w:t xml:space="preserve"> </w:t>
      </w:r>
    </w:p>
    <w:p w14:paraId="7BA3B5BD" w14:textId="77777777" w:rsidR="00A01A4E" w:rsidRDefault="00C56536">
      <w:pPr>
        <w:numPr>
          <w:ilvl w:val="0"/>
          <w:numId w:val="113"/>
        </w:numPr>
        <w:spacing w:after="13" w:line="369" w:lineRule="auto"/>
        <w:ind w:firstLine="480"/>
      </w:pPr>
      <w:r>
        <w:t>监督基金管理人对本基金的投资运作，如发现基金管理人有违反《基金合同》及国家法律法规行为，对基金财产、其他当事人的利益造成重大损失的情形，应呈报中国证监会，并采取必要措施保护基金投资者的利益；</w:t>
      </w:r>
      <w:r>
        <w:rPr>
          <w:rFonts w:ascii="Times New Roman" w:eastAsia="Times New Roman" w:hAnsi="Times New Roman" w:cs="Times New Roman"/>
        </w:rPr>
        <w:t xml:space="preserve"> </w:t>
      </w:r>
    </w:p>
    <w:p w14:paraId="52800553" w14:textId="77777777" w:rsidR="00A01A4E" w:rsidRDefault="00C56536">
      <w:pPr>
        <w:numPr>
          <w:ilvl w:val="0"/>
          <w:numId w:val="113"/>
        </w:numPr>
        <w:spacing w:after="0" w:line="379" w:lineRule="auto"/>
        <w:ind w:firstLine="480"/>
      </w:pPr>
      <w:r>
        <w:t>根据相关市场规则，为基金开设证券账户、资金账户等投资所需账户，为基金办理证券交易资金清算；</w:t>
      </w:r>
      <w:r>
        <w:rPr>
          <w:rFonts w:ascii="Times New Roman" w:eastAsia="Times New Roman" w:hAnsi="Times New Roman" w:cs="Times New Roman"/>
        </w:rPr>
        <w:t xml:space="preserve"> </w:t>
      </w:r>
    </w:p>
    <w:p w14:paraId="14593020" w14:textId="77777777" w:rsidR="00A01A4E" w:rsidRDefault="00C56536">
      <w:pPr>
        <w:numPr>
          <w:ilvl w:val="0"/>
          <w:numId w:val="113"/>
        </w:numPr>
        <w:ind w:firstLine="480"/>
      </w:pPr>
      <w:r>
        <w:t>提议召开或召集基金份额持有人大会；</w:t>
      </w:r>
      <w:r>
        <w:rPr>
          <w:rFonts w:ascii="Times New Roman" w:eastAsia="Times New Roman" w:hAnsi="Times New Roman" w:cs="Times New Roman"/>
        </w:rPr>
        <w:t xml:space="preserve"> </w:t>
      </w:r>
    </w:p>
    <w:p w14:paraId="3C97EF7A" w14:textId="77777777" w:rsidR="00A01A4E" w:rsidRDefault="00C56536">
      <w:pPr>
        <w:numPr>
          <w:ilvl w:val="0"/>
          <w:numId w:val="113"/>
        </w:numPr>
        <w:ind w:firstLine="480"/>
      </w:pPr>
      <w:r>
        <w:t>在基金管理人更换时，提名新的基</w:t>
      </w:r>
      <w:r>
        <w:t>金管理人；</w:t>
      </w:r>
      <w:r>
        <w:rPr>
          <w:rFonts w:ascii="Times New Roman" w:eastAsia="Times New Roman" w:hAnsi="Times New Roman" w:cs="Times New Roman"/>
        </w:rPr>
        <w:t xml:space="preserve"> </w:t>
      </w:r>
    </w:p>
    <w:p w14:paraId="2BCAE979" w14:textId="77777777" w:rsidR="00A01A4E" w:rsidRDefault="00C56536">
      <w:pPr>
        <w:numPr>
          <w:ilvl w:val="0"/>
          <w:numId w:val="113"/>
        </w:numPr>
        <w:ind w:firstLine="480"/>
      </w:pPr>
      <w:r>
        <w:t>法律法规及中国证监会规定的和《基金合同》约定的其他权利。</w:t>
      </w:r>
      <w:r>
        <w:rPr>
          <w:rFonts w:ascii="Times New Roman" w:eastAsia="Times New Roman" w:hAnsi="Times New Roman" w:cs="Times New Roman"/>
        </w:rPr>
        <w:t xml:space="preserve"> </w:t>
      </w:r>
    </w:p>
    <w:p w14:paraId="226B8BBE" w14:textId="77777777" w:rsidR="00A01A4E" w:rsidRDefault="00C56536">
      <w:pPr>
        <w:spacing w:after="0" w:line="379" w:lineRule="auto"/>
        <w:ind w:left="0" w:firstLine="480"/>
      </w:pPr>
      <w:r>
        <w:rPr>
          <w:rFonts w:ascii="Times New Roman" w:eastAsia="Times New Roman" w:hAnsi="Times New Roman" w:cs="Times New Roman"/>
        </w:rPr>
        <w:t>2</w:t>
      </w:r>
      <w:r>
        <w:t>、根据《基金法》、《运作办法》及其他有关规定，基金托管人的义务包括但不限于：</w:t>
      </w:r>
      <w:r>
        <w:rPr>
          <w:rFonts w:ascii="Times New Roman" w:eastAsia="Times New Roman" w:hAnsi="Times New Roman" w:cs="Times New Roman"/>
        </w:rPr>
        <w:t xml:space="preserve"> </w:t>
      </w:r>
    </w:p>
    <w:p w14:paraId="12DCC820" w14:textId="77777777" w:rsidR="00A01A4E" w:rsidRDefault="00C56536">
      <w:pPr>
        <w:numPr>
          <w:ilvl w:val="0"/>
          <w:numId w:val="114"/>
        </w:numPr>
        <w:ind w:firstLine="480"/>
      </w:pPr>
      <w:r>
        <w:t>以诚实信用、勤勉尽责的原则持有并安全保管基金财产；</w:t>
      </w:r>
      <w:r>
        <w:rPr>
          <w:rFonts w:ascii="Times New Roman" w:eastAsia="Times New Roman" w:hAnsi="Times New Roman" w:cs="Times New Roman"/>
        </w:rPr>
        <w:t xml:space="preserve"> </w:t>
      </w:r>
    </w:p>
    <w:p w14:paraId="3AF62DC5" w14:textId="77777777" w:rsidR="00A01A4E" w:rsidRDefault="00C56536">
      <w:pPr>
        <w:numPr>
          <w:ilvl w:val="0"/>
          <w:numId w:val="114"/>
        </w:numPr>
        <w:spacing w:after="0" w:line="379" w:lineRule="auto"/>
        <w:ind w:firstLine="480"/>
      </w:pPr>
      <w:r>
        <w:t>设立专门的基金托管部门，具有符合要求的营业场所，配备足够的、合格的熟悉基金托管业务的专职人员，负责基金财产托管事宜；</w:t>
      </w:r>
      <w:r>
        <w:rPr>
          <w:rFonts w:ascii="Times New Roman" w:eastAsia="Times New Roman" w:hAnsi="Times New Roman" w:cs="Times New Roman"/>
        </w:rPr>
        <w:t xml:space="preserve"> </w:t>
      </w:r>
    </w:p>
    <w:p w14:paraId="1146B69C" w14:textId="77777777" w:rsidR="00A01A4E" w:rsidRDefault="00C56536">
      <w:pPr>
        <w:numPr>
          <w:ilvl w:val="0"/>
          <w:numId w:val="114"/>
        </w:numPr>
        <w:spacing w:after="17" w:line="366" w:lineRule="auto"/>
        <w:ind w:firstLine="480"/>
      </w:pPr>
      <w:r>
        <w:t>建立健全内部风险控制、监察与稽核、财务管理及人事管理等制度，确保基金财产的安全，保证其托管的基金财产与基金托管人自有财产以及不同的基金财产相互独立；对所托管的不同的基金分别设置账户，</w:t>
      </w:r>
      <w:r>
        <w:t>独立核算，分账管理，保证不同基金之间在账户设置、资金划拨、账册记录等方面相互独立；</w:t>
      </w:r>
      <w:r>
        <w:rPr>
          <w:rFonts w:ascii="Times New Roman" w:eastAsia="Times New Roman" w:hAnsi="Times New Roman" w:cs="Times New Roman"/>
        </w:rPr>
        <w:t xml:space="preserve"> </w:t>
      </w:r>
    </w:p>
    <w:p w14:paraId="60D8428E" w14:textId="77777777" w:rsidR="00A01A4E" w:rsidRDefault="00C56536">
      <w:pPr>
        <w:numPr>
          <w:ilvl w:val="0"/>
          <w:numId w:val="114"/>
        </w:numPr>
        <w:spacing w:after="0" w:line="379" w:lineRule="auto"/>
        <w:ind w:firstLine="480"/>
      </w:pPr>
      <w:r>
        <w:t>除依据《基金法》、《基金合同》及其他有关规定外，不得利用基金财产为自己及任何第三人谋取利益，不得委托第三人托管基金财产；</w:t>
      </w:r>
      <w:r>
        <w:rPr>
          <w:rFonts w:ascii="Times New Roman" w:eastAsia="Times New Roman" w:hAnsi="Times New Roman" w:cs="Times New Roman"/>
        </w:rPr>
        <w:t xml:space="preserve"> </w:t>
      </w:r>
    </w:p>
    <w:p w14:paraId="637E3127" w14:textId="77777777" w:rsidR="00A01A4E" w:rsidRDefault="00C56536">
      <w:pPr>
        <w:numPr>
          <w:ilvl w:val="0"/>
          <w:numId w:val="114"/>
        </w:numPr>
        <w:spacing w:after="0" w:line="379" w:lineRule="auto"/>
        <w:ind w:firstLine="480"/>
      </w:pPr>
      <w:r>
        <w:t>保管由基金管理人代表基金签订的与基金有关的重大合同及有关凭证；（</w:t>
      </w:r>
      <w:r>
        <w:rPr>
          <w:rFonts w:ascii="Times New Roman" w:eastAsia="Times New Roman" w:hAnsi="Times New Roman" w:cs="Times New Roman"/>
        </w:rPr>
        <w:t>6</w:t>
      </w:r>
      <w:r>
        <w:t>）按规定开设基金财产的资金账户和证券账户等投资所需账户，按照《基金合同》的约定，根据基金管理人的投资指令，及时办理清算、交割事宜；</w:t>
      </w:r>
      <w:r>
        <w:rPr>
          <w:rFonts w:ascii="Times New Roman" w:eastAsia="Times New Roman" w:hAnsi="Times New Roman" w:cs="Times New Roman"/>
        </w:rPr>
        <w:t xml:space="preserve"> </w:t>
      </w:r>
    </w:p>
    <w:p w14:paraId="7B3090C3" w14:textId="77777777" w:rsidR="00A01A4E" w:rsidRDefault="00C56536">
      <w:pPr>
        <w:numPr>
          <w:ilvl w:val="0"/>
          <w:numId w:val="115"/>
        </w:numPr>
        <w:spacing w:after="0" w:line="379" w:lineRule="auto"/>
        <w:ind w:firstLine="480"/>
      </w:pPr>
      <w:r>
        <w:t>保守基金商业秘密，除《基金法》、《基金合同》及其他有关规定另有规定外，在基金信息公开披露前予以保密，不得向他人泄露；</w:t>
      </w:r>
      <w:r>
        <w:rPr>
          <w:rFonts w:ascii="Times New Roman" w:eastAsia="Times New Roman" w:hAnsi="Times New Roman" w:cs="Times New Roman"/>
        </w:rPr>
        <w:t xml:space="preserve"> </w:t>
      </w:r>
    </w:p>
    <w:p w14:paraId="112E82C0" w14:textId="77777777" w:rsidR="00A01A4E" w:rsidRDefault="00C56536">
      <w:pPr>
        <w:numPr>
          <w:ilvl w:val="0"/>
          <w:numId w:val="115"/>
        </w:numPr>
        <w:spacing w:after="0" w:line="379" w:lineRule="auto"/>
        <w:ind w:firstLine="480"/>
      </w:pPr>
      <w:r>
        <w:t>复核、审查基金管理人计算的基金资产净值、基金份额净值、基金份额申购、赎回价格；</w:t>
      </w:r>
      <w:r>
        <w:rPr>
          <w:rFonts w:ascii="Times New Roman" w:eastAsia="Times New Roman" w:hAnsi="Times New Roman" w:cs="Times New Roman"/>
        </w:rPr>
        <w:t xml:space="preserve"> </w:t>
      </w:r>
    </w:p>
    <w:p w14:paraId="405AC79B" w14:textId="77777777" w:rsidR="00A01A4E" w:rsidRDefault="00C56536">
      <w:pPr>
        <w:numPr>
          <w:ilvl w:val="0"/>
          <w:numId w:val="115"/>
        </w:numPr>
        <w:ind w:firstLine="480"/>
      </w:pPr>
      <w:r>
        <w:t>办理与基金托管业务活动有关的信息披露事项；</w:t>
      </w:r>
      <w:r>
        <w:rPr>
          <w:rFonts w:ascii="Times New Roman" w:eastAsia="Times New Roman" w:hAnsi="Times New Roman" w:cs="Times New Roman"/>
        </w:rPr>
        <w:t xml:space="preserve"> </w:t>
      </w:r>
    </w:p>
    <w:p w14:paraId="75A86690" w14:textId="77777777" w:rsidR="00A01A4E" w:rsidRDefault="00C56536">
      <w:pPr>
        <w:numPr>
          <w:ilvl w:val="0"/>
          <w:numId w:val="115"/>
        </w:numPr>
        <w:spacing w:after="16" w:line="366" w:lineRule="auto"/>
        <w:ind w:firstLine="480"/>
      </w:pPr>
      <w:r>
        <w:t>对基金财务会计报告、季度报告、中期报告和年度报告出具意见，说明基金管理人在各重要方面的运作是否严格按照《基金合同》的规定进行；如果基金管理人有未执行《基金合同》规定的行为，还应当说明基金托管人是否采取了适当的措施；</w:t>
      </w:r>
      <w:r>
        <w:rPr>
          <w:rFonts w:ascii="Times New Roman" w:eastAsia="Times New Roman" w:hAnsi="Times New Roman" w:cs="Times New Roman"/>
        </w:rPr>
        <w:t xml:space="preserve"> </w:t>
      </w:r>
    </w:p>
    <w:p w14:paraId="587399AC" w14:textId="77777777" w:rsidR="00A01A4E" w:rsidRDefault="00C56536">
      <w:pPr>
        <w:numPr>
          <w:ilvl w:val="0"/>
          <w:numId w:val="115"/>
        </w:numPr>
        <w:spacing w:after="0" w:line="383" w:lineRule="auto"/>
        <w:ind w:firstLine="480"/>
      </w:pPr>
      <w:r>
        <w:t>保存基金托管业务活动的记录、账册、报表和其他相关资料</w:t>
      </w:r>
      <w:r>
        <w:t xml:space="preserve"> </w:t>
      </w:r>
      <w:r>
        <w:rPr>
          <w:rFonts w:ascii="Times New Roman" w:eastAsia="Times New Roman" w:hAnsi="Times New Roman" w:cs="Times New Roman"/>
        </w:rPr>
        <w:t xml:space="preserve">15 </w:t>
      </w:r>
      <w:r>
        <w:t>年以上；</w:t>
      </w:r>
      <w:r>
        <w:rPr>
          <w:rFonts w:ascii="Times New Roman" w:eastAsia="Times New Roman" w:hAnsi="Times New Roman" w:cs="Times New Roman"/>
        </w:rPr>
        <w:t xml:space="preserve"> </w:t>
      </w:r>
    </w:p>
    <w:p w14:paraId="65DB42F5" w14:textId="77777777" w:rsidR="00A01A4E" w:rsidRDefault="00C56536">
      <w:pPr>
        <w:numPr>
          <w:ilvl w:val="0"/>
          <w:numId w:val="115"/>
        </w:numPr>
        <w:ind w:firstLine="480"/>
      </w:pPr>
      <w:r>
        <w:t>建立并保存基金份额持有人名册；</w:t>
      </w:r>
      <w:r>
        <w:rPr>
          <w:rFonts w:ascii="Times New Roman" w:eastAsia="Times New Roman" w:hAnsi="Times New Roman" w:cs="Times New Roman"/>
        </w:rPr>
        <w:t xml:space="preserve"> </w:t>
      </w:r>
    </w:p>
    <w:p w14:paraId="27A4AB4A" w14:textId="77777777" w:rsidR="00A01A4E" w:rsidRDefault="00C56536">
      <w:pPr>
        <w:numPr>
          <w:ilvl w:val="0"/>
          <w:numId w:val="115"/>
        </w:numPr>
        <w:ind w:firstLine="480"/>
      </w:pPr>
      <w:r>
        <w:t>按规定制作相关账册并与基金管理人核对；</w:t>
      </w:r>
      <w:r>
        <w:rPr>
          <w:rFonts w:ascii="Times New Roman" w:eastAsia="Times New Roman" w:hAnsi="Times New Roman" w:cs="Times New Roman"/>
        </w:rPr>
        <w:t xml:space="preserve"> </w:t>
      </w:r>
    </w:p>
    <w:p w14:paraId="734BFA24" w14:textId="77777777" w:rsidR="00A01A4E" w:rsidRDefault="00C56536">
      <w:pPr>
        <w:numPr>
          <w:ilvl w:val="0"/>
          <w:numId w:val="115"/>
        </w:numPr>
        <w:spacing w:after="0" w:line="379" w:lineRule="auto"/>
        <w:ind w:firstLine="480"/>
      </w:pPr>
      <w:r>
        <w:t>依据基金管理人的指令或有关规定向基金份额持有人支付基金收益和赎回款项；</w:t>
      </w:r>
      <w:r>
        <w:rPr>
          <w:rFonts w:ascii="Times New Roman" w:eastAsia="Times New Roman" w:hAnsi="Times New Roman" w:cs="Times New Roman"/>
        </w:rPr>
        <w:t xml:space="preserve"> </w:t>
      </w:r>
    </w:p>
    <w:p w14:paraId="44C82320" w14:textId="77777777" w:rsidR="00A01A4E" w:rsidRDefault="00C56536">
      <w:pPr>
        <w:numPr>
          <w:ilvl w:val="0"/>
          <w:numId w:val="115"/>
        </w:numPr>
        <w:spacing w:after="0" w:line="379" w:lineRule="auto"/>
        <w:ind w:firstLine="480"/>
      </w:pPr>
      <w:r>
        <w:t>依据《基金法》、《基金合同》及其他有关规定，召集基金份额持有人大会或配合</w:t>
      </w:r>
      <w:r>
        <w:t>基金管理人、基金份额持有人依法召集基金份额持有人大会；</w:t>
      </w:r>
      <w:r>
        <w:rPr>
          <w:rFonts w:ascii="Times New Roman" w:eastAsia="Times New Roman" w:hAnsi="Times New Roman" w:cs="Times New Roman"/>
        </w:rPr>
        <w:t xml:space="preserve"> </w:t>
      </w:r>
    </w:p>
    <w:p w14:paraId="4CF859C4" w14:textId="77777777" w:rsidR="00A01A4E" w:rsidRDefault="00C56536">
      <w:pPr>
        <w:numPr>
          <w:ilvl w:val="0"/>
          <w:numId w:val="115"/>
        </w:numPr>
        <w:spacing w:after="152" w:line="259" w:lineRule="auto"/>
        <w:ind w:firstLine="480"/>
      </w:pPr>
      <w:r>
        <w:t>按照法律法规和《基金合同》的规定监督基金管理人的投资运作；</w:t>
      </w:r>
      <w:r>
        <w:rPr>
          <w:rFonts w:ascii="Times New Roman" w:eastAsia="Times New Roman" w:hAnsi="Times New Roman" w:cs="Times New Roman"/>
        </w:rPr>
        <w:t xml:space="preserve"> </w:t>
      </w:r>
    </w:p>
    <w:p w14:paraId="6E98978E" w14:textId="77777777" w:rsidR="00A01A4E" w:rsidRDefault="00C56536">
      <w:pPr>
        <w:numPr>
          <w:ilvl w:val="0"/>
          <w:numId w:val="115"/>
        </w:numPr>
        <w:spacing w:after="0" w:line="379" w:lineRule="auto"/>
        <w:ind w:firstLine="480"/>
      </w:pPr>
      <w:r>
        <w:t>参加基金财产清算小组，参与基金财产的保管、清理、估价、变现和分配；</w:t>
      </w:r>
      <w:r>
        <w:rPr>
          <w:rFonts w:ascii="Times New Roman" w:eastAsia="Times New Roman" w:hAnsi="Times New Roman" w:cs="Times New Roman"/>
        </w:rPr>
        <w:t xml:space="preserve"> </w:t>
      </w:r>
    </w:p>
    <w:p w14:paraId="6EFB1D3E" w14:textId="77777777" w:rsidR="00A01A4E" w:rsidRDefault="00C56536">
      <w:pPr>
        <w:numPr>
          <w:ilvl w:val="0"/>
          <w:numId w:val="115"/>
        </w:numPr>
        <w:spacing w:after="0" w:line="379" w:lineRule="auto"/>
        <w:ind w:firstLine="480"/>
      </w:pPr>
      <w:r>
        <w:t>面临解散、依法被撤销或者被依法宣告破产时，及时报告中国证监会和银行监管机构，并通知基金管理人；</w:t>
      </w:r>
      <w:r>
        <w:rPr>
          <w:rFonts w:ascii="Times New Roman" w:eastAsia="Times New Roman" w:hAnsi="Times New Roman" w:cs="Times New Roman"/>
        </w:rPr>
        <w:t xml:space="preserve"> </w:t>
      </w:r>
    </w:p>
    <w:p w14:paraId="329DBAB3" w14:textId="77777777" w:rsidR="00A01A4E" w:rsidRDefault="00C56536">
      <w:pPr>
        <w:numPr>
          <w:ilvl w:val="0"/>
          <w:numId w:val="115"/>
        </w:numPr>
        <w:spacing w:after="0" w:line="379" w:lineRule="auto"/>
        <w:ind w:firstLine="480"/>
      </w:pPr>
      <w:r>
        <w:t>因违反《基金合同》导致基金财产损失时，应承担赔偿责任，其赔偿责任不因其退任而免除；</w:t>
      </w:r>
      <w:r>
        <w:rPr>
          <w:rFonts w:ascii="Times New Roman" w:eastAsia="Times New Roman" w:hAnsi="Times New Roman" w:cs="Times New Roman"/>
        </w:rPr>
        <w:t xml:space="preserve"> </w:t>
      </w:r>
    </w:p>
    <w:p w14:paraId="68104383" w14:textId="77777777" w:rsidR="00A01A4E" w:rsidRDefault="00C56536">
      <w:pPr>
        <w:numPr>
          <w:ilvl w:val="0"/>
          <w:numId w:val="115"/>
        </w:numPr>
        <w:spacing w:line="369" w:lineRule="auto"/>
        <w:ind w:firstLine="480"/>
      </w:pPr>
      <w:r>
        <w:t>按规定监督基金管理人按法律法规和《基金合同》规定履行自己的义务，基金管理人因违反《基金合同》造成基金财产损失时，应为基金份额持有人利益向基</w:t>
      </w:r>
      <w:r>
        <w:t>金管理人追偿；</w:t>
      </w:r>
      <w:r>
        <w:rPr>
          <w:rFonts w:ascii="Times New Roman" w:eastAsia="Times New Roman" w:hAnsi="Times New Roman" w:cs="Times New Roman"/>
        </w:rPr>
        <w:t xml:space="preserve"> </w:t>
      </w:r>
    </w:p>
    <w:p w14:paraId="52FAD44D" w14:textId="77777777" w:rsidR="00A01A4E" w:rsidRDefault="00C56536">
      <w:pPr>
        <w:numPr>
          <w:ilvl w:val="0"/>
          <w:numId w:val="115"/>
        </w:numPr>
        <w:ind w:firstLine="480"/>
      </w:pPr>
      <w:r>
        <w:t>执行生效的基金份额持有人大会的决议；</w:t>
      </w:r>
      <w:r>
        <w:rPr>
          <w:rFonts w:ascii="Times New Roman" w:eastAsia="Times New Roman" w:hAnsi="Times New Roman" w:cs="Times New Roman"/>
        </w:rPr>
        <w:t xml:space="preserve"> </w:t>
      </w:r>
    </w:p>
    <w:p w14:paraId="7BAF7465" w14:textId="77777777" w:rsidR="00A01A4E" w:rsidRDefault="00C56536">
      <w:pPr>
        <w:numPr>
          <w:ilvl w:val="0"/>
          <w:numId w:val="115"/>
        </w:numPr>
        <w:ind w:firstLine="480"/>
      </w:pPr>
      <w:r>
        <w:t>法律法规及中国证监会规定的和《基金合同》约定的其他义务。</w:t>
      </w:r>
      <w:r>
        <w:rPr>
          <w:rFonts w:ascii="Times New Roman" w:eastAsia="Times New Roman" w:hAnsi="Times New Roman" w:cs="Times New Roman"/>
        </w:rPr>
        <w:t xml:space="preserve"> </w:t>
      </w:r>
    </w:p>
    <w:p w14:paraId="15115283" w14:textId="77777777" w:rsidR="00A01A4E" w:rsidRDefault="00C56536">
      <w:pPr>
        <w:ind w:left="477"/>
      </w:pPr>
      <w:r>
        <w:t>（三）基金份额持有人</w:t>
      </w:r>
      <w:r>
        <w:rPr>
          <w:rFonts w:ascii="Times New Roman" w:eastAsia="Times New Roman" w:hAnsi="Times New Roman" w:cs="Times New Roman"/>
        </w:rPr>
        <w:t xml:space="preserve"> </w:t>
      </w:r>
    </w:p>
    <w:p w14:paraId="54971CF7" w14:textId="77777777" w:rsidR="00A01A4E" w:rsidRDefault="00C56536">
      <w:pPr>
        <w:spacing w:after="125"/>
        <w:ind w:left="477"/>
      </w:pPr>
      <w:r>
        <w:t>基金投资者持有本基金基金份额的行为即视为对《基金合同》的承认和接受，</w:t>
      </w:r>
    </w:p>
    <w:p w14:paraId="443F2478" w14:textId="77777777" w:rsidR="00A01A4E" w:rsidRDefault="00C56536">
      <w:pPr>
        <w:spacing w:after="21" w:line="363" w:lineRule="auto"/>
      </w:pPr>
      <w:r>
        <w:t>基金投资者自依据《基金合同》取得基金份额，即成为本基金份额持有人和《基金合同》的当事人，直至其不再持有本基金的基金份额。基金份额持有人作为《基金合同》当事人并不以在《基金合同》上书面签章或签字为必要条件。</w:t>
      </w:r>
      <w:r>
        <w:rPr>
          <w:rFonts w:ascii="Times New Roman" w:eastAsia="Times New Roman" w:hAnsi="Times New Roman" w:cs="Times New Roman"/>
        </w:rPr>
        <w:t xml:space="preserve"> </w:t>
      </w:r>
    </w:p>
    <w:p w14:paraId="4566E948" w14:textId="77777777" w:rsidR="00A01A4E" w:rsidRDefault="00C56536">
      <w:pPr>
        <w:spacing w:after="9" w:line="372" w:lineRule="auto"/>
        <w:ind w:left="0" w:firstLine="480"/>
      </w:pPr>
      <w:r>
        <w:t>同一类别的每份基金份额具有同等的合法权益。本基金</w:t>
      </w:r>
      <w:r>
        <w:t xml:space="preserve"> </w:t>
      </w:r>
      <w:r>
        <w:rPr>
          <w:rFonts w:ascii="Times New Roman" w:eastAsia="Times New Roman" w:hAnsi="Times New Roman" w:cs="Times New Roman"/>
        </w:rPr>
        <w:t xml:space="preserve">A </w:t>
      </w:r>
      <w:r>
        <w:t>类基金份额与</w:t>
      </w:r>
      <w:r>
        <w:t xml:space="preserve"> </w:t>
      </w:r>
      <w:r>
        <w:rPr>
          <w:rFonts w:ascii="Times New Roman" w:eastAsia="Times New Roman" w:hAnsi="Times New Roman" w:cs="Times New Roman"/>
        </w:rPr>
        <w:t xml:space="preserve">C </w:t>
      </w:r>
      <w:r>
        <w:t>类基金份额由于基金份额净值的不同，基金收益分配的金额以及参与清算后的剩余基金财产分配的数量将可能有所不同。</w:t>
      </w:r>
      <w:r>
        <w:rPr>
          <w:rFonts w:ascii="Times New Roman" w:eastAsia="Times New Roman" w:hAnsi="Times New Roman" w:cs="Times New Roman"/>
        </w:rPr>
        <w:t xml:space="preserve"> </w:t>
      </w:r>
    </w:p>
    <w:p w14:paraId="18105942" w14:textId="77777777" w:rsidR="00A01A4E" w:rsidRDefault="00C56536">
      <w:pPr>
        <w:spacing w:after="0" w:line="379" w:lineRule="auto"/>
        <w:ind w:left="0" w:firstLine="480"/>
      </w:pPr>
      <w:r>
        <w:rPr>
          <w:rFonts w:ascii="Times New Roman" w:eastAsia="Times New Roman" w:hAnsi="Times New Roman" w:cs="Times New Roman"/>
        </w:rPr>
        <w:t>1</w:t>
      </w:r>
      <w:r>
        <w:t>、根据《基金法》、《运作办法》及其他有关规定，基金份额持有人的权利包括但不限于：</w:t>
      </w:r>
      <w:r>
        <w:rPr>
          <w:rFonts w:ascii="Times New Roman" w:eastAsia="Times New Roman" w:hAnsi="Times New Roman" w:cs="Times New Roman"/>
        </w:rPr>
        <w:t xml:space="preserve"> </w:t>
      </w:r>
    </w:p>
    <w:p w14:paraId="463CF43F" w14:textId="77777777" w:rsidR="00A01A4E" w:rsidRDefault="00C56536">
      <w:pPr>
        <w:numPr>
          <w:ilvl w:val="0"/>
          <w:numId w:val="116"/>
        </w:numPr>
        <w:ind w:firstLine="480"/>
      </w:pPr>
      <w:r>
        <w:t>分享基金财产收益；</w:t>
      </w:r>
      <w:r>
        <w:rPr>
          <w:rFonts w:ascii="Times New Roman" w:eastAsia="Times New Roman" w:hAnsi="Times New Roman" w:cs="Times New Roman"/>
        </w:rPr>
        <w:t xml:space="preserve"> </w:t>
      </w:r>
    </w:p>
    <w:p w14:paraId="2B72E25D" w14:textId="77777777" w:rsidR="00A01A4E" w:rsidRDefault="00C56536">
      <w:pPr>
        <w:numPr>
          <w:ilvl w:val="0"/>
          <w:numId w:val="116"/>
        </w:numPr>
        <w:ind w:firstLine="480"/>
      </w:pPr>
      <w:r>
        <w:t>参与分配清算后的剩余基金财产；</w:t>
      </w:r>
      <w:r>
        <w:rPr>
          <w:rFonts w:ascii="Times New Roman" w:eastAsia="Times New Roman" w:hAnsi="Times New Roman" w:cs="Times New Roman"/>
        </w:rPr>
        <w:t xml:space="preserve"> </w:t>
      </w:r>
    </w:p>
    <w:p w14:paraId="7162DC94" w14:textId="77777777" w:rsidR="00A01A4E" w:rsidRDefault="00C56536">
      <w:pPr>
        <w:numPr>
          <w:ilvl w:val="0"/>
          <w:numId w:val="116"/>
        </w:numPr>
        <w:ind w:firstLine="480"/>
      </w:pPr>
      <w:r>
        <w:t>依法转让或者申请赎回其持有的基金份额；</w:t>
      </w:r>
      <w:r>
        <w:rPr>
          <w:rFonts w:ascii="Times New Roman" w:eastAsia="Times New Roman" w:hAnsi="Times New Roman" w:cs="Times New Roman"/>
        </w:rPr>
        <w:t xml:space="preserve"> </w:t>
      </w:r>
    </w:p>
    <w:p w14:paraId="78B50EF3" w14:textId="77777777" w:rsidR="00A01A4E" w:rsidRDefault="00C56536">
      <w:pPr>
        <w:numPr>
          <w:ilvl w:val="0"/>
          <w:numId w:val="116"/>
        </w:numPr>
        <w:ind w:firstLine="480"/>
      </w:pPr>
      <w:r>
        <w:t>按照规定要求召开基金份额持有人大会或者召集基金份额持有人大会；</w:t>
      </w:r>
      <w:r>
        <w:rPr>
          <w:rFonts w:ascii="Times New Roman" w:eastAsia="Times New Roman" w:hAnsi="Times New Roman" w:cs="Times New Roman"/>
        </w:rPr>
        <w:t xml:space="preserve"> </w:t>
      </w:r>
    </w:p>
    <w:p w14:paraId="550B83C7" w14:textId="77777777" w:rsidR="00A01A4E" w:rsidRDefault="00C56536">
      <w:pPr>
        <w:numPr>
          <w:ilvl w:val="0"/>
          <w:numId w:val="116"/>
        </w:numPr>
        <w:spacing w:after="0" w:line="379" w:lineRule="auto"/>
        <w:ind w:firstLine="480"/>
      </w:pPr>
      <w:r>
        <w:t>出席或者委派代表出席基金份额持有人大会，对基金份额持有人大会审议事项行使表决权；</w:t>
      </w:r>
      <w:r>
        <w:rPr>
          <w:rFonts w:ascii="Times New Roman" w:eastAsia="Times New Roman" w:hAnsi="Times New Roman" w:cs="Times New Roman"/>
        </w:rPr>
        <w:t xml:space="preserve"> </w:t>
      </w:r>
    </w:p>
    <w:p w14:paraId="35CB3ABE" w14:textId="77777777" w:rsidR="00A01A4E" w:rsidRDefault="00C56536">
      <w:pPr>
        <w:numPr>
          <w:ilvl w:val="0"/>
          <w:numId w:val="116"/>
        </w:numPr>
        <w:ind w:firstLine="480"/>
      </w:pPr>
      <w:r>
        <w:t>查阅或者复制公开披露的基金信息资料；</w:t>
      </w:r>
      <w:r>
        <w:rPr>
          <w:rFonts w:ascii="Times New Roman" w:eastAsia="Times New Roman" w:hAnsi="Times New Roman" w:cs="Times New Roman"/>
        </w:rPr>
        <w:t xml:space="preserve"> </w:t>
      </w:r>
    </w:p>
    <w:p w14:paraId="50994F82" w14:textId="77777777" w:rsidR="00A01A4E" w:rsidRDefault="00C56536">
      <w:pPr>
        <w:numPr>
          <w:ilvl w:val="0"/>
          <w:numId w:val="116"/>
        </w:numPr>
        <w:ind w:firstLine="480"/>
      </w:pPr>
      <w:r>
        <w:t>监督基金管理人的投资运作；</w:t>
      </w:r>
      <w:r>
        <w:rPr>
          <w:rFonts w:ascii="Times New Roman" w:eastAsia="Times New Roman" w:hAnsi="Times New Roman" w:cs="Times New Roman"/>
        </w:rPr>
        <w:t xml:space="preserve"> </w:t>
      </w:r>
    </w:p>
    <w:p w14:paraId="248C08D1" w14:textId="77777777" w:rsidR="00A01A4E" w:rsidRDefault="00C56536">
      <w:pPr>
        <w:numPr>
          <w:ilvl w:val="0"/>
          <w:numId w:val="116"/>
        </w:numPr>
        <w:spacing w:after="0" w:line="379" w:lineRule="auto"/>
        <w:ind w:firstLine="480"/>
      </w:pPr>
      <w:r>
        <w:t>对基金管理人、基金托管人、基金服务机构损害其合法权益的行为依法提起诉讼或仲裁；</w:t>
      </w:r>
      <w:r>
        <w:rPr>
          <w:rFonts w:ascii="Times New Roman" w:eastAsia="Times New Roman" w:hAnsi="Times New Roman" w:cs="Times New Roman"/>
        </w:rPr>
        <w:t xml:space="preserve"> </w:t>
      </w:r>
    </w:p>
    <w:p w14:paraId="2B3B048E" w14:textId="77777777" w:rsidR="00A01A4E" w:rsidRDefault="00C56536">
      <w:pPr>
        <w:numPr>
          <w:ilvl w:val="0"/>
          <w:numId w:val="116"/>
        </w:numPr>
        <w:ind w:firstLine="480"/>
      </w:pPr>
      <w:r>
        <w:t>法律法规及中国证监会规定的和《基金合同》约定的其他权利。</w:t>
      </w:r>
      <w:r>
        <w:rPr>
          <w:rFonts w:ascii="Times New Roman" w:eastAsia="Times New Roman" w:hAnsi="Times New Roman" w:cs="Times New Roman"/>
        </w:rPr>
        <w:t xml:space="preserve"> </w:t>
      </w:r>
    </w:p>
    <w:p w14:paraId="122A9222" w14:textId="77777777" w:rsidR="00A01A4E" w:rsidRDefault="00C56536">
      <w:pPr>
        <w:spacing w:after="0" w:line="379" w:lineRule="auto"/>
        <w:ind w:left="0" w:firstLine="480"/>
      </w:pPr>
      <w:r>
        <w:rPr>
          <w:rFonts w:ascii="Times New Roman" w:eastAsia="Times New Roman" w:hAnsi="Times New Roman" w:cs="Times New Roman"/>
        </w:rPr>
        <w:t>2</w:t>
      </w:r>
      <w:r>
        <w:t>、根据《基金法》、《运作办法》及其他有关规定，基金份额持有人的义务包括但不限于：</w:t>
      </w:r>
      <w:r>
        <w:rPr>
          <w:rFonts w:ascii="Times New Roman" w:eastAsia="Times New Roman" w:hAnsi="Times New Roman" w:cs="Times New Roman"/>
        </w:rPr>
        <w:t xml:space="preserve"> </w:t>
      </w:r>
    </w:p>
    <w:p w14:paraId="0634CDF7" w14:textId="77777777" w:rsidR="00A01A4E" w:rsidRDefault="00C56536">
      <w:pPr>
        <w:numPr>
          <w:ilvl w:val="0"/>
          <w:numId w:val="117"/>
        </w:numPr>
        <w:ind w:hanging="600"/>
      </w:pPr>
      <w:r>
        <w:t>认真阅读并遵守《基金合同》、《招募说明书》等信息披露文件；</w:t>
      </w:r>
      <w:r>
        <w:rPr>
          <w:rFonts w:ascii="Times New Roman" w:eastAsia="Times New Roman" w:hAnsi="Times New Roman" w:cs="Times New Roman"/>
        </w:rPr>
        <w:t xml:space="preserve"> </w:t>
      </w:r>
    </w:p>
    <w:p w14:paraId="32CE2545" w14:textId="77777777" w:rsidR="00A01A4E" w:rsidRDefault="00C56536">
      <w:pPr>
        <w:numPr>
          <w:ilvl w:val="0"/>
          <w:numId w:val="117"/>
        </w:numPr>
        <w:spacing w:after="0" w:line="379" w:lineRule="auto"/>
        <w:ind w:hanging="600"/>
      </w:pPr>
      <w:r>
        <w:t>了解所投资基金产品，了解自身风险承受能力，自主判断投资价值，自主做出投资决策，自行承担投资风险；</w:t>
      </w:r>
      <w:r>
        <w:rPr>
          <w:rFonts w:ascii="Times New Roman" w:eastAsia="Times New Roman" w:hAnsi="Times New Roman" w:cs="Times New Roman"/>
        </w:rPr>
        <w:t xml:space="preserve"> </w:t>
      </w:r>
    </w:p>
    <w:p w14:paraId="297885CF" w14:textId="77777777" w:rsidR="00A01A4E" w:rsidRDefault="00C56536">
      <w:pPr>
        <w:numPr>
          <w:ilvl w:val="0"/>
          <w:numId w:val="117"/>
        </w:numPr>
        <w:ind w:hanging="600"/>
      </w:pPr>
      <w:r>
        <w:t>关注基金信息披露，及时行使权利和履行义务；（</w:t>
      </w:r>
      <w:r>
        <w:rPr>
          <w:rFonts w:ascii="Times New Roman" w:eastAsia="Times New Roman" w:hAnsi="Times New Roman" w:cs="Times New Roman"/>
        </w:rPr>
        <w:t>4</w:t>
      </w:r>
      <w:r>
        <w:t>）交纳基金认购、申购款项及法律法规和《基金合同》所规定的费用；</w:t>
      </w:r>
      <w:r>
        <w:rPr>
          <w:rFonts w:ascii="Times New Roman" w:eastAsia="Times New Roman" w:hAnsi="Times New Roman" w:cs="Times New Roman"/>
        </w:rPr>
        <w:t xml:space="preserve"> </w:t>
      </w:r>
    </w:p>
    <w:p w14:paraId="0FB22374" w14:textId="77777777" w:rsidR="00A01A4E" w:rsidRDefault="00C56536">
      <w:pPr>
        <w:numPr>
          <w:ilvl w:val="0"/>
          <w:numId w:val="118"/>
        </w:numPr>
        <w:spacing w:after="0" w:line="379" w:lineRule="auto"/>
        <w:ind w:firstLine="480"/>
      </w:pPr>
      <w:r>
        <w:t>在其持有的基金份额范围内，承担基金亏损或者《基金合同》终止的有限责任；</w:t>
      </w:r>
      <w:r>
        <w:rPr>
          <w:rFonts w:ascii="Times New Roman" w:eastAsia="Times New Roman" w:hAnsi="Times New Roman" w:cs="Times New Roman"/>
        </w:rPr>
        <w:t xml:space="preserve"> </w:t>
      </w:r>
    </w:p>
    <w:p w14:paraId="4006D708" w14:textId="77777777" w:rsidR="00A01A4E" w:rsidRDefault="00C56536">
      <w:pPr>
        <w:numPr>
          <w:ilvl w:val="0"/>
          <w:numId w:val="118"/>
        </w:numPr>
        <w:ind w:firstLine="480"/>
      </w:pPr>
      <w:r>
        <w:t>不从事任何有损基金及其他《基金合同》当事人合法权益的活动；</w:t>
      </w:r>
      <w:r>
        <w:rPr>
          <w:rFonts w:ascii="Times New Roman" w:eastAsia="Times New Roman" w:hAnsi="Times New Roman" w:cs="Times New Roman"/>
        </w:rPr>
        <w:t xml:space="preserve"> </w:t>
      </w:r>
    </w:p>
    <w:p w14:paraId="61742918" w14:textId="77777777" w:rsidR="00A01A4E" w:rsidRDefault="00C56536">
      <w:pPr>
        <w:numPr>
          <w:ilvl w:val="0"/>
          <w:numId w:val="118"/>
        </w:numPr>
        <w:ind w:firstLine="480"/>
      </w:pPr>
      <w:r>
        <w:t>执行生效的基金份额持有人大会的决议；</w:t>
      </w:r>
      <w:r>
        <w:rPr>
          <w:rFonts w:ascii="Times New Roman" w:eastAsia="Times New Roman" w:hAnsi="Times New Roman" w:cs="Times New Roman"/>
        </w:rPr>
        <w:t xml:space="preserve"> </w:t>
      </w:r>
    </w:p>
    <w:p w14:paraId="405959BB" w14:textId="77777777" w:rsidR="00A01A4E" w:rsidRDefault="00C56536">
      <w:pPr>
        <w:numPr>
          <w:ilvl w:val="0"/>
          <w:numId w:val="118"/>
        </w:numPr>
        <w:ind w:firstLine="480"/>
      </w:pPr>
      <w:r>
        <w:t>返还在基金交易过程中因任何原因获得的不当得利；</w:t>
      </w:r>
      <w:r>
        <w:rPr>
          <w:rFonts w:ascii="Times New Roman" w:eastAsia="Times New Roman" w:hAnsi="Times New Roman" w:cs="Times New Roman"/>
        </w:rPr>
        <w:t xml:space="preserve"> </w:t>
      </w:r>
    </w:p>
    <w:p w14:paraId="3ED436DF" w14:textId="77777777" w:rsidR="00A01A4E" w:rsidRDefault="00C56536">
      <w:pPr>
        <w:numPr>
          <w:ilvl w:val="0"/>
          <w:numId w:val="118"/>
        </w:numPr>
        <w:ind w:firstLine="480"/>
      </w:pPr>
      <w:r>
        <w:t>法律法规及中国证监会规定的和《基金合同》约定的其他义务。</w:t>
      </w:r>
      <w:r>
        <w:rPr>
          <w:rFonts w:ascii="Times New Roman" w:eastAsia="Times New Roman" w:hAnsi="Times New Roman" w:cs="Times New Roman"/>
        </w:rPr>
        <w:t xml:space="preserve"> </w:t>
      </w:r>
    </w:p>
    <w:p w14:paraId="6E49DDFA" w14:textId="77777777" w:rsidR="00A01A4E" w:rsidRDefault="00C56536">
      <w:pPr>
        <w:spacing w:after="178" w:line="259" w:lineRule="auto"/>
        <w:ind w:left="480" w:firstLine="0"/>
      </w:pPr>
      <w:r>
        <w:rPr>
          <w:rFonts w:ascii="Times New Roman" w:eastAsia="Times New Roman" w:hAnsi="Times New Roman" w:cs="Times New Roman"/>
        </w:rPr>
        <w:t xml:space="preserve"> </w:t>
      </w:r>
    </w:p>
    <w:p w14:paraId="22D5BF47" w14:textId="77777777" w:rsidR="00A01A4E" w:rsidRDefault="00C56536">
      <w:pPr>
        <w:ind w:left="477"/>
      </w:pPr>
      <w:r>
        <w:t>二、基金份额持有人大会</w:t>
      </w:r>
      <w:r>
        <w:rPr>
          <w:rFonts w:ascii="Times New Roman" w:eastAsia="Times New Roman" w:hAnsi="Times New Roman" w:cs="Times New Roman"/>
          <w:b/>
        </w:rPr>
        <w:t xml:space="preserve"> </w:t>
      </w:r>
    </w:p>
    <w:p w14:paraId="7D17B937" w14:textId="77777777" w:rsidR="00A01A4E" w:rsidRDefault="00C56536">
      <w:pPr>
        <w:spacing w:after="21" w:line="363" w:lineRule="auto"/>
        <w:ind w:left="0" w:firstLine="480"/>
      </w:pPr>
      <w:r>
        <w:t>基金份额持有人大会由基金份额持有人组成，基金份额持有人的合法授权代表有权代表基金份额持有人出席会议并表决。基金份额持有人持有的每一基金份额拥有平等的投票权。</w:t>
      </w:r>
      <w:r>
        <w:rPr>
          <w:rFonts w:ascii="Times New Roman" w:eastAsia="Times New Roman" w:hAnsi="Times New Roman" w:cs="Times New Roman"/>
        </w:rPr>
        <w:t xml:space="preserve"> </w:t>
      </w:r>
    </w:p>
    <w:p w14:paraId="12297C8D" w14:textId="77777777" w:rsidR="00A01A4E" w:rsidRDefault="00C56536">
      <w:pPr>
        <w:ind w:left="477"/>
      </w:pPr>
      <w:r>
        <w:t>本基金的基金份额持有人大会不设立日常机构。</w:t>
      </w:r>
      <w:r>
        <w:rPr>
          <w:rFonts w:ascii="Times New Roman" w:eastAsia="Times New Roman" w:hAnsi="Times New Roman" w:cs="Times New Roman"/>
        </w:rPr>
        <w:t xml:space="preserve"> </w:t>
      </w:r>
    </w:p>
    <w:p w14:paraId="5C9BF394" w14:textId="77777777" w:rsidR="00A01A4E" w:rsidRDefault="00C56536">
      <w:pPr>
        <w:ind w:left="477"/>
      </w:pPr>
      <w:r>
        <w:t>（一）召开事由</w:t>
      </w:r>
      <w:r>
        <w:rPr>
          <w:rFonts w:ascii="Times New Roman" w:eastAsia="Times New Roman" w:hAnsi="Times New Roman" w:cs="Times New Roman"/>
        </w:rPr>
        <w:t xml:space="preserve"> </w:t>
      </w:r>
    </w:p>
    <w:p w14:paraId="65DC641B" w14:textId="77777777" w:rsidR="00A01A4E" w:rsidRDefault="00C56536">
      <w:pPr>
        <w:spacing w:after="50" w:line="379" w:lineRule="auto"/>
        <w:ind w:left="0" w:firstLine="480"/>
      </w:pPr>
      <w:r>
        <w:rPr>
          <w:rFonts w:ascii="Times New Roman" w:eastAsia="Times New Roman" w:hAnsi="Times New Roman" w:cs="Times New Roman"/>
        </w:rPr>
        <w:t>1</w:t>
      </w:r>
      <w:r>
        <w:t>、除法律法规、中国证监会另有规定外，当出现或需要决定下列事由之一的，应当召开基金份额持有人大会：</w:t>
      </w:r>
      <w:r>
        <w:rPr>
          <w:rFonts w:ascii="Times New Roman" w:eastAsia="Times New Roman" w:hAnsi="Times New Roman" w:cs="Times New Roman"/>
        </w:rPr>
        <w:t xml:space="preserve"> </w:t>
      </w:r>
    </w:p>
    <w:p w14:paraId="52F95CDD" w14:textId="77777777" w:rsidR="00A01A4E" w:rsidRDefault="00C56536">
      <w:pPr>
        <w:numPr>
          <w:ilvl w:val="0"/>
          <w:numId w:val="119"/>
        </w:numPr>
        <w:spacing w:after="120"/>
        <w:ind w:firstLine="480"/>
      </w:pPr>
      <w:r>
        <w:t>终止《基金合同》；</w:t>
      </w:r>
      <w:r>
        <w:rPr>
          <w:rFonts w:ascii="Times New Roman" w:eastAsia="Times New Roman" w:hAnsi="Times New Roman" w:cs="Times New Roman"/>
        </w:rPr>
        <w:t xml:space="preserve"> </w:t>
      </w:r>
    </w:p>
    <w:p w14:paraId="436C6A32" w14:textId="77777777" w:rsidR="00A01A4E" w:rsidRDefault="00C56536">
      <w:pPr>
        <w:numPr>
          <w:ilvl w:val="0"/>
          <w:numId w:val="119"/>
        </w:numPr>
        <w:spacing w:after="122"/>
        <w:ind w:firstLine="480"/>
      </w:pPr>
      <w:r>
        <w:t>更换基金管理人；</w:t>
      </w:r>
      <w:r>
        <w:rPr>
          <w:rFonts w:ascii="Times New Roman" w:eastAsia="Times New Roman" w:hAnsi="Times New Roman" w:cs="Times New Roman"/>
        </w:rPr>
        <w:t xml:space="preserve"> </w:t>
      </w:r>
    </w:p>
    <w:p w14:paraId="3132C6D3" w14:textId="77777777" w:rsidR="00A01A4E" w:rsidRDefault="00C56536">
      <w:pPr>
        <w:numPr>
          <w:ilvl w:val="0"/>
          <w:numId w:val="119"/>
        </w:numPr>
        <w:spacing w:after="120"/>
        <w:ind w:firstLine="480"/>
      </w:pPr>
      <w:r>
        <w:t>更换基金托管人；</w:t>
      </w:r>
      <w:r>
        <w:rPr>
          <w:rFonts w:ascii="Times New Roman" w:eastAsia="Times New Roman" w:hAnsi="Times New Roman" w:cs="Times New Roman"/>
        </w:rPr>
        <w:t xml:space="preserve"> </w:t>
      </w:r>
    </w:p>
    <w:p w14:paraId="04024B26" w14:textId="77777777" w:rsidR="00A01A4E" w:rsidRDefault="00C56536">
      <w:pPr>
        <w:numPr>
          <w:ilvl w:val="0"/>
          <w:numId w:val="119"/>
        </w:numPr>
        <w:spacing w:after="120"/>
        <w:ind w:firstLine="480"/>
      </w:pPr>
      <w:r>
        <w:t>转换基金运作方式；</w:t>
      </w:r>
      <w:r>
        <w:rPr>
          <w:rFonts w:ascii="Times New Roman" w:eastAsia="Times New Roman" w:hAnsi="Times New Roman" w:cs="Times New Roman"/>
        </w:rPr>
        <w:t xml:space="preserve"> </w:t>
      </w:r>
    </w:p>
    <w:p w14:paraId="670990A6" w14:textId="77777777" w:rsidR="00A01A4E" w:rsidRDefault="00C56536">
      <w:pPr>
        <w:numPr>
          <w:ilvl w:val="0"/>
          <w:numId w:val="119"/>
        </w:numPr>
        <w:spacing w:after="0" w:line="359" w:lineRule="auto"/>
        <w:ind w:firstLine="480"/>
      </w:pPr>
      <w:r>
        <w:t>调整基金管理</w:t>
      </w:r>
      <w:r>
        <w:t>人、基金托管人的报酬标准，但法律法规要求调整该等报酬标准的除外；</w:t>
      </w:r>
      <w:r>
        <w:rPr>
          <w:rFonts w:ascii="Times New Roman" w:eastAsia="Times New Roman" w:hAnsi="Times New Roman" w:cs="Times New Roman"/>
        </w:rPr>
        <w:t xml:space="preserve"> </w:t>
      </w:r>
    </w:p>
    <w:p w14:paraId="74FF11B5" w14:textId="77777777" w:rsidR="00A01A4E" w:rsidRDefault="00C56536">
      <w:pPr>
        <w:numPr>
          <w:ilvl w:val="0"/>
          <w:numId w:val="119"/>
        </w:numPr>
        <w:spacing w:after="120"/>
        <w:ind w:firstLine="480"/>
      </w:pPr>
      <w:r>
        <w:t>变更基金类别；</w:t>
      </w:r>
      <w:r>
        <w:rPr>
          <w:rFonts w:ascii="Times New Roman" w:eastAsia="Times New Roman" w:hAnsi="Times New Roman" w:cs="Times New Roman"/>
        </w:rPr>
        <w:t xml:space="preserve"> </w:t>
      </w:r>
    </w:p>
    <w:p w14:paraId="7857520C" w14:textId="77777777" w:rsidR="00A01A4E" w:rsidRDefault="00C56536">
      <w:pPr>
        <w:numPr>
          <w:ilvl w:val="0"/>
          <w:numId w:val="119"/>
        </w:numPr>
        <w:spacing w:after="123"/>
        <w:ind w:firstLine="480"/>
      </w:pPr>
      <w:r>
        <w:t>本基金与其他基金的合并；</w:t>
      </w:r>
      <w:r>
        <w:rPr>
          <w:rFonts w:ascii="Times New Roman" w:eastAsia="Times New Roman" w:hAnsi="Times New Roman" w:cs="Times New Roman"/>
        </w:rPr>
        <w:t xml:space="preserve"> </w:t>
      </w:r>
    </w:p>
    <w:p w14:paraId="48F39BF5" w14:textId="77777777" w:rsidR="00A01A4E" w:rsidRDefault="00C56536">
      <w:pPr>
        <w:numPr>
          <w:ilvl w:val="0"/>
          <w:numId w:val="119"/>
        </w:numPr>
        <w:spacing w:after="0" w:line="357" w:lineRule="auto"/>
        <w:ind w:firstLine="480"/>
      </w:pPr>
      <w:r>
        <w:t>变更基金投资目标、范围或策略（法律法规和中国证监会另有规定的除外）；</w:t>
      </w:r>
      <w:r>
        <w:rPr>
          <w:rFonts w:ascii="Times New Roman" w:eastAsia="Times New Roman" w:hAnsi="Times New Roman" w:cs="Times New Roman"/>
        </w:rPr>
        <w:t xml:space="preserve"> </w:t>
      </w:r>
    </w:p>
    <w:p w14:paraId="44B2DABF" w14:textId="77777777" w:rsidR="00A01A4E" w:rsidRDefault="00C56536">
      <w:pPr>
        <w:numPr>
          <w:ilvl w:val="0"/>
          <w:numId w:val="119"/>
        </w:numPr>
        <w:spacing w:after="123"/>
        <w:ind w:firstLine="480"/>
      </w:pPr>
      <w:r>
        <w:t>变更基金份额持有人大会程序；</w:t>
      </w:r>
      <w:r>
        <w:rPr>
          <w:rFonts w:ascii="Times New Roman" w:eastAsia="Times New Roman" w:hAnsi="Times New Roman" w:cs="Times New Roman"/>
        </w:rPr>
        <w:t xml:space="preserve"> </w:t>
      </w:r>
    </w:p>
    <w:p w14:paraId="1C7EBBF0" w14:textId="77777777" w:rsidR="00A01A4E" w:rsidRDefault="00C56536">
      <w:pPr>
        <w:numPr>
          <w:ilvl w:val="0"/>
          <w:numId w:val="119"/>
        </w:numPr>
        <w:spacing w:after="120"/>
        <w:ind w:firstLine="480"/>
      </w:pPr>
      <w:r>
        <w:t>基金管理人或基金托管人要求召开基金份额持有人大会；</w:t>
      </w:r>
      <w:r>
        <w:rPr>
          <w:rFonts w:ascii="Times New Roman" w:eastAsia="Times New Roman" w:hAnsi="Times New Roman" w:cs="Times New Roman"/>
        </w:rPr>
        <w:t xml:space="preserve"> </w:t>
      </w:r>
    </w:p>
    <w:p w14:paraId="44FCA4E7" w14:textId="77777777" w:rsidR="00A01A4E" w:rsidRDefault="00C56536">
      <w:pPr>
        <w:numPr>
          <w:ilvl w:val="0"/>
          <w:numId w:val="119"/>
        </w:numPr>
        <w:spacing w:after="110" w:line="372" w:lineRule="auto"/>
        <w:ind w:firstLine="480"/>
      </w:pPr>
      <w:r>
        <w:t>单独或合计持有本基金总份额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）基金份额的基金份额持有人（以基金管理人收到提议当日的基金份额计算，下同）就同一事项书面要求召开基金份额持有人大会；</w:t>
      </w:r>
      <w:r>
        <w:rPr>
          <w:rFonts w:ascii="Times New Roman" w:eastAsia="Times New Roman" w:hAnsi="Times New Roman" w:cs="Times New Roman"/>
        </w:rPr>
        <w:t xml:space="preserve"> </w:t>
      </w:r>
    </w:p>
    <w:p w14:paraId="2B4F0D08" w14:textId="77777777" w:rsidR="00A01A4E" w:rsidRDefault="00C56536">
      <w:pPr>
        <w:numPr>
          <w:ilvl w:val="0"/>
          <w:numId w:val="119"/>
        </w:numPr>
        <w:spacing w:after="123"/>
        <w:ind w:firstLine="480"/>
      </w:pPr>
      <w:r>
        <w:t>对基金合同当事人权利和义务产生重大影响的其他事项；</w:t>
      </w:r>
      <w:r>
        <w:rPr>
          <w:rFonts w:ascii="Times New Roman" w:eastAsia="Times New Roman" w:hAnsi="Times New Roman" w:cs="Times New Roman"/>
        </w:rPr>
        <w:t xml:space="preserve"> </w:t>
      </w:r>
    </w:p>
    <w:p w14:paraId="12B3C0F4" w14:textId="77777777" w:rsidR="00A01A4E" w:rsidRDefault="00C56536">
      <w:pPr>
        <w:numPr>
          <w:ilvl w:val="0"/>
          <w:numId w:val="119"/>
        </w:numPr>
        <w:spacing w:after="121"/>
        <w:ind w:firstLine="480"/>
      </w:pPr>
      <w:r>
        <w:t>法律法规、《基金合同》或中国证监会规定的其他应当召开基金份额</w:t>
      </w:r>
    </w:p>
    <w:p w14:paraId="14FE0A57" w14:textId="77777777" w:rsidR="00A01A4E" w:rsidRDefault="00C56536">
      <w:pPr>
        <w:spacing w:after="71"/>
      </w:pPr>
      <w:r>
        <w:t>持有人大会的事项。</w:t>
      </w:r>
      <w:r>
        <w:rPr>
          <w:rFonts w:ascii="Times New Roman" w:eastAsia="Times New Roman" w:hAnsi="Times New Roman" w:cs="Times New Roman"/>
        </w:rPr>
        <w:t xml:space="preserve"> </w:t>
      </w:r>
    </w:p>
    <w:p w14:paraId="70DF59D5" w14:textId="77777777" w:rsidR="00A01A4E" w:rsidRDefault="00C56536">
      <w:pPr>
        <w:spacing w:after="12" w:line="369" w:lineRule="auto"/>
        <w:ind w:left="0" w:firstLine="480"/>
      </w:pPr>
      <w:r>
        <w:rPr>
          <w:rFonts w:ascii="Times New Roman" w:eastAsia="Times New Roman" w:hAnsi="Times New Roman" w:cs="Times New Roman"/>
        </w:rPr>
        <w:t>2</w:t>
      </w:r>
      <w:r>
        <w:t>、在不违反有关法律法规和《基金合同》约定，并对基金份额持有人利益无实质性不利影响的前提下，以下情况可由基金管理人和基金托管人协商后修改，不需召开基金份额持有人大会：</w:t>
      </w:r>
      <w:r>
        <w:rPr>
          <w:rFonts w:ascii="Times New Roman" w:eastAsia="Times New Roman" w:hAnsi="Times New Roman" w:cs="Times New Roman"/>
        </w:rPr>
        <w:t xml:space="preserve"> </w:t>
      </w:r>
    </w:p>
    <w:p w14:paraId="4386435B" w14:textId="77777777" w:rsidR="00A01A4E" w:rsidRDefault="00C56536">
      <w:pPr>
        <w:numPr>
          <w:ilvl w:val="0"/>
          <w:numId w:val="120"/>
        </w:numPr>
        <w:ind w:firstLine="480"/>
      </w:pPr>
      <w:r>
        <w:t>法律法规要求增加的基金费用的收取；</w:t>
      </w:r>
      <w:r>
        <w:rPr>
          <w:rFonts w:ascii="Times New Roman" w:eastAsia="Times New Roman" w:hAnsi="Times New Roman" w:cs="Times New Roman"/>
        </w:rPr>
        <w:t xml:space="preserve"> </w:t>
      </w:r>
    </w:p>
    <w:p w14:paraId="10D2C105" w14:textId="77777777" w:rsidR="00A01A4E" w:rsidRDefault="00C56536">
      <w:pPr>
        <w:numPr>
          <w:ilvl w:val="0"/>
          <w:numId w:val="120"/>
        </w:numPr>
        <w:spacing w:after="0" w:line="380" w:lineRule="auto"/>
        <w:ind w:firstLine="480"/>
      </w:pPr>
      <w:r>
        <w:t>在法律法规和《基金合同》规定的范围内调整本基金的申购费率、调低赎回费率、调低销售服务费率或变更收费方式；</w:t>
      </w:r>
      <w:r>
        <w:rPr>
          <w:rFonts w:ascii="Times New Roman" w:eastAsia="Times New Roman" w:hAnsi="Times New Roman" w:cs="Times New Roman"/>
        </w:rPr>
        <w:t xml:space="preserve"> </w:t>
      </w:r>
    </w:p>
    <w:p w14:paraId="004390D2" w14:textId="77777777" w:rsidR="00A01A4E" w:rsidRDefault="00C56536">
      <w:pPr>
        <w:numPr>
          <w:ilvl w:val="0"/>
          <w:numId w:val="120"/>
        </w:numPr>
        <w:ind w:firstLine="480"/>
      </w:pPr>
      <w:r>
        <w:t>因相应的法律法规发生变动而应当对《基金合同》进行修改；</w:t>
      </w:r>
      <w:r>
        <w:rPr>
          <w:rFonts w:ascii="Times New Roman" w:eastAsia="Times New Roman" w:hAnsi="Times New Roman" w:cs="Times New Roman"/>
        </w:rPr>
        <w:t xml:space="preserve"> </w:t>
      </w:r>
    </w:p>
    <w:p w14:paraId="3B177E03" w14:textId="77777777" w:rsidR="00A01A4E" w:rsidRDefault="00C56536">
      <w:pPr>
        <w:numPr>
          <w:ilvl w:val="0"/>
          <w:numId w:val="120"/>
        </w:numPr>
        <w:spacing w:after="0" w:line="379" w:lineRule="auto"/>
        <w:ind w:firstLine="480"/>
      </w:pPr>
      <w:r>
        <w:t>对《基金合同》的修改对基金份额持有人利益无实质性不利影响或修改不涉及《基金合同》当事人权利义务关系发生变化；</w:t>
      </w:r>
      <w:r>
        <w:rPr>
          <w:rFonts w:ascii="Times New Roman" w:eastAsia="Times New Roman" w:hAnsi="Times New Roman" w:cs="Times New Roman"/>
        </w:rPr>
        <w:t xml:space="preserve"> </w:t>
      </w:r>
    </w:p>
    <w:p w14:paraId="0F4A1C00" w14:textId="77777777" w:rsidR="00A01A4E" w:rsidRDefault="00C56536">
      <w:pPr>
        <w:numPr>
          <w:ilvl w:val="0"/>
          <w:numId w:val="120"/>
        </w:numPr>
        <w:ind w:firstLine="480"/>
      </w:pPr>
      <w:r>
        <w:t>《基金合同》明确约定无需召开基金份额持有人大会的情况；</w:t>
      </w:r>
      <w:r>
        <w:rPr>
          <w:rFonts w:ascii="Times New Roman" w:eastAsia="Times New Roman" w:hAnsi="Times New Roman" w:cs="Times New Roman"/>
        </w:rPr>
        <w:t xml:space="preserve"> </w:t>
      </w:r>
    </w:p>
    <w:p w14:paraId="2920E4DF" w14:textId="77777777" w:rsidR="00A01A4E" w:rsidRDefault="00C56536">
      <w:pPr>
        <w:numPr>
          <w:ilvl w:val="0"/>
          <w:numId w:val="120"/>
        </w:numPr>
        <w:spacing w:after="8" w:line="372" w:lineRule="auto"/>
        <w:ind w:firstLine="480"/>
      </w:pPr>
      <w:r>
        <w:t>基金管理人、登记机构、基金销售机构在法律法规规定或中国证监会许可的范围内调整有关认购、申购、赎回、转换、非交易过户、转托管等业务规则；</w:t>
      </w:r>
      <w:r>
        <w:rPr>
          <w:rFonts w:ascii="Times New Roman" w:eastAsia="Times New Roman" w:hAnsi="Times New Roman" w:cs="Times New Roman"/>
        </w:rPr>
        <w:t xml:space="preserve"> </w:t>
      </w:r>
    </w:p>
    <w:p w14:paraId="6DF913AE" w14:textId="77777777" w:rsidR="00A01A4E" w:rsidRDefault="00C56536">
      <w:pPr>
        <w:numPr>
          <w:ilvl w:val="0"/>
          <w:numId w:val="120"/>
        </w:numPr>
        <w:ind w:firstLine="480"/>
      </w:pPr>
      <w:r>
        <w:t>基金推出新业务或服务，或调整基金份额类别设置；</w:t>
      </w:r>
      <w:r>
        <w:rPr>
          <w:rFonts w:ascii="Times New Roman" w:eastAsia="Times New Roman" w:hAnsi="Times New Roman" w:cs="Times New Roman"/>
        </w:rPr>
        <w:t xml:space="preserve"> </w:t>
      </w:r>
    </w:p>
    <w:p w14:paraId="0774DDCB" w14:textId="77777777" w:rsidR="00A01A4E" w:rsidRDefault="00C56536">
      <w:pPr>
        <w:numPr>
          <w:ilvl w:val="0"/>
          <w:numId w:val="120"/>
        </w:numPr>
        <w:spacing w:after="0" w:line="379" w:lineRule="auto"/>
        <w:ind w:firstLine="480"/>
      </w:pPr>
      <w:r>
        <w:t>按照法律法规和《基金合同》规定不需召开基金份额持有人大会的以外的其他情形。</w:t>
      </w:r>
      <w:r>
        <w:rPr>
          <w:rFonts w:ascii="Times New Roman" w:eastAsia="Times New Roman" w:hAnsi="Times New Roman" w:cs="Times New Roman"/>
        </w:rPr>
        <w:t xml:space="preserve"> </w:t>
      </w:r>
    </w:p>
    <w:p w14:paraId="296D77A9" w14:textId="77777777" w:rsidR="00A01A4E" w:rsidRDefault="00C56536">
      <w:pPr>
        <w:ind w:left="477"/>
      </w:pPr>
      <w:r>
        <w:t>（二）会议召集人及召集方式</w:t>
      </w:r>
      <w:r>
        <w:rPr>
          <w:rFonts w:ascii="Times New Roman" w:eastAsia="Times New Roman" w:hAnsi="Times New Roman" w:cs="Times New Roman"/>
        </w:rPr>
        <w:t xml:space="preserve"> </w:t>
      </w:r>
    </w:p>
    <w:p w14:paraId="679449BC" w14:textId="77777777" w:rsidR="00A01A4E" w:rsidRDefault="00C56536">
      <w:pPr>
        <w:numPr>
          <w:ilvl w:val="0"/>
          <w:numId w:val="121"/>
        </w:numPr>
        <w:spacing w:after="0" w:line="379" w:lineRule="auto"/>
        <w:ind w:right="111" w:firstLine="470"/>
        <w:jc w:val="both"/>
      </w:pPr>
      <w:r>
        <w:t>除法律法规规定或《基金合同》另有约定外，基金份额持有人大会由基金管理人召集。</w:t>
      </w:r>
      <w:r>
        <w:rPr>
          <w:rFonts w:ascii="Times New Roman" w:eastAsia="Times New Roman" w:hAnsi="Times New Roman" w:cs="Times New Roman"/>
        </w:rPr>
        <w:t xml:space="preserve"> </w:t>
      </w:r>
    </w:p>
    <w:p w14:paraId="3EDDAC1B" w14:textId="77777777" w:rsidR="00A01A4E" w:rsidRDefault="00C56536">
      <w:pPr>
        <w:numPr>
          <w:ilvl w:val="0"/>
          <w:numId w:val="121"/>
        </w:numPr>
        <w:ind w:right="111" w:firstLine="470"/>
        <w:jc w:val="both"/>
      </w:pPr>
      <w:r>
        <w:t>基金管理人未按规定召集或不能召集时，由基金托管人召集。</w:t>
      </w:r>
      <w:r>
        <w:rPr>
          <w:rFonts w:ascii="Times New Roman" w:eastAsia="Times New Roman" w:hAnsi="Times New Roman" w:cs="Times New Roman"/>
        </w:rPr>
        <w:t xml:space="preserve"> </w:t>
      </w:r>
    </w:p>
    <w:p w14:paraId="5920567B" w14:textId="77777777" w:rsidR="00A01A4E" w:rsidRDefault="00C56536">
      <w:pPr>
        <w:numPr>
          <w:ilvl w:val="0"/>
          <w:numId w:val="121"/>
        </w:numPr>
        <w:spacing w:after="8" w:line="372" w:lineRule="auto"/>
        <w:ind w:right="111" w:firstLine="470"/>
        <w:jc w:val="both"/>
      </w:pPr>
      <w:r>
        <w:t>基金托管人认为有必要召开基金份额持有人大会的，应当向基金管理人提出书面提议。基金管理人应当自收到书面提议之日起</w:t>
      </w:r>
      <w:r>
        <w:t xml:space="preserve"> </w:t>
      </w:r>
      <w:r>
        <w:rPr>
          <w:rFonts w:ascii="Times New Roman" w:eastAsia="Times New Roman" w:hAnsi="Times New Roman" w:cs="Times New Roman"/>
        </w:rPr>
        <w:t xml:space="preserve">10 </w:t>
      </w:r>
      <w:r>
        <w:t>日内决定是否召集，并书面告知基金托管人。基金管理人决定召集的，应当自出具书面决定之日起</w:t>
      </w:r>
      <w:r>
        <w:t xml:space="preserve"> </w:t>
      </w:r>
      <w:r>
        <w:rPr>
          <w:rFonts w:ascii="Times New Roman" w:eastAsia="Times New Roman" w:hAnsi="Times New Roman" w:cs="Times New Roman"/>
        </w:rPr>
        <w:t xml:space="preserve">60 </w:t>
      </w:r>
      <w:r>
        <w:t>日内召开；基金管理人决定不召集，基金托管人仍认为有必要召开的，应当由基金托管人自行召集，并自出具书面决定之日起</w:t>
      </w:r>
      <w:r>
        <w:t xml:space="preserve"> </w:t>
      </w:r>
      <w:r>
        <w:rPr>
          <w:rFonts w:ascii="Times New Roman" w:eastAsia="Times New Roman" w:hAnsi="Times New Roman" w:cs="Times New Roman"/>
        </w:rPr>
        <w:t xml:space="preserve">60 </w:t>
      </w:r>
      <w:r>
        <w:t>日内召开并告知基金管理人，基金管理人应当配合</w:t>
      </w:r>
      <w:r>
        <w:t>。</w:t>
      </w:r>
      <w:r>
        <w:rPr>
          <w:rFonts w:ascii="Times New Roman" w:eastAsia="Times New Roman" w:hAnsi="Times New Roman" w:cs="Times New Roman"/>
        </w:rPr>
        <w:t xml:space="preserve"> </w:t>
      </w:r>
    </w:p>
    <w:p w14:paraId="48A2A23F" w14:textId="77777777" w:rsidR="00A01A4E" w:rsidRDefault="00C56536">
      <w:pPr>
        <w:numPr>
          <w:ilvl w:val="0"/>
          <w:numId w:val="121"/>
        </w:numPr>
        <w:spacing w:after="8" w:line="372" w:lineRule="auto"/>
        <w:ind w:right="111" w:firstLine="470"/>
        <w:jc w:val="both"/>
      </w:pPr>
      <w:r>
        <w:t>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）的基金份额持有人就同一事项书面要求召开基金份额持有人大会，应当向基金管理人提出书面提议。基金管理人应当自收到书面提议之日起</w:t>
      </w:r>
      <w:r>
        <w:t xml:space="preserve"> </w:t>
      </w:r>
      <w:r>
        <w:rPr>
          <w:rFonts w:ascii="Times New Roman" w:eastAsia="Times New Roman" w:hAnsi="Times New Roman" w:cs="Times New Roman"/>
        </w:rPr>
        <w:t xml:space="preserve">10 </w:t>
      </w:r>
      <w:r>
        <w:t>日内决定是否召集，并书面告知提出提议的基金份额持有人代表和基金托管人。基金管理人决定召集的，应当自出具书面决定之日起</w:t>
      </w:r>
      <w:r>
        <w:t xml:space="preserve"> </w:t>
      </w:r>
      <w:r>
        <w:rPr>
          <w:rFonts w:ascii="Times New Roman" w:eastAsia="Times New Roman" w:hAnsi="Times New Roman" w:cs="Times New Roman"/>
        </w:rPr>
        <w:t xml:space="preserve">60 </w:t>
      </w:r>
      <w:r>
        <w:t>日内召开；基金管理人决定不召集，代表基金份额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）的基金份额持有人仍认为有必要召开的，应当向基金托管人提出书面提议。基金托管人应当自收到书面提议之日起</w:t>
      </w:r>
      <w:r>
        <w:t xml:space="preserve"> </w:t>
      </w:r>
      <w:r>
        <w:rPr>
          <w:rFonts w:ascii="Times New Roman" w:eastAsia="Times New Roman" w:hAnsi="Times New Roman" w:cs="Times New Roman"/>
        </w:rPr>
        <w:t xml:space="preserve">10 </w:t>
      </w:r>
      <w:r>
        <w:t>日内决定是否召集，并书面告知提出提议</w:t>
      </w:r>
      <w:r>
        <w:t>的基金份额持有人代表和基金管理人；基金托管人决定召集的，应当自出具书面决定之日起</w:t>
      </w:r>
      <w:r>
        <w:t xml:space="preserve"> </w:t>
      </w:r>
      <w:r>
        <w:rPr>
          <w:rFonts w:ascii="Times New Roman" w:eastAsia="Times New Roman" w:hAnsi="Times New Roman" w:cs="Times New Roman"/>
        </w:rPr>
        <w:t xml:space="preserve">60 </w:t>
      </w:r>
      <w:r>
        <w:t>日内召开，并告知基金管理人，基金管理人应当配合。</w:t>
      </w:r>
      <w:r>
        <w:rPr>
          <w:rFonts w:ascii="Times New Roman" w:eastAsia="Times New Roman" w:hAnsi="Times New Roman" w:cs="Times New Roman"/>
        </w:rPr>
        <w:t xml:space="preserve"> </w:t>
      </w:r>
    </w:p>
    <w:p w14:paraId="22372481" w14:textId="77777777" w:rsidR="00A01A4E" w:rsidRDefault="00C56536">
      <w:pPr>
        <w:numPr>
          <w:ilvl w:val="0"/>
          <w:numId w:val="121"/>
        </w:numPr>
        <w:spacing w:after="8" w:line="372" w:lineRule="auto"/>
        <w:ind w:right="111" w:firstLine="470"/>
        <w:jc w:val="both"/>
      </w:pPr>
      <w:r>
        <w:t>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）的基金份额持有人就同一事项要求召开基金份额持有人大会，而基金管理人、基金托管人都不召集的，单独或合计代表基金份额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）的基金份额持有人有权自行召集，并至少提前</w:t>
      </w:r>
    </w:p>
    <w:p w14:paraId="388025A2" w14:textId="77777777" w:rsidR="00A01A4E" w:rsidRDefault="00C56536">
      <w:pPr>
        <w:spacing w:after="0" w:line="384" w:lineRule="auto"/>
      </w:pPr>
      <w:r>
        <w:rPr>
          <w:rFonts w:ascii="Times New Roman" w:eastAsia="Times New Roman" w:hAnsi="Times New Roman" w:cs="Times New Roman"/>
        </w:rPr>
        <w:t xml:space="preserve">30 </w:t>
      </w:r>
      <w:r>
        <w:t>日报中国证监会备案。基金份额持有人依法自行召集基金份额持有人大会的，基金管理人、基金托管人应当配合，不得阻碍、干扰。</w:t>
      </w:r>
      <w:r>
        <w:rPr>
          <w:rFonts w:ascii="Times New Roman" w:eastAsia="Times New Roman" w:hAnsi="Times New Roman" w:cs="Times New Roman"/>
        </w:rPr>
        <w:t xml:space="preserve"> </w:t>
      </w:r>
    </w:p>
    <w:p w14:paraId="2730773E" w14:textId="77777777" w:rsidR="00A01A4E" w:rsidRDefault="00C56536">
      <w:pPr>
        <w:spacing w:after="0" w:line="379" w:lineRule="auto"/>
        <w:ind w:left="0" w:firstLine="480"/>
      </w:pPr>
      <w:r>
        <w:rPr>
          <w:rFonts w:ascii="Times New Roman" w:eastAsia="Times New Roman" w:hAnsi="Times New Roman" w:cs="Times New Roman"/>
        </w:rPr>
        <w:t>6</w:t>
      </w:r>
      <w:r>
        <w:t>、基金份额持有人会议的召集</w:t>
      </w:r>
      <w:r>
        <w:t>人负责选择确定开会时间、地点、方式和权益登记日。</w:t>
      </w:r>
      <w:r>
        <w:rPr>
          <w:rFonts w:ascii="Times New Roman" w:eastAsia="Times New Roman" w:hAnsi="Times New Roman" w:cs="Times New Roman"/>
        </w:rPr>
        <w:t xml:space="preserve"> </w:t>
      </w:r>
    </w:p>
    <w:p w14:paraId="095B52A1" w14:textId="77777777" w:rsidR="00A01A4E" w:rsidRDefault="00C56536">
      <w:pPr>
        <w:numPr>
          <w:ilvl w:val="0"/>
          <w:numId w:val="122"/>
        </w:numPr>
        <w:ind w:hanging="720"/>
      </w:pPr>
      <w:r>
        <w:t>召开基金份额持有人大会的通知时间、通知内容、通知方式</w:t>
      </w:r>
      <w:r>
        <w:rPr>
          <w:rFonts w:ascii="Times New Roman" w:eastAsia="Times New Roman" w:hAnsi="Times New Roman" w:cs="Times New Roman"/>
        </w:rPr>
        <w:t xml:space="preserve"> </w:t>
      </w:r>
    </w:p>
    <w:p w14:paraId="0F7D9A72" w14:textId="77777777" w:rsidR="00A01A4E" w:rsidRDefault="00C56536">
      <w:pPr>
        <w:spacing w:after="0" w:line="384" w:lineRule="auto"/>
        <w:ind w:left="0" w:firstLine="480"/>
      </w:pPr>
      <w:r>
        <w:rPr>
          <w:rFonts w:ascii="Times New Roman" w:eastAsia="Times New Roman" w:hAnsi="Times New Roman" w:cs="Times New Roman"/>
        </w:rPr>
        <w:t>1</w:t>
      </w:r>
      <w:r>
        <w:t>、召开基金份额持有人大会，召集人应于会议召开前</w:t>
      </w:r>
      <w:r>
        <w:t xml:space="preserve"> </w:t>
      </w:r>
      <w:r>
        <w:rPr>
          <w:rFonts w:ascii="Times New Roman" w:eastAsia="Times New Roman" w:hAnsi="Times New Roman" w:cs="Times New Roman"/>
        </w:rPr>
        <w:t xml:space="preserve">30 </w:t>
      </w:r>
      <w:r>
        <w:t>日，在规定媒介公告。基金份额持有人大会通知应至少载明以下内容：</w:t>
      </w:r>
      <w:r>
        <w:rPr>
          <w:rFonts w:ascii="Times New Roman" w:eastAsia="Times New Roman" w:hAnsi="Times New Roman" w:cs="Times New Roman"/>
        </w:rPr>
        <w:t xml:space="preserve"> </w:t>
      </w:r>
    </w:p>
    <w:p w14:paraId="609AC47B" w14:textId="77777777" w:rsidR="00A01A4E" w:rsidRDefault="00C56536">
      <w:pPr>
        <w:numPr>
          <w:ilvl w:val="0"/>
          <w:numId w:val="126"/>
        </w:numPr>
        <w:ind w:firstLine="480"/>
      </w:pPr>
      <w:r>
        <w:t>会议召开的时间、地点和会议形式；</w:t>
      </w:r>
      <w:r>
        <w:rPr>
          <w:rFonts w:ascii="Times New Roman" w:eastAsia="Times New Roman" w:hAnsi="Times New Roman" w:cs="Times New Roman"/>
        </w:rPr>
        <w:t xml:space="preserve"> </w:t>
      </w:r>
    </w:p>
    <w:p w14:paraId="2C707DF3" w14:textId="77777777" w:rsidR="00A01A4E" w:rsidRDefault="00C56536">
      <w:pPr>
        <w:numPr>
          <w:ilvl w:val="0"/>
          <w:numId w:val="126"/>
        </w:numPr>
        <w:ind w:firstLine="480"/>
      </w:pPr>
      <w:r>
        <w:t>会议拟审议的事项、议事程序和表决方式；</w:t>
      </w:r>
      <w:r>
        <w:rPr>
          <w:rFonts w:ascii="Times New Roman" w:eastAsia="Times New Roman" w:hAnsi="Times New Roman" w:cs="Times New Roman"/>
        </w:rPr>
        <w:t xml:space="preserve"> </w:t>
      </w:r>
    </w:p>
    <w:p w14:paraId="729C8FE4" w14:textId="77777777" w:rsidR="00A01A4E" w:rsidRDefault="00C56536">
      <w:pPr>
        <w:numPr>
          <w:ilvl w:val="0"/>
          <w:numId w:val="126"/>
        </w:numPr>
        <w:ind w:firstLine="480"/>
      </w:pPr>
      <w:r>
        <w:t>有权出席基金份额持有人大会的基金份额持有人的权益登记日；</w:t>
      </w:r>
      <w:r>
        <w:rPr>
          <w:rFonts w:ascii="Times New Roman" w:eastAsia="Times New Roman" w:hAnsi="Times New Roman" w:cs="Times New Roman"/>
        </w:rPr>
        <w:t xml:space="preserve"> </w:t>
      </w:r>
    </w:p>
    <w:p w14:paraId="7B491C01" w14:textId="77777777" w:rsidR="00A01A4E" w:rsidRDefault="00C56536">
      <w:pPr>
        <w:numPr>
          <w:ilvl w:val="0"/>
          <w:numId w:val="126"/>
        </w:numPr>
        <w:spacing w:after="0" w:line="379" w:lineRule="auto"/>
        <w:ind w:firstLine="480"/>
      </w:pPr>
      <w:r>
        <w:t>授权委托证明的内容要求（包括但不限于代理人身份，代理权限和代理有效期限等）、送达时间和地点；</w:t>
      </w:r>
      <w:r>
        <w:rPr>
          <w:rFonts w:ascii="Times New Roman" w:eastAsia="Times New Roman" w:hAnsi="Times New Roman" w:cs="Times New Roman"/>
        </w:rPr>
        <w:t xml:space="preserve"> </w:t>
      </w:r>
    </w:p>
    <w:p w14:paraId="3EC44E12" w14:textId="77777777" w:rsidR="00A01A4E" w:rsidRDefault="00C56536">
      <w:pPr>
        <w:numPr>
          <w:ilvl w:val="0"/>
          <w:numId w:val="126"/>
        </w:numPr>
        <w:ind w:firstLine="480"/>
      </w:pPr>
      <w:r>
        <w:t>会务常设联系人姓名及联系电话；</w:t>
      </w:r>
      <w:r>
        <w:rPr>
          <w:rFonts w:ascii="Times New Roman" w:eastAsia="Times New Roman" w:hAnsi="Times New Roman" w:cs="Times New Roman"/>
        </w:rPr>
        <w:t xml:space="preserve"> </w:t>
      </w:r>
    </w:p>
    <w:p w14:paraId="0BF3DE30" w14:textId="77777777" w:rsidR="00A01A4E" w:rsidRDefault="00C56536">
      <w:pPr>
        <w:numPr>
          <w:ilvl w:val="0"/>
          <w:numId w:val="126"/>
        </w:numPr>
        <w:ind w:firstLine="480"/>
      </w:pPr>
      <w:r>
        <w:t>出席会议者必须准备的文件和必须履行的手续；</w:t>
      </w:r>
      <w:r>
        <w:rPr>
          <w:rFonts w:ascii="Times New Roman" w:eastAsia="Times New Roman" w:hAnsi="Times New Roman" w:cs="Times New Roman"/>
        </w:rPr>
        <w:t xml:space="preserve"> </w:t>
      </w:r>
    </w:p>
    <w:p w14:paraId="259F7C28" w14:textId="77777777" w:rsidR="00A01A4E" w:rsidRDefault="00C56536">
      <w:pPr>
        <w:numPr>
          <w:ilvl w:val="0"/>
          <w:numId w:val="126"/>
        </w:numPr>
        <w:ind w:firstLine="480"/>
      </w:pPr>
      <w:r>
        <w:t>召集人需要通知的其他事项。</w:t>
      </w:r>
      <w:r>
        <w:rPr>
          <w:rFonts w:ascii="Times New Roman" w:eastAsia="Times New Roman" w:hAnsi="Times New Roman" w:cs="Times New Roman"/>
        </w:rPr>
        <w:t xml:space="preserve"> </w:t>
      </w:r>
    </w:p>
    <w:p w14:paraId="726ABE27" w14:textId="77777777" w:rsidR="00A01A4E" w:rsidRDefault="00C56536">
      <w:pPr>
        <w:numPr>
          <w:ilvl w:val="0"/>
          <w:numId w:val="124"/>
        </w:numPr>
        <w:spacing w:line="373" w:lineRule="auto"/>
        <w:ind w:firstLine="480"/>
      </w:pPr>
      <w:r>
        <w:t>采取通讯开会方式并进行表决的情况下，由会议召集人决定在会议通知中说明本次基金份额持有人大会所采取的具体通讯方式、委托的公证机关及其联系方式和联系人、书面表决意见寄交的截止时间和收取方式。</w:t>
      </w:r>
      <w:r>
        <w:rPr>
          <w:rFonts w:ascii="Times New Roman" w:eastAsia="Times New Roman" w:hAnsi="Times New Roman" w:cs="Times New Roman"/>
        </w:rPr>
        <w:t xml:space="preserve"> </w:t>
      </w:r>
    </w:p>
    <w:p w14:paraId="040DE425" w14:textId="77777777" w:rsidR="00A01A4E" w:rsidRDefault="00C56536">
      <w:pPr>
        <w:numPr>
          <w:ilvl w:val="0"/>
          <w:numId w:val="124"/>
        </w:numPr>
        <w:spacing w:after="20" w:line="364" w:lineRule="auto"/>
        <w:ind w:firstLine="480"/>
      </w:pPr>
      <w:r>
        <w:t>如召集人为基金管理人，还应另行书面通知基金托管人到指定地点对表决意见的计票进行监督；如召集人为基金托管人，则应另行书</w:t>
      </w:r>
      <w:r>
        <w:t>面通知基金管理人到指定地点对表决意见的计票进行监督；如召集人为基金份额持有人，则应另行书面通知基金管理人和基金托管人到指定地点对表决意见的计票进行监督。基金管理人或基金托管人拒不派代表对书面表决意见的计票进行监督的，不影响表决意见的计票效力。</w:t>
      </w:r>
      <w:r>
        <w:rPr>
          <w:rFonts w:ascii="Times New Roman" w:eastAsia="Times New Roman" w:hAnsi="Times New Roman" w:cs="Times New Roman"/>
        </w:rPr>
        <w:t xml:space="preserve"> </w:t>
      </w:r>
    </w:p>
    <w:p w14:paraId="23F60A3A" w14:textId="77777777" w:rsidR="00A01A4E" w:rsidRDefault="00C56536">
      <w:pPr>
        <w:numPr>
          <w:ilvl w:val="0"/>
          <w:numId w:val="122"/>
        </w:numPr>
        <w:ind w:hanging="720"/>
      </w:pPr>
      <w:r>
        <w:t>基金份额持有人出席会议的方式</w:t>
      </w:r>
      <w:r>
        <w:rPr>
          <w:rFonts w:ascii="Times New Roman" w:eastAsia="Times New Roman" w:hAnsi="Times New Roman" w:cs="Times New Roman"/>
        </w:rPr>
        <w:t xml:space="preserve"> </w:t>
      </w:r>
    </w:p>
    <w:p w14:paraId="30F3220C" w14:textId="77777777" w:rsidR="00A01A4E" w:rsidRDefault="00C56536">
      <w:pPr>
        <w:spacing w:after="17" w:line="366" w:lineRule="auto"/>
        <w:ind w:left="0" w:firstLine="480"/>
      </w:pPr>
      <w:r>
        <w:t>基金份额持有人大会可通过现场开会方式、通讯开会方式或法律法规和监管机关允许的其他方式召开，会议的召开方式由会议召集人确定。</w:t>
      </w:r>
      <w:r>
        <w:rPr>
          <w:rFonts w:ascii="Times New Roman" w:eastAsia="Times New Roman" w:hAnsi="Times New Roman" w:cs="Times New Roman"/>
        </w:rPr>
        <w:t xml:space="preserve"> </w:t>
      </w:r>
    </w:p>
    <w:p w14:paraId="7A6DEB11" w14:textId="77777777" w:rsidR="00A01A4E" w:rsidRDefault="00C56536">
      <w:pPr>
        <w:spacing w:after="17" w:line="366" w:lineRule="auto"/>
        <w:ind w:left="0" w:firstLine="480"/>
      </w:pPr>
      <w:r>
        <w:rPr>
          <w:rFonts w:ascii="Times New Roman" w:eastAsia="Times New Roman" w:hAnsi="Times New Roman" w:cs="Times New Roman"/>
        </w:rPr>
        <w:t>1</w:t>
      </w:r>
      <w:r>
        <w:t>、现场开会。由基金份额持有人本人出席或以代理投票授权委托证明委派代表出席，现场开会时基金管理人和基金托管人</w:t>
      </w:r>
      <w:r>
        <w:t>的授权代表应当列席基金份额持有人大会，基金管理人或基金托管人不派代表列席的，不影响表决效力。现场开会同时符合以下条件时，可以进行基金份额持有人大会议程：</w:t>
      </w:r>
      <w:r>
        <w:rPr>
          <w:rFonts w:ascii="Times New Roman" w:eastAsia="Times New Roman" w:hAnsi="Times New Roman" w:cs="Times New Roman"/>
        </w:rPr>
        <w:t xml:space="preserve"> </w:t>
      </w:r>
    </w:p>
    <w:p w14:paraId="65DFDAAB" w14:textId="77777777" w:rsidR="00A01A4E" w:rsidRDefault="00C56536">
      <w:pPr>
        <w:numPr>
          <w:ilvl w:val="0"/>
          <w:numId w:val="125"/>
        </w:numPr>
        <w:spacing w:after="8" w:line="372" w:lineRule="auto"/>
        <w:ind w:right="56" w:firstLine="475"/>
      </w:pPr>
      <w:r>
        <w:t>亲自出席会议者持有基金份额的凭证、受托出席会议者出具的委托人持有基金份额的凭证及委托人的代理投票授权委托证明符合法律法规、《基金合同》和会议通知的规定，并且持有基金份额的凭证与基金管理人持有的登记资料相符；</w:t>
      </w:r>
      <w:r>
        <w:rPr>
          <w:rFonts w:ascii="Times New Roman" w:eastAsia="Times New Roman" w:hAnsi="Times New Roman" w:cs="Times New Roman"/>
        </w:rPr>
        <w:t xml:space="preserve"> </w:t>
      </w:r>
    </w:p>
    <w:p w14:paraId="57D4B6C0" w14:textId="77777777" w:rsidR="00A01A4E" w:rsidRDefault="00C56536">
      <w:pPr>
        <w:numPr>
          <w:ilvl w:val="0"/>
          <w:numId w:val="125"/>
        </w:numPr>
        <w:spacing w:after="5" w:line="378" w:lineRule="auto"/>
        <w:ind w:right="56" w:firstLine="475"/>
      </w:pPr>
      <w:r>
        <w:t>经核对，汇总到会者出示的在权益登记日持有基金份额的凭证显示，有效的基金份额不少于本基金在权益登记日基金总份额的</w:t>
      </w:r>
      <w:r>
        <w:t xml:space="preserve"> </w:t>
      </w:r>
      <w:r>
        <w:rPr>
          <w:rFonts w:ascii="Times New Roman" w:eastAsia="Times New Roman" w:hAnsi="Times New Roman" w:cs="Times New Roman"/>
        </w:rPr>
        <w:t>50%</w:t>
      </w:r>
      <w:r>
        <w:t>（含</w:t>
      </w:r>
      <w:r>
        <w:t xml:space="preserve"> </w:t>
      </w:r>
      <w:r>
        <w:rPr>
          <w:rFonts w:ascii="Times New Roman" w:eastAsia="Times New Roman" w:hAnsi="Times New Roman" w:cs="Times New Roman"/>
        </w:rPr>
        <w:t>50%</w:t>
      </w:r>
      <w:r>
        <w:t>）。</w:t>
      </w:r>
      <w:r>
        <w:rPr>
          <w:rFonts w:ascii="Times New Roman" w:eastAsia="Times New Roman" w:hAnsi="Times New Roman" w:cs="Times New Roman"/>
        </w:rPr>
        <w:t xml:space="preserve"> </w:t>
      </w:r>
    </w:p>
    <w:p w14:paraId="1673BB6B" w14:textId="77777777" w:rsidR="00A01A4E" w:rsidRDefault="00C56536">
      <w:pPr>
        <w:spacing w:after="13" w:line="369" w:lineRule="auto"/>
        <w:ind w:left="0" w:firstLine="480"/>
      </w:pPr>
      <w:r>
        <w:rPr>
          <w:rFonts w:ascii="Times New Roman" w:eastAsia="Times New Roman" w:hAnsi="Times New Roman" w:cs="Times New Roman"/>
        </w:rPr>
        <w:t>2</w:t>
      </w:r>
      <w:r>
        <w:t>、通讯</w:t>
      </w:r>
      <w:r>
        <w:t>开会。通讯开会系指基金份额持有人将其对表决事项的投票以书面形式或基金合同约定的其他方式在表决截止日以前送达至召集人指定的地址。通讯开会应以书面方式或基金合同约定的其他方式进行表决。</w:t>
      </w:r>
      <w:r>
        <w:rPr>
          <w:rFonts w:ascii="Times New Roman" w:eastAsia="Times New Roman" w:hAnsi="Times New Roman" w:cs="Times New Roman"/>
        </w:rPr>
        <w:t xml:space="preserve"> </w:t>
      </w:r>
    </w:p>
    <w:p w14:paraId="70E9BF46" w14:textId="77777777" w:rsidR="00A01A4E" w:rsidRDefault="00C56536">
      <w:pPr>
        <w:ind w:left="477"/>
      </w:pPr>
      <w:r>
        <w:t>在同时符合以下条件时，通讯开会的方式视为有效：</w:t>
      </w:r>
      <w:r>
        <w:rPr>
          <w:rFonts w:ascii="Times New Roman" w:eastAsia="Times New Roman" w:hAnsi="Times New Roman" w:cs="Times New Roman"/>
        </w:rPr>
        <w:t xml:space="preserve"> </w:t>
      </w:r>
    </w:p>
    <w:p w14:paraId="525BE49A" w14:textId="77777777" w:rsidR="00A01A4E" w:rsidRDefault="00C56536">
      <w:pPr>
        <w:numPr>
          <w:ilvl w:val="0"/>
          <w:numId w:val="123"/>
        </w:numPr>
        <w:spacing w:after="0" w:line="384" w:lineRule="auto"/>
        <w:ind w:firstLine="480"/>
      </w:pPr>
      <w:r>
        <w:t>会议召集人按《基金合同》约定公布会议通知后，在</w:t>
      </w:r>
      <w:r>
        <w:t xml:space="preserve"> </w:t>
      </w:r>
      <w:r>
        <w:rPr>
          <w:rFonts w:ascii="Times New Roman" w:eastAsia="Times New Roman" w:hAnsi="Times New Roman" w:cs="Times New Roman"/>
        </w:rPr>
        <w:t xml:space="preserve">2 </w:t>
      </w:r>
      <w:r>
        <w:t>个工作日内连续公布相关提示性公告；</w:t>
      </w:r>
      <w:r>
        <w:rPr>
          <w:rFonts w:ascii="Times New Roman" w:eastAsia="Times New Roman" w:hAnsi="Times New Roman" w:cs="Times New Roman"/>
        </w:rPr>
        <w:t xml:space="preserve"> </w:t>
      </w:r>
    </w:p>
    <w:p w14:paraId="2A5DD1AC" w14:textId="77777777" w:rsidR="00A01A4E" w:rsidRDefault="00C56536">
      <w:pPr>
        <w:numPr>
          <w:ilvl w:val="0"/>
          <w:numId w:val="123"/>
        </w:numPr>
        <w:spacing w:after="17" w:line="366" w:lineRule="auto"/>
        <w:ind w:firstLine="480"/>
      </w:pPr>
      <w:r>
        <w:t>召集人按基金合同约定通知基金托管人（如果基金托管人为召集人，则为基金管理人）到指定地点对书面表决意见的计票进行监督。会议召集人在基金托管人（如果基金托管人为召集人，则为基金管理人）和公证机关的监督下按照会议通知规定的方式收取基金份额持有人的书面表决意见；基金托管人或基金管理人经通知不参加收取书面表决意见的，不影响表决效力；</w:t>
      </w:r>
      <w:r>
        <w:rPr>
          <w:rFonts w:ascii="Times New Roman" w:eastAsia="Times New Roman" w:hAnsi="Times New Roman" w:cs="Times New Roman"/>
        </w:rPr>
        <w:t xml:space="preserve"> </w:t>
      </w:r>
    </w:p>
    <w:p w14:paraId="6C417246" w14:textId="77777777" w:rsidR="00A01A4E" w:rsidRDefault="00C56536">
      <w:pPr>
        <w:numPr>
          <w:ilvl w:val="0"/>
          <w:numId w:val="123"/>
        </w:numPr>
        <w:spacing w:after="5" w:line="378" w:lineRule="auto"/>
        <w:ind w:firstLine="480"/>
      </w:pPr>
      <w:r>
        <w:t>本人直接出具书面意见或授权他人代表出具书面意见的，基金份额持有人所持有的基金份额不小于在权益登记日基金总份额的</w:t>
      </w:r>
      <w:r>
        <w:t xml:space="preserve"> </w:t>
      </w:r>
      <w:r>
        <w:rPr>
          <w:rFonts w:ascii="Times New Roman" w:eastAsia="Times New Roman" w:hAnsi="Times New Roman" w:cs="Times New Roman"/>
        </w:rPr>
        <w:t>50%</w:t>
      </w:r>
      <w:r>
        <w:t>（含</w:t>
      </w:r>
      <w:r>
        <w:t xml:space="preserve"> </w:t>
      </w:r>
      <w:r>
        <w:rPr>
          <w:rFonts w:ascii="Times New Roman" w:eastAsia="Times New Roman" w:hAnsi="Times New Roman" w:cs="Times New Roman"/>
        </w:rPr>
        <w:t>50%</w:t>
      </w:r>
      <w:r>
        <w:t>）；</w:t>
      </w:r>
      <w:r>
        <w:rPr>
          <w:rFonts w:ascii="Times New Roman" w:eastAsia="Times New Roman" w:hAnsi="Times New Roman" w:cs="Times New Roman"/>
        </w:rPr>
        <w:t xml:space="preserve"> </w:t>
      </w:r>
    </w:p>
    <w:p w14:paraId="25C9C983" w14:textId="77777777" w:rsidR="00A01A4E" w:rsidRDefault="00C56536">
      <w:pPr>
        <w:numPr>
          <w:ilvl w:val="0"/>
          <w:numId w:val="123"/>
        </w:numPr>
        <w:spacing w:after="17" w:line="366" w:lineRule="auto"/>
        <w:ind w:firstLine="480"/>
      </w:pPr>
      <w:r>
        <w:t>上述第（</w:t>
      </w:r>
      <w:r>
        <w:rPr>
          <w:rFonts w:ascii="Times New Roman" w:eastAsia="Times New Roman" w:hAnsi="Times New Roman" w:cs="Times New Roman"/>
        </w:rPr>
        <w:t>3</w:t>
      </w:r>
      <w:r>
        <w:t>）项中直接出具书面意见的基金份额持有</w:t>
      </w:r>
      <w:r>
        <w:t>人或受托代表他人出具书面意见的代理人，同时提交的持有基金份额的凭证、受托出具书面意见的代理人出具的委托人持有基金份额的凭证及委托人的代理投票授权委托证明符合法律法规、《基金合同》和会议通知的规定，并与基金登记注册机构记录相符。</w:t>
      </w:r>
      <w:r>
        <w:rPr>
          <w:rFonts w:ascii="Times New Roman" w:eastAsia="Times New Roman" w:hAnsi="Times New Roman" w:cs="Times New Roman"/>
        </w:rPr>
        <w:t xml:space="preserve"> </w:t>
      </w:r>
    </w:p>
    <w:p w14:paraId="49447796" w14:textId="77777777" w:rsidR="00A01A4E" w:rsidRDefault="00C56536">
      <w:pPr>
        <w:spacing w:after="9" w:line="372" w:lineRule="auto"/>
        <w:ind w:left="0" w:firstLine="480"/>
      </w:pPr>
      <w:r>
        <w:t>参加基金份额持有人大会的持有人的基金份额低于第</w:t>
      </w:r>
      <w:r>
        <w:t xml:space="preserve"> </w:t>
      </w:r>
      <w:r>
        <w:rPr>
          <w:rFonts w:ascii="Times New Roman" w:eastAsia="Times New Roman" w:hAnsi="Times New Roman" w:cs="Times New Roman"/>
        </w:rPr>
        <w:t xml:space="preserve">1 </w:t>
      </w:r>
      <w:r>
        <w:t>款第（</w:t>
      </w:r>
      <w:r>
        <w:rPr>
          <w:rFonts w:ascii="Times New Roman" w:eastAsia="Times New Roman" w:hAnsi="Times New Roman" w:cs="Times New Roman"/>
        </w:rPr>
        <w:t>2</w:t>
      </w:r>
      <w:r>
        <w:t>）项、或者第</w:t>
      </w:r>
      <w:r>
        <w:t xml:space="preserve"> </w:t>
      </w:r>
      <w:r>
        <w:rPr>
          <w:rFonts w:ascii="Times New Roman" w:eastAsia="Times New Roman" w:hAnsi="Times New Roman" w:cs="Times New Roman"/>
        </w:rPr>
        <w:t xml:space="preserve">2 </w:t>
      </w:r>
      <w:r>
        <w:t>款第（</w:t>
      </w:r>
      <w:r>
        <w:rPr>
          <w:rFonts w:ascii="Times New Roman" w:eastAsia="Times New Roman" w:hAnsi="Times New Roman" w:cs="Times New Roman"/>
        </w:rPr>
        <w:t>3</w:t>
      </w:r>
      <w:r>
        <w:t>）项规定比例的，召集人可以在原公告的基金份额持有人大会召开时间的三个月以后、六个月以内，就原定审议事项重新召集基金份额持有人大会。重新召集的基金份额持有人大会应当有代表三分之一以上基金份额的持有人</w:t>
      </w:r>
      <w:r>
        <w:t>参加，方可召开。</w:t>
      </w:r>
      <w:r>
        <w:rPr>
          <w:rFonts w:ascii="Times New Roman" w:eastAsia="Times New Roman" w:hAnsi="Times New Roman" w:cs="Times New Roman"/>
        </w:rPr>
        <w:t xml:space="preserve"> </w:t>
      </w:r>
    </w:p>
    <w:p w14:paraId="62AC9CE4" w14:textId="77777777" w:rsidR="00A01A4E" w:rsidRDefault="00C56536">
      <w:pPr>
        <w:numPr>
          <w:ilvl w:val="0"/>
          <w:numId w:val="130"/>
        </w:numPr>
        <w:spacing w:after="13" w:line="369" w:lineRule="auto"/>
        <w:ind w:firstLine="480"/>
      </w:pPr>
      <w:r>
        <w:t>在不与法律法规冲突的前提下，基金份额持有人大会可通过网络、电话或其他方式召开，基金份额持有人可以采用书面、网络、电话、短信或其他方式进行表决，具体方式由会议召集人确定并在会议通知中列明。</w:t>
      </w:r>
      <w:r>
        <w:rPr>
          <w:rFonts w:ascii="Times New Roman" w:eastAsia="Times New Roman" w:hAnsi="Times New Roman" w:cs="Times New Roman"/>
        </w:rPr>
        <w:t xml:space="preserve"> </w:t>
      </w:r>
    </w:p>
    <w:p w14:paraId="130BCA25" w14:textId="77777777" w:rsidR="00A01A4E" w:rsidRDefault="00C56536">
      <w:pPr>
        <w:numPr>
          <w:ilvl w:val="0"/>
          <w:numId w:val="130"/>
        </w:numPr>
        <w:spacing w:after="12" w:line="370" w:lineRule="auto"/>
        <w:ind w:firstLine="480"/>
      </w:pPr>
      <w:r>
        <w:t>基金份额持有人授权他人代为出席会议并表决的，在法律法规或监管机构允许的前提下，授权方式可以采用书面、网络、电话、短信或其他方式，具体方式在会议通知中列明。</w:t>
      </w:r>
      <w:r>
        <w:rPr>
          <w:rFonts w:ascii="Times New Roman" w:eastAsia="Times New Roman" w:hAnsi="Times New Roman" w:cs="Times New Roman"/>
        </w:rPr>
        <w:t xml:space="preserve"> </w:t>
      </w:r>
    </w:p>
    <w:p w14:paraId="4656B5D2" w14:textId="77777777" w:rsidR="00A01A4E" w:rsidRDefault="00C56536">
      <w:pPr>
        <w:numPr>
          <w:ilvl w:val="0"/>
          <w:numId w:val="122"/>
        </w:numPr>
        <w:ind w:hanging="720"/>
      </w:pPr>
      <w:r>
        <w:t>议事内容与程序</w:t>
      </w:r>
      <w:r>
        <w:rPr>
          <w:rFonts w:ascii="Times New Roman" w:eastAsia="Times New Roman" w:hAnsi="Times New Roman" w:cs="Times New Roman"/>
        </w:rPr>
        <w:t xml:space="preserve"> </w:t>
      </w:r>
    </w:p>
    <w:p w14:paraId="078A24F7" w14:textId="77777777" w:rsidR="00A01A4E" w:rsidRDefault="00C56536">
      <w:pPr>
        <w:numPr>
          <w:ilvl w:val="0"/>
          <w:numId w:val="127"/>
        </w:numPr>
        <w:ind w:hanging="360"/>
      </w:pPr>
      <w:r>
        <w:t>议事内容及提案权</w:t>
      </w:r>
      <w:r>
        <w:rPr>
          <w:rFonts w:ascii="Times New Roman" w:eastAsia="Times New Roman" w:hAnsi="Times New Roman" w:cs="Times New Roman"/>
        </w:rPr>
        <w:t xml:space="preserve"> </w:t>
      </w:r>
    </w:p>
    <w:p w14:paraId="59B8CBE1" w14:textId="77777777" w:rsidR="00A01A4E" w:rsidRDefault="00C56536">
      <w:pPr>
        <w:spacing w:after="16" w:line="362" w:lineRule="auto"/>
        <w:ind w:left="0" w:firstLine="480"/>
      </w:pPr>
      <w:r>
        <w:t>议事内容为关系基金份额持有人利益的重大事项，如《基金合同》的重大修改、决定终止《基金合同》、更换基金管理人、更换基金托管人、与其他基金合并、法律法规及《基金合同》规定的其他事项以及会议召集人认为需提交基金份额持有人大会讨论的其他事项。</w:t>
      </w:r>
      <w:r>
        <w:rPr>
          <w:rFonts w:ascii="Times New Roman" w:eastAsia="Times New Roman" w:hAnsi="Times New Roman" w:cs="Times New Roman"/>
        </w:rPr>
        <w:t xml:space="preserve"> </w:t>
      </w:r>
    </w:p>
    <w:p w14:paraId="217260C4" w14:textId="77777777" w:rsidR="00A01A4E" w:rsidRDefault="00C56536">
      <w:pPr>
        <w:spacing w:after="18" w:line="365" w:lineRule="auto"/>
        <w:ind w:left="0" w:firstLine="480"/>
      </w:pPr>
      <w:r>
        <w:t>基金份额持有人大会的召集人发出召集会议的通知后，对原有提案的修改应当在基金份额持有人大会召开前及时公告。</w:t>
      </w:r>
      <w:r>
        <w:rPr>
          <w:rFonts w:ascii="Times New Roman" w:eastAsia="Times New Roman" w:hAnsi="Times New Roman" w:cs="Times New Roman"/>
        </w:rPr>
        <w:t xml:space="preserve"> </w:t>
      </w:r>
    </w:p>
    <w:p w14:paraId="3BF6F381" w14:textId="77777777" w:rsidR="00A01A4E" w:rsidRDefault="00C56536">
      <w:pPr>
        <w:ind w:left="477"/>
      </w:pPr>
      <w:r>
        <w:t>基金份额持有人大会不得对未事先公告的议事内容进行表决。</w:t>
      </w:r>
      <w:r>
        <w:rPr>
          <w:rFonts w:ascii="Times New Roman" w:eastAsia="Times New Roman" w:hAnsi="Times New Roman" w:cs="Times New Roman"/>
        </w:rPr>
        <w:t xml:space="preserve"> </w:t>
      </w:r>
    </w:p>
    <w:p w14:paraId="0BE86D77" w14:textId="77777777" w:rsidR="00A01A4E" w:rsidRDefault="00C56536">
      <w:pPr>
        <w:numPr>
          <w:ilvl w:val="0"/>
          <w:numId w:val="127"/>
        </w:numPr>
        <w:ind w:hanging="360"/>
      </w:pPr>
      <w:r>
        <w:t>议事程序</w:t>
      </w:r>
      <w:r>
        <w:rPr>
          <w:rFonts w:ascii="Times New Roman" w:eastAsia="Times New Roman" w:hAnsi="Times New Roman" w:cs="Times New Roman"/>
        </w:rPr>
        <w:t xml:space="preserve"> </w:t>
      </w:r>
    </w:p>
    <w:p w14:paraId="6EBC1A49" w14:textId="77777777" w:rsidR="00A01A4E" w:rsidRDefault="00C56536">
      <w:pPr>
        <w:numPr>
          <w:ilvl w:val="0"/>
          <w:numId w:val="128"/>
        </w:numPr>
        <w:ind w:hanging="600"/>
      </w:pPr>
      <w:r>
        <w:t>现场开会</w:t>
      </w:r>
      <w:r>
        <w:rPr>
          <w:rFonts w:ascii="Times New Roman" w:eastAsia="Times New Roman" w:hAnsi="Times New Roman" w:cs="Times New Roman"/>
        </w:rPr>
        <w:t xml:space="preserve"> </w:t>
      </w:r>
    </w:p>
    <w:p w14:paraId="41495B3B" w14:textId="77777777" w:rsidR="00A01A4E" w:rsidRDefault="00C56536">
      <w:pPr>
        <w:spacing w:after="125"/>
        <w:ind w:left="477"/>
      </w:pPr>
      <w:r>
        <w:t>在现场开会的方式下，首先由大会主持人按照下列第七条规定程序确定和公</w:t>
      </w:r>
    </w:p>
    <w:p w14:paraId="363DB1E3" w14:textId="77777777" w:rsidR="00A01A4E" w:rsidRDefault="00C56536">
      <w:pPr>
        <w:spacing w:after="12" w:line="364" w:lineRule="auto"/>
      </w:pPr>
      <w:r>
        <w:t>布监票人，然后由大会主持人宣读提案，经讨论后进行表决，并形成大会决议。大会主持人为基金管理人授权出席会议的代表，在基金管理人授权代表未能主持大会的情况下，由基金托管人授权其出席会议的代表主持；如果基金管理人授权代表和基金托管人授权代表均未能主持大会，则由出席大会的基金份额持有人和代理人所持表决权的</w:t>
      </w:r>
      <w:r>
        <w:t xml:space="preserve"> </w:t>
      </w:r>
      <w:r>
        <w:rPr>
          <w:rFonts w:ascii="Times New Roman" w:eastAsia="Times New Roman" w:hAnsi="Times New Roman" w:cs="Times New Roman"/>
        </w:rPr>
        <w:t>50%</w:t>
      </w:r>
      <w:r>
        <w:t>以上（含</w:t>
      </w:r>
      <w:r>
        <w:t xml:space="preserve"> </w:t>
      </w:r>
      <w:r>
        <w:rPr>
          <w:rFonts w:ascii="Times New Roman" w:eastAsia="Times New Roman" w:hAnsi="Times New Roman" w:cs="Times New Roman"/>
        </w:rPr>
        <w:t>50%</w:t>
      </w:r>
      <w:r>
        <w:t>）选举产生一名基金份额持有人作为该次基金份额持有人大会的主持人。基金管理人和基金托管人拒不出席或主持基金份额持有人大会，不</w:t>
      </w:r>
      <w:r>
        <w:t>影响基金份额持有人大会作出的决议的效力。</w:t>
      </w:r>
      <w:r>
        <w:rPr>
          <w:rFonts w:ascii="Times New Roman" w:eastAsia="Times New Roman" w:hAnsi="Times New Roman" w:cs="Times New Roman"/>
        </w:rPr>
        <w:t xml:space="preserve"> </w:t>
      </w:r>
    </w:p>
    <w:p w14:paraId="77DE27EE" w14:textId="77777777" w:rsidR="00A01A4E" w:rsidRDefault="00C56536">
      <w:pPr>
        <w:spacing w:after="21" w:line="363" w:lineRule="auto"/>
        <w:ind w:left="0" w:firstLine="480"/>
      </w:pPr>
      <w:r>
        <w:t>会议召集人应当制作出席会议人员的签名册。签名册载明参加会议人员姓名（或单位名称）、身份证明文件号码、持有或代表有表决权的基金份额、委托人姓名（或单位名称）和联系方式等事项。</w:t>
      </w:r>
      <w:r>
        <w:rPr>
          <w:rFonts w:ascii="Times New Roman" w:eastAsia="Times New Roman" w:hAnsi="Times New Roman" w:cs="Times New Roman"/>
        </w:rPr>
        <w:t xml:space="preserve"> </w:t>
      </w:r>
    </w:p>
    <w:p w14:paraId="20AEC6D4" w14:textId="77777777" w:rsidR="00A01A4E" w:rsidRDefault="00C56536">
      <w:pPr>
        <w:numPr>
          <w:ilvl w:val="0"/>
          <w:numId w:val="128"/>
        </w:numPr>
        <w:ind w:hanging="600"/>
      </w:pPr>
      <w:r>
        <w:t>通讯开会</w:t>
      </w:r>
      <w:r>
        <w:rPr>
          <w:rFonts w:ascii="Times New Roman" w:eastAsia="Times New Roman" w:hAnsi="Times New Roman" w:cs="Times New Roman"/>
        </w:rPr>
        <w:t xml:space="preserve"> </w:t>
      </w:r>
    </w:p>
    <w:p w14:paraId="6C0E861C" w14:textId="77777777" w:rsidR="00A01A4E" w:rsidRDefault="00C56536">
      <w:pPr>
        <w:spacing w:after="8" w:line="372" w:lineRule="auto"/>
        <w:ind w:left="-15" w:right="111" w:firstLine="470"/>
        <w:jc w:val="both"/>
      </w:pPr>
      <w:r>
        <w:t>在通讯开会的情况下，首先由召集人提前</w:t>
      </w:r>
      <w:r>
        <w:t xml:space="preserve"> </w:t>
      </w:r>
      <w:r>
        <w:rPr>
          <w:rFonts w:ascii="Times New Roman" w:eastAsia="Times New Roman" w:hAnsi="Times New Roman" w:cs="Times New Roman"/>
        </w:rPr>
        <w:t xml:space="preserve">30 </w:t>
      </w:r>
      <w:r>
        <w:t>日公布提案，在所通知的表决截止日期后</w:t>
      </w:r>
      <w:r>
        <w:t xml:space="preserve"> </w:t>
      </w:r>
      <w:r>
        <w:rPr>
          <w:rFonts w:ascii="Times New Roman" w:eastAsia="Times New Roman" w:hAnsi="Times New Roman" w:cs="Times New Roman"/>
        </w:rPr>
        <w:t xml:space="preserve">2 </w:t>
      </w:r>
      <w:r>
        <w:t>个工作日内在公证机关监督下由召集人统计全部有效表决，在公证机关监督下形成决议。</w:t>
      </w:r>
      <w:r>
        <w:rPr>
          <w:rFonts w:ascii="Times New Roman" w:eastAsia="Times New Roman" w:hAnsi="Times New Roman" w:cs="Times New Roman"/>
        </w:rPr>
        <w:t xml:space="preserve"> </w:t>
      </w:r>
    </w:p>
    <w:p w14:paraId="043BCAE0" w14:textId="77777777" w:rsidR="00A01A4E" w:rsidRDefault="00C56536">
      <w:pPr>
        <w:numPr>
          <w:ilvl w:val="0"/>
          <w:numId w:val="122"/>
        </w:numPr>
        <w:ind w:hanging="720"/>
      </w:pPr>
      <w:r>
        <w:t>表决</w:t>
      </w:r>
      <w:r>
        <w:rPr>
          <w:rFonts w:ascii="Times New Roman" w:eastAsia="Times New Roman" w:hAnsi="Times New Roman" w:cs="Times New Roman"/>
        </w:rPr>
        <w:t xml:space="preserve"> </w:t>
      </w:r>
    </w:p>
    <w:p w14:paraId="04E299AB" w14:textId="77777777" w:rsidR="00A01A4E" w:rsidRDefault="00C56536">
      <w:pPr>
        <w:ind w:left="477"/>
      </w:pPr>
      <w:r>
        <w:t>基金份额持有人所持每份基金份额有一票表决权。</w:t>
      </w:r>
      <w:r>
        <w:rPr>
          <w:rFonts w:ascii="Times New Roman" w:eastAsia="Times New Roman" w:hAnsi="Times New Roman" w:cs="Times New Roman"/>
        </w:rPr>
        <w:t xml:space="preserve"> </w:t>
      </w:r>
    </w:p>
    <w:p w14:paraId="042DE1A2" w14:textId="77777777" w:rsidR="00A01A4E" w:rsidRDefault="00C56536">
      <w:pPr>
        <w:ind w:left="477"/>
      </w:pPr>
      <w:r>
        <w:t>基金份额持有人大会决议分为一般决议和特别决议：</w:t>
      </w:r>
      <w:r>
        <w:rPr>
          <w:rFonts w:ascii="Times New Roman" w:eastAsia="Times New Roman" w:hAnsi="Times New Roman" w:cs="Times New Roman"/>
        </w:rPr>
        <w:t xml:space="preserve"> </w:t>
      </w:r>
    </w:p>
    <w:p w14:paraId="6F35B347" w14:textId="77777777" w:rsidR="00A01A4E" w:rsidRDefault="00C56536">
      <w:pPr>
        <w:numPr>
          <w:ilvl w:val="0"/>
          <w:numId w:val="129"/>
        </w:numPr>
        <w:spacing w:after="0" w:line="381" w:lineRule="auto"/>
        <w:ind w:firstLine="480"/>
      </w:pPr>
      <w:r>
        <w:t>一般决</w:t>
      </w:r>
      <w:r>
        <w:t>议，一般决议须经参加大会的基金份额持有人或其代理人所持表决权的</w:t>
      </w:r>
      <w:r>
        <w:t xml:space="preserve"> </w:t>
      </w:r>
      <w:r>
        <w:rPr>
          <w:rFonts w:ascii="Times New Roman" w:eastAsia="Times New Roman" w:hAnsi="Times New Roman" w:cs="Times New Roman"/>
        </w:rPr>
        <w:t>50%</w:t>
      </w:r>
      <w:r>
        <w:t>以上（含</w:t>
      </w:r>
      <w:r>
        <w:t xml:space="preserve"> </w:t>
      </w:r>
      <w:r>
        <w:rPr>
          <w:rFonts w:ascii="Times New Roman" w:eastAsia="Times New Roman" w:hAnsi="Times New Roman" w:cs="Times New Roman"/>
        </w:rPr>
        <w:t>50%</w:t>
      </w:r>
      <w:r>
        <w:t>）通过方为有效；除下列第</w:t>
      </w:r>
      <w:r>
        <w:t xml:space="preserve"> </w:t>
      </w:r>
      <w:r>
        <w:rPr>
          <w:rFonts w:ascii="Times New Roman" w:eastAsia="Times New Roman" w:hAnsi="Times New Roman" w:cs="Times New Roman"/>
        </w:rPr>
        <w:t xml:space="preserve">2 </w:t>
      </w:r>
      <w:r>
        <w:t>项所规定的须以特别决议通过事项以外的其他事项均以一般决议的方式通过。</w:t>
      </w:r>
      <w:r>
        <w:rPr>
          <w:rFonts w:ascii="Times New Roman" w:eastAsia="Times New Roman" w:hAnsi="Times New Roman" w:cs="Times New Roman"/>
        </w:rPr>
        <w:t xml:space="preserve"> </w:t>
      </w:r>
    </w:p>
    <w:p w14:paraId="7A2BAA2B" w14:textId="77777777" w:rsidR="00A01A4E" w:rsidRDefault="00C56536">
      <w:pPr>
        <w:numPr>
          <w:ilvl w:val="0"/>
          <w:numId w:val="129"/>
        </w:numPr>
        <w:ind w:firstLine="480"/>
      </w:pPr>
      <w:r>
        <w:t>特别决议，特别决议应当经参加大会的基金份额持有人或其代理人所持</w:t>
      </w:r>
    </w:p>
    <w:p w14:paraId="782C2BBA" w14:textId="77777777" w:rsidR="00A01A4E" w:rsidRDefault="00C56536">
      <w:pPr>
        <w:spacing w:after="21" w:line="363" w:lineRule="auto"/>
      </w:pPr>
      <w:r>
        <w:t>表决权的三分之二以上（含三分之二）通过方可做出。除基金合同另有约定外，转换基金运作方式、更换基金管理人或者基金托管人、终止《基金合同》、本基金与其他基金合并以特别决议通过方为有效。</w:t>
      </w:r>
      <w:r>
        <w:rPr>
          <w:rFonts w:ascii="Times New Roman" w:eastAsia="Times New Roman" w:hAnsi="Times New Roman" w:cs="Times New Roman"/>
        </w:rPr>
        <w:t xml:space="preserve"> </w:t>
      </w:r>
    </w:p>
    <w:p w14:paraId="5196855E" w14:textId="77777777" w:rsidR="00A01A4E" w:rsidRDefault="00C56536">
      <w:pPr>
        <w:ind w:left="477"/>
      </w:pPr>
      <w:r>
        <w:t>基金份额持有人大会采取记名方式进行投票表决。</w:t>
      </w:r>
      <w:r>
        <w:rPr>
          <w:rFonts w:ascii="Times New Roman" w:eastAsia="Times New Roman" w:hAnsi="Times New Roman" w:cs="Times New Roman"/>
        </w:rPr>
        <w:t xml:space="preserve"> </w:t>
      </w:r>
    </w:p>
    <w:p w14:paraId="1687384C" w14:textId="77777777" w:rsidR="00A01A4E" w:rsidRDefault="00C56536">
      <w:pPr>
        <w:spacing w:after="13" w:line="360" w:lineRule="auto"/>
        <w:ind w:left="0" w:firstLine="480"/>
      </w:pPr>
      <w:r>
        <w:t>采取通讯方式进行表决时，除非在计票时有充分的相反证据证明，否则提交符合会议通知中规定的确认投资者身份文件的表决视为有效出席的投资者，表面符合会议通知规定的书面表决意见视为有效表决，表决意见模糊不清或相互矛盾的视为弃权表决，但应当计入出具书面意见的基金份额持有人所代表的基金份额总数。</w:t>
      </w:r>
      <w:r>
        <w:rPr>
          <w:rFonts w:ascii="Times New Roman" w:eastAsia="Times New Roman" w:hAnsi="Times New Roman" w:cs="Times New Roman"/>
        </w:rPr>
        <w:t xml:space="preserve"> </w:t>
      </w:r>
    </w:p>
    <w:p w14:paraId="5C878A95" w14:textId="77777777" w:rsidR="00A01A4E" w:rsidRDefault="00C56536">
      <w:pPr>
        <w:spacing w:after="17" w:line="365" w:lineRule="auto"/>
        <w:ind w:left="0" w:firstLine="480"/>
      </w:pPr>
      <w:r>
        <w:t>基金份额持有人大会的各项提案或同一项提案内并列的各项议题应当分开审议、逐项表决。</w:t>
      </w:r>
      <w:r>
        <w:rPr>
          <w:rFonts w:ascii="Times New Roman" w:eastAsia="Times New Roman" w:hAnsi="Times New Roman" w:cs="Times New Roman"/>
        </w:rPr>
        <w:t xml:space="preserve"> </w:t>
      </w:r>
    </w:p>
    <w:p w14:paraId="56DC6133" w14:textId="77777777" w:rsidR="00A01A4E" w:rsidRDefault="00C56536">
      <w:pPr>
        <w:ind w:left="477"/>
      </w:pPr>
      <w:r>
        <w:t>（七）计票</w:t>
      </w:r>
      <w:r>
        <w:rPr>
          <w:rFonts w:ascii="Times New Roman" w:eastAsia="Times New Roman" w:hAnsi="Times New Roman" w:cs="Times New Roman"/>
        </w:rPr>
        <w:t xml:space="preserve"> </w:t>
      </w:r>
    </w:p>
    <w:p w14:paraId="5F89D105" w14:textId="77777777" w:rsidR="00A01A4E" w:rsidRDefault="00C56536">
      <w:pPr>
        <w:ind w:left="477"/>
      </w:pPr>
      <w:r>
        <w:rPr>
          <w:rFonts w:ascii="Times New Roman" w:eastAsia="Times New Roman" w:hAnsi="Times New Roman" w:cs="Times New Roman"/>
        </w:rPr>
        <w:t>1</w:t>
      </w:r>
      <w:r>
        <w:t>、现场开会</w:t>
      </w:r>
      <w:r>
        <w:rPr>
          <w:rFonts w:ascii="Times New Roman" w:eastAsia="Times New Roman" w:hAnsi="Times New Roman" w:cs="Times New Roman"/>
        </w:rPr>
        <w:t xml:space="preserve"> </w:t>
      </w:r>
    </w:p>
    <w:p w14:paraId="45249172" w14:textId="77777777" w:rsidR="00A01A4E" w:rsidRDefault="00C56536">
      <w:pPr>
        <w:numPr>
          <w:ilvl w:val="0"/>
          <w:numId w:val="131"/>
        </w:numPr>
        <w:spacing w:after="21" w:line="363" w:lineRule="auto"/>
        <w:ind w:firstLine="480"/>
      </w:pPr>
      <w:r>
        <w:t>如大会由基金管理人或基金托管人召集，基金份额持有人大会的主持人应当在会议开始后宣布在出席会议的基金份额持有人和代</w:t>
      </w:r>
      <w:r>
        <w:t>理人中选举两名基金份额持有人代表与大会召集人授权的一名监督员共同担任监票人；如大会由基金份额持有人自行召集或大会虽然由基金管理人或基金托管人召集，但是基金管理人或基金托管人未出席大会的，基金份额持有人大会的主持人应当在会议开始后宣布在出席会议的基金份额持有人中选举三名基金份额持有人代表担任监票人。基金管理人或基金托管人不出席大会的，不影响计票的效力。</w:t>
      </w:r>
      <w:r>
        <w:rPr>
          <w:rFonts w:ascii="Times New Roman" w:eastAsia="Times New Roman" w:hAnsi="Times New Roman" w:cs="Times New Roman"/>
        </w:rPr>
        <w:t xml:space="preserve"> </w:t>
      </w:r>
    </w:p>
    <w:p w14:paraId="26EC9A15" w14:textId="77777777" w:rsidR="00A01A4E" w:rsidRDefault="00C56536">
      <w:pPr>
        <w:numPr>
          <w:ilvl w:val="0"/>
          <w:numId w:val="131"/>
        </w:numPr>
        <w:spacing w:after="0" w:line="379" w:lineRule="auto"/>
        <w:ind w:firstLine="480"/>
      </w:pPr>
      <w:r>
        <w:t>监票人应当在基金份额持有人表决后立即进行清点并由大会主持人当场公布计票结果。</w:t>
      </w:r>
      <w:r>
        <w:rPr>
          <w:rFonts w:ascii="Times New Roman" w:eastAsia="Times New Roman" w:hAnsi="Times New Roman" w:cs="Times New Roman"/>
        </w:rPr>
        <w:t xml:space="preserve"> </w:t>
      </w:r>
    </w:p>
    <w:p w14:paraId="5DDFDF09" w14:textId="77777777" w:rsidR="00A01A4E" w:rsidRDefault="00C56536">
      <w:pPr>
        <w:numPr>
          <w:ilvl w:val="0"/>
          <w:numId w:val="131"/>
        </w:numPr>
        <w:spacing w:after="8" w:line="372" w:lineRule="auto"/>
        <w:ind w:firstLine="480"/>
      </w:pPr>
      <w:r>
        <w:t>如果会议主持人或基金份额持有人或代理人对于提交的表决结果有怀疑，可以在宣布表</w:t>
      </w:r>
      <w:r>
        <w:t>决结果后立即对所投票数要求进行重新清点。监票人应当进行重新清点，重新清点以一次为限。重新清点后，大会主持人应当当场公布重新清点结果。</w:t>
      </w:r>
      <w:r>
        <w:rPr>
          <w:rFonts w:ascii="Times New Roman" w:eastAsia="Times New Roman" w:hAnsi="Times New Roman" w:cs="Times New Roman"/>
        </w:rPr>
        <w:t xml:space="preserve"> </w:t>
      </w:r>
    </w:p>
    <w:p w14:paraId="707C3A14" w14:textId="77777777" w:rsidR="00A01A4E" w:rsidRDefault="00C56536">
      <w:pPr>
        <w:numPr>
          <w:ilvl w:val="0"/>
          <w:numId w:val="131"/>
        </w:numPr>
        <w:spacing w:after="0" w:line="379" w:lineRule="auto"/>
        <w:ind w:firstLine="480"/>
      </w:pPr>
      <w:r>
        <w:t>计票过程应由公证机关予以公证，基金管理人或基金托管人拒不出席大会的，不影响计票的效力。</w:t>
      </w:r>
      <w:r>
        <w:rPr>
          <w:rFonts w:ascii="Times New Roman" w:eastAsia="Times New Roman" w:hAnsi="Times New Roman" w:cs="Times New Roman"/>
        </w:rPr>
        <w:t xml:space="preserve"> </w:t>
      </w:r>
    </w:p>
    <w:p w14:paraId="68CCFAFD" w14:textId="77777777" w:rsidR="00A01A4E" w:rsidRDefault="00C56536">
      <w:pPr>
        <w:ind w:left="477"/>
      </w:pPr>
      <w:r>
        <w:rPr>
          <w:rFonts w:ascii="Times New Roman" w:eastAsia="Times New Roman" w:hAnsi="Times New Roman" w:cs="Times New Roman"/>
        </w:rPr>
        <w:t>2</w:t>
      </w:r>
      <w:r>
        <w:t>、通讯开会</w:t>
      </w:r>
      <w:r>
        <w:rPr>
          <w:rFonts w:ascii="Times New Roman" w:eastAsia="Times New Roman" w:hAnsi="Times New Roman" w:cs="Times New Roman"/>
        </w:rPr>
        <w:t xml:space="preserve"> </w:t>
      </w:r>
    </w:p>
    <w:p w14:paraId="1AC5A124" w14:textId="77777777" w:rsidR="00A01A4E" w:rsidRDefault="00C56536">
      <w:pPr>
        <w:spacing w:after="23" w:line="362" w:lineRule="auto"/>
        <w:ind w:left="0" w:firstLine="480"/>
      </w:pPr>
      <w:r>
        <w:t>在通讯开会的情况下，计票方式为：由大会召集人授权的两名监督员在基金托管人授权代表（若由基金托管人召集，则为基金管理人授权代表）的监督下进行计票，并由公证机关对其计票过程予以公证。基金管理人或基金托管人拒派代表对书面表决意见的计票进行监督的，不影响计票和表决结果。</w:t>
      </w:r>
      <w:r>
        <w:rPr>
          <w:rFonts w:ascii="Times New Roman" w:eastAsia="Times New Roman" w:hAnsi="Times New Roman" w:cs="Times New Roman"/>
        </w:rPr>
        <w:t xml:space="preserve"> </w:t>
      </w:r>
    </w:p>
    <w:p w14:paraId="2AC3A4C4" w14:textId="77777777" w:rsidR="00A01A4E" w:rsidRDefault="00C56536">
      <w:pPr>
        <w:numPr>
          <w:ilvl w:val="0"/>
          <w:numId w:val="132"/>
        </w:numPr>
        <w:ind w:hanging="720"/>
      </w:pPr>
      <w:r>
        <w:t>生效与公告</w:t>
      </w:r>
      <w:r>
        <w:rPr>
          <w:rFonts w:ascii="Times New Roman" w:eastAsia="Times New Roman" w:hAnsi="Times New Roman" w:cs="Times New Roman"/>
        </w:rPr>
        <w:t xml:space="preserve"> </w:t>
      </w:r>
    </w:p>
    <w:p w14:paraId="2E94C002" w14:textId="77777777" w:rsidR="00A01A4E" w:rsidRDefault="00C56536">
      <w:pPr>
        <w:ind w:left="477"/>
      </w:pPr>
      <w:r>
        <w:t>基金份额持有人大会的决议，召集人应当自通过之日起</w:t>
      </w:r>
      <w:r>
        <w:t xml:space="preserve"> </w:t>
      </w:r>
      <w:r>
        <w:rPr>
          <w:rFonts w:ascii="Times New Roman" w:eastAsia="Times New Roman" w:hAnsi="Times New Roman" w:cs="Times New Roman"/>
        </w:rPr>
        <w:t xml:space="preserve">5 </w:t>
      </w:r>
      <w:r>
        <w:t>日内报中国证监会备案。</w:t>
      </w:r>
      <w:r>
        <w:rPr>
          <w:rFonts w:ascii="Times New Roman" w:eastAsia="Times New Roman" w:hAnsi="Times New Roman" w:cs="Times New Roman"/>
        </w:rPr>
        <w:t xml:space="preserve"> </w:t>
      </w:r>
    </w:p>
    <w:p w14:paraId="1B96C72C" w14:textId="77777777" w:rsidR="00A01A4E" w:rsidRDefault="00C56536">
      <w:pPr>
        <w:ind w:left="477"/>
      </w:pPr>
      <w:r>
        <w:t>基金份额持有人大会的决议自表决通过之日起生效。</w:t>
      </w:r>
      <w:r>
        <w:rPr>
          <w:rFonts w:ascii="Times New Roman" w:eastAsia="Times New Roman" w:hAnsi="Times New Roman" w:cs="Times New Roman"/>
        </w:rPr>
        <w:t xml:space="preserve"> </w:t>
      </w:r>
    </w:p>
    <w:p w14:paraId="0263B08A" w14:textId="77777777" w:rsidR="00A01A4E" w:rsidRDefault="00C56536">
      <w:pPr>
        <w:spacing w:after="2" w:line="372" w:lineRule="auto"/>
        <w:ind w:left="0" w:firstLine="480"/>
      </w:pPr>
      <w:r>
        <w:t>基金份额持有人大会决议自生效之日起</w:t>
      </w:r>
      <w:r>
        <w:t xml:space="preserve"> </w:t>
      </w:r>
      <w:r>
        <w:rPr>
          <w:rFonts w:ascii="Times New Roman" w:eastAsia="Times New Roman" w:hAnsi="Times New Roman" w:cs="Times New Roman"/>
        </w:rPr>
        <w:t xml:space="preserve">2 </w:t>
      </w:r>
      <w:r>
        <w:t>日内在规定媒介上公告。如果采用通讯方式进行表决，在公告基金份额</w:t>
      </w:r>
      <w:r>
        <w:t>持有人大会决议时，必须将公证书全文、公证机构、公证员姓名等一同公告。</w:t>
      </w:r>
      <w:r>
        <w:rPr>
          <w:rFonts w:ascii="Times New Roman" w:eastAsia="Times New Roman" w:hAnsi="Times New Roman" w:cs="Times New Roman"/>
        </w:rPr>
        <w:t xml:space="preserve"> </w:t>
      </w:r>
    </w:p>
    <w:p w14:paraId="45785189" w14:textId="77777777" w:rsidR="00A01A4E" w:rsidRDefault="00C56536">
      <w:pPr>
        <w:spacing w:after="22" w:line="363" w:lineRule="auto"/>
        <w:ind w:left="0" w:firstLine="480"/>
      </w:pPr>
      <w:r>
        <w:t>基金管理人、基金托管人和基金份额持有人应当执行生效的基金份额持有人大会的决议。生效的基金份额持有人大会决议对全体基金份额持有人、基金管理人、基金托管人均有约束力。</w:t>
      </w:r>
      <w:r>
        <w:rPr>
          <w:rFonts w:ascii="Times New Roman" w:eastAsia="Times New Roman" w:hAnsi="Times New Roman" w:cs="Times New Roman"/>
        </w:rPr>
        <w:t xml:space="preserve"> </w:t>
      </w:r>
    </w:p>
    <w:p w14:paraId="33DCBF7A" w14:textId="77777777" w:rsidR="00A01A4E" w:rsidRDefault="00C56536">
      <w:pPr>
        <w:numPr>
          <w:ilvl w:val="0"/>
          <w:numId w:val="132"/>
        </w:numPr>
        <w:ind w:hanging="720"/>
      </w:pPr>
      <w:r>
        <w:t>实施侧袋机制期间基金份额持有人大会的特殊约定</w:t>
      </w:r>
      <w:r>
        <w:rPr>
          <w:rFonts w:ascii="Times New Roman" w:eastAsia="Times New Roman" w:hAnsi="Times New Roman" w:cs="Times New Roman"/>
        </w:rPr>
        <w:t xml:space="preserve"> </w:t>
      </w:r>
    </w:p>
    <w:p w14:paraId="36AA7979" w14:textId="77777777" w:rsidR="00A01A4E" w:rsidRDefault="00C56536">
      <w:pPr>
        <w:spacing w:after="23" w:line="362" w:lineRule="auto"/>
        <w:ind w:left="0" w:firstLine="480"/>
      </w:pPr>
      <w:r>
        <w:t>若本基金实施侧袋机制，则相关基金份额或表决权的比例指主袋份额持有人和侧袋份额持有人分别持有或代表的基金份额或表决权符合该等比例，但若相关基金份额持有人大会召集和审议事项不涉及侧袋账户的，则仅指主袋份额持有人持有或代表的基金份额或表决权符合该等比例：</w:t>
      </w:r>
      <w:r>
        <w:rPr>
          <w:rFonts w:ascii="Times New Roman" w:eastAsia="Times New Roman" w:hAnsi="Times New Roman" w:cs="Times New Roman"/>
        </w:rPr>
        <w:t xml:space="preserve"> </w:t>
      </w:r>
    </w:p>
    <w:p w14:paraId="4502DBBE" w14:textId="77777777" w:rsidR="00A01A4E" w:rsidRDefault="00C56536">
      <w:pPr>
        <w:numPr>
          <w:ilvl w:val="0"/>
          <w:numId w:val="133"/>
        </w:numPr>
        <w:spacing w:after="4" w:line="377" w:lineRule="auto"/>
        <w:ind w:firstLine="480"/>
      </w:pPr>
      <w:r>
        <w:t>基金份额持有人行使提议权、召集权、提名权所需单独或合计代表相关基金份额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19B4D820" w14:textId="77777777" w:rsidR="00A01A4E" w:rsidRDefault="00C56536">
      <w:pPr>
        <w:numPr>
          <w:ilvl w:val="0"/>
          <w:numId w:val="133"/>
        </w:numPr>
        <w:spacing w:after="0" w:line="379" w:lineRule="auto"/>
        <w:ind w:firstLine="480"/>
      </w:pPr>
      <w:r>
        <w:t>现场开会的到会者在权益登记日代表的基金份额不少于本基金在权益登记日相关基金份额的二分之一（含二分之一）；</w:t>
      </w:r>
      <w:r>
        <w:rPr>
          <w:rFonts w:ascii="Times New Roman" w:eastAsia="Times New Roman" w:hAnsi="Times New Roman" w:cs="Times New Roman"/>
        </w:rPr>
        <w:t xml:space="preserve"> </w:t>
      </w:r>
    </w:p>
    <w:p w14:paraId="49D3FDC5" w14:textId="77777777" w:rsidR="00A01A4E" w:rsidRDefault="00C56536">
      <w:pPr>
        <w:numPr>
          <w:ilvl w:val="0"/>
          <w:numId w:val="133"/>
        </w:numPr>
        <w:spacing w:after="8" w:line="372" w:lineRule="auto"/>
        <w:ind w:firstLine="480"/>
      </w:pPr>
      <w:r>
        <w:t>通讯开会的直接出具书面意见或授权他人代表出具书面意</w:t>
      </w:r>
      <w:r>
        <w:t>见的基金份额持有人所持有的基金份额不小于在权益登记日相关基金份额的二分之一（含二分之一）；</w:t>
      </w:r>
      <w:r>
        <w:rPr>
          <w:rFonts w:ascii="Times New Roman" w:eastAsia="Times New Roman" w:hAnsi="Times New Roman" w:cs="Times New Roman"/>
        </w:rPr>
        <w:t xml:space="preserve"> </w:t>
      </w:r>
    </w:p>
    <w:p w14:paraId="64BB469B" w14:textId="77777777" w:rsidR="00A01A4E" w:rsidRDefault="00C56536">
      <w:pPr>
        <w:numPr>
          <w:ilvl w:val="0"/>
          <w:numId w:val="133"/>
        </w:numPr>
        <w:spacing w:after="11" w:line="371" w:lineRule="auto"/>
        <w:ind w:firstLine="480"/>
      </w:pPr>
      <w:r>
        <w:t>在参与基金份额持有人大会投票的基金份额持有人所持有的基金份额小于在权益登记日相关基金份额的二分之一、召集人在原公告的基金份额持有人大会召开时间的</w:t>
      </w:r>
      <w:r>
        <w:t xml:space="preserve"> </w:t>
      </w:r>
      <w:r>
        <w:rPr>
          <w:rFonts w:ascii="Times New Roman" w:eastAsia="Times New Roman" w:hAnsi="Times New Roman" w:cs="Times New Roman"/>
        </w:rPr>
        <w:t xml:space="preserve">3 </w:t>
      </w:r>
      <w:r>
        <w:t>个月以后、</w:t>
      </w:r>
      <w:r>
        <w:rPr>
          <w:rFonts w:ascii="Times New Roman" w:eastAsia="Times New Roman" w:hAnsi="Times New Roman" w:cs="Times New Roman"/>
        </w:rPr>
        <w:t xml:space="preserve">6 </w:t>
      </w:r>
      <w:r>
        <w:t>个月以内就原定审议事项重新召集的基金份额持有人大会应当有代表三分之一以上（含三分之一）相关基金份额的持有人参与或授权他人参与基金份额持有人大会投票；</w:t>
      </w:r>
      <w:r>
        <w:rPr>
          <w:rFonts w:ascii="Times New Roman" w:eastAsia="Times New Roman" w:hAnsi="Times New Roman" w:cs="Times New Roman"/>
        </w:rPr>
        <w:t xml:space="preserve"> </w:t>
      </w:r>
    </w:p>
    <w:p w14:paraId="7F90928E" w14:textId="77777777" w:rsidR="00A01A4E" w:rsidRDefault="00C56536">
      <w:pPr>
        <w:numPr>
          <w:ilvl w:val="0"/>
          <w:numId w:val="133"/>
        </w:numPr>
        <w:spacing w:after="8" w:line="372" w:lineRule="auto"/>
        <w:ind w:firstLine="480"/>
      </w:pPr>
      <w:r>
        <w:t>现场开会由出席大会的基金份额持有人和代理人所持表决权的</w:t>
      </w:r>
      <w:r>
        <w:t xml:space="preserve"> </w:t>
      </w:r>
      <w:r>
        <w:rPr>
          <w:rFonts w:ascii="Times New Roman" w:eastAsia="Times New Roman" w:hAnsi="Times New Roman" w:cs="Times New Roman"/>
        </w:rPr>
        <w:t>50%</w:t>
      </w:r>
      <w:r>
        <w:t>以上（含</w:t>
      </w:r>
      <w:r>
        <w:t xml:space="preserve"> </w:t>
      </w:r>
      <w:r>
        <w:rPr>
          <w:rFonts w:ascii="Times New Roman" w:eastAsia="Times New Roman" w:hAnsi="Times New Roman" w:cs="Times New Roman"/>
        </w:rPr>
        <w:t>50%</w:t>
      </w:r>
      <w:r>
        <w:t>）选举产生一名基金份额持</w:t>
      </w:r>
      <w:r>
        <w:t>有人作为该次基金份额持有人大会的主持人；</w:t>
      </w:r>
      <w:r>
        <w:rPr>
          <w:rFonts w:ascii="Times New Roman" w:eastAsia="Times New Roman" w:hAnsi="Times New Roman" w:cs="Times New Roman"/>
        </w:rPr>
        <w:t xml:space="preserve"> </w:t>
      </w:r>
    </w:p>
    <w:p w14:paraId="68534127" w14:textId="77777777" w:rsidR="00A01A4E" w:rsidRDefault="00C56536">
      <w:pPr>
        <w:numPr>
          <w:ilvl w:val="0"/>
          <w:numId w:val="133"/>
        </w:numPr>
        <w:spacing w:after="152" w:line="259" w:lineRule="auto"/>
        <w:ind w:firstLine="480"/>
      </w:pPr>
      <w:r>
        <w:t>一般决议须经参加大会的基金份额持有人或其代理人所持表决权的二分之一以上（含二分之一）通过；</w:t>
      </w:r>
      <w:r>
        <w:rPr>
          <w:rFonts w:ascii="Times New Roman" w:eastAsia="Times New Roman" w:hAnsi="Times New Roman" w:cs="Times New Roman"/>
        </w:rPr>
        <w:t xml:space="preserve"> </w:t>
      </w:r>
    </w:p>
    <w:p w14:paraId="5CF760D7" w14:textId="77777777" w:rsidR="00A01A4E" w:rsidRDefault="00C56536">
      <w:pPr>
        <w:numPr>
          <w:ilvl w:val="0"/>
          <w:numId w:val="133"/>
        </w:numPr>
        <w:spacing w:after="0" w:line="379" w:lineRule="auto"/>
        <w:ind w:firstLine="480"/>
      </w:pPr>
      <w:r>
        <w:t>特别决议应当经参加大会的基金份额持有人或其代理人所持表决权的三分之二以上（含三分之二）通过。</w:t>
      </w:r>
      <w:r>
        <w:rPr>
          <w:rFonts w:ascii="Times New Roman" w:eastAsia="Times New Roman" w:hAnsi="Times New Roman" w:cs="Times New Roman"/>
        </w:rPr>
        <w:t xml:space="preserve"> </w:t>
      </w:r>
    </w:p>
    <w:p w14:paraId="194AF29F" w14:textId="77777777" w:rsidR="00A01A4E" w:rsidRDefault="00C56536">
      <w:pPr>
        <w:ind w:left="477"/>
      </w:pPr>
      <w:r>
        <w:t>同一主侧袋账户内的每份基金份额具有平等的表决权。</w:t>
      </w:r>
      <w:r>
        <w:rPr>
          <w:rFonts w:ascii="Times New Roman" w:eastAsia="Times New Roman" w:hAnsi="Times New Roman" w:cs="Times New Roman"/>
        </w:rPr>
        <w:t xml:space="preserve"> </w:t>
      </w:r>
    </w:p>
    <w:p w14:paraId="6B4A816B" w14:textId="77777777" w:rsidR="00A01A4E" w:rsidRDefault="00C56536">
      <w:pPr>
        <w:spacing w:after="14" w:line="361" w:lineRule="auto"/>
        <w:ind w:left="0" w:firstLine="480"/>
      </w:pPr>
      <w:r>
        <w:t>（十）本部分关于基金份额持有人大会召开事由、召开条件、议事程序、表决条件等规定，凡是直接引用法律法规或监管规则的部分，如将来法律法规或监管规则修改导致相关内容被取消或变更的，基金管理人经与基金托管人协商一致报监管机关并提前公告</w:t>
      </w:r>
      <w:r>
        <w:t>后，可直接对本部分内容进行修改和调整，无需召开基金份额持有人大会审议。</w:t>
      </w:r>
      <w:r>
        <w:rPr>
          <w:rFonts w:ascii="Times New Roman" w:eastAsia="Times New Roman" w:hAnsi="Times New Roman" w:cs="Times New Roman"/>
        </w:rPr>
        <w:t xml:space="preserve"> </w:t>
      </w:r>
    </w:p>
    <w:p w14:paraId="2453E6E6" w14:textId="77777777" w:rsidR="00A01A4E" w:rsidRDefault="00C56536">
      <w:pPr>
        <w:spacing w:after="178" w:line="259" w:lineRule="auto"/>
        <w:ind w:left="480" w:firstLine="0"/>
      </w:pPr>
      <w:r>
        <w:rPr>
          <w:rFonts w:ascii="Times New Roman" w:eastAsia="Times New Roman" w:hAnsi="Times New Roman" w:cs="Times New Roman"/>
        </w:rPr>
        <w:t xml:space="preserve"> </w:t>
      </w:r>
    </w:p>
    <w:p w14:paraId="41CDD74D" w14:textId="77777777" w:rsidR="00A01A4E" w:rsidRDefault="00C56536">
      <w:pPr>
        <w:ind w:left="477"/>
      </w:pPr>
      <w:r>
        <w:t>三、基金收益分配原则、执行方式</w:t>
      </w:r>
      <w:r>
        <w:rPr>
          <w:rFonts w:ascii="Times New Roman" w:eastAsia="Times New Roman" w:hAnsi="Times New Roman" w:cs="Times New Roman"/>
          <w:b/>
        </w:rPr>
        <w:t xml:space="preserve"> </w:t>
      </w:r>
    </w:p>
    <w:p w14:paraId="10C98555" w14:textId="77777777" w:rsidR="00A01A4E" w:rsidRDefault="00C56536">
      <w:pPr>
        <w:numPr>
          <w:ilvl w:val="0"/>
          <w:numId w:val="134"/>
        </w:numPr>
        <w:ind w:hanging="720"/>
      </w:pPr>
      <w:r>
        <w:t>基金利润的构成</w:t>
      </w:r>
      <w:r>
        <w:rPr>
          <w:rFonts w:ascii="Times New Roman" w:eastAsia="Times New Roman" w:hAnsi="Times New Roman" w:cs="Times New Roman"/>
        </w:rPr>
        <w:t xml:space="preserve"> </w:t>
      </w:r>
    </w:p>
    <w:p w14:paraId="1E0CD7FC" w14:textId="77777777" w:rsidR="00A01A4E" w:rsidRDefault="00C56536">
      <w:pPr>
        <w:ind w:left="477"/>
      </w:pPr>
      <w:r>
        <w:t>基金利润指基金利息收入、投资收益、公允价值变动收益和其他收入扣除相</w:t>
      </w:r>
    </w:p>
    <w:p w14:paraId="6DC6AAAC" w14:textId="77777777" w:rsidR="00A01A4E" w:rsidRDefault="00C56536">
      <w:r>
        <w:t>关费用后的余额，基金已实现收益指基金利润减去公允价值变动收益后的余额。</w:t>
      </w:r>
      <w:r>
        <w:rPr>
          <w:rFonts w:ascii="Times New Roman" w:eastAsia="Times New Roman" w:hAnsi="Times New Roman" w:cs="Times New Roman"/>
        </w:rPr>
        <w:t xml:space="preserve"> </w:t>
      </w:r>
    </w:p>
    <w:p w14:paraId="798E774D" w14:textId="77777777" w:rsidR="00A01A4E" w:rsidRDefault="00C56536">
      <w:pPr>
        <w:numPr>
          <w:ilvl w:val="0"/>
          <w:numId w:val="134"/>
        </w:numPr>
        <w:ind w:hanging="720"/>
      </w:pPr>
      <w:r>
        <w:t>基金可供分配利润</w:t>
      </w:r>
      <w:r>
        <w:rPr>
          <w:rFonts w:ascii="Times New Roman" w:eastAsia="Times New Roman" w:hAnsi="Times New Roman" w:cs="Times New Roman"/>
        </w:rPr>
        <w:t xml:space="preserve"> </w:t>
      </w:r>
    </w:p>
    <w:p w14:paraId="6983B7B0" w14:textId="77777777" w:rsidR="00A01A4E" w:rsidRDefault="00C56536">
      <w:pPr>
        <w:spacing w:after="18" w:line="365" w:lineRule="auto"/>
        <w:ind w:left="0" w:firstLine="480"/>
      </w:pPr>
      <w:r>
        <w:t>基金可供分配利润指截至收益分配基准日基金未分配利润与未分配利润中已实现收益的孰低数。</w:t>
      </w:r>
      <w:r>
        <w:rPr>
          <w:rFonts w:ascii="Times New Roman" w:eastAsia="Times New Roman" w:hAnsi="Times New Roman" w:cs="Times New Roman"/>
        </w:rPr>
        <w:t xml:space="preserve"> </w:t>
      </w:r>
    </w:p>
    <w:p w14:paraId="7D2AB85F" w14:textId="77777777" w:rsidR="00A01A4E" w:rsidRDefault="00C56536">
      <w:pPr>
        <w:numPr>
          <w:ilvl w:val="0"/>
          <w:numId w:val="134"/>
        </w:numPr>
        <w:ind w:hanging="720"/>
      </w:pPr>
      <w:r>
        <w:t>基金收益分配原则</w:t>
      </w:r>
      <w:r>
        <w:rPr>
          <w:rFonts w:ascii="Times New Roman" w:eastAsia="Times New Roman" w:hAnsi="Times New Roman" w:cs="Times New Roman"/>
        </w:rPr>
        <w:t xml:space="preserve"> </w:t>
      </w:r>
    </w:p>
    <w:p w14:paraId="6AF001C1" w14:textId="77777777" w:rsidR="00A01A4E" w:rsidRDefault="00C56536">
      <w:pPr>
        <w:numPr>
          <w:ilvl w:val="0"/>
          <w:numId w:val="135"/>
        </w:numPr>
        <w:spacing w:after="8" w:line="372" w:lineRule="auto"/>
        <w:ind w:firstLine="480"/>
      </w:pPr>
      <w:r>
        <w:t>在符合有关基金分红条件的前提下，基金管理人可以根据实际情况进行收益分配，具体分配方案以公告为准，若《基金合同》生效不满</w:t>
      </w:r>
      <w:r>
        <w:t xml:space="preserve"> </w:t>
      </w:r>
      <w:r>
        <w:rPr>
          <w:rFonts w:ascii="Times New Roman" w:eastAsia="Times New Roman" w:hAnsi="Times New Roman" w:cs="Times New Roman"/>
        </w:rPr>
        <w:t xml:space="preserve">3 </w:t>
      </w:r>
      <w:r>
        <w:t>个月可不进行收益分配；</w:t>
      </w:r>
      <w:r>
        <w:rPr>
          <w:rFonts w:ascii="Times New Roman" w:eastAsia="Times New Roman" w:hAnsi="Times New Roman" w:cs="Times New Roman"/>
        </w:rPr>
        <w:t xml:space="preserve"> </w:t>
      </w:r>
    </w:p>
    <w:p w14:paraId="14804306" w14:textId="77777777" w:rsidR="00A01A4E" w:rsidRDefault="00C56536">
      <w:pPr>
        <w:numPr>
          <w:ilvl w:val="0"/>
          <w:numId w:val="135"/>
        </w:numPr>
        <w:spacing w:after="13" w:line="369" w:lineRule="auto"/>
        <w:ind w:firstLine="480"/>
      </w:pPr>
      <w:r>
        <w:t>本基金收益分配方式分两种：现金分红与红利再投资，投资者可选择现金红利或将现金红利自动转为基金份额进行再投资；若投资者不选择，本基金默认的收益分配方式是现金分红；</w:t>
      </w:r>
      <w:r>
        <w:rPr>
          <w:rFonts w:ascii="Times New Roman" w:eastAsia="Times New Roman" w:hAnsi="Times New Roman" w:cs="Times New Roman"/>
        </w:rPr>
        <w:t xml:space="preserve"> </w:t>
      </w:r>
    </w:p>
    <w:p w14:paraId="1798050A" w14:textId="77777777" w:rsidR="00A01A4E" w:rsidRDefault="00C56536">
      <w:pPr>
        <w:numPr>
          <w:ilvl w:val="0"/>
          <w:numId w:val="135"/>
        </w:numPr>
        <w:spacing w:after="0" w:line="380" w:lineRule="auto"/>
        <w:ind w:firstLine="480"/>
      </w:pPr>
      <w:r>
        <w:t>基金收益分配后基金份额净值不能低于面值；即基金收益分配基准日的基金份额净值减去每单位基金份额收益分配金额后不能低于面值；</w:t>
      </w:r>
      <w:r>
        <w:rPr>
          <w:rFonts w:ascii="Times New Roman" w:eastAsia="Times New Roman" w:hAnsi="Times New Roman" w:cs="Times New Roman"/>
        </w:rPr>
        <w:t xml:space="preserve"> </w:t>
      </w:r>
    </w:p>
    <w:p w14:paraId="3E060B87" w14:textId="77777777" w:rsidR="00A01A4E" w:rsidRDefault="00C56536">
      <w:pPr>
        <w:numPr>
          <w:ilvl w:val="0"/>
          <w:numId w:val="135"/>
        </w:numPr>
        <w:spacing w:line="372" w:lineRule="auto"/>
        <w:ind w:firstLine="480"/>
      </w:pPr>
      <w:del w:id="3" w:author="FundLex" w:date="2026-10-22T00:23:55Z">
        <w:r>
          <w:delText>由于本基金</w:delText>
        </w:r>
        <w:r>
          <w:delText xml:space="preserve"> </w:delText>
        </w:r>
        <w:r>
          <w:rPr>
            <w:rFonts w:ascii="Times New Roman" w:eastAsia="Times New Roman" w:hAnsi="Times New Roman" w:cs="Times New Roman"/>
          </w:rPr>
          <w:delText xml:space="preserve">A </w:delText>
        </w:r>
        <w:r>
          <w:delText>类基金份额不收取销售服务费，而</w:delText>
        </w:r>
        <w:r>
          <w:delText xml:space="preserve"> </w:delText>
        </w:r>
        <w:r>
          <w:rPr>
            <w:rFonts w:ascii="Times New Roman" w:eastAsia="Times New Roman" w:hAnsi="Times New Roman" w:cs="Times New Roman"/>
          </w:rPr>
          <w:delText xml:space="preserve">C </w:delText>
        </w:r>
        <w:r>
          <w:delText>类基金份额收取销售服务</w:delText>
        </w:r>
        <w:r>
          <w:delText>费</w:delText>
        </w:r>
      </w:del>
      <w:ins w:id="4" w:author="FundLex" w:date="2026-10-22T00:23:55Z">
        <w:r>
          <w:t>由于本基金A类基金份额和C类基金份额费用收取不同</w:t>
        </w:r>
      </w:ins>
      <w:r>
        <w:t>，各基金份额类别对应的可分配收益将有所不同。本基金同一类别的每一基金份额享有同等分配权；</w:t>
      </w:r>
      <w:r>
        <w:rPr>
          <w:rFonts w:ascii="Times New Roman" w:eastAsia="Times New Roman" w:hAnsi="Times New Roman" w:cs="Times New Roman"/>
        </w:rPr>
        <w:t xml:space="preserve"> </w:t>
      </w:r>
    </w:p>
    <w:p w14:paraId="08F50B0B" w14:textId="77777777" w:rsidR="00A01A4E" w:rsidRDefault="00C56536">
      <w:pPr>
        <w:numPr>
          <w:ilvl w:val="0"/>
          <w:numId w:val="135"/>
        </w:numPr>
        <w:ind w:firstLine="480"/>
      </w:pPr>
      <w:r>
        <w:t>法律法规或监管机关另有规定的，从其规定。</w:t>
      </w:r>
      <w:r>
        <w:rPr>
          <w:rFonts w:ascii="Times New Roman" w:eastAsia="Times New Roman" w:hAnsi="Times New Roman" w:cs="Times New Roman"/>
        </w:rPr>
        <w:t xml:space="preserve"> </w:t>
      </w:r>
    </w:p>
    <w:p w14:paraId="3BB56609" w14:textId="77777777" w:rsidR="00A01A4E" w:rsidRDefault="00C56536">
      <w:pPr>
        <w:spacing w:after="22" w:line="363" w:lineRule="auto"/>
        <w:ind w:left="0" w:firstLine="480"/>
      </w:pPr>
      <w:r>
        <w:t>在不影响基金份额持有人利益的情况下，基金管理人可在法律法规允许的前提下与基金托管人协商一致后酌情调整以上基金收益分配原则，此项调整不需要召开基金份额持有人大会，但应予变更实施日前在规定媒介公告。</w:t>
      </w:r>
      <w:r>
        <w:rPr>
          <w:rFonts w:ascii="Times New Roman" w:eastAsia="Times New Roman" w:hAnsi="Times New Roman" w:cs="Times New Roman"/>
        </w:rPr>
        <w:t xml:space="preserve"> </w:t>
      </w:r>
    </w:p>
    <w:p w14:paraId="39183439" w14:textId="77777777" w:rsidR="00A01A4E" w:rsidRDefault="00C56536">
      <w:pPr>
        <w:numPr>
          <w:ilvl w:val="0"/>
          <w:numId w:val="136"/>
        </w:numPr>
        <w:ind w:hanging="720"/>
      </w:pPr>
      <w:r>
        <w:t>收益分配方案</w:t>
      </w:r>
      <w:r>
        <w:rPr>
          <w:rFonts w:ascii="Times New Roman" w:eastAsia="Times New Roman" w:hAnsi="Times New Roman" w:cs="Times New Roman"/>
        </w:rPr>
        <w:t xml:space="preserve"> </w:t>
      </w:r>
    </w:p>
    <w:p w14:paraId="70983716" w14:textId="77777777" w:rsidR="00A01A4E" w:rsidRDefault="00C56536">
      <w:pPr>
        <w:spacing w:after="18" w:line="365" w:lineRule="auto"/>
        <w:ind w:left="0" w:firstLine="480"/>
      </w:pPr>
      <w:r>
        <w:t>基金收益分配方案中应载明截止收益分配基准日的可供分配利润、基金收益分配对象、分配时间、分配数额及比例、分配方式等内容。</w:t>
      </w:r>
      <w:r>
        <w:rPr>
          <w:rFonts w:ascii="Times New Roman" w:eastAsia="Times New Roman" w:hAnsi="Times New Roman" w:cs="Times New Roman"/>
        </w:rPr>
        <w:t xml:space="preserve"> </w:t>
      </w:r>
    </w:p>
    <w:p w14:paraId="1A8632AB" w14:textId="77777777" w:rsidR="00A01A4E" w:rsidRDefault="00C56536">
      <w:pPr>
        <w:numPr>
          <w:ilvl w:val="0"/>
          <w:numId w:val="136"/>
        </w:numPr>
        <w:ind w:hanging="720"/>
      </w:pPr>
      <w:r>
        <w:t>收益分配方案的确定、公告与实施</w:t>
      </w:r>
      <w:r>
        <w:rPr>
          <w:rFonts w:ascii="Times New Roman" w:eastAsia="Times New Roman" w:hAnsi="Times New Roman" w:cs="Times New Roman"/>
        </w:rPr>
        <w:t xml:space="preserve"> </w:t>
      </w:r>
    </w:p>
    <w:p w14:paraId="29527E59" w14:textId="77777777" w:rsidR="00A01A4E" w:rsidRDefault="00C56536">
      <w:pPr>
        <w:spacing w:after="17" w:line="366" w:lineRule="auto"/>
        <w:ind w:left="0" w:firstLine="480"/>
      </w:pPr>
      <w:r>
        <w:t>本基金收益分配方案由基金管理人拟定，并由基金托管人复核，依照《信息披露办法》的有关规定在规定媒介公告。</w:t>
      </w:r>
      <w:r>
        <w:rPr>
          <w:rFonts w:ascii="Times New Roman" w:eastAsia="Times New Roman" w:hAnsi="Times New Roman" w:cs="Times New Roman"/>
        </w:rPr>
        <w:t xml:space="preserve"> </w:t>
      </w:r>
    </w:p>
    <w:p w14:paraId="5CC5E6F6" w14:textId="77777777" w:rsidR="00A01A4E" w:rsidRDefault="00C56536">
      <w:pPr>
        <w:ind w:left="477"/>
      </w:pPr>
      <w:r>
        <w:t>法律法规或监管机关另有规定的，从其规定。</w:t>
      </w:r>
      <w:r>
        <w:rPr>
          <w:rFonts w:ascii="Times New Roman" w:eastAsia="Times New Roman" w:hAnsi="Times New Roman" w:cs="Times New Roman"/>
        </w:rPr>
        <w:t xml:space="preserve"> </w:t>
      </w:r>
    </w:p>
    <w:p w14:paraId="2F3A41E9" w14:textId="77777777" w:rsidR="00A01A4E" w:rsidRDefault="00C56536">
      <w:pPr>
        <w:numPr>
          <w:ilvl w:val="0"/>
          <w:numId w:val="136"/>
        </w:numPr>
        <w:ind w:hanging="720"/>
      </w:pPr>
      <w:r>
        <w:t>基金收益分配中发生的费用</w:t>
      </w:r>
      <w:r>
        <w:rPr>
          <w:rFonts w:ascii="Times New Roman" w:eastAsia="Times New Roman" w:hAnsi="Times New Roman" w:cs="Times New Roman"/>
        </w:rPr>
        <w:t xml:space="preserve"> </w:t>
      </w:r>
    </w:p>
    <w:p w14:paraId="68FF599D" w14:textId="77777777" w:rsidR="00A01A4E" w:rsidRDefault="00C56536">
      <w:pPr>
        <w:spacing w:after="23" w:line="362" w:lineRule="auto"/>
        <w:ind w:left="0" w:firstLine="480"/>
      </w:pPr>
      <w:r>
        <w:t>基金收益分配时所发生的银行转账或其他手续费用由投资者自行承担。当投资者的现金红利小于一定金额，不足以支付银行转账或其他手续费用时，基金登记机构可将基金份额持有人的现金红利自动转为</w:t>
      </w:r>
      <w:r>
        <w:t>基金份额。红利再投资的计算方法，依照《业务规则》执行。</w:t>
      </w:r>
      <w:r>
        <w:rPr>
          <w:rFonts w:ascii="Times New Roman" w:eastAsia="Times New Roman" w:hAnsi="Times New Roman" w:cs="Times New Roman"/>
        </w:rPr>
        <w:t xml:space="preserve"> </w:t>
      </w:r>
    </w:p>
    <w:p w14:paraId="271DD14D" w14:textId="77777777" w:rsidR="00A01A4E" w:rsidRDefault="00C56536">
      <w:pPr>
        <w:numPr>
          <w:ilvl w:val="0"/>
          <w:numId w:val="136"/>
        </w:numPr>
        <w:ind w:hanging="720"/>
      </w:pPr>
      <w:r>
        <w:t>实施侧袋机制期间的收益分配</w:t>
      </w:r>
      <w:r>
        <w:rPr>
          <w:rFonts w:ascii="Times New Roman" w:eastAsia="Times New Roman" w:hAnsi="Times New Roman" w:cs="Times New Roman"/>
        </w:rPr>
        <w:t xml:space="preserve"> </w:t>
      </w:r>
    </w:p>
    <w:p w14:paraId="3DF334B7" w14:textId="77777777" w:rsidR="00A01A4E" w:rsidRDefault="00C56536">
      <w:pPr>
        <w:ind w:left="477"/>
      </w:pPr>
      <w:r>
        <w:t>本基金实施侧袋机制的，侧袋账户不进行收益分配，详见招募说明书的规定。</w:t>
      </w:r>
      <w:r>
        <w:rPr>
          <w:rFonts w:ascii="Times New Roman" w:eastAsia="Times New Roman" w:hAnsi="Times New Roman" w:cs="Times New Roman"/>
        </w:rPr>
        <w:t xml:space="preserve"> </w:t>
      </w:r>
    </w:p>
    <w:p w14:paraId="363A1DBC" w14:textId="77777777" w:rsidR="00A01A4E" w:rsidRDefault="00C56536">
      <w:pPr>
        <w:spacing w:after="178" w:line="259" w:lineRule="auto"/>
        <w:ind w:left="480" w:firstLine="0"/>
      </w:pPr>
      <w:r>
        <w:rPr>
          <w:rFonts w:ascii="Times New Roman" w:eastAsia="Times New Roman" w:hAnsi="Times New Roman" w:cs="Times New Roman"/>
        </w:rPr>
        <w:t xml:space="preserve"> </w:t>
      </w:r>
    </w:p>
    <w:p w14:paraId="6E93732F" w14:textId="77777777" w:rsidR="00A01A4E" w:rsidRDefault="00C56536">
      <w:pPr>
        <w:ind w:left="477"/>
      </w:pPr>
      <w:r>
        <w:t>四、与基金财产管理、运作有关费用的提取、支付方式与比例</w:t>
      </w:r>
      <w:r>
        <w:rPr>
          <w:rFonts w:ascii="Times New Roman" w:eastAsia="Times New Roman" w:hAnsi="Times New Roman" w:cs="Times New Roman"/>
          <w:b/>
        </w:rPr>
        <w:t xml:space="preserve"> </w:t>
      </w:r>
    </w:p>
    <w:p w14:paraId="29B6D3A0" w14:textId="77777777" w:rsidR="00A01A4E" w:rsidRDefault="00C56536">
      <w:pPr>
        <w:ind w:left="477"/>
      </w:pPr>
      <w:r>
        <w:t>（一）基金费用的种类</w:t>
      </w:r>
      <w:r>
        <w:rPr>
          <w:rFonts w:ascii="Times New Roman" w:eastAsia="Times New Roman" w:hAnsi="Times New Roman" w:cs="Times New Roman"/>
        </w:rPr>
        <w:t xml:space="preserve"> </w:t>
      </w:r>
    </w:p>
    <w:p w14:paraId="65E17D36" w14:textId="77777777" w:rsidR="00A01A4E" w:rsidRDefault="00C56536">
      <w:pPr>
        <w:numPr>
          <w:ilvl w:val="0"/>
          <w:numId w:val="137"/>
        </w:numPr>
        <w:ind w:firstLine="480"/>
      </w:pPr>
      <w:r>
        <w:t>基金管理人的管理费；</w:t>
      </w:r>
      <w:r>
        <w:rPr>
          <w:rFonts w:ascii="Times New Roman" w:eastAsia="Times New Roman" w:hAnsi="Times New Roman" w:cs="Times New Roman"/>
        </w:rPr>
        <w:t xml:space="preserve"> </w:t>
      </w:r>
    </w:p>
    <w:p w14:paraId="168D6386" w14:textId="77777777" w:rsidR="00A01A4E" w:rsidRDefault="00C56536">
      <w:pPr>
        <w:numPr>
          <w:ilvl w:val="0"/>
          <w:numId w:val="137"/>
        </w:numPr>
        <w:ind w:firstLine="480"/>
      </w:pPr>
      <w:r>
        <w:t>基金托管人的托管费；</w:t>
      </w:r>
      <w:r>
        <w:rPr>
          <w:rFonts w:ascii="Times New Roman" w:eastAsia="Times New Roman" w:hAnsi="Times New Roman" w:cs="Times New Roman"/>
        </w:rPr>
        <w:t xml:space="preserve"> </w:t>
      </w:r>
    </w:p>
    <w:p w14:paraId="492FDC87" w14:textId="77777777" w:rsidR="00A01A4E" w:rsidRDefault="00C56536">
      <w:pPr>
        <w:numPr>
          <w:ilvl w:val="0"/>
          <w:numId w:val="137"/>
        </w:numPr>
        <w:ind w:firstLine="480"/>
      </w:pPr>
      <w:r>
        <w:t>从</w:t>
      </w:r>
      <w:r>
        <w:t xml:space="preserve"> </w:t>
      </w:r>
      <w:r>
        <w:rPr>
          <w:rFonts w:ascii="Times New Roman" w:eastAsia="Times New Roman" w:hAnsi="Times New Roman" w:cs="Times New Roman"/>
        </w:rPr>
        <w:t xml:space="preserve">C </w:t>
      </w:r>
      <w:r>
        <w:t>类基金份额的基金财产中计提的销售服务费；</w:t>
      </w:r>
      <w:r>
        <w:rPr>
          <w:rFonts w:ascii="Times New Roman" w:eastAsia="Times New Roman" w:hAnsi="Times New Roman" w:cs="Times New Roman"/>
        </w:rPr>
        <w:t xml:space="preserve"> </w:t>
      </w:r>
    </w:p>
    <w:p w14:paraId="4C2C0082" w14:textId="77777777" w:rsidR="00A01A4E" w:rsidRDefault="00C56536">
      <w:pPr>
        <w:numPr>
          <w:ilvl w:val="0"/>
          <w:numId w:val="137"/>
        </w:numPr>
        <w:ind w:firstLine="480"/>
      </w:pPr>
      <w:r>
        <w:t>《基金合同》生效后与基金相关的信息披露费用；</w:t>
      </w:r>
      <w:r>
        <w:rPr>
          <w:rFonts w:ascii="Times New Roman" w:eastAsia="Times New Roman" w:hAnsi="Times New Roman" w:cs="Times New Roman"/>
        </w:rPr>
        <w:t xml:space="preserve"> </w:t>
      </w:r>
    </w:p>
    <w:p w14:paraId="4F1C506B" w14:textId="77777777" w:rsidR="00A01A4E" w:rsidRDefault="00C56536">
      <w:pPr>
        <w:numPr>
          <w:ilvl w:val="0"/>
          <w:numId w:val="137"/>
        </w:numPr>
        <w:ind w:firstLine="480"/>
      </w:pPr>
      <w:r>
        <w:t>《基金合同》生效后与基金相关的会计师费、律师费和诉讼费；</w:t>
      </w:r>
      <w:r>
        <w:rPr>
          <w:rFonts w:ascii="Times New Roman" w:eastAsia="Times New Roman" w:hAnsi="Times New Roman" w:cs="Times New Roman"/>
        </w:rPr>
        <w:t xml:space="preserve"> </w:t>
      </w:r>
    </w:p>
    <w:p w14:paraId="0C4606DF" w14:textId="77777777" w:rsidR="00A01A4E" w:rsidRDefault="00C56536">
      <w:pPr>
        <w:numPr>
          <w:ilvl w:val="0"/>
          <w:numId w:val="137"/>
        </w:numPr>
        <w:ind w:firstLine="480"/>
      </w:pPr>
      <w:r>
        <w:t>基金份额持有人大会费用；</w:t>
      </w:r>
      <w:r>
        <w:rPr>
          <w:rFonts w:ascii="Times New Roman" w:eastAsia="Times New Roman" w:hAnsi="Times New Roman" w:cs="Times New Roman"/>
        </w:rPr>
        <w:t xml:space="preserve"> </w:t>
      </w:r>
    </w:p>
    <w:p w14:paraId="75823EFF" w14:textId="77777777" w:rsidR="00A01A4E" w:rsidRDefault="00C56536">
      <w:pPr>
        <w:numPr>
          <w:ilvl w:val="0"/>
          <w:numId w:val="137"/>
        </w:numPr>
        <w:ind w:firstLine="480"/>
      </w:pPr>
      <w:r>
        <w:t>基金的证券、期货交易费用；</w:t>
      </w:r>
      <w:r>
        <w:rPr>
          <w:rFonts w:ascii="Times New Roman" w:eastAsia="Times New Roman" w:hAnsi="Times New Roman" w:cs="Times New Roman"/>
        </w:rPr>
        <w:t xml:space="preserve"> </w:t>
      </w:r>
    </w:p>
    <w:p w14:paraId="20B7C05D" w14:textId="77777777" w:rsidR="00A01A4E" w:rsidRDefault="00C56536">
      <w:pPr>
        <w:numPr>
          <w:ilvl w:val="0"/>
          <w:numId w:val="137"/>
        </w:numPr>
        <w:ind w:firstLine="480"/>
      </w:pPr>
      <w:r>
        <w:t>基金的银行汇划费用；</w:t>
      </w:r>
      <w:r>
        <w:rPr>
          <w:rFonts w:ascii="Times New Roman" w:eastAsia="Times New Roman" w:hAnsi="Times New Roman" w:cs="Times New Roman"/>
        </w:rPr>
        <w:t xml:space="preserve"> </w:t>
      </w:r>
    </w:p>
    <w:p w14:paraId="445B6FD9" w14:textId="77777777" w:rsidR="00A01A4E" w:rsidRDefault="00C56536">
      <w:pPr>
        <w:numPr>
          <w:ilvl w:val="0"/>
          <w:numId w:val="137"/>
        </w:numPr>
        <w:ind w:firstLine="480"/>
      </w:pPr>
      <w:r>
        <w:t>证券、期货账户开户费用和银行账户维护费；</w:t>
      </w:r>
      <w:r>
        <w:rPr>
          <w:rFonts w:ascii="Times New Roman" w:eastAsia="Times New Roman" w:hAnsi="Times New Roman" w:cs="Times New Roman"/>
        </w:rPr>
        <w:t xml:space="preserve"> </w:t>
      </w:r>
    </w:p>
    <w:p w14:paraId="02DEBD4A" w14:textId="77777777" w:rsidR="00A01A4E" w:rsidRDefault="00C56536">
      <w:pPr>
        <w:numPr>
          <w:ilvl w:val="0"/>
          <w:numId w:val="137"/>
        </w:numPr>
        <w:ind w:firstLine="480"/>
      </w:pPr>
      <w:r>
        <w:t>因投资港股通标的股票而产生的各项合理费用；</w:t>
      </w:r>
      <w:r>
        <w:rPr>
          <w:rFonts w:ascii="Times New Roman" w:eastAsia="Times New Roman" w:hAnsi="Times New Roman" w:cs="Times New Roman"/>
        </w:rPr>
        <w:t xml:space="preserve"> </w:t>
      </w:r>
    </w:p>
    <w:p w14:paraId="3610711D" w14:textId="77777777" w:rsidR="00A01A4E" w:rsidRDefault="00C56536">
      <w:pPr>
        <w:numPr>
          <w:ilvl w:val="0"/>
          <w:numId w:val="137"/>
        </w:numPr>
        <w:spacing w:after="0" w:line="379" w:lineRule="auto"/>
        <w:ind w:firstLine="480"/>
      </w:pPr>
      <w:r>
        <w:t>按照国家有关规定和《基金合同》约定，可以在基金财产中列支的其他费用。</w:t>
      </w:r>
      <w:r>
        <w:rPr>
          <w:rFonts w:ascii="Times New Roman" w:eastAsia="Times New Roman" w:hAnsi="Times New Roman" w:cs="Times New Roman"/>
        </w:rPr>
        <w:t xml:space="preserve"> </w:t>
      </w:r>
    </w:p>
    <w:p w14:paraId="2FD025FA" w14:textId="77777777" w:rsidR="00A01A4E" w:rsidRDefault="00C56536">
      <w:pPr>
        <w:ind w:left="477"/>
      </w:pPr>
      <w:r>
        <w:t>本基金终止清算时所发生费用，按实际支出额从基金财产总值中扣除。</w:t>
      </w:r>
      <w:r>
        <w:rPr>
          <w:rFonts w:ascii="Times New Roman" w:eastAsia="Times New Roman" w:hAnsi="Times New Roman" w:cs="Times New Roman"/>
        </w:rPr>
        <w:t xml:space="preserve"> </w:t>
      </w:r>
    </w:p>
    <w:p w14:paraId="5F4DBA64" w14:textId="77777777" w:rsidR="00A01A4E" w:rsidRDefault="00C56536">
      <w:pPr>
        <w:ind w:left="477"/>
      </w:pPr>
      <w:r>
        <w:t>（二）基金费用计提方法、计提标准和支付方式</w:t>
      </w:r>
      <w:r>
        <w:rPr>
          <w:rFonts w:ascii="Times New Roman" w:eastAsia="Times New Roman" w:hAnsi="Times New Roman" w:cs="Times New Roman"/>
        </w:rPr>
        <w:t xml:space="preserve"> </w:t>
      </w:r>
    </w:p>
    <w:p w14:paraId="43F46E9C" w14:textId="77777777" w:rsidR="00A01A4E" w:rsidRDefault="00C56536">
      <w:pPr>
        <w:ind w:left="477"/>
      </w:pPr>
      <w:r>
        <w:rPr>
          <w:rFonts w:ascii="Times New Roman" w:eastAsia="Times New Roman" w:hAnsi="Times New Roman" w:cs="Times New Roman"/>
        </w:rPr>
        <w:t>1</w:t>
      </w:r>
      <w:r>
        <w:t>、基金管理人的管理费</w:t>
      </w:r>
      <w:r>
        <w:rPr>
          <w:rFonts w:ascii="Times New Roman" w:eastAsia="Times New Roman" w:hAnsi="Times New Roman" w:cs="Times New Roman"/>
        </w:rPr>
        <w:t xml:space="preserve">  </w:t>
      </w:r>
    </w:p>
    <w:p w14:paraId="1344402D" w14:textId="77777777" w:rsidR="00A01A4E" w:rsidRDefault="00C56536">
      <w:pPr>
        <w:spacing w:after="0" w:line="383" w:lineRule="auto"/>
        <w:ind w:left="0" w:firstLine="480"/>
      </w:pPr>
      <w:r>
        <w:t>本基金的管理费按前一日基金资产净值的</w:t>
      </w:r>
      <w:r>
        <w:t xml:space="preserve"> </w:t>
      </w:r>
      <w:r>
        <w:rPr>
          <w:rFonts w:ascii="Times New Roman" w:eastAsia="Times New Roman" w:hAnsi="Times New Roman" w:cs="Times New Roman"/>
        </w:rPr>
        <w:t>1.20%</w:t>
      </w:r>
      <w:r>
        <w:t>年费率计提。管理费的计算方法如下：</w:t>
      </w:r>
      <w:r>
        <w:rPr>
          <w:rFonts w:ascii="Times New Roman" w:eastAsia="Times New Roman" w:hAnsi="Times New Roman" w:cs="Times New Roman"/>
        </w:rPr>
        <w:t xml:space="preserve"> </w:t>
      </w:r>
    </w:p>
    <w:p w14:paraId="3C5EA83C" w14:textId="77777777" w:rsidR="00A01A4E" w:rsidRDefault="00C56536">
      <w:pPr>
        <w:ind w:left="477"/>
      </w:pPr>
      <w:r>
        <w:rPr>
          <w:rFonts w:ascii="Times New Roman" w:eastAsia="Times New Roman" w:hAnsi="Times New Roman" w:cs="Times New Roman"/>
        </w:rPr>
        <w:t>H</w:t>
      </w:r>
      <w:r>
        <w:t>＝</w:t>
      </w:r>
      <w:r>
        <w:rPr>
          <w:rFonts w:ascii="Times New Roman" w:eastAsia="Times New Roman" w:hAnsi="Times New Roman" w:cs="Times New Roman"/>
        </w:rPr>
        <w:t>E</w:t>
      </w:r>
      <w:r>
        <w:t>×</w:t>
      </w:r>
      <w:r>
        <w:rPr>
          <w:rFonts w:ascii="Times New Roman" w:eastAsia="Times New Roman" w:hAnsi="Times New Roman" w:cs="Times New Roman"/>
        </w:rPr>
        <w:t>1.20%</w:t>
      </w:r>
      <w:r>
        <w:t>÷</w:t>
      </w:r>
      <w:r>
        <w:t>当年天数</w:t>
      </w:r>
      <w:r>
        <w:rPr>
          <w:rFonts w:ascii="Times New Roman" w:eastAsia="Times New Roman" w:hAnsi="Times New Roman" w:cs="Times New Roman"/>
        </w:rPr>
        <w:t xml:space="preserve"> </w:t>
      </w:r>
    </w:p>
    <w:p w14:paraId="1668CDE1" w14:textId="77777777" w:rsidR="00A01A4E" w:rsidRDefault="00C56536">
      <w:pPr>
        <w:ind w:left="477"/>
      </w:pPr>
      <w:r>
        <w:rPr>
          <w:rFonts w:ascii="Times New Roman" w:eastAsia="Times New Roman" w:hAnsi="Times New Roman" w:cs="Times New Roman"/>
        </w:rPr>
        <w:t xml:space="preserve">H </w:t>
      </w:r>
      <w:r>
        <w:t>为每日应计提的基金管理费</w:t>
      </w:r>
      <w:r>
        <w:rPr>
          <w:rFonts w:ascii="Times New Roman" w:eastAsia="Times New Roman" w:hAnsi="Times New Roman" w:cs="Times New Roman"/>
        </w:rPr>
        <w:t xml:space="preserve"> </w:t>
      </w:r>
    </w:p>
    <w:p w14:paraId="4DAF0089" w14:textId="77777777" w:rsidR="00A01A4E" w:rsidRDefault="00C56536">
      <w:pPr>
        <w:ind w:left="477"/>
      </w:pPr>
      <w:r>
        <w:rPr>
          <w:rFonts w:ascii="Times New Roman" w:eastAsia="Times New Roman" w:hAnsi="Times New Roman" w:cs="Times New Roman"/>
        </w:rPr>
        <w:t xml:space="preserve">E </w:t>
      </w:r>
      <w:r>
        <w:t>为前一日的基金资产净值</w:t>
      </w:r>
      <w:r>
        <w:rPr>
          <w:rFonts w:ascii="Times New Roman" w:eastAsia="Times New Roman" w:hAnsi="Times New Roman" w:cs="Times New Roman"/>
        </w:rPr>
        <w:t xml:space="preserve"> </w:t>
      </w:r>
    </w:p>
    <w:p w14:paraId="4DB472C4" w14:textId="77777777" w:rsidR="00A01A4E" w:rsidRDefault="00C56536">
      <w:pPr>
        <w:spacing w:after="16" w:line="367" w:lineRule="auto"/>
        <w:ind w:left="0" w:firstLine="480"/>
      </w:pPr>
      <w:r>
        <w:t>基金管理费每日计提，逐日累计至每月月末，按月支付，经基金管理人与基金托管人核对一致后，由基金托管人于次月前</w:t>
      </w:r>
      <w:r>
        <w:t xml:space="preserve"> </w:t>
      </w:r>
      <w:r>
        <w:rPr>
          <w:rFonts w:ascii="Times New Roman" w:eastAsia="Times New Roman" w:hAnsi="Times New Roman" w:cs="Times New Roman"/>
        </w:rPr>
        <w:t xml:space="preserve">5 </w:t>
      </w:r>
      <w:r>
        <w:t>个工作日内按照指定的账户路径从基金财产中一次性支付给基金管理人，管理人无需再出具资金划拨指令。若遇法定节假日、公休日等，支付日期顺延。费用自动扣划后，管理人应进行核对，如发现数据不符，及时联系托管人协商解决。</w:t>
      </w:r>
      <w:r>
        <w:rPr>
          <w:rFonts w:ascii="Times New Roman" w:eastAsia="Times New Roman" w:hAnsi="Times New Roman" w:cs="Times New Roman"/>
        </w:rPr>
        <w:t xml:space="preserve"> </w:t>
      </w:r>
    </w:p>
    <w:p w14:paraId="1EA3B1BB" w14:textId="77777777" w:rsidR="00A01A4E" w:rsidRDefault="00C56536">
      <w:pPr>
        <w:ind w:left="477"/>
      </w:pPr>
      <w:r>
        <w:rPr>
          <w:rFonts w:ascii="Times New Roman" w:eastAsia="Times New Roman" w:hAnsi="Times New Roman" w:cs="Times New Roman"/>
        </w:rPr>
        <w:t>2</w:t>
      </w:r>
      <w:r>
        <w:t>、基金托管人的托管费</w:t>
      </w:r>
      <w:r>
        <w:rPr>
          <w:rFonts w:ascii="Times New Roman" w:eastAsia="Times New Roman" w:hAnsi="Times New Roman" w:cs="Times New Roman"/>
        </w:rPr>
        <w:t xml:space="preserve"> </w:t>
      </w:r>
    </w:p>
    <w:p w14:paraId="08E61553" w14:textId="77777777" w:rsidR="00A01A4E" w:rsidRDefault="00C56536">
      <w:pPr>
        <w:spacing w:after="0" w:line="383" w:lineRule="auto"/>
        <w:ind w:left="0" w:firstLine="480"/>
      </w:pPr>
      <w:r>
        <w:t>本基金的托管费按前一日基金资产净值的</w:t>
      </w:r>
      <w:r>
        <w:t xml:space="preserve"> </w:t>
      </w:r>
      <w:r>
        <w:rPr>
          <w:rFonts w:ascii="Times New Roman" w:eastAsia="Times New Roman" w:hAnsi="Times New Roman" w:cs="Times New Roman"/>
        </w:rPr>
        <w:t>0.20%</w:t>
      </w:r>
      <w:r>
        <w:t>的年费率计提。托管费的计算方法如下：</w:t>
      </w:r>
      <w:r>
        <w:rPr>
          <w:rFonts w:ascii="Times New Roman" w:eastAsia="Times New Roman" w:hAnsi="Times New Roman" w:cs="Times New Roman"/>
        </w:rPr>
        <w:t xml:space="preserve"> </w:t>
      </w:r>
    </w:p>
    <w:p w14:paraId="7DCCC214" w14:textId="77777777" w:rsidR="00A01A4E" w:rsidRDefault="00C56536">
      <w:pPr>
        <w:ind w:left="477"/>
      </w:pPr>
      <w:r>
        <w:rPr>
          <w:rFonts w:ascii="Times New Roman" w:eastAsia="Times New Roman" w:hAnsi="Times New Roman" w:cs="Times New Roman"/>
        </w:rPr>
        <w:t>H</w:t>
      </w:r>
      <w:r>
        <w:t>＝</w:t>
      </w:r>
      <w:r>
        <w:rPr>
          <w:rFonts w:ascii="Times New Roman" w:eastAsia="Times New Roman" w:hAnsi="Times New Roman" w:cs="Times New Roman"/>
        </w:rPr>
        <w:t>E</w:t>
      </w:r>
      <w:r>
        <w:t>×</w:t>
      </w:r>
      <w:r>
        <w:rPr>
          <w:rFonts w:ascii="Times New Roman" w:eastAsia="Times New Roman" w:hAnsi="Times New Roman" w:cs="Times New Roman"/>
        </w:rPr>
        <w:t>0.20%</w:t>
      </w:r>
      <w:r>
        <w:t>÷</w:t>
      </w:r>
      <w:r>
        <w:t>当年天数</w:t>
      </w:r>
      <w:r>
        <w:rPr>
          <w:rFonts w:ascii="Times New Roman" w:eastAsia="Times New Roman" w:hAnsi="Times New Roman" w:cs="Times New Roman"/>
        </w:rPr>
        <w:t xml:space="preserve"> </w:t>
      </w:r>
    </w:p>
    <w:p w14:paraId="333E6A8F" w14:textId="77777777" w:rsidR="00A01A4E" w:rsidRDefault="00C56536">
      <w:pPr>
        <w:ind w:left="477"/>
      </w:pPr>
      <w:r>
        <w:rPr>
          <w:rFonts w:ascii="Times New Roman" w:eastAsia="Times New Roman" w:hAnsi="Times New Roman" w:cs="Times New Roman"/>
        </w:rPr>
        <w:t xml:space="preserve">H </w:t>
      </w:r>
      <w:r>
        <w:t>为每日应计提</w:t>
      </w:r>
      <w:r>
        <w:t>的基金托管费</w:t>
      </w:r>
      <w:r>
        <w:rPr>
          <w:rFonts w:ascii="Times New Roman" w:eastAsia="Times New Roman" w:hAnsi="Times New Roman" w:cs="Times New Roman"/>
        </w:rPr>
        <w:t xml:space="preserve"> </w:t>
      </w:r>
    </w:p>
    <w:p w14:paraId="7C8ABC00" w14:textId="77777777" w:rsidR="00A01A4E" w:rsidRDefault="00C56536">
      <w:pPr>
        <w:ind w:left="477"/>
      </w:pPr>
      <w:r>
        <w:rPr>
          <w:rFonts w:ascii="Times New Roman" w:eastAsia="Times New Roman" w:hAnsi="Times New Roman" w:cs="Times New Roman"/>
        </w:rPr>
        <w:t xml:space="preserve">E </w:t>
      </w:r>
      <w:r>
        <w:t>为前一日的基金资产净值</w:t>
      </w:r>
      <w:r>
        <w:rPr>
          <w:rFonts w:ascii="Times New Roman" w:eastAsia="Times New Roman" w:hAnsi="Times New Roman" w:cs="Times New Roman"/>
        </w:rPr>
        <w:t xml:space="preserve"> </w:t>
      </w:r>
    </w:p>
    <w:p w14:paraId="715B33D9" w14:textId="77777777" w:rsidR="00A01A4E" w:rsidRDefault="00C56536">
      <w:pPr>
        <w:spacing w:after="14" w:line="367" w:lineRule="auto"/>
        <w:ind w:left="0" w:firstLine="480"/>
      </w:pPr>
      <w:r>
        <w:t>基金托管费每日计提，逐日累计至每月月末，按月支付，经基金管理人与基金托管人核对一致后，由基金托管人于次月前</w:t>
      </w:r>
      <w:r>
        <w:t xml:space="preserve"> </w:t>
      </w:r>
      <w:r>
        <w:rPr>
          <w:rFonts w:ascii="Times New Roman" w:eastAsia="Times New Roman" w:hAnsi="Times New Roman" w:cs="Times New Roman"/>
        </w:rPr>
        <w:t xml:space="preserve">5 </w:t>
      </w:r>
      <w:r>
        <w:t>个工作日内按照指定的账户路径从基金财产中一次性支付，管理人无需再出具资金划拨指令。若遇法定节假日、公休日等，支付日期顺延。费用自动扣划后，管理人应进行核对，如发现数据不符，及时联系托管人协商解决。</w:t>
      </w:r>
      <w:r>
        <w:rPr>
          <w:rFonts w:ascii="Times New Roman" w:eastAsia="Times New Roman" w:hAnsi="Times New Roman" w:cs="Times New Roman"/>
        </w:rPr>
        <w:t xml:space="preserve"> </w:t>
      </w:r>
    </w:p>
    <w:p w14:paraId="52E102BE" w14:textId="77777777" w:rsidR="00A01A4E" w:rsidRDefault="00C56536">
      <w:pPr>
        <w:ind w:left="477"/>
      </w:pPr>
      <w:r>
        <w:rPr>
          <w:rFonts w:ascii="Times New Roman" w:eastAsia="Times New Roman" w:hAnsi="Times New Roman" w:cs="Times New Roman"/>
        </w:rPr>
        <w:t>3</w:t>
      </w:r>
      <w:r>
        <w:t>、销售服务费</w:t>
      </w:r>
      <w:r>
        <w:rPr>
          <w:rFonts w:ascii="Times New Roman" w:eastAsia="Times New Roman" w:hAnsi="Times New Roman" w:cs="Times New Roman"/>
        </w:rPr>
        <w:t xml:space="preserve"> </w:t>
      </w:r>
    </w:p>
    <w:p w14:paraId="1D33170E" w14:textId="77777777" w:rsidR="00A01A4E" w:rsidRDefault="00C56536">
      <w:pPr>
        <w:spacing w:after="0" w:line="383" w:lineRule="auto"/>
        <w:ind w:left="0" w:firstLine="480"/>
      </w:pPr>
      <w:r>
        <w:t>本基金</w:t>
      </w:r>
      <w:r>
        <w:rPr>
          <w:rFonts w:ascii="Times New Roman" w:eastAsia="Times New Roman" w:hAnsi="Times New Roman" w:cs="Times New Roman"/>
        </w:rPr>
        <w:t xml:space="preserve"> A </w:t>
      </w:r>
      <w:r>
        <w:t>类基金份额不收取销售服务费，</w:t>
      </w:r>
      <w:r>
        <w:rPr>
          <w:rFonts w:ascii="Times New Roman" w:eastAsia="Times New Roman" w:hAnsi="Times New Roman" w:cs="Times New Roman"/>
        </w:rPr>
        <w:t xml:space="preserve"> C </w:t>
      </w:r>
      <w:r>
        <w:t>类基金份额的销售服务费按前一日</w:t>
      </w:r>
      <w:r>
        <w:t xml:space="preserve"> </w:t>
      </w:r>
      <w:r>
        <w:rPr>
          <w:rFonts w:ascii="Times New Roman" w:eastAsia="Times New Roman" w:hAnsi="Times New Roman" w:cs="Times New Roman"/>
        </w:rPr>
        <w:t xml:space="preserve">C </w:t>
      </w:r>
      <w:r>
        <w:t>类基金份额资产净值的</w:t>
      </w:r>
      <w:r>
        <w:t xml:space="preserve"> </w:t>
      </w:r>
      <w:r>
        <w:rPr>
          <w:rFonts w:ascii="Times New Roman" w:eastAsia="Times New Roman" w:hAnsi="Times New Roman" w:cs="Times New Roman"/>
        </w:rPr>
        <w:t>0.40%</w:t>
      </w:r>
      <w:r>
        <w:t>年费率计提。计算方法如</w:t>
      </w:r>
      <w:r>
        <w:t>下：</w:t>
      </w:r>
      <w:r>
        <w:rPr>
          <w:rFonts w:ascii="Times New Roman" w:eastAsia="Times New Roman" w:hAnsi="Times New Roman" w:cs="Times New Roman"/>
        </w:rPr>
        <w:t xml:space="preserve"> </w:t>
      </w:r>
    </w:p>
    <w:p w14:paraId="4C083A5E" w14:textId="77777777" w:rsidR="00A01A4E" w:rsidRDefault="00C56536">
      <w:pPr>
        <w:ind w:left="477"/>
      </w:pPr>
      <w:r>
        <w:rPr>
          <w:rFonts w:ascii="Times New Roman" w:eastAsia="Times New Roman" w:hAnsi="Times New Roman" w:cs="Times New Roman"/>
        </w:rPr>
        <w:t>H</w:t>
      </w:r>
      <w:r>
        <w:t>＝</w:t>
      </w:r>
      <w:r>
        <w:rPr>
          <w:rFonts w:ascii="Times New Roman" w:eastAsia="Times New Roman" w:hAnsi="Times New Roman" w:cs="Times New Roman"/>
        </w:rPr>
        <w:t>E</w:t>
      </w:r>
      <w:r>
        <w:t>×</w:t>
      </w:r>
      <w:r>
        <w:rPr>
          <w:rFonts w:ascii="Times New Roman" w:eastAsia="Times New Roman" w:hAnsi="Times New Roman" w:cs="Times New Roman"/>
        </w:rPr>
        <w:t>0.40%</w:t>
      </w:r>
      <w:r>
        <w:t>÷</w:t>
      </w:r>
      <w:r>
        <w:t>当年天数</w:t>
      </w:r>
      <w:r>
        <w:rPr>
          <w:rFonts w:ascii="Times New Roman" w:eastAsia="Times New Roman" w:hAnsi="Times New Roman" w:cs="Times New Roman"/>
        </w:rPr>
        <w:t xml:space="preserve"> </w:t>
      </w:r>
    </w:p>
    <w:p w14:paraId="72B41085" w14:textId="77777777" w:rsidR="00A01A4E" w:rsidRDefault="00C56536">
      <w:pPr>
        <w:ind w:left="477"/>
      </w:pPr>
      <w:r>
        <w:rPr>
          <w:rFonts w:ascii="Times New Roman" w:eastAsia="Times New Roman" w:hAnsi="Times New Roman" w:cs="Times New Roman"/>
        </w:rPr>
        <w:t xml:space="preserve">H </w:t>
      </w:r>
      <w:r>
        <w:t>为</w:t>
      </w:r>
      <w:r>
        <w:t xml:space="preserve"> </w:t>
      </w:r>
      <w:r>
        <w:rPr>
          <w:rFonts w:ascii="Times New Roman" w:eastAsia="Times New Roman" w:hAnsi="Times New Roman" w:cs="Times New Roman"/>
        </w:rPr>
        <w:t xml:space="preserve">C </w:t>
      </w:r>
      <w:r>
        <w:t>类基金份额每日应计提的销售服务费</w:t>
      </w:r>
      <w:r>
        <w:rPr>
          <w:rFonts w:ascii="Times New Roman" w:eastAsia="Times New Roman" w:hAnsi="Times New Roman" w:cs="Times New Roman"/>
        </w:rPr>
        <w:t xml:space="preserve"> </w:t>
      </w:r>
    </w:p>
    <w:p w14:paraId="00EABF7F" w14:textId="77777777" w:rsidR="00A01A4E" w:rsidRDefault="00C56536">
      <w:pPr>
        <w:ind w:left="477"/>
      </w:pPr>
      <w:r>
        <w:rPr>
          <w:rFonts w:ascii="Times New Roman" w:eastAsia="Times New Roman" w:hAnsi="Times New Roman" w:cs="Times New Roman"/>
        </w:rPr>
        <w:t xml:space="preserve">E </w:t>
      </w:r>
      <w:r>
        <w:t>为</w:t>
      </w:r>
      <w:r>
        <w:t xml:space="preserve"> </w:t>
      </w:r>
      <w:r>
        <w:rPr>
          <w:rFonts w:ascii="Times New Roman" w:eastAsia="Times New Roman" w:hAnsi="Times New Roman" w:cs="Times New Roman"/>
        </w:rPr>
        <w:t xml:space="preserve">C </w:t>
      </w:r>
      <w:r>
        <w:t>类基金份额前一日基金资产净值</w:t>
      </w:r>
      <w:r>
        <w:rPr>
          <w:rFonts w:ascii="Times New Roman" w:eastAsia="Times New Roman" w:hAnsi="Times New Roman" w:cs="Times New Roman"/>
        </w:rPr>
        <w:t xml:space="preserve"> </w:t>
      </w:r>
    </w:p>
    <w:p w14:paraId="48C1244F" w14:textId="77777777" w:rsidR="00A01A4E" w:rsidRDefault="00C56536">
      <w:pPr>
        <w:spacing w:after="8" w:line="367" w:lineRule="auto"/>
        <w:ind w:left="0" w:firstLine="480"/>
      </w:pPr>
      <w:del w:id="5" w:author="FundLex" w:date="2026-10-22T00:23:55Z">
        <w:r>
          <w:delText>基金销售服务费每日计提，逐日累计至每月月末，按月支付，经基金管理人与基金托管人核对一致后，由基金托管人于次月前</w:delText>
        </w:r>
        <w:r>
          <w:delText xml:space="preserve"> </w:delText>
        </w:r>
        <w:r>
          <w:rPr>
            <w:rFonts w:ascii="Times New Roman" w:eastAsia="Times New Roman" w:hAnsi="Times New Roman" w:cs="Times New Roman"/>
          </w:rPr>
          <w:delText xml:space="preserve">5 </w:delText>
        </w:r>
        <w:r>
          <w:delText>个工作日内按照指定的账户路径从基金财产中一次性支付，管理人无需再出具资金划拨指令。若遇法定节假日、公休日等，支付日期顺延。费用自动扣划后，管理人应进行核对，如发现数据不符，及时联系托管人协商解决。</w:delText>
        </w:r>
      </w:del>
      <w:ins w:id="6" w:author="FundLex" w:date="2026-10-22T00:23:55Z">
        <w:r>
          <w:t/>
        </w:r>
      </w:ins>
      <w:r>
        <w:rPr>
          <w:rFonts w:ascii="Times New Roman" w:eastAsia="Times New Roman" w:hAnsi="Times New Roman" w:cs="Times New Roman"/>
        </w:rPr>
        <w:t xml:space="preserve"> </w:t>
      </w:r>
    </w:p>
    <w:p w14:paraId="349AB4E1" w14:textId="77777777" w:rsidR="00A01A4E" w:rsidRDefault="00C56536">
      <w:pPr>
        <w:spacing w:after="18" w:line="365" w:lineRule="auto"/>
        <w:ind w:left="0" w:firstLine="480"/>
      </w:pPr>
      <w:del w:id="7" w:author="FundLex" w:date="2026-10-22T00:23:55Z">
        <w:r>
          <w:delText>销售服务费主要用于支付销售机构佣金、以及基金管理人的基金行销广告费、促销活动费、基金份额持有人服务费等。</w:delText>
        </w:r>
      </w:del>
      <w:ins w:id="8" w:author="FundLex" w:date="2026-10-22T00:23:55Z">
        <w:r>
          <w:t xml:space="preserve"> </w:t>
        </w:r>
      </w:ins>
      <w:r>
        <w:rPr>
          <w:rFonts w:ascii="Times New Roman" w:eastAsia="Times New Roman" w:hAnsi="Times New Roman" w:cs="Times New Roman"/>
        </w:rPr>
        <w:t xml:space="preserve"> </w:t>
      </w:r>
    </w:p>
    <w:p w14:paraId="2E19FA4D" w14:textId="77777777" w:rsidR="00A01A4E" w:rsidRDefault="00C56536">
      <w:pPr>
        <w:ind w:left="477"/>
      </w:pPr>
      <w:del w:id="9" w:author="FundLex" w:date="2026-10-22T00:23:55Z">
        <w:r>
          <w:delText>销售服务费使用范围不包括基金募集期间的上述费用。</w:delText>
        </w:r>
      </w:del>
      <w:ins w:id="10" w:author="FundLex" w:date="2026-10-22T00:23:55Z">
        <w:r>
          <w:t xml:space="preserve"> </w:t>
        </w:r>
      </w:ins>
      <w:r>
        <w:rPr>
          <w:rFonts w:ascii="Times New Roman" w:eastAsia="Times New Roman" w:hAnsi="Times New Roman" w:cs="Times New Roman"/>
        </w:rPr>
        <w:t xml:space="preserve"> </w:t>
      </w:r>
    </w:p>
    <w:p w14:paraId="35A4184A" w14:textId="77777777" w:rsidR="00A01A4E" w:rsidRDefault="00C56536">
      <w:pPr>
        <w:spacing w:after="0" w:line="384" w:lineRule="auto"/>
        <w:ind w:left="0" w:firstLine="480"/>
      </w:pPr>
      <w:r>
        <w:t>上述</w:t>
      </w:r>
      <w:r>
        <w:t>“</w:t>
      </w:r>
      <w:r>
        <w:t>一、基金费用的种类中第</w:t>
      </w:r>
      <w:r>
        <w:t xml:space="preserve"> </w:t>
      </w:r>
      <w:r>
        <w:rPr>
          <w:rFonts w:ascii="Times New Roman" w:eastAsia="Times New Roman" w:hAnsi="Times New Roman" w:cs="Times New Roman"/>
        </w:rPr>
        <w:t>4</w:t>
      </w:r>
      <w:r>
        <w:t>－</w:t>
      </w:r>
      <w:r>
        <w:rPr>
          <w:rFonts w:ascii="Times New Roman" w:eastAsia="Times New Roman" w:hAnsi="Times New Roman" w:cs="Times New Roman"/>
        </w:rPr>
        <w:t xml:space="preserve">11 </w:t>
      </w:r>
      <w:r>
        <w:t>项费用</w:t>
      </w:r>
      <w:r>
        <w:t>”</w:t>
      </w:r>
      <w:r>
        <w:t>，根据有关法规及相应协议规定，按费用实际支出金额列入当期费用，由基金托管人从基金财产中支付。</w:t>
      </w:r>
      <w:r>
        <w:rPr>
          <w:rFonts w:ascii="Times New Roman" w:eastAsia="Times New Roman" w:hAnsi="Times New Roman" w:cs="Times New Roman"/>
        </w:rPr>
        <w:t xml:space="preserve"> </w:t>
      </w:r>
    </w:p>
    <w:p w14:paraId="7344B130" w14:textId="77777777" w:rsidR="00A01A4E" w:rsidRDefault="00C56536">
      <w:pPr>
        <w:spacing w:after="0" w:line="379" w:lineRule="auto"/>
        <w:ind w:left="477" w:right="1890"/>
      </w:pPr>
      <w:r>
        <w:t>（三）不</w:t>
      </w:r>
      <w:r>
        <w:t>列入基金费用的项目下列费用不列入基金费用：</w:t>
      </w:r>
      <w:r>
        <w:rPr>
          <w:rFonts w:ascii="Times New Roman" w:eastAsia="Times New Roman" w:hAnsi="Times New Roman" w:cs="Times New Roman"/>
        </w:rPr>
        <w:t xml:space="preserve"> </w:t>
      </w:r>
    </w:p>
    <w:p w14:paraId="2D4E6444" w14:textId="77777777" w:rsidR="00A01A4E" w:rsidRDefault="00C56536">
      <w:pPr>
        <w:numPr>
          <w:ilvl w:val="0"/>
          <w:numId w:val="138"/>
        </w:numPr>
        <w:spacing w:after="0" w:line="379" w:lineRule="auto"/>
        <w:ind w:firstLine="480"/>
      </w:pPr>
      <w:r>
        <w:t>基金管理人和基金托管人因未履行或未完全履行义务导致的费用支出或基金财产的损失；</w:t>
      </w:r>
      <w:r>
        <w:rPr>
          <w:rFonts w:ascii="Times New Roman" w:eastAsia="Times New Roman" w:hAnsi="Times New Roman" w:cs="Times New Roman"/>
        </w:rPr>
        <w:t xml:space="preserve"> </w:t>
      </w:r>
    </w:p>
    <w:p w14:paraId="336958D9" w14:textId="77777777" w:rsidR="00A01A4E" w:rsidRDefault="00C56536">
      <w:pPr>
        <w:numPr>
          <w:ilvl w:val="0"/>
          <w:numId w:val="138"/>
        </w:numPr>
        <w:ind w:firstLine="480"/>
      </w:pPr>
      <w:r>
        <w:t>基金管理人和基金托管人处理与基金运作无关的事项发生的费用；</w:t>
      </w:r>
      <w:r>
        <w:rPr>
          <w:rFonts w:ascii="Times New Roman" w:eastAsia="Times New Roman" w:hAnsi="Times New Roman" w:cs="Times New Roman"/>
        </w:rPr>
        <w:t xml:space="preserve"> </w:t>
      </w:r>
    </w:p>
    <w:p w14:paraId="6B8255FF" w14:textId="77777777" w:rsidR="00A01A4E" w:rsidRDefault="00C56536">
      <w:pPr>
        <w:numPr>
          <w:ilvl w:val="0"/>
          <w:numId w:val="138"/>
        </w:numPr>
        <w:ind w:firstLine="480"/>
      </w:pPr>
      <w:r>
        <w:t>《基金合同》生效前的相关费用；</w:t>
      </w:r>
      <w:r>
        <w:rPr>
          <w:rFonts w:ascii="Times New Roman" w:eastAsia="Times New Roman" w:hAnsi="Times New Roman" w:cs="Times New Roman"/>
        </w:rPr>
        <w:t xml:space="preserve"> </w:t>
      </w:r>
    </w:p>
    <w:p w14:paraId="0229F753" w14:textId="77777777" w:rsidR="00A01A4E" w:rsidRDefault="00C56536">
      <w:pPr>
        <w:numPr>
          <w:ilvl w:val="0"/>
          <w:numId w:val="138"/>
        </w:numPr>
        <w:spacing w:after="0" w:line="379" w:lineRule="auto"/>
        <w:ind w:firstLine="480"/>
      </w:pPr>
      <w:r>
        <w:t>其他根据相关法律法规及中国证监会的有关规定不得列入基金费用的项目。</w:t>
      </w:r>
      <w:r>
        <w:rPr>
          <w:rFonts w:ascii="Times New Roman" w:eastAsia="Times New Roman" w:hAnsi="Times New Roman" w:cs="Times New Roman"/>
        </w:rPr>
        <w:t xml:space="preserve"> </w:t>
      </w:r>
    </w:p>
    <w:p w14:paraId="1F01DCFB" w14:textId="77777777" w:rsidR="00A01A4E" w:rsidRDefault="00C56536">
      <w:pPr>
        <w:numPr>
          <w:ilvl w:val="0"/>
          <w:numId w:val="139"/>
        </w:numPr>
        <w:ind w:hanging="720"/>
      </w:pPr>
      <w:r>
        <w:t>实施侧袋机制期间的基金费用</w:t>
      </w:r>
      <w:r>
        <w:rPr>
          <w:rFonts w:ascii="Times New Roman" w:eastAsia="Times New Roman" w:hAnsi="Times New Roman" w:cs="Times New Roman"/>
        </w:rPr>
        <w:t xml:space="preserve"> </w:t>
      </w:r>
    </w:p>
    <w:p w14:paraId="25875B02" w14:textId="77777777" w:rsidR="00A01A4E" w:rsidRDefault="00C56536">
      <w:pPr>
        <w:spacing w:after="21" w:line="363" w:lineRule="auto"/>
        <w:ind w:left="0" w:firstLine="480"/>
      </w:pPr>
      <w:r>
        <w:t>本基金实施侧袋机制的，与侧袋账户有关的费用可以从侧袋账户中列支，但应待侧袋账户资产变现后方可列支，有关费用可酌情收取或减免，但基金管理人不得就侧袋账户资产收取管理费，详见招募说明书的规定。</w:t>
      </w:r>
      <w:r>
        <w:rPr>
          <w:rFonts w:ascii="Times New Roman" w:eastAsia="Times New Roman" w:hAnsi="Times New Roman" w:cs="Times New Roman"/>
        </w:rPr>
        <w:t xml:space="preserve"> </w:t>
      </w:r>
    </w:p>
    <w:p w14:paraId="54BB33B1" w14:textId="77777777" w:rsidR="00A01A4E" w:rsidRDefault="00C56536">
      <w:pPr>
        <w:numPr>
          <w:ilvl w:val="0"/>
          <w:numId w:val="139"/>
        </w:numPr>
        <w:ind w:hanging="720"/>
      </w:pPr>
      <w:r>
        <w:t>基金税收</w:t>
      </w:r>
      <w:r>
        <w:rPr>
          <w:rFonts w:ascii="Times New Roman" w:eastAsia="Times New Roman" w:hAnsi="Times New Roman" w:cs="Times New Roman"/>
        </w:rPr>
        <w:t xml:space="preserve"> </w:t>
      </w:r>
    </w:p>
    <w:p w14:paraId="2CBAF095" w14:textId="77777777" w:rsidR="00A01A4E" w:rsidRDefault="00C56536">
      <w:pPr>
        <w:spacing w:after="8" w:line="366" w:lineRule="auto"/>
        <w:ind w:left="477"/>
      </w:pPr>
      <w:r>
        <w:t>本基金运作过程中涉及的各纳税主体，其纳税义务按国家税收法律、法规执行。基金财产投资的相关税收，由基金份额持有人承担，基金管理人或者其他扣缴义务人按照国家有关税收征收的规定代扣代缴。</w:t>
      </w:r>
      <w:r>
        <w:rPr>
          <w:rFonts w:ascii="Times New Roman" w:eastAsia="Times New Roman" w:hAnsi="Times New Roman" w:cs="Times New Roman"/>
        </w:rPr>
        <w:t xml:space="preserve"> </w:t>
      </w:r>
    </w:p>
    <w:p w14:paraId="1AAC5175" w14:textId="77777777" w:rsidR="00A01A4E" w:rsidRDefault="00C56536">
      <w:pPr>
        <w:spacing w:after="178" w:line="259" w:lineRule="auto"/>
        <w:ind w:left="480" w:firstLine="0"/>
      </w:pPr>
      <w:r>
        <w:rPr>
          <w:rFonts w:ascii="Times New Roman" w:eastAsia="Times New Roman" w:hAnsi="Times New Roman" w:cs="Times New Roman"/>
        </w:rPr>
        <w:t xml:space="preserve"> </w:t>
      </w:r>
    </w:p>
    <w:p w14:paraId="5FBDBA5D" w14:textId="77777777" w:rsidR="00A01A4E" w:rsidRDefault="00C56536">
      <w:pPr>
        <w:ind w:left="477"/>
      </w:pPr>
      <w:r>
        <w:t>五、基金资产的投资方向和投资限制</w:t>
      </w:r>
      <w:r>
        <w:rPr>
          <w:rFonts w:ascii="Times New Roman" w:eastAsia="Times New Roman" w:hAnsi="Times New Roman" w:cs="Times New Roman"/>
          <w:b/>
        </w:rPr>
        <w:t xml:space="preserve"> </w:t>
      </w:r>
    </w:p>
    <w:p w14:paraId="0CA358DB" w14:textId="77777777" w:rsidR="00A01A4E" w:rsidRDefault="00C56536">
      <w:pPr>
        <w:ind w:left="477"/>
      </w:pPr>
      <w:r>
        <w:t>（一）投资范围</w:t>
      </w:r>
      <w:r>
        <w:rPr>
          <w:rFonts w:ascii="Times New Roman" w:eastAsia="Times New Roman" w:hAnsi="Times New Roman" w:cs="Times New Roman"/>
        </w:rPr>
        <w:t xml:space="preserve"> </w:t>
      </w:r>
    </w:p>
    <w:p w14:paraId="71947F94" w14:textId="77777777" w:rsidR="00A01A4E" w:rsidRDefault="00C56536">
      <w:pPr>
        <w:spacing w:after="17" w:line="361" w:lineRule="auto"/>
        <w:ind w:left="0" w:firstLine="480"/>
      </w:pPr>
      <w:r>
        <w:t>本基金的投资范围为具有良好流动性的金融工具，包括国内依法发行上市的股票（包括中小板、创业板及其他依法发行、上市的股票）、港股通标的股票、债券（包括国债、地方政府债、金融债、企业债、公司债、次级债、可转换债券（含分离交易可转债）、可交换债券、央行票据、中期票据、短期融资券（包括超短期融资券）等）、资产支持证券、债券回购、银行存款、同业存单、货币市场工具、股指期货、国债期货以及法律法规或中国证监会允许基金投资的其他金融工具（但须符合中国证监会相关规定）。</w:t>
      </w:r>
      <w:r>
        <w:rPr>
          <w:rFonts w:ascii="Times New Roman" w:eastAsia="Times New Roman" w:hAnsi="Times New Roman" w:cs="Times New Roman"/>
        </w:rPr>
        <w:t xml:space="preserve"> </w:t>
      </w:r>
    </w:p>
    <w:p w14:paraId="68EF4F8B" w14:textId="77777777" w:rsidR="00A01A4E" w:rsidRDefault="00C56536">
      <w:pPr>
        <w:spacing w:after="8" w:line="372" w:lineRule="auto"/>
        <w:ind w:left="-15" w:right="111" w:firstLine="470"/>
        <w:jc w:val="both"/>
      </w:pPr>
      <w:r>
        <w:t>如法律法规或监管机构以后允许基金投资其他品种，基金管理</w:t>
      </w:r>
      <w:r>
        <w:t>人在履行适当程序后，可以将其纳入投资范围，并可依据届时有效的法律法规适时合理地调整投资范围。</w:t>
      </w:r>
      <w:r>
        <w:rPr>
          <w:rFonts w:ascii="Times New Roman" w:eastAsia="Times New Roman" w:hAnsi="Times New Roman" w:cs="Times New Roman"/>
        </w:rPr>
        <w:t xml:space="preserve"> </w:t>
      </w:r>
    </w:p>
    <w:p w14:paraId="3FCB6E39" w14:textId="77777777" w:rsidR="00A01A4E" w:rsidRDefault="00C56536">
      <w:pPr>
        <w:tabs>
          <w:tab w:val="center" w:pos="2880"/>
          <w:tab w:val="center" w:pos="6332"/>
        </w:tabs>
        <w:ind w:left="0" w:firstLine="0"/>
      </w:pPr>
      <w:r>
        <w:rPr>
          <w:rFonts w:ascii="Calibri" w:eastAsia="Calibri" w:hAnsi="Calibri" w:cs="Calibri"/>
          <w:sz w:val="22"/>
        </w:rPr>
        <w:tab/>
      </w:r>
      <w:r>
        <w:t>本基金将根据法律法规的规定参与融资业务。</w:t>
      </w:r>
      <w:r>
        <w:rPr>
          <w:rFonts w:ascii="Times New Roman" w:eastAsia="Times New Roman" w:hAnsi="Times New Roman" w:cs="Times New Roman"/>
        </w:rPr>
        <w:t xml:space="preserve"> </w:t>
      </w:r>
      <w:r>
        <w:rPr>
          <w:rFonts w:ascii="Times New Roman" w:eastAsia="Times New Roman" w:hAnsi="Times New Roman" w:cs="Times New Roman"/>
        </w:rPr>
        <w:tab/>
        <w:t xml:space="preserve"> </w:t>
      </w:r>
    </w:p>
    <w:p w14:paraId="7A505BAB" w14:textId="77777777" w:rsidR="00A01A4E" w:rsidRDefault="00C56536">
      <w:pPr>
        <w:spacing w:after="8" w:line="372" w:lineRule="auto"/>
        <w:ind w:left="-15" w:right="111" w:firstLine="470"/>
        <w:jc w:val="both"/>
      </w:pPr>
      <w:r>
        <w:t>本基金为混合型基金，基金的投资组合比例为：股票资产占基金资产的比例为</w:t>
      </w:r>
      <w:r>
        <w:t xml:space="preserve"> </w:t>
      </w:r>
      <w:r>
        <w:rPr>
          <w:rFonts w:ascii="Times New Roman" w:eastAsia="Times New Roman" w:hAnsi="Times New Roman" w:cs="Times New Roman"/>
        </w:rPr>
        <w:t>60%-95%</w:t>
      </w:r>
      <w:r>
        <w:t>，其中投资于港股通标的股票不超过股票资产的</w:t>
      </w:r>
      <w:r>
        <w:t xml:space="preserve"> </w:t>
      </w:r>
      <w:r>
        <w:rPr>
          <w:rFonts w:ascii="Times New Roman" w:eastAsia="Times New Roman" w:hAnsi="Times New Roman" w:cs="Times New Roman"/>
        </w:rPr>
        <w:t>50%</w:t>
      </w:r>
      <w:r>
        <w:t>；每个交易日日终在扣除股指期货合约和国债期货合约需缴纳的交易保证金后，应当保持现金或者到期日在一年以内的政府债券不低于基金资产净值的</w:t>
      </w:r>
      <w:r>
        <w:t xml:space="preserve"> </w:t>
      </w:r>
      <w:r>
        <w:rPr>
          <w:rFonts w:ascii="Times New Roman" w:eastAsia="Times New Roman" w:hAnsi="Times New Roman" w:cs="Times New Roman"/>
        </w:rPr>
        <w:t>5%</w:t>
      </w:r>
      <w:r>
        <w:t>，其中现金不得包括结算备付金、存出保证金及应收申购款等；股指期货、国债期货及其他金融工具的投资</w:t>
      </w:r>
      <w:r>
        <w:t>比例依照法律法规或监管机构的规定执行。</w:t>
      </w:r>
      <w:r>
        <w:rPr>
          <w:rFonts w:ascii="Times New Roman" w:eastAsia="Times New Roman" w:hAnsi="Times New Roman" w:cs="Times New Roman"/>
        </w:rPr>
        <w:t xml:space="preserve"> </w:t>
      </w:r>
    </w:p>
    <w:p w14:paraId="77D99C97" w14:textId="77777777" w:rsidR="00A01A4E" w:rsidRDefault="00C56536">
      <w:pPr>
        <w:spacing w:after="18" w:line="365" w:lineRule="auto"/>
        <w:ind w:left="0" w:firstLine="480"/>
      </w:pPr>
      <w:r>
        <w:t>如未来法律法规或监管机构对投资比例要求有变更的，基金管理人在履行适当程序后，可以做出相应调整。</w:t>
      </w:r>
      <w:r>
        <w:rPr>
          <w:rFonts w:ascii="Times New Roman" w:eastAsia="Times New Roman" w:hAnsi="Times New Roman" w:cs="Times New Roman"/>
        </w:rPr>
        <w:t xml:space="preserve"> </w:t>
      </w:r>
    </w:p>
    <w:p w14:paraId="7259353A" w14:textId="77777777" w:rsidR="00A01A4E" w:rsidRDefault="00C56536">
      <w:pPr>
        <w:ind w:left="477"/>
      </w:pPr>
      <w:r>
        <w:t>（二）投资限制</w:t>
      </w:r>
      <w:r>
        <w:rPr>
          <w:rFonts w:ascii="Times New Roman" w:eastAsia="Times New Roman" w:hAnsi="Times New Roman" w:cs="Times New Roman"/>
        </w:rPr>
        <w:t xml:space="preserve"> </w:t>
      </w:r>
    </w:p>
    <w:p w14:paraId="635BF352" w14:textId="77777777" w:rsidR="00A01A4E" w:rsidRDefault="00C56536">
      <w:pPr>
        <w:ind w:left="477"/>
      </w:pPr>
      <w:r>
        <w:rPr>
          <w:rFonts w:ascii="Times New Roman" w:eastAsia="Times New Roman" w:hAnsi="Times New Roman" w:cs="Times New Roman"/>
        </w:rPr>
        <w:t>1</w:t>
      </w:r>
      <w:r>
        <w:t>、组合限制</w:t>
      </w:r>
      <w:r>
        <w:rPr>
          <w:rFonts w:ascii="Times New Roman" w:eastAsia="Times New Roman" w:hAnsi="Times New Roman" w:cs="Times New Roman"/>
        </w:rPr>
        <w:t xml:space="preserve"> </w:t>
      </w:r>
    </w:p>
    <w:p w14:paraId="5992775D" w14:textId="77777777" w:rsidR="00A01A4E" w:rsidRDefault="00C56536">
      <w:pPr>
        <w:ind w:left="477"/>
      </w:pPr>
      <w:r>
        <w:t>基金的投资组合应遵循以下限制：</w:t>
      </w:r>
      <w:r>
        <w:rPr>
          <w:rFonts w:ascii="Times New Roman" w:eastAsia="Times New Roman" w:hAnsi="Times New Roman" w:cs="Times New Roman"/>
        </w:rPr>
        <w:t xml:space="preserve"> </w:t>
      </w:r>
    </w:p>
    <w:p w14:paraId="62FA1E2C" w14:textId="77777777" w:rsidR="00A01A4E" w:rsidRDefault="00C56536">
      <w:pPr>
        <w:spacing w:after="0" w:line="381" w:lineRule="auto"/>
        <w:ind w:left="0" w:firstLine="480"/>
      </w:pPr>
      <w:r>
        <w:t>（</w:t>
      </w:r>
      <w:r>
        <w:rPr>
          <w:rFonts w:ascii="Times New Roman" w:eastAsia="Times New Roman" w:hAnsi="Times New Roman" w:cs="Times New Roman"/>
        </w:rPr>
        <w:t>1</w:t>
      </w:r>
      <w:r>
        <w:t>）股票资产占基金资产的比例为</w:t>
      </w:r>
      <w:r>
        <w:t xml:space="preserve"> </w:t>
      </w:r>
      <w:r>
        <w:rPr>
          <w:rFonts w:ascii="Times New Roman" w:eastAsia="Times New Roman" w:hAnsi="Times New Roman" w:cs="Times New Roman"/>
        </w:rPr>
        <w:t>60%-95%</w:t>
      </w:r>
      <w:r>
        <w:t>，其中投资于港股通标的股票不超过股票资产的</w:t>
      </w:r>
      <w:r>
        <w:t xml:space="preserve"> </w:t>
      </w:r>
      <w:r>
        <w:rPr>
          <w:rFonts w:ascii="Times New Roman" w:eastAsia="Times New Roman" w:hAnsi="Times New Roman" w:cs="Times New Roman"/>
        </w:rPr>
        <w:t>50%</w:t>
      </w:r>
      <w:r>
        <w:t>；（</w:t>
      </w:r>
      <w:r>
        <w:rPr>
          <w:rFonts w:ascii="Times New Roman" w:eastAsia="Times New Roman" w:hAnsi="Times New Roman" w:cs="Times New Roman"/>
        </w:rPr>
        <w:t>2</w:t>
      </w:r>
      <w:r>
        <w:t>）每个交易日日终在扣除股指期货合约和国债期货合约需缴纳的交易保证金后，应当保持现金或者到期日在一年以内的政府债券不低于基金资产净值的</w:t>
      </w:r>
    </w:p>
    <w:p w14:paraId="306473B3" w14:textId="77777777" w:rsidR="00A01A4E" w:rsidRDefault="00C56536">
      <w:r>
        <w:rPr>
          <w:rFonts w:ascii="Times New Roman" w:eastAsia="Times New Roman" w:hAnsi="Times New Roman" w:cs="Times New Roman"/>
        </w:rPr>
        <w:t>5%</w:t>
      </w:r>
      <w:r>
        <w:t>，其中现金不得包括结算备付金、存出保证金及应收申购款等；</w:t>
      </w:r>
      <w:r>
        <w:rPr>
          <w:rFonts w:ascii="Times New Roman" w:eastAsia="Times New Roman" w:hAnsi="Times New Roman" w:cs="Times New Roman"/>
        </w:rPr>
        <w:t xml:space="preserve"> </w:t>
      </w:r>
    </w:p>
    <w:p w14:paraId="18B75B38" w14:textId="77777777" w:rsidR="00A01A4E" w:rsidRDefault="00C56536">
      <w:pPr>
        <w:numPr>
          <w:ilvl w:val="0"/>
          <w:numId w:val="140"/>
        </w:numPr>
        <w:spacing w:after="5" w:line="378" w:lineRule="auto"/>
        <w:ind w:firstLine="480"/>
      </w:pPr>
      <w:r>
        <w:t>本基金持有一家公司发行的证券，其市值（同一家公司在境内和香港同时上市的</w:t>
      </w:r>
      <w:r>
        <w:t xml:space="preserve"> </w:t>
      </w:r>
      <w:r>
        <w:rPr>
          <w:rFonts w:ascii="Times New Roman" w:eastAsia="Times New Roman" w:hAnsi="Times New Roman" w:cs="Times New Roman"/>
        </w:rPr>
        <w:t xml:space="preserve">A+H </w:t>
      </w:r>
      <w:r>
        <w:t>股合并计算）不超过基金资产净值的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4D3327DE" w14:textId="77777777" w:rsidR="00A01A4E" w:rsidRDefault="00C56536">
      <w:pPr>
        <w:numPr>
          <w:ilvl w:val="0"/>
          <w:numId w:val="140"/>
        </w:numPr>
        <w:spacing w:after="2" w:line="377" w:lineRule="auto"/>
        <w:ind w:firstLine="480"/>
      </w:pPr>
      <w:r>
        <w:t>本基金管理人管理的全部基金持有一家公司发行的证券，不超过该证券的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3E8D5627" w14:textId="77777777" w:rsidR="00A01A4E" w:rsidRDefault="00C56536">
      <w:pPr>
        <w:numPr>
          <w:ilvl w:val="0"/>
          <w:numId w:val="140"/>
        </w:numPr>
        <w:spacing w:after="6" w:line="379" w:lineRule="auto"/>
        <w:ind w:firstLine="480"/>
      </w:pPr>
      <w:r>
        <w:t>本基金管理人管理的全部开放式基金持有一家上市公司发行的可流通股票，不得超过该上市公司可流通股票的</w:t>
      </w:r>
      <w:r>
        <w:t xml:space="preserve"> </w:t>
      </w:r>
      <w:r>
        <w:rPr>
          <w:rFonts w:ascii="Times New Roman" w:eastAsia="Times New Roman" w:hAnsi="Times New Roman" w:cs="Times New Roman"/>
        </w:rPr>
        <w:t>15%</w:t>
      </w:r>
      <w:r>
        <w:t>；</w:t>
      </w:r>
      <w:r>
        <w:rPr>
          <w:rFonts w:ascii="Times New Roman" w:eastAsia="Times New Roman" w:hAnsi="Times New Roman" w:cs="Times New Roman"/>
        </w:rPr>
        <w:t xml:space="preserve"> </w:t>
      </w:r>
    </w:p>
    <w:p w14:paraId="4F2EDC3A" w14:textId="77777777" w:rsidR="00A01A4E" w:rsidRDefault="00C56536">
      <w:pPr>
        <w:numPr>
          <w:ilvl w:val="0"/>
          <w:numId w:val="140"/>
        </w:numPr>
        <w:spacing w:after="6" w:line="379" w:lineRule="auto"/>
        <w:ind w:firstLine="480"/>
      </w:pPr>
      <w:r>
        <w:t>本基金管理人管理的全部投资组合持有一家上市公司发行的可流通股票，不得超过该上市公司可流通股票的</w:t>
      </w:r>
      <w:r>
        <w:t xml:space="preserve"> </w:t>
      </w:r>
      <w:r>
        <w:rPr>
          <w:rFonts w:ascii="Times New Roman" w:eastAsia="Times New Roman" w:hAnsi="Times New Roman" w:cs="Times New Roman"/>
        </w:rPr>
        <w:t>30%</w:t>
      </w:r>
      <w:r>
        <w:t>；</w:t>
      </w:r>
      <w:r>
        <w:rPr>
          <w:rFonts w:ascii="Times New Roman" w:eastAsia="Times New Roman" w:hAnsi="Times New Roman" w:cs="Times New Roman"/>
        </w:rPr>
        <w:t xml:space="preserve"> </w:t>
      </w:r>
    </w:p>
    <w:p w14:paraId="53C3708A" w14:textId="77777777" w:rsidR="00A01A4E" w:rsidRDefault="00C56536">
      <w:pPr>
        <w:numPr>
          <w:ilvl w:val="0"/>
          <w:numId w:val="140"/>
        </w:numPr>
        <w:spacing w:after="4" w:line="378" w:lineRule="auto"/>
        <w:ind w:firstLine="480"/>
      </w:pPr>
      <w:r>
        <w:t>本基金投资于同一原始权益人的各类资产支持证券的比例，不得超过基金资产净值的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0BC14550" w14:textId="77777777" w:rsidR="00A01A4E" w:rsidRDefault="00C56536">
      <w:pPr>
        <w:numPr>
          <w:ilvl w:val="0"/>
          <w:numId w:val="140"/>
        </w:numPr>
        <w:spacing w:after="152" w:line="259" w:lineRule="auto"/>
        <w:ind w:firstLine="480"/>
      </w:pPr>
      <w:r>
        <w:t>本基金持有的全部资产支持证券，其市值不得超过基金资产净值的</w:t>
      </w:r>
    </w:p>
    <w:p w14:paraId="108CC61D" w14:textId="77777777" w:rsidR="00A01A4E" w:rsidRDefault="00C56536">
      <w:pPr>
        <w:pStyle w:val="2"/>
        <w:ind w:left="-5"/>
      </w:pPr>
      <w:r>
        <w:t>20%</w:t>
      </w:r>
      <w:r>
        <w:rPr>
          <w:rFonts w:ascii="宋体" w:eastAsia="宋体" w:hAnsi="宋体" w:cs="宋体"/>
        </w:rPr>
        <w:t>；</w:t>
      </w:r>
      <w:r>
        <w:t xml:space="preserve"> </w:t>
      </w:r>
    </w:p>
    <w:p w14:paraId="0398F4EB" w14:textId="77777777" w:rsidR="00A01A4E" w:rsidRDefault="00C56536">
      <w:pPr>
        <w:numPr>
          <w:ilvl w:val="0"/>
          <w:numId w:val="141"/>
        </w:numPr>
        <w:spacing w:after="5" w:line="378" w:lineRule="auto"/>
        <w:ind w:firstLine="480"/>
      </w:pPr>
      <w:r>
        <w:t>本基金持有的同一（指同一信用级别）资产支持证券的比例，不得超过该资产支持证券规模的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1DF89F8F" w14:textId="77777777" w:rsidR="00A01A4E" w:rsidRDefault="00C56536">
      <w:pPr>
        <w:numPr>
          <w:ilvl w:val="0"/>
          <w:numId w:val="141"/>
        </w:numPr>
        <w:spacing w:after="5" w:line="378" w:lineRule="auto"/>
        <w:ind w:firstLine="480"/>
      </w:pPr>
      <w:r>
        <w:t>本基金管理人管理的全部基金投资于同一原</w:t>
      </w:r>
      <w:r>
        <w:t>始权益人的各类资产支持证券，不得超过其各类资产支持证券合计规模的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660DEFAA" w14:textId="77777777" w:rsidR="00A01A4E" w:rsidRDefault="00C56536">
      <w:pPr>
        <w:numPr>
          <w:ilvl w:val="0"/>
          <w:numId w:val="141"/>
        </w:numPr>
        <w:spacing w:after="17" w:line="371" w:lineRule="auto"/>
        <w:ind w:firstLine="480"/>
      </w:pPr>
      <w:r>
        <w:t>本基金应投资于信用级别评级为</w:t>
      </w:r>
      <w:r>
        <w:t xml:space="preserve"> </w:t>
      </w:r>
      <w:r>
        <w:rPr>
          <w:rFonts w:ascii="Times New Roman" w:eastAsia="Times New Roman" w:hAnsi="Times New Roman" w:cs="Times New Roman"/>
        </w:rPr>
        <w:t xml:space="preserve">BBB </w:t>
      </w:r>
      <w:r>
        <w:t>以上（含</w:t>
      </w:r>
      <w:r>
        <w:t xml:space="preserve"> </w:t>
      </w:r>
      <w:r>
        <w:rPr>
          <w:rFonts w:ascii="Times New Roman" w:eastAsia="Times New Roman" w:hAnsi="Times New Roman" w:cs="Times New Roman"/>
        </w:rPr>
        <w:t>BBB</w:t>
      </w:r>
      <w:r>
        <w:t>）的资产支持证券。基金持有资产支持证券期间，如果其信用等级下降、不再符合投资标准，应在评级报告发布之日起</w:t>
      </w:r>
      <w:r>
        <w:t xml:space="preserve"> </w:t>
      </w:r>
      <w:r>
        <w:rPr>
          <w:rFonts w:ascii="Times New Roman" w:eastAsia="Times New Roman" w:hAnsi="Times New Roman" w:cs="Times New Roman"/>
        </w:rPr>
        <w:t xml:space="preserve">3 </w:t>
      </w:r>
      <w:r>
        <w:t>个月内予以全部卖出；</w:t>
      </w:r>
      <w:r>
        <w:rPr>
          <w:rFonts w:ascii="Times New Roman" w:eastAsia="Times New Roman" w:hAnsi="Times New Roman" w:cs="Times New Roman"/>
        </w:rPr>
        <w:t xml:space="preserve"> </w:t>
      </w:r>
    </w:p>
    <w:p w14:paraId="3FB027DF" w14:textId="77777777" w:rsidR="00A01A4E" w:rsidRDefault="00C56536">
      <w:pPr>
        <w:numPr>
          <w:ilvl w:val="0"/>
          <w:numId w:val="141"/>
        </w:numPr>
        <w:spacing w:after="0" w:line="379" w:lineRule="auto"/>
        <w:ind w:firstLine="480"/>
      </w:pPr>
      <w:r>
        <w:t>基金财产参与股票发行申购，本基金所申报的金额不超过本基金的总资产，本基金所申报的股票数量不超过拟发行股票公司本次发行股票的总量；</w:t>
      </w:r>
      <w:r>
        <w:rPr>
          <w:rFonts w:ascii="Times New Roman" w:eastAsia="Times New Roman" w:hAnsi="Times New Roman" w:cs="Times New Roman"/>
        </w:rPr>
        <w:t xml:space="preserve"> </w:t>
      </w:r>
    </w:p>
    <w:p w14:paraId="63F66B0E" w14:textId="77777777" w:rsidR="00A01A4E" w:rsidRDefault="00C56536">
      <w:pPr>
        <w:numPr>
          <w:ilvl w:val="0"/>
          <w:numId w:val="141"/>
        </w:numPr>
        <w:spacing w:after="13" w:line="371" w:lineRule="auto"/>
        <w:ind w:firstLine="480"/>
      </w:pPr>
      <w:r>
        <w:t>本基金在全国银行间同业市场的债券回购最长期限为</w:t>
      </w:r>
      <w:r>
        <w:t xml:space="preserve"> </w:t>
      </w:r>
      <w:r>
        <w:rPr>
          <w:rFonts w:ascii="Times New Roman" w:eastAsia="Times New Roman" w:hAnsi="Times New Roman" w:cs="Times New Roman"/>
        </w:rPr>
        <w:t xml:space="preserve">1 </w:t>
      </w:r>
      <w:r>
        <w:t>年，债券回购到期后不得展期；本基金进入全国银行间同业市场进行债</w:t>
      </w:r>
      <w:r>
        <w:t>券回购的资金余额不得超过基金资产净值的</w:t>
      </w:r>
      <w:r>
        <w:t xml:space="preserve"> </w:t>
      </w:r>
      <w:r>
        <w:rPr>
          <w:rFonts w:ascii="Times New Roman" w:eastAsia="Times New Roman" w:hAnsi="Times New Roman" w:cs="Times New Roman"/>
        </w:rPr>
        <w:t>40%</w:t>
      </w:r>
      <w:r>
        <w:t>；</w:t>
      </w:r>
      <w:r>
        <w:rPr>
          <w:rFonts w:ascii="Times New Roman" w:eastAsia="Times New Roman" w:hAnsi="Times New Roman" w:cs="Times New Roman"/>
        </w:rPr>
        <w:t xml:space="preserve"> </w:t>
      </w:r>
    </w:p>
    <w:p w14:paraId="7F75D824" w14:textId="77777777" w:rsidR="00A01A4E" w:rsidRDefault="00C56536">
      <w:pPr>
        <w:numPr>
          <w:ilvl w:val="0"/>
          <w:numId w:val="141"/>
        </w:numPr>
        <w:ind w:firstLine="480"/>
      </w:pPr>
      <w:r>
        <w:t>本基金参与股指期货交易，还须遵守以下限制：</w:t>
      </w:r>
      <w:r>
        <w:rPr>
          <w:rFonts w:ascii="Times New Roman" w:eastAsia="Times New Roman" w:hAnsi="Times New Roman" w:cs="Times New Roman"/>
        </w:rPr>
        <w:t xml:space="preserve"> </w:t>
      </w:r>
    </w:p>
    <w:p w14:paraId="66F1D809" w14:textId="77777777" w:rsidR="00A01A4E" w:rsidRDefault="00C56536">
      <w:pPr>
        <w:ind w:left="477"/>
      </w:pPr>
      <w:r>
        <w:t>在任何交易日日终，持有的买入股指期货合约价值，不得超过基金资产净值</w:t>
      </w:r>
    </w:p>
    <w:p w14:paraId="66F9ADF4" w14:textId="77777777" w:rsidR="00A01A4E" w:rsidRDefault="00C56536">
      <w:pPr>
        <w:spacing w:after="7" w:line="373" w:lineRule="auto"/>
      </w:pPr>
      <w:r>
        <w:t>的</w:t>
      </w:r>
      <w:r>
        <w:t xml:space="preserve"> </w:t>
      </w:r>
      <w:r>
        <w:rPr>
          <w:rFonts w:ascii="Times New Roman" w:eastAsia="Times New Roman" w:hAnsi="Times New Roman" w:cs="Times New Roman"/>
        </w:rPr>
        <w:t>10%</w:t>
      </w:r>
      <w:r>
        <w:t>；在任何交易日日终，持有的买入国债期货和股指期货合约价值与有价证券市值之和不得超过基金资产净值的</w:t>
      </w:r>
      <w:r>
        <w:t xml:space="preserve"> </w:t>
      </w:r>
      <w:r>
        <w:rPr>
          <w:rFonts w:ascii="Times New Roman" w:eastAsia="Times New Roman" w:hAnsi="Times New Roman" w:cs="Times New Roman"/>
        </w:rPr>
        <w:t>95%</w:t>
      </w:r>
      <w:r>
        <w:t>，其中，有价证券指股票、债券（不含到期日在一年以内的政府债券）、资产支持证券、买入返售金融资产（不含质押式回购）等；在任何交易日日终，持有的卖出股指期货合约价值不得超过基金持有的股票总市值的</w:t>
      </w:r>
      <w:r>
        <w:t xml:space="preserve"> </w:t>
      </w:r>
      <w:r>
        <w:rPr>
          <w:rFonts w:ascii="Times New Roman" w:eastAsia="Times New Roman" w:hAnsi="Times New Roman" w:cs="Times New Roman"/>
        </w:rPr>
        <w:t>20%</w:t>
      </w:r>
      <w:r>
        <w:t>；在任何交易日内交易（不包括平仓）的股指期货合约的成交金额不得超过上一交易日基金资产净值的</w:t>
      </w:r>
      <w:r>
        <w:t xml:space="preserve"> </w:t>
      </w:r>
      <w:r>
        <w:rPr>
          <w:rFonts w:ascii="Times New Roman" w:eastAsia="Times New Roman" w:hAnsi="Times New Roman" w:cs="Times New Roman"/>
        </w:rPr>
        <w:t>20%</w:t>
      </w:r>
      <w:r>
        <w:t>；本基金所持有的股票市值和买入、卖出股指期货合约价值合计（轧差计算）应当符合基金合同关于股票投资比例的有关约定；</w:t>
      </w:r>
      <w:r>
        <w:rPr>
          <w:rFonts w:ascii="Times New Roman" w:eastAsia="Times New Roman" w:hAnsi="Times New Roman" w:cs="Times New Roman"/>
        </w:rPr>
        <w:t xml:space="preserve"> </w:t>
      </w:r>
    </w:p>
    <w:p w14:paraId="13935DEF" w14:textId="77777777" w:rsidR="00A01A4E" w:rsidRDefault="00C56536">
      <w:pPr>
        <w:numPr>
          <w:ilvl w:val="0"/>
          <w:numId w:val="141"/>
        </w:numPr>
        <w:ind w:firstLine="480"/>
      </w:pPr>
      <w:r>
        <w:t>本基金参与国债期货交易，还须遵守以下限制：</w:t>
      </w:r>
      <w:r>
        <w:rPr>
          <w:rFonts w:ascii="Times New Roman" w:eastAsia="Times New Roman" w:hAnsi="Times New Roman" w:cs="Times New Roman"/>
        </w:rPr>
        <w:t xml:space="preserve"> </w:t>
      </w:r>
    </w:p>
    <w:p w14:paraId="178749B5" w14:textId="77777777" w:rsidR="00A01A4E" w:rsidRDefault="00C56536">
      <w:pPr>
        <w:spacing w:after="17" w:line="370" w:lineRule="auto"/>
        <w:ind w:left="0" w:firstLine="480"/>
      </w:pPr>
      <w:r>
        <w:t>在任何交易日日终，持有的买入国债期货合约价值，不得超过基金资产净值的</w:t>
      </w:r>
      <w:r>
        <w:t xml:space="preserve"> </w:t>
      </w:r>
      <w:r>
        <w:rPr>
          <w:rFonts w:ascii="Times New Roman" w:eastAsia="Times New Roman" w:hAnsi="Times New Roman" w:cs="Times New Roman"/>
        </w:rPr>
        <w:t>15%</w:t>
      </w:r>
      <w:r>
        <w:t>；在任何交易日日终，持有的卖出国债期货合约价值不得超过基金持有的债券总市值的</w:t>
      </w:r>
      <w:r>
        <w:t xml:space="preserve"> </w:t>
      </w:r>
      <w:r>
        <w:rPr>
          <w:rFonts w:ascii="Times New Roman" w:eastAsia="Times New Roman" w:hAnsi="Times New Roman" w:cs="Times New Roman"/>
        </w:rPr>
        <w:t>30%</w:t>
      </w:r>
      <w:r>
        <w:t>；本基金所持有的债券（不含到期日在一年以内的政府债券）市值和买入、卖出国债期货合约价值，合计（轧差计算）应当符合基金合同关于债券投资比例的有关约定；在任何交易日内交易（不包括平仓）的国债期货</w:t>
      </w:r>
      <w:r>
        <w:t>合约的成交金额不得超过上一交易日基金资产净值的</w:t>
      </w:r>
      <w:r>
        <w:t xml:space="preserve"> </w:t>
      </w:r>
      <w:r>
        <w:rPr>
          <w:rFonts w:ascii="Times New Roman" w:eastAsia="Times New Roman" w:hAnsi="Times New Roman" w:cs="Times New Roman"/>
        </w:rPr>
        <w:t>30%</w:t>
      </w:r>
      <w:r>
        <w:t>；</w:t>
      </w:r>
      <w:r>
        <w:rPr>
          <w:rFonts w:ascii="Times New Roman" w:eastAsia="Times New Roman" w:hAnsi="Times New Roman" w:cs="Times New Roman"/>
        </w:rPr>
        <w:t xml:space="preserve"> </w:t>
      </w:r>
    </w:p>
    <w:p w14:paraId="3C235ADA" w14:textId="77777777" w:rsidR="00A01A4E" w:rsidRDefault="00C56536">
      <w:pPr>
        <w:numPr>
          <w:ilvl w:val="0"/>
          <w:numId w:val="141"/>
        </w:numPr>
        <w:spacing w:after="0" w:line="381" w:lineRule="auto"/>
        <w:ind w:firstLine="480"/>
      </w:pPr>
      <w:r>
        <w:t>本基金主动投资于流动性受限资产的市值合计不得超过基金资产净值的</w:t>
      </w:r>
      <w:r>
        <w:t xml:space="preserve"> </w:t>
      </w:r>
      <w:r>
        <w:rPr>
          <w:rFonts w:ascii="Times New Roman" w:eastAsia="Times New Roman" w:hAnsi="Times New Roman" w:cs="Times New Roman"/>
        </w:rPr>
        <w:t>15%</w:t>
      </w:r>
      <w:r>
        <w:t>，因证券市场波动、基金规模变动等基金管理人之外的因素致使基金不符合该比例限制的，基金管理人不得主动新增流动性受限资产的投资；</w:t>
      </w:r>
      <w:r>
        <w:rPr>
          <w:rFonts w:ascii="Times New Roman" w:eastAsia="Times New Roman" w:hAnsi="Times New Roman" w:cs="Times New Roman"/>
        </w:rPr>
        <w:t xml:space="preserve"> </w:t>
      </w:r>
    </w:p>
    <w:p w14:paraId="33613C95" w14:textId="77777777" w:rsidR="00A01A4E" w:rsidRDefault="00C56536">
      <w:pPr>
        <w:numPr>
          <w:ilvl w:val="0"/>
          <w:numId w:val="141"/>
        </w:numPr>
        <w:spacing w:after="8" w:line="372" w:lineRule="auto"/>
        <w:ind w:firstLine="480"/>
      </w:pPr>
      <w:r>
        <w:t>本基金与私募类证券资管产品及中国证监会认定的其他主体为交易对手开展逆回购交易的，可接受质押品的资质要求应当与基金合同约定的投资范围保持一致；</w:t>
      </w:r>
      <w:r>
        <w:rPr>
          <w:rFonts w:ascii="Times New Roman" w:eastAsia="Times New Roman" w:hAnsi="Times New Roman" w:cs="Times New Roman"/>
        </w:rPr>
        <w:t xml:space="preserve"> </w:t>
      </w:r>
    </w:p>
    <w:p w14:paraId="345DDC5F" w14:textId="77777777" w:rsidR="00A01A4E" w:rsidRDefault="00C56536">
      <w:pPr>
        <w:numPr>
          <w:ilvl w:val="0"/>
          <w:numId w:val="141"/>
        </w:numPr>
        <w:ind w:firstLine="480"/>
      </w:pPr>
      <w:r>
        <w:t>基金总资产不得超过基金净资产的</w:t>
      </w:r>
      <w:r>
        <w:t xml:space="preserve"> </w:t>
      </w:r>
      <w:r>
        <w:rPr>
          <w:rFonts w:ascii="Times New Roman" w:eastAsia="Times New Roman" w:hAnsi="Times New Roman" w:cs="Times New Roman"/>
        </w:rPr>
        <w:t>140%</w:t>
      </w:r>
      <w:r>
        <w:t>；</w:t>
      </w:r>
      <w:r>
        <w:rPr>
          <w:rFonts w:ascii="Times New Roman" w:eastAsia="Times New Roman" w:hAnsi="Times New Roman" w:cs="Times New Roman"/>
        </w:rPr>
        <w:t xml:space="preserve"> </w:t>
      </w:r>
    </w:p>
    <w:p w14:paraId="0FDC03DA" w14:textId="77777777" w:rsidR="00A01A4E" w:rsidRDefault="00C56536">
      <w:pPr>
        <w:numPr>
          <w:ilvl w:val="0"/>
          <w:numId w:val="141"/>
        </w:numPr>
        <w:spacing w:after="6" w:line="378" w:lineRule="auto"/>
        <w:ind w:firstLine="480"/>
      </w:pPr>
      <w:r>
        <w:t>基金参与融资业务后，在任何交易日日终，持有的融资买入股票与其他有</w:t>
      </w:r>
      <w:r>
        <w:t>价证券市值之和，不得超过基金资产净值的</w:t>
      </w:r>
      <w:r>
        <w:t xml:space="preserve"> </w:t>
      </w:r>
      <w:r>
        <w:rPr>
          <w:rFonts w:ascii="Times New Roman" w:eastAsia="Times New Roman" w:hAnsi="Times New Roman" w:cs="Times New Roman"/>
        </w:rPr>
        <w:t>95%</w:t>
      </w:r>
      <w:r>
        <w:t>；</w:t>
      </w:r>
      <w:r>
        <w:rPr>
          <w:rFonts w:ascii="Times New Roman" w:eastAsia="Times New Roman" w:hAnsi="Times New Roman" w:cs="Times New Roman"/>
        </w:rPr>
        <w:t xml:space="preserve"> </w:t>
      </w:r>
    </w:p>
    <w:p w14:paraId="068C85C9" w14:textId="77777777" w:rsidR="00A01A4E" w:rsidRDefault="00C56536">
      <w:pPr>
        <w:numPr>
          <w:ilvl w:val="0"/>
          <w:numId w:val="141"/>
        </w:numPr>
        <w:spacing w:after="152" w:line="259" w:lineRule="auto"/>
        <w:ind w:firstLine="480"/>
      </w:pPr>
      <w:r>
        <w:t>法律法规及中国证监会规定的和《基金合同》约定的其他投资限制。</w:t>
      </w:r>
      <w:r>
        <w:rPr>
          <w:rFonts w:ascii="Times New Roman" w:eastAsia="Times New Roman" w:hAnsi="Times New Roman" w:cs="Times New Roman"/>
        </w:rPr>
        <w:t xml:space="preserve"> </w:t>
      </w:r>
    </w:p>
    <w:p w14:paraId="57F51D5A" w14:textId="77777777" w:rsidR="00A01A4E" w:rsidRDefault="00C56536">
      <w:pPr>
        <w:spacing w:after="13" w:line="374" w:lineRule="auto"/>
        <w:ind w:left="0" w:firstLine="480"/>
      </w:pPr>
      <w:r>
        <w:t>除上述第（</w:t>
      </w:r>
      <w:r>
        <w:rPr>
          <w:rFonts w:ascii="Times New Roman" w:eastAsia="Times New Roman" w:hAnsi="Times New Roman" w:cs="Times New Roman"/>
        </w:rPr>
        <w:t>2</w:t>
      </w:r>
      <w:r>
        <w:t>）、（</w:t>
      </w:r>
      <w:r>
        <w:rPr>
          <w:rFonts w:ascii="Times New Roman" w:eastAsia="Times New Roman" w:hAnsi="Times New Roman" w:cs="Times New Roman"/>
        </w:rPr>
        <w:t>11</w:t>
      </w:r>
      <w:r>
        <w:t>）、（</w:t>
      </w:r>
      <w:r>
        <w:rPr>
          <w:rFonts w:ascii="Times New Roman" w:eastAsia="Times New Roman" w:hAnsi="Times New Roman" w:cs="Times New Roman"/>
        </w:rPr>
        <w:t>16</w:t>
      </w:r>
      <w:r>
        <w:t>）、（</w:t>
      </w:r>
      <w:r>
        <w:rPr>
          <w:rFonts w:ascii="Times New Roman" w:eastAsia="Times New Roman" w:hAnsi="Times New Roman" w:cs="Times New Roman"/>
        </w:rPr>
        <w:t>17</w:t>
      </w:r>
      <w:r>
        <w:t>）项规定以外，因证券、期货市场波动、上市公司合并、基金规模变动等基金管理人之外的因素致使基金投资比例不符合上述规定投资比例的，基金管理人应当在</w:t>
      </w:r>
      <w:r>
        <w:t xml:space="preserve"> </w:t>
      </w:r>
      <w:r>
        <w:rPr>
          <w:rFonts w:ascii="Times New Roman" w:eastAsia="Times New Roman" w:hAnsi="Times New Roman" w:cs="Times New Roman"/>
        </w:rPr>
        <w:t xml:space="preserve">10 </w:t>
      </w:r>
      <w:r>
        <w:t>个交易日内进行调整，但中国证监会另有规定的除外，法律法规另有规定的从其规定。基金管理人应当自基金合同生效之日起</w:t>
      </w:r>
      <w:r>
        <w:t xml:space="preserve"> </w:t>
      </w:r>
      <w:r>
        <w:rPr>
          <w:rFonts w:ascii="Times New Roman" w:eastAsia="Times New Roman" w:hAnsi="Times New Roman" w:cs="Times New Roman"/>
        </w:rPr>
        <w:t xml:space="preserve">6 </w:t>
      </w:r>
      <w:r>
        <w:t>个月内使基金的投资组合比例符合基金合同的有关约定。在上述期间内，本基金的投资范围、投资策</w:t>
      </w:r>
      <w:r>
        <w:t>略应当符合基金合同的约定。基金托管人对基金的投资的监督与检查自本基金合同生效之日起开始。</w:t>
      </w:r>
      <w:r>
        <w:rPr>
          <w:rFonts w:ascii="Times New Roman" w:eastAsia="Times New Roman" w:hAnsi="Times New Roman" w:cs="Times New Roman"/>
        </w:rPr>
        <w:t xml:space="preserve"> </w:t>
      </w:r>
    </w:p>
    <w:p w14:paraId="7173DB69" w14:textId="77777777" w:rsidR="00A01A4E" w:rsidRDefault="00C56536">
      <w:pPr>
        <w:ind w:left="477"/>
      </w:pPr>
      <w:r>
        <w:rPr>
          <w:rFonts w:ascii="Times New Roman" w:eastAsia="Times New Roman" w:hAnsi="Times New Roman" w:cs="Times New Roman"/>
        </w:rPr>
        <w:t>2</w:t>
      </w:r>
      <w:r>
        <w:t>、禁止行为</w:t>
      </w:r>
      <w:r>
        <w:rPr>
          <w:rFonts w:ascii="Times New Roman" w:eastAsia="Times New Roman" w:hAnsi="Times New Roman" w:cs="Times New Roman"/>
        </w:rPr>
        <w:t xml:space="preserve"> </w:t>
      </w:r>
    </w:p>
    <w:p w14:paraId="04B5438F" w14:textId="77777777" w:rsidR="00A01A4E" w:rsidRDefault="00C56536">
      <w:pPr>
        <w:ind w:left="477"/>
      </w:pPr>
      <w:r>
        <w:t>为维护基金份额持有人的合法权益，基金财产不得用于下列投资或者活动：</w:t>
      </w:r>
      <w:r>
        <w:rPr>
          <w:rFonts w:ascii="Times New Roman" w:eastAsia="Times New Roman" w:hAnsi="Times New Roman" w:cs="Times New Roman"/>
        </w:rPr>
        <w:t xml:space="preserve"> </w:t>
      </w:r>
    </w:p>
    <w:p w14:paraId="38ED7488" w14:textId="77777777" w:rsidR="00A01A4E" w:rsidRDefault="00C56536">
      <w:pPr>
        <w:numPr>
          <w:ilvl w:val="0"/>
          <w:numId w:val="142"/>
        </w:numPr>
        <w:ind w:hanging="600"/>
      </w:pPr>
      <w:r>
        <w:t>承销证券；</w:t>
      </w:r>
      <w:r>
        <w:rPr>
          <w:rFonts w:ascii="Times New Roman" w:eastAsia="Times New Roman" w:hAnsi="Times New Roman" w:cs="Times New Roman"/>
        </w:rPr>
        <w:t xml:space="preserve"> </w:t>
      </w:r>
    </w:p>
    <w:p w14:paraId="089C4600" w14:textId="77777777" w:rsidR="00A01A4E" w:rsidRDefault="00C56536">
      <w:pPr>
        <w:numPr>
          <w:ilvl w:val="0"/>
          <w:numId w:val="142"/>
        </w:numPr>
        <w:ind w:hanging="600"/>
      </w:pPr>
      <w:r>
        <w:t>违反规定向他人贷款或者提供担保；</w:t>
      </w:r>
      <w:r>
        <w:rPr>
          <w:rFonts w:ascii="Times New Roman" w:eastAsia="Times New Roman" w:hAnsi="Times New Roman" w:cs="Times New Roman"/>
        </w:rPr>
        <w:t xml:space="preserve"> </w:t>
      </w:r>
    </w:p>
    <w:p w14:paraId="6E361124" w14:textId="77777777" w:rsidR="00A01A4E" w:rsidRDefault="00C56536">
      <w:pPr>
        <w:numPr>
          <w:ilvl w:val="0"/>
          <w:numId w:val="142"/>
        </w:numPr>
        <w:ind w:hanging="600"/>
      </w:pPr>
      <w:r>
        <w:t>从事承担无限责任的投资；</w:t>
      </w:r>
      <w:r>
        <w:rPr>
          <w:rFonts w:ascii="Times New Roman" w:eastAsia="Times New Roman" w:hAnsi="Times New Roman" w:cs="Times New Roman"/>
        </w:rPr>
        <w:t xml:space="preserve"> </w:t>
      </w:r>
    </w:p>
    <w:p w14:paraId="2B3C7330" w14:textId="77777777" w:rsidR="00A01A4E" w:rsidRDefault="00C56536">
      <w:pPr>
        <w:numPr>
          <w:ilvl w:val="0"/>
          <w:numId w:val="142"/>
        </w:numPr>
        <w:ind w:hanging="600"/>
      </w:pPr>
      <w:r>
        <w:t>买卖其他基金份额，但是中国证监会另有规定的除外；</w:t>
      </w:r>
      <w:r>
        <w:rPr>
          <w:rFonts w:ascii="Times New Roman" w:eastAsia="Times New Roman" w:hAnsi="Times New Roman" w:cs="Times New Roman"/>
        </w:rPr>
        <w:t xml:space="preserve"> </w:t>
      </w:r>
    </w:p>
    <w:p w14:paraId="491BBB80" w14:textId="77777777" w:rsidR="00A01A4E" w:rsidRDefault="00C56536">
      <w:pPr>
        <w:numPr>
          <w:ilvl w:val="0"/>
          <w:numId w:val="142"/>
        </w:numPr>
        <w:ind w:hanging="600"/>
      </w:pPr>
      <w:r>
        <w:t>向其基金管理人、基金托管人出资；</w:t>
      </w:r>
      <w:r>
        <w:rPr>
          <w:rFonts w:ascii="Times New Roman" w:eastAsia="Times New Roman" w:hAnsi="Times New Roman" w:cs="Times New Roman"/>
        </w:rPr>
        <w:t xml:space="preserve"> </w:t>
      </w:r>
    </w:p>
    <w:p w14:paraId="47F4E6C8" w14:textId="77777777" w:rsidR="00A01A4E" w:rsidRDefault="00C56536">
      <w:pPr>
        <w:numPr>
          <w:ilvl w:val="0"/>
          <w:numId w:val="142"/>
        </w:numPr>
        <w:ind w:hanging="600"/>
      </w:pPr>
      <w:r>
        <w:t>从事内幕交易、操纵证券交易价格及其他不正当的证券交易活动；</w:t>
      </w:r>
      <w:r>
        <w:rPr>
          <w:rFonts w:ascii="Times New Roman" w:eastAsia="Times New Roman" w:hAnsi="Times New Roman" w:cs="Times New Roman"/>
        </w:rPr>
        <w:t xml:space="preserve"> </w:t>
      </w:r>
    </w:p>
    <w:p w14:paraId="194652DC" w14:textId="77777777" w:rsidR="00A01A4E" w:rsidRDefault="00C56536">
      <w:pPr>
        <w:numPr>
          <w:ilvl w:val="0"/>
          <w:numId w:val="142"/>
        </w:numPr>
        <w:ind w:hanging="600"/>
      </w:pPr>
      <w:r>
        <w:t>依照法律法规有关规定，由中国证监会规定禁止的其他活动。</w:t>
      </w:r>
      <w:r>
        <w:rPr>
          <w:rFonts w:ascii="Times New Roman" w:eastAsia="Times New Roman" w:hAnsi="Times New Roman" w:cs="Times New Roman"/>
        </w:rPr>
        <w:t xml:space="preserve"> </w:t>
      </w:r>
    </w:p>
    <w:p w14:paraId="39E59159" w14:textId="77777777" w:rsidR="00A01A4E" w:rsidRDefault="00C56536">
      <w:pPr>
        <w:spacing w:after="24" w:line="361" w:lineRule="auto"/>
        <w:ind w:left="0" w:firstLine="480"/>
      </w:pPr>
      <w:r>
        <w:t>运用基金财产买卖基金管理人、基金托管人及其控股股东、实际控制人或者与其有重大利害关系的公司发行的证券或者承销期内承销的证券，或者从事其他重大关联交易的，应当遵循基金份额持有人利益优先的原则，防范利益冲突，建立健全内部审批机制和评估机制，按照市场公平合理价格执行。相关交易必须事先得到基金托管人同意，并按法律法规予以披露。重大关联交易应提交基金管理人董事会审议，并经过三分之二以上的独立董事通过。基金管理人董事会应至少每半年对关联交易事项进行审查。</w:t>
      </w:r>
      <w:r>
        <w:rPr>
          <w:rFonts w:ascii="Times New Roman" w:eastAsia="Times New Roman" w:hAnsi="Times New Roman" w:cs="Times New Roman"/>
        </w:rPr>
        <w:t xml:space="preserve"> </w:t>
      </w:r>
    </w:p>
    <w:p w14:paraId="3705CB7D" w14:textId="77777777" w:rsidR="00A01A4E" w:rsidRDefault="00C56536">
      <w:pPr>
        <w:spacing w:after="10" w:line="364" w:lineRule="auto"/>
        <w:ind w:left="0" w:firstLine="480"/>
      </w:pPr>
      <w:r>
        <w:rPr>
          <w:rFonts w:ascii="Times New Roman" w:eastAsia="Times New Roman" w:hAnsi="Times New Roman" w:cs="Times New Roman"/>
        </w:rPr>
        <w:t>3</w:t>
      </w:r>
      <w:r>
        <w:t>、</w:t>
      </w:r>
      <w:r>
        <w:t>法律法规或监管部门取消上述组合限制、禁止行为规定或从事关联交易的条件和要求，本基金可不受相关限制。法律法规或监管部门对上述组合限制、禁止行为规定或从事关联交易的条件和要求进行变更的，本基金可以变更后的规定为准；经与基金托管人协商一致，基金管理人可依据法律法规或监管部门规定直接对基金合同进行变更。</w:t>
      </w:r>
      <w:r>
        <w:rPr>
          <w:rFonts w:ascii="Times New Roman" w:eastAsia="Times New Roman" w:hAnsi="Times New Roman" w:cs="Times New Roman"/>
        </w:rPr>
        <w:t xml:space="preserve"> </w:t>
      </w:r>
    </w:p>
    <w:p w14:paraId="745C512D" w14:textId="77777777" w:rsidR="00A01A4E" w:rsidRDefault="00C56536">
      <w:pPr>
        <w:spacing w:after="178" w:line="259" w:lineRule="auto"/>
        <w:ind w:left="480" w:firstLine="0"/>
      </w:pPr>
      <w:r>
        <w:rPr>
          <w:rFonts w:ascii="Times New Roman" w:eastAsia="Times New Roman" w:hAnsi="Times New Roman" w:cs="Times New Roman"/>
        </w:rPr>
        <w:t xml:space="preserve"> </w:t>
      </w:r>
    </w:p>
    <w:p w14:paraId="14A3123A" w14:textId="77777777" w:rsidR="00A01A4E" w:rsidRDefault="00C56536">
      <w:pPr>
        <w:numPr>
          <w:ilvl w:val="0"/>
          <w:numId w:val="143"/>
        </w:numPr>
        <w:ind w:hanging="482"/>
      </w:pPr>
      <w:r>
        <w:t>基金资产净值的计算方法和公告方式</w:t>
      </w:r>
      <w:r>
        <w:rPr>
          <w:rFonts w:ascii="Times New Roman" w:eastAsia="Times New Roman" w:hAnsi="Times New Roman" w:cs="Times New Roman"/>
          <w:b/>
        </w:rPr>
        <w:t xml:space="preserve"> </w:t>
      </w:r>
    </w:p>
    <w:p w14:paraId="4EFEFDAE" w14:textId="77777777" w:rsidR="00A01A4E" w:rsidRDefault="00C56536">
      <w:pPr>
        <w:ind w:left="477"/>
      </w:pPr>
      <w:r>
        <w:t>《基金合同》生效后，在开始办理基金份额申购或者赎回前，基金管理人应</w:t>
      </w:r>
    </w:p>
    <w:p w14:paraId="2756E869" w14:textId="77777777" w:rsidR="00A01A4E" w:rsidRDefault="00C56536">
      <w:pPr>
        <w:spacing w:after="14" w:line="363" w:lineRule="auto"/>
      </w:pPr>
      <w:r>
        <w:t>当至少每周在规定网站披露一次各类基金份额净值和基金份额累计净值。在开始办理基金份额申购或者赎回后，基金管理人应当在不晚于每个开放日的次日，通过其规定网站、基金销售机构网站或者营业网点披露开放日的各类基金份额净值和基金份额累计净值。</w:t>
      </w:r>
      <w:r>
        <w:rPr>
          <w:rFonts w:ascii="Times New Roman" w:eastAsia="Times New Roman" w:hAnsi="Times New Roman" w:cs="Times New Roman"/>
        </w:rPr>
        <w:t xml:space="preserve"> </w:t>
      </w:r>
    </w:p>
    <w:p w14:paraId="4C1EC2B6" w14:textId="77777777" w:rsidR="00A01A4E" w:rsidRDefault="00C56536">
      <w:pPr>
        <w:spacing w:after="8" w:line="365" w:lineRule="auto"/>
        <w:ind w:left="0" w:firstLine="480"/>
      </w:pPr>
      <w:r>
        <w:t>基金管理人应当不晚于半年度和年度最后一日的次日，在规定网站披露半年度和年度最后一日的各类基金份额净值和基金份额累计净值。</w:t>
      </w:r>
      <w:r>
        <w:rPr>
          <w:rFonts w:ascii="Times New Roman" w:eastAsia="Times New Roman" w:hAnsi="Times New Roman" w:cs="Times New Roman"/>
        </w:rPr>
        <w:t xml:space="preserve"> </w:t>
      </w:r>
    </w:p>
    <w:p w14:paraId="53208D4B" w14:textId="77777777" w:rsidR="00A01A4E" w:rsidRDefault="00C56536">
      <w:pPr>
        <w:spacing w:after="178" w:line="259" w:lineRule="auto"/>
        <w:ind w:left="480" w:firstLine="0"/>
      </w:pPr>
      <w:r>
        <w:rPr>
          <w:rFonts w:ascii="Times New Roman" w:eastAsia="Times New Roman" w:hAnsi="Times New Roman" w:cs="Times New Roman"/>
        </w:rPr>
        <w:t xml:space="preserve"> </w:t>
      </w:r>
    </w:p>
    <w:p w14:paraId="22D95389" w14:textId="77777777" w:rsidR="00A01A4E" w:rsidRDefault="00C56536">
      <w:pPr>
        <w:numPr>
          <w:ilvl w:val="0"/>
          <w:numId w:val="143"/>
        </w:numPr>
        <w:ind w:hanging="482"/>
      </w:pPr>
      <w:r>
        <w:t>基金合同的变更、终止与基金财产的清算</w:t>
      </w:r>
      <w:r>
        <w:rPr>
          <w:rFonts w:ascii="Times New Roman" w:eastAsia="Times New Roman" w:hAnsi="Times New Roman" w:cs="Times New Roman"/>
          <w:b/>
        </w:rPr>
        <w:t xml:space="preserve"> </w:t>
      </w:r>
    </w:p>
    <w:p w14:paraId="066667B8" w14:textId="77777777" w:rsidR="00A01A4E" w:rsidRDefault="00C56536">
      <w:pPr>
        <w:ind w:left="477"/>
      </w:pPr>
      <w:r>
        <w:t>（一）《基金合同》的变更</w:t>
      </w:r>
      <w:r>
        <w:rPr>
          <w:rFonts w:ascii="Times New Roman" w:eastAsia="Times New Roman" w:hAnsi="Times New Roman" w:cs="Times New Roman"/>
        </w:rPr>
        <w:t xml:space="preserve"> </w:t>
      </w:r>
    </w:p>
    <w:p w14:paraId="21A5B31F" w14:textId="77777777" w:rsidR="00A01A4E" w:rsidRDefault="00C56536">
      <w:pPr>
        <w:numPr>
          <w:ilvl w:val="0"/>
          <w:numId w:val="144"/>
        </w:numPr>
        <w:spacing w:after="17" w:line="366" w:lineRule="auto"/>
        <w:ind w:firstLine="480"/>
      </w:pPr>
      <w:r>
        <w:t>变更基金合同涉及法律法规规定或本合同约定应经基金份额持有人大会决议通过的事项的，应</w:t>
      </w:r>
      <w:r>
        <w:t>召开基金份额持有人大会决议通过。对于法律法规规定和基金合同约定可不经基金份额持有人大会决议通过的事项，由基金管理人和基金托管人同意后变更并公告，并报中国证监会备案。</w:t>
      </w:r>
      <w:r>
        <w:rPr>
          <w:rFonts w:ascii="Times New Roman" w:eastAsia="Times New Roman" w:hAnsi="Times New Roman" w:cs="Times New Roman"/>
        </w:rPr>
        <w:t xml:space="preserve"> </w:t>
      </w:r>
    </w:p>
    <w:p w14:paraId="6CD5655B" w14:textId="77777777" w:rsidR="00A01A4E" w:rsidRDefault="00C56536">
      <w:pPr>
        <w:numPr>
          <w:ilvl w:val="0"/>
          <w:numId w:val="144"/>
        </w:numPr>
        <w:spacing w:after="12" w:line="369" w:lineRule="auto"/>
        <w:ind w:firstLine="480"/>
      </w:pPr>
      <w:r>
        <w:t>关于《基金合同》变更的基金份额持有人大会决议自表决通过之日起生效，生效后方可执行，通过之日起五日内报中国证监会备案，并自决议生效后两日内在规定媒介公告。</w:t>
      </w:r>
      <w:r>
        <w:rPr>
          <w:rFonts w:ascii="Times New Roman" w:eastAsia="Times New Roman" w:hAnsi="Times New Roman" w:cs="Times New Roman"/>
        </w:rPr>
        <w:t xml:space="preserve"> </w:t>
      </w:r>
    </w:p>
    <w:p w14:paraId="519E3DA2" w14:textId="77777777" w:rsidR="00A01A4E" w:rsidRDefault="00C56536">
      <w:pPr>
        <w:ind w:left="477"/>
      </w:pPr>
      <w:r>
        <w:t>（二）《基金合同》的终止事由</w:t>
      </w:r>
      <w:r>
        <w:rPr>
          <w:rFonts w:ascii="Times New Roman" w:eastAsia="Times New Roman" w:hAnsi="Times New Roman" w:cs="Times New Roman"/>
        </w:rPr>
        <w:t xml:space="preserve"> </w:t>
      </w:r>
    </w:p>
    <w:p w14:paraId="3EAF4725" w14:textId="77777777" w:rsidR="00A01A4E" w:rsidRDefault="00C56536">
      <w:pPr>
        <w:ind w:left="477"/>
      </w:pPr>
      <w:r>
        <w:t>有下列情形之一的，《基金合同》应当终止：</w:t>
      </w:r>
      <w:r>
        <w:rPr>
          <w:rFonts w:ascii="Times New Roman" w:eastAsia="Times New Roman" w:hAnsi="Times New Roman" w:cs="Times New Roman"/>
        </w:rPr>
        <w:t xml:space="preserve"> </w:t>
      </w:r>
    </w:p>
    <w:p w14:paraId="6549215E" w14:textId="77777777" w:rsidR="00A01A4E" w:rsidRDefault="00C56536">
      <w:pPr>
        <w:numPr>
          <w:ilvl w:val="0"/>
          <w:numId w:val="145"/>
        </w:numPr>
        <w:ind w:firstLine="480"/>
      </w:pPr>
      <w:r>
        <w:t>基金份额持有人大会决定终止的；</w:t>
      </w:r>
      <w:r>
        <w:rPr>
          <w:rFonts w:ascii="Times New Roman" w:eastAsia="Times New Roman" w:hAnsi="Times New Roman" w:cs="Times New Roman"/>
        </w:rPr>
        <w:t xml:space="preserve"> </w:t>
      </w:r>
    </w:p>
    <w:p w14:paraId="41920590" w14:textId="77777777" w:rsidR="00A01A4E" w:rsidRDefault="00C56536">
      <w:pPr>
        <w:numPr>
          <w:ilvl w:val="0"/>
          <w:numId w:val="145"/>
        </w:numPr>
        <w:spacing w:after="0" w:line="384" w:lineRule="auto"/>
        <w:ind w:firstLine="480"/>
      </w:pPr>
      <w:r>
        <w:t>基金管理人、基金托管人职责终止，在</w:t>
      </w:r>
      <w:r>
        <w:t xml:space="preserve"> </w:t>
      </w:r>
      <w:r>
        <w:rPr>
          <w:rFonts w:ascii="Times New Roman" w:eastAsia="Times New Roman" w:hAnsi="Times New Roman" w:cs="Times New Roman"/>
        </w:rPr>
        <w:t xml:space="preserve">6 </w:t>
      </w:r>
      <w:r>
        <w:t>个月内没有新基金管理人、新基金托管人承接的；</w:t>
      </w:r>
      <w:r>
        <w:rPr>
          <w:rFonts w:ascii="Times New Roman" w:eastAsia="Times New Roman" w:hAnsi="Times New Roman" w:cs="Times New Roman"/>
        </w:rPr>
        <w:t xml:space="preserve"> </w:t>
      </w:r>
    </w:p>
    <w:p w14:paraId="19EC4D2A" w14:textId="77777777" w:rsidR="00A01A4E" w:rsidRDefault="00C56536">
      <w:pPr>
        <w:numPr>
          <w:ilvl w:val="0"/>
          <w:numId w:val="145"/>
        </w:numPr>
        <w:spacing w:after="0" w:line="379" w:lineRule="auto"/>
        <w:ind w:firstLine="480"/>
      </w:pPr>
      <w:r>
        <w:t>基金合同生效后，连续五十个工作日出现基金份额持有人数量不满二百人或者基金资产净值低于五千万元情形的；</w:t>
      </w:r>
      <w:r>
        <w:rPr>
          <w:rFonts w:ascii="Times New Roman" w:eastAsia="Times New Roman" w:hAnsi="Times New Roman" w:cs="Times New Roman"/>
        </w:rPr>
        <w:t xml:space="preserve"> </w:t>
      </w:r>
    </w:p>
    <w:p w14:paraId="195914A9" w14:textId="77777777" w:rsidR="00A01A4E" w:rsidRDefault="00C56536">
      <w:pPr>
        <w:numPr>
          <w:ilvl w:val="0"/>
          <w:numId w:val="145"/>
        </w:numPr>
        <w:ind w:firstLine="480"/>
      </w:pPr>
      <w:r>
        <w:t>《基金合同》约定的其他情形；</w:t>
      </w:r>
      <w:r>
        <w:rPr>
          <w:rFonts w:ascii="Times New Roman" w:eastAsia="Times New Roman" w:hAnsi="Times New Roman" w:cs="Times New Roman"/>
        </w:rPr>
        <w:t xml:space="preserve"> </w:t>
      </w:r>
    </w:p>
    <w:p w14:paraId="097A470D" w14:textId="77777777" w:rsidR="00A01A4E" w:rsidRDefault="00C56536">
      <w:pPr>
        <w:numPr>
          <w:ilvl w:val="0"/>
          <w:numId w:val="145"/>
        </w:numPr>
        <w:ind w:firstLine="480"/>
      </w:pPr>
      <w:r>
        <w:t>相关法律法规和中国证监会规定的其他情况。</w:t>
      </w:r>
      <w:r>
        <w:rPr>
          <w:rFonts w:ascii="Times New Roman" w:eastAsia="Times New Roman" w:hAnsi="Times New Roman" w:cs="Times New Roman"/>
        </w:rPr>
        <w:t xml:space="preserve"> </w:t>
      </w:r>
    </w:p>
    <w:p w14:paraId="33048548" w14:textId="77777777" w:rsidR="00A01A4E" w:rsidRDefault="00C56536">
      <w:pPr>
        <w:ind w:left="477"/>
      </w:pPr>
      <w:r>
        <w:t>（三）基金财产的清算</w:t>
      </w:r>
      <w:r>
        <w:rPr>
          <w:rFonts w:ascii="Times New Roman" w:eastAsia="Times New Roman" w:hAnsi="Times New Roman" w:cs="Times New Roman"/>
        </w:rPr>
        <w:t xml:space="preserve"> </w:t>
      </w:r>
    </w:p>
    <w:p w14:paraId="4F79E08A" w14:textId="77777777" w:rsidR="00A01A4E" w:rsidRDefault="00C56536">
      <w:pPr>
        <w:numPr>
          <w:ilvl w:val="0"/>
          <w:numId w:val="146"/>
        </w:numPr>
        <w:spacing w:after="8" w:line="372" w:lineRule="auto"/>
        <w:ind w:firstLine="470"/>
      </w:pPr>
      <w:r>
        <w:t>基金财产清算小组：自出现《基金合同》终止事由之日起</w:t>
      </w:r>
      <w:r>
        <w:t xml:space="preserve"> </w:t>
      </w:r>
      <w:r>
        <w:rPr>
          <w:rFonts w:ascii="Times New Roman" w:eastAsia="Times New Roman" w:hAnsi="Times New Roman" w:cs="Times New Roman"/>
        </w:rPr>
        <w:t xml:space="preserve">30 </w:t>
      </w:r>
      <w:r>
        <w:t>个工作日内成立清算小组，基金管理人组织基金财产清算小组并在中国证监会的监督下进行基金清算。</w:t>
      </w:r>
      <w:r>
        <w:rPr>
          <w:rFonts w:ascii="Times New Roman" w:eastAsia="Times New Roman" w:hAnsi="Times New Roman" w:cs="Times New Roman"/>
        </w:rPr>
        <w:t xml:space="preserve"> </w:t>
      </w:r>
    </w:p>
    <w:p w14:paraId="11A7EF9E" w14:textId="77777777" w:rsidR="00A01A4E" w:rsidRDefault="00C56536">
      <w:pPr>
        <w:numPr>
          <w:ilvl w:val="0"/>
          <w:numId w:val="146"/>
        </w:numPr>
        <w:spacing w:after="17" w:line="366" w:lineRule="auto"/>
        <w:ind w:firstLine="470"/>
      </w:pPr>
      <w:r>
        <w:t>基金财产清算小组组成：基金财产清算小组成员由基金管理人、基金托管人、符合《证券法》规定的注册会计师、律师以及</w:t>
      </w:r>
      <w:r>
        <w:t>中国证监会指定的人员组成。基金财产清算小组可以聘用必要的工作人员。</w:t>
      </w:r>
      <w:r>
        <w:rPr>
          <w:rFonts w:ascii="Times New Roman" w:eastAsia="Times New Roman" w:hAnsi="Times New Roman" w:cs="Times New Roman"/>
        </w:rPr>
        <w:t xml:space="preserve"> </w:t>
      </w:r>
    </w:p>
    <w:p w14:paraId="72A03FEF" w14:textId="77777777" w:rsidR="00A01A4E" w:rsidRDefault="00C56536">
      <w:pPr>
        <w:numPr>
          <w:ilvl w:val="0"/>
          <w:numId w:val="146"/>
        </w:numPr>
        <w:spacing w:after="0" w:line="379" w:lineRule="auto"/>
        <w:ind w:firstLine="470"/>
      </w:pPr>
      <w:r>
        <w:t>基金财产清算小组职责：基金财产清算小组负责基金财产的保管、清理、估价、变现和分配。基金财产清算小组可以依法进行必要的民事活动。</w:t>
      </w:r>
      <w:r>
        <w:rPr>
          <w:rFonts w:ascii="Times New Roman" w:eastAsia="Times New Roman" w:hAnsi="Times New Roman" w:cs="Times New Roman"/>
        </w:rPr>
        <w:t xml:space="preserve"> </w:t>
      </w:r>
    </w:p>
    <w:p w14:paraId="08C1B53B" w14:textId="77777777" w:rsidR="00A01A4E" w:rsidRDefault="00C56536">
      <w:pPr>
        <w:numPr>
          <w:ilvl w:val="0"/>
          <w:numId w:val="146"/>
        </w:numPr>
        <w:ind w:firstLine="470"/>
      </w:pPr>
      <w:r>
        <w:t>基金财产清算程序：</w:t>
      </w:r>
      <w:r>
        <w:rPr>
          <w:rFonts w:ascii="Times New Roman" w:eastAsia="Times New Roman" w:hAnsi="Times New Roman" w:cs="Times New Roman"/>
        </w:rPr>
        <w:t xml:space="preserve"> </w:t>
      </w:r>
    </w:p>
    <w:p w14:paraId="0A524039" w14:textId="77777777" w:rsidR="00A01A4E" w:rsidRDefault="00C56536">
      <w:pPr>
        <w:numPr>
          <w:ilvl w:val="0"/>
          <w:numId w:val="147"/>
        </w:numPr>
        <w:ind w:firstLine="480"/>
      </w:pPr>
      <w:r>
        <w:t>《基金合同》终止情形出现时，由基金财产清算小组统一接管基金；</w:t>
      </w:r>
      <w:r>
        <w:rPr>
          <w:rFonts w:ascii="Times New Roman" w:eastAsia="Times New Roman" w:hAnsi="Times New Roman" w:cs="Times New Roman"/>
        </w:rPr>
        <w:t xml:space="preserve"> </w:t>
      </w:r>
    </w:p>
    <w:p w14:paraId="10768F7F" w14:textId="77777777" w:rsidR="00A01A4E" w:rsidRDefault="00C56536">
      <w:pPr>
        <w:numPr>
          <w:ilvl w:val="0"/>
          <w:numId w:val="147"/>
        </w:numPr>
        <w:ind w:firstLine="480"/>
      </w:pPr>
      <w:r>
        <w:t>对基金财产和债权债务进行清理和确认；</w:t>
      </w:r>
      <w:r>
        <w:rPr>
          <w:rFonts w:ascii="Times New Roman" w:eastAsia="Times New Roman" w:hAnsi="Times New Roman" w:cs="Times New Roman"/>
        </w:rPr>
        <w:t xml:space="preserve"> </w:t>
      </w:r>
    </w:p>
    <w:p w14:paraId="2F6BA4E0" w14:textId="77777777" w:rsidR="00A01A4E" w:rsidRDefault="00C56536">
      <w:pPr>
        <w:numPr>
          <w:ilvl w:val="0"/>
          <w:numId w:val="147"/>
        </w:numPr>
        <w:ind w:firstLine="480"/>
      </w:pPr>
      <w:r>
        <w:t>对基金财产进行估值和变现；</w:t>
      </w:r>
      <w:r>
        <w:rPr>
          <w:rFonts w:ascii="Times New Roman" w:eastAsia="Times New Roman" w:hAnsi="Times New Roman" w:cs="Times New Roman"/>
        </w:rPr>
        <w:t xml:space="preserve"> </w:t>
      </w:r>
    </w:p>
    <w:p w14:paraId="4FA0DF85" w14:textId="77777777" w:rsidR="00A01A4E" w:rsidRDefault="00C56536">
      <w:pPr>
        <w:numPr>
          <w:ilvl w:val="0"/>
          <w:numId w:val="147"/>
        </w:numPr>
        <w:ind w:firstLine="480"/>
      </w:pPr>
      <w:r>
        <w:t>制作清算报告；</w:t>
      </w:r>
      <w:r>
        <w:rPr>
          <w:rFonts w:ascii="Times New Roman" w:eastAsia="Times New Roman" w:hAnsi="Times New Roman" w:cs="Times New Roman"/>
        </w:rPr>
        <w:t xml:space="preserve"> </w:t>
      </w:r>
    </w:p>
    <w:p w14:paraId="69ABC95B" w14:textId="77777777" w:rsidR="00A01A4E" w:rsidRDefault="00C56536">
      <w:pPr>
        <w:numPr>
          <w:ilvl w:val="0"/>
          <w:numId w:val="147"/>
        </w:numPr>
        <w:spacing w:after="0" w:line="379" w:lineRule="auto"/>
        <w:ind w:firstLine="480"/>
      </w:pPr>
      <w:r>
        <w:t>聘请会计师事务所对清算报告进行外部审计，聘请律师事务所对清算报告出具法律意见书；</w:t>
      </w:r>
      <w:r>
        <w:rPr>
          <w:rFonts w:ascii="Times New Roman" w:eastAsia="Times New Roman" w:hAnsi="Times New Roman" w:cs="Times New Roman"/>
        </w:rPr>
        <w:t xml:space="preserve"> </w:t>
      </w:r>
    </w:p>
    <w:p w14:paraId="7E58924E" w14:textId="77777777" w:rsidR="00A01A4E" w:rsidRDefault="00C56536">
      <w:pPr>
        <w:numPr>
          <w:ilvl w:val="0"/>
          <w:numId w:val="147"/>
        </w:numPr>
        <w:ind w:firstLine="480"/>
      </w:pPr>
      <w:r>
        <w:t>将清算报告报中国证监会备案确认并公告；</w:t>
      </w:r>
      <w:r>
        <w:rPr>
          <w:rFonts w:ascii="Times New Roman" w:eastAsia="Times New Roman" w:hAnsi="Times New Roman" w:cs="Times New Roman"/>
        </w:rPr>
        <w:t xml:space="preserve"> </w:t>
      </w:r>
    </w:p>
    <w:p w14:paraId="26F1A9E8" w14:textId="77777777" w:rsidR="00A01A4E" w:rsidRDefault="00C56536">
      <w:pPr>
        <w:numPr>
          <w:ilvl w:val="0"/>
          <w:numId w:val="147"/>
        </w:numPr>
        <w:ind w:firstLine="480"/>
      </w:pPr>
      <w:r>
        <w:t>对基金剩余财产进行分配。</w:t>
      </w:r>
      <w:r>
        <w:rPr>
          <w:rFonts w:ascii="Times New Roman" w:eastAsia="Times New Roman" w:hAnsi="Times New Roman" w:cs="Times New Roman"/>
        </w:rPr>
        <w:t xml:space="preserve"> </w:t>
      </w:r>
    </w:p>
    <w:p w14:paraId="200FEE98" w14:textId="77777777" w:rsidR="00A01A4E" w:rsidRDefault="00C56536">
      <w:pPr>
        <w:spacing w:after="0" w:line="384" w:lineRule="auto"/>
        <w:ind w:left="0" w:firstLine="480"/>
      </w:pPr>
      <w:r>
        <w:rPr>
          <w:rFonts w:ascii="Times New Roman" w:eastAsia="Times New Roman" w:hAnsi="Times New Roman" w:cs="Times New Roman"/>
        </w:rPr>
        <w:t>5</w:t>
      </w:r>
      <w:r>
        <w:t>、基金财产清算的期限为</w:t>
      </w:r>
      <w:r>
        <w:t xml:space="preserve"> </w:t>
      </w:r>
      <w:r>
        <w:rPr>
          <w:rFonts w:ascii="Times New Roman" w:eastAsia="Times New Roman" w:hAnsi="Times New Roman" w:cs="Times New Roman"/>
        </w:rPr>
        <w:t xml:space="preserve">6 </w:t>
      </w:r>
      <w:r>
        <w:t>个月，但因本基金所持证券的流动性受到限制而不能及时变现的，清算期限相应顺延。</w:t>
      </w:r>
      <w:r>
        <w:rPr>
          <w:rFonts w:ascii="Times New Roman" w:eastAsia="Times New Roman" w:hAnsi="Times New Roman" w:cs="Times New Roman"/>
        </w:rPr>
        <w:t xml:space="preserve"> </w:t>
      </w:r>
    </w:p>
    <w:p w14:paraId="1E40F15F" w14:textId="77777777" w:rsidR="00A01A4E" w:rsidRDefault="00C56536">
      <w:pPr>
        <w:numPr>
          <w:ilvl w:val="0"/>
          <w:numId w:val="148"/>
        </w:numPr>
        <w:ind w:hanging="720"/>
      </w:pPr>
      <w:r>
        <w:t>清算费用</w:t>
      </w:r>
      <w:r>
        <w:rPr>
          <w:rFonts w:ascii="Times New Roman" w:eastAsia="Times New Roman" w:hAnsi="Times New Roman" w:cs="Times New Roman"/>
        </w:rPr>
        <w:t xml:space="preserve"> </w:t>
      </w:r>
    </w:p>
    <w:p w14:paraId="3C788D2C" w14:textId="77777777" w:rsidR="00A01A4E" w:rsidRDefault="00C56536">
      <w:pPr>
        <w:spacing w:after="17" w:line="366" w:lineRule="auto"/>
        <w:ind w:left="0" w:firstLine="480"/>
      </w:pPr>
      <w:r>
        <w:t>清算费用是指基金财产清算小组在进行基金清算过程中发生的所有合理费用，清算费用由基金财产清算小组优先从基金财产中支付。</w:t>
      </w:r>
      <w:r>
        <w:rPr>
          <w:rFonts w:ascii="Times New Roman" w:eastAsia="Times New Roman" w:hAnsi="Times New Roman" w:cs="Times New Roman"/>
        </w:rPr>
        <w:t xml:space="preserve"> </w:t>
      </w:r>
    </w:p>
    <w:p w14:paraId="77CCABA5" w14:textId="77777777" w:rsidR="00A01A4E" w:rsidRDefault="00C56536">
      <w:pPr>
        <w:numPr>
          <w:ilvl w:val="0"/>
          <w:numId w:val="148"/>
        </w:numPr>
        <w:ind w:hanging="720"/>
      </w:pPr>
      <w:r>
        <w:t>基金财产清算剩余资产的分配</w:t>
      </w:r>
      <w:r>
        <w:rPr>
          <w:rFonts w:ascii="Times New Roman" w:eastAsia="Times New Roman" w:hAnsi="Times New Roman" w:cs="Times New Roman"/>
        </w:rPr>
        <w:t xml:space="preserve"> </w:t>
      </w:r>
    </w:p>
    <w:p w14:paraId="01E1D0E8" w14:textId="77777777" w:rsidR="00A01A4E" w:rsidRDefault="00C56536">
      <w:pPr>
        <w:spacing w:after="21" w:line="363" w:lineRule="auto"/>
        <w:ind w:left="0" w:firstLine="480"/>
      </w:pPr>
      <w:del w:id="13" w:author="FundLex" w:date="2026-10-22T00:23:55Z">
        <w:r>
          <w:delText>依据基金财产清算的分配方案，将基金财产清算后的全部剩余资产扣除基金财产清算费用、交纳所欠税款并清偿基金债务后，按基金份额持有人持有的基金份额比例进行分配。</w:delText>
        </w:r>
      </w:del>
      <w:ins w:id="14" w:author="FundLex" w:date="2026-10-22T00:23:55Z">
        <w:r>
          <w:t>依据基金财产清算的分配方案，将基金财产清算后的全部剩余资产扣除基金财产清算费用、交纳所欠税款并清偿基金债务后，按基金份额持有人持有的基金份额比例进行分配，并加上返还基金份额持有人的销售服务费（如有）。</w:t>
        </w:r>
      </w:ins>
      <w:r>
        <w:rPr>
          <w:rFonts w:ascii="Times New Roman" w:eastAsia="Times New Roman" w:hAnsi="Times New Roman" w:cs="Times New Roman"/>
        </w:rPr>
        <w:t xml:space="preserve"> </w:t>
      </w:r>
    </w:p>
    <w:p w14:paraId="4F18006A" w14:textId="77777777" w:rsidR="00A01A4E" w:rsidRDefault="00C56536">
      <w:pPr>
        <w:numPr>
          <w:ilvl w:val="0"/>
          <w:numId w:val="148"/>
        </w:numPr>
        <w:ind w:hanging="720"/>
      </w:pPr>
      <w:r>
        <w:t>基金财产清算的公告</w:t>
      </w:r>
      <w:r>
        <w:rPr>
          <w:rFonts w:ascii="Times New Roman" w:eastAsia="Times New Roman" w:hAnsi="Times New Roman" w:cs="Times New Roman"/>
        </w:rPr>
        <w:t xml:space="preserve"> </w:t>
      </w:r>
    </w:p>
    <w:p w14:paraId="66D4BBD3" w14:textId="77777777" w:rsidR="00A01A4E" w:rsidRDefault="00C56536">
      <w:pPr>
        <w:spacing w:after="125"/>
        <w:ind w:left="477"/>
      </w:pPr>
      <w:r>
        <w:t>清算过程中的有关重大事项须及时公告；基金财产清算报告经符合《证券法》</w:t>
      </w:r>
    </w:p>
    <w:p w14:paraId="0A366BEA" w14:textId="77777777" w:rsidR="00A01A4E" w:rsidRDefault="00C56536">
      <w:pPr>
        <w:spacing w:after="5" w:line="375" w:lineRule="auto"/>
      </w:pPr>
      <w:r>
        <w:t>规定的会计师事务所审计并由律师事务所出具法律意见书后报中国证监会备案并公告。基金财产清算公告于基金财产清算报告报中国证监会备案确认后</w:t>
      </w:r>
      <w:r>
        <w:t xml:space="preserve"> </w:t>
      </w:r>
      <w:r>
        <w:rPr>
          <w:rFonts w:ascii="Times New Roman" w:eastAsia="Times New Roman" w:hAnsi="Times New Roman" w:cs="Times New Roman"/>
        </w:rPr>
        <w:t xml:space="preserve">5 </w:t>
      </w:r>
      <w:r>
        <w:t>个工作日内由基金财产清算小组进行公告。</w:t>
      </w:r>
      <w:r>
        <w:rPr>
          <w:rFonts w:ascii="Times New Roman" w:eastAsia="Times New Roman" w:hAnsi="Times New Roman" w:cs="Times New Roman"/>
        </w:rPr>
        <w:t xml:space="preserve"> </w:t>
      </w:r>
    </w:p>
    <w:p w14:paraId="64D6B6D0" w14:textId="77777777" w:rsidR="00A01A4E" w:rsidRDefault="00C56536">
      <w:pPr>
        <w:numPr>
          <w:ilvl w:val="0"/>
          <w:numId w:val="148"/>
        </w:numPr>
        <w:ind w:hanging="720"/>
      </w:pPr>
      <w:r>
        <w:t>基金财产清算账册及文件的保存</w:t>
      </w:r>
      <w:r>
        <w:rPr>
          <w:rFonts w:ascii="Times New Roman" w:eastAsia="Times New Roman" w:hAnsi="Times New Roman" w:cs="Times New Roman"/>
        </w:rPr>
        <w:t xml:space="preserve"> </w:t>
      </w:r>
    </w:p>
    <w:p w14:paraId="1C303C5B" w14:textId="77777777" w:rsidR="00A01A4E" w:rsidRDefault="00C56536">
      <w:pPr>
        <w:ind w:left="477"/>
      </w:pPr>
      <w:r>
        <w:t>基金财产清算账册及有关文件由基金托管人保存</w:t>
      </w:r>
      <w:r>
        <w:t xml:space="preserve"> </w:t>
      </w:r>
      <w:r>
        <w:rPr>
          <w:rFonts w:ascii="Times New Roman" w:eastAsia="Times New Roman" w:hAnsi="Times New Roman" w:cs="Times New Roman"/>
        </w:rPr>
        <w:t xml:space="preserve">15 </w:t>
      </w:r>
      <w:r>
        <w:t>年以上。八、争议的处理和适用的法律</w:t>
      </w:r>
      <w:r>
        <w:rPr>
          <w:rFonts w:ascii="Times New Roman" w:eastAsia="Times New Roman" w:hAnsi="Times New Roman" w:cs="Times New Roman"/>
          <w:b/>
        </w:rPr>
        <w:t xml:space="preserve"> </w:t>
      </w:r>
    </w:p>
    <w:p w14:paraId="01882D07" w14:textId="77777777" w:rsidR="00A01A4E" w:rsidRDefault="00C56536">
      <w:pPr>
        <w:spacing w:after="15" w:line="362" w:lineRule="auto"/>
        <w:ind w:left="0" w:firstLine="480"/>
      </w:pPr>
      <w:r>
        <w:t>各方当事人同意，因《基金合同》而产生的或与《基金合同》有关的一切争议，如经友好协商未能解决的，应提交中国国际经济贸易仲裁委员会根据该会当时有效的仲裁规则进行仲裁，仲裁地点为北京，仲裁裁决是终局性的并对各方当事人具有约束力，仲裁费由败诉方承担。</w:t>
      </w:r>
      <w:r>
        <w:rPr>
          <w:rFonts w:ascii="Times New Roman" w:eastAsia="Times New Roman" w:hAnsi="Times New Roman" w:cs="Times New Roman"/>
        </w:rPr>
        <w:t xml:space="preserve"> </w:t>
      </w:r>
    </w:p>
    <w:p w14:paraId="60342156" w14:textId="77777777" w:rsidR="00A01A4E" w:rsidRDefault="00C56536">
      <w:pPr>
        <w:spacing w:after="18" w:line="365" w:lineRule="auto"/>
        <w:ind w:left="0" w:firstLine="480"/>
      </w:pPr>
      <w:r>
        <w:t>争议处理期间，基金合同当事人应恪守各自的职责继续忠实、勤勉、尽责地履行基金合同规定的义务，维护基金份额持有人的合法权益。</w:t>
      </w:r>
      <w:r>
        <w:rPr>
          <w:rFonts w:ascii="Times New Roman" w:eastAsia="Times New Roman" w:hAnsi="Times New Roman" w:cs="Times New Roman"/>
        </w:rPr>
        <w:t xml:space="preserve"> </w:t>
      </w:r>
    </w:p>
    <w:p w14:paraId="4AEFB822" w14:textId="77777777" w:rsidR="00A01A4E" w:rsidRDefault="00C56536">
      <w:pPr>
        <w:ind w:left="477"/>
      </w:pPr>
      <w:r>
        <w:t>《基金合同》受中国法律管辖。</w:t>
      </w:r>
      <w:r>
        <w:rPr>
          <w:rFonts w:ascii="Times New Roman" w:eastAsia="Times New Roman" w:hAnsi="Times New Roman" w:cs="Times New Roman"/>
        </w:rPr>
        <w:t xml:space="preserve"> </w:t>
      </w:r>
    </w:p>
    <w:p w14:paraId="6977D820" w14:textId="77777777" w:rsidR="00A01A4E" w:rsidRDefault="00C56536">
      <w:pPr>
        <w:spacing w:after="178" w:line="259" w:lineRule="auto"/>
        <w:ind w:left="480" w:firstLine="0"/>
      </w:pPr>
      <w:r>
        <w:rPr>
          <w:rFonts w:ascii="Times New Roman" w:eastAsia="Times New Roman" w:hAnsi="Times New Roman" w:cs="Times New Roman"/>
        </w:rPr>
        <w:t xml:space="preserve"> </w:t>
      </w:r>
    </w:p>
    <w:p w14:paraId="35AB336B" w14:textId="77777777" w:rsidR="00A01A4E" w:rsidRDefault="00C56536">
      <w:pPr>
        <w:ind w:left="477"/>
      </w:pPr>
      <w:r>
        <w:t>九、基金合同存放地和投资者取得合同的方式</w:t>
      </w:r>
      <w:r>
        <w:rPr>
          <w:rFonts w:ascii="Times New Roman" w:eastAsia="Times New Roman" w:hAnsi="Times New Roman" w:cs="Times New Roman"/>
          <w:b/>
        </w:rPr>
        <w:t xml:space="preserve"> </w:t>
      </w:r>
    </w:p>
    <w:p w14:paraId="03E06A04" w14:textId="77777777" w:rsidR="00A01A4E" w:rsidRDefault="00C56536">
      <w:pPr>
        <w:spacing w:after="8" w:line="365" w:lineRule="auto"/>
        <w:ind w:left="0" w:firstLine="480"/>
      </w:pPr>
      <w:r>
        <w:t>《基金合同》可印制成册，供投资者在基金管理人、基金托管人、销售机构的办公场所和营业场所查阅。</w:t>
      </w:r>
      <w:r>
        <w:rPr>
          <w:rFonts w:ascii="Times New Roman" w:eastAsia="Times New Roman" w:hAnsi="Times New Roman" w:cs="Times New Roman"/>
        </w:rPr>
        <w:t xml:space="preserve"> </w:t>
      </w:r>
    </w:p>
    <w:p w14:paraId="534FBC45" w14:textId="77777777" w:rsidR="00A01A4E" w:rsidRDefault="00C56536">
      <w:pPr>
        <w:spacing w:after="0" w:line="259" w:lineRule="auto"/>
        <w:ind w:left="0" w:firstLine="0"/>
      </w:pPr>
      <w:r>
        <w:rPr>
          <w:rFonts w:ascii="Times New Roman" w:eastAsia="Times New Roman" w:hAnsi="Times New Roman" w:cs="Times New Roman"/>
        </w:rPr>
        <w:t xml:space="preserve"> </w:t>
      </w:r>
      <w:r>
        <w:br w:type="page"/>
      </w:r>
    </w:p>
    <w:p w14:paraId="34F69256" w14:textId="77777777" w:rsidR="00A01A4E" w:rsidRDefault="00C56536">
      <w:pPr>
        <w:spacing w:after="403"/>
      </w:pPr>
      <w:r>
        <w:t>本页无正文，为《广发瑞福精选混合型证券投资基金基金合同》的签字盖章页。</w:t>
      </w:r>
      <w:r>
        <w:t xml:space="preserve"> </w:t>
      </w:r>
    </w:p>
    <w:p w14:paraId="7258BCF7" w14:textId="77777777" w:rsidR="00A01A4E" w:rsidRDefault="00C56536">
      <w:pPr>
        <w:spacing w:after="131" w:line="259" w:lineRule="auto"/>
        <w:ind w:left="461" w:firstLine="0"/>
      </w:pPr>
      <w:r>
        <w:t xml:space="preserve"> </w:t>
      </w:r>
    </w:p>
    <w:p w14:paraId="515633C2" w14:textId="77777777" w:rsidR="00A01A4E" w:rsidRDefault="00C56536">
      <w:pPr>
        <w:spacing w:after="125"/>
        <w:ind w:left="477"/>
      </w:pPr>
      <w:r>
        <w:t>基金管理人：广发基金管理有限公司（公章）</w:t>
      </w:r>
      <w:r>
        <w:t xml:space="preserve"> </w:t>
      </w:r>
    </w:p>
    <w:p w14:paraId="730C8632" w14:textId="77777777" w:rsidR="00A01A4E" w:rsidRDefault="00C56536">
      <w:pPr>
        <w:spacing w:after="281" w:line="360" w:lineRule="auto"/>
        <w:ind w:left="461" w:right="7850" w:firstLine="0"/>
      </w:pPr>
      <w:r>
        <w:t xml:space="preserve">  </w:t>
      </w:r>
    </w:p>
    <w:p w14:paraId="42851B82" w14:textId="77777777" w:rsidR="00A01A4E" w:rsidRDefault="00C56536">
      <w:pPr>
        <w:spacing w:after="406"/>
        <w:ind w:left="477"/>
      </w:pPr>
      <w:r>
        <w:t>法定代表人或授权代表（签字）：</w:t>
      </w:r>
      <w:r>
        <w:t xml:space="preserve">  </w:t>
      </w:r>
    </w:p>
    <w:p w14:paraId="077D2112" w14:textId="77777777" w:rsidR="00A01A4E" w:rsidRDefault="00C56536">
      <w:pPr>
        <w:spacing w:after="409" w:line="259" w:lineRule="auto"/>
        <w:ind w:left="480" w:firstLine="0"/>
      </w:pPr>
      <w:r>
        <w:t xml:space="preserve"> </w:t>
      </w:r>
    </w:p>
    <w:p w14:paraId="666A7705" w14:textId="77777777" w:rsidR="00A01A4E" w:rsidRDefault="00C56536">
      <w:pPr>
        <w:spacing w:after="412" w:line="259" w:lineRule="auto"/>
        <w:ind w:left="461" w:firstLine="0"/>
      </w:pPr>
      <w:r>
        <w:t xml:space="preserve"> </w:t>
      </w:r>
    </w:p>
    <w:p w14:paraId="1D64DF99" w14:textId="77777777" w:rsidR="00A01A4E" w:rsidRDefault="00C56536">
      <w:pPr>
        <w:spacing w:after="406"/>
        <w:ind w:left="477"/>
      </w:pPr>
      <w:r>
        <w:t>基金托管人</w:t>
      </w:r>
      <w:r>
        <w:t>:</w:t>
      </w:r>
      <w:r>
        <w:t>中国建设银行股份有限公司（公章）</w:t>
      </w:r>
      <w:r>
        <w:t xml:space="preserve"> </w:t>
      </w:r>
    </w:p>
    <w:p w14:paraId="41E2AFD2" w14:textId="77777777" w:rsidR="00A01A4E" w:rsidRDefault="00C56536">
      <w:pPr>
        <w:spacing w:after="409" w:line="259" w:lineRule="auto"/>
        <w:ind w:left="461" w:firstLine="0"/>
      </w:pPr>
      <w:r>
        <w:t xml:space="preserve"> </w:t>
      </w:r>
    </w:p>
    <w:p w14:paraId="307FF0D1" w14:textId="77777777" w:rsidR="00A01A4E" w:rsidRDefault="00C56536">
      <w:pPr>
        <w:spacing w:after="406"/>
        <w:ind w:left="477"/>
      </w:pPr>
      <w:r>
        <w:t>法定代表人或授权代表（签字）：</w:t>
      </w:r>
      <w:r>
        <w:t xml:space="preserve"> </w:t>
      </w:r>
    </w:p>
    <w:p w14:paraId="3746607C" w14:textId="77777777" w:rsidR="00A01A4E" w:rsidRDefault="00C56536">
      <w:pPr>
        <w:spacing w:after="412" w:line="259" w:lineRule="auto"/>
        <w:ind w:left="461" w:firstLine="0"/>
      </w:pPr>
      <w:r>
        <w:t xml:space="preserve"> </w:t>
      </w:r>
    </w:p>
    <w:p w14:paraId="21F057BB" w14:textId="77777777" w:rsidR="00A01A4E" w:rsidRDefault="00C56536">
      <w:pPr>
        <w:spacing w:after="409" w:line="259" w:lineRule="auto"/>
        <w:ind w:left="461" w:firstLine="0"/>
      </w:pPr>
      <w:r>
        <w:t xml:space="preserve"> </w:t>
      </w:r>
    </w:p>
    <w:p w14:paraId="1C625CE1" w14:textId="77777777" w:rsidR="00A01A4E" w:rsidRDefault="00C56536">
      <w:pPr>
        <w:spacing w:after="406"/>
        <w:ind w:left="477"/>
      </w:pPr>
      <w:r>
        <w:t>签订地：</w:t>
      </w:r>
      <w:r>
        <w:t xml:space="preserve">  </w:t>
      </w:r>
    </w:p>
    <w:p w14:paraId="0491E335" w14:textId="77777777" w:rsidR="00A01A4E" w:rsidRDefault="00C56536">
      <w:pPr>
        <w:spacing w:after="394"/>
        <w:ind w:left="477"/>
      </w:pPr>
      <w:r>
        <w:t>签订日：</w:t>
      </w:r>
      <w:r>
        <w:t xml:space="preserve">    </w:t>
      </w:r>
      <w:r>
        <w:t>年</w:t>
      </w:r>
      <w:r>
        <w:t xml:space="preserve">   </w:t>
      </w:r>
      <w:r>
        <w:t>月</w:t>
      </w:r>
      <w:r>
        <w:t xml:space="preserve">   </w:t>
      </w:r>
      <w:r>
        <w:t>日</w:t>
      </w:r>
      <w:r>
        <w:t xml:space="preserve"> </w:t>
      </w:r>
    </w:p>
    <w:p w14:paraId="6BC615F5" w14:textId="77777777" w:rsidR="00A01A4E" w:rsidRDefault="00C56536">
      <w:pPr>
        <w:spacing w:after="0" w:line="459" w:lineRule="auto"/>
        <w:ind w:left="8308" w:right="70" w:firstLine="0"/>
        <w:jc w:val="both"/>
      </w:pPr>
      <w:r>
        <w:rPr>
          <w:rFonts w:ascii="Times New Roman" w:eastAsia="Times New Roman" w:hAnsi="Times New Roman" w:cs="Times New Roman"/>
          <w:sz w:val="21"/>
        </w:rPr>
        <w:t xml:space="preserve">  </w:t>
      </w:r>
    </w:p>
    <w:sectPr w:rsidR="00A01A4E">
      <w:headerReference w:type="even" r:id="rId13"/>
      <w:headerReference w:type="default" r:id="rId14"/>
      <w:footerReference w:type="even" r:id="rId15"/>
      <w:footerReference w:type="default" r:id="rId16"/>
      <w:headerReference w:type="first" r:id="rId17"/>
      <w:footerReference w:type="first" r:id="rId18"/>
      <w:pgSz w:w="11906" w:h="16838"/>
      <w:pgMar w:top="1543" w:right="1676" w:bottom="1456" w:left="1800" w:header="874" w:footer="996"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0C52589" w14:textId="77777777" w:rsidR="00000000" w:rsidRDefault="00C56536">
      <w:pPr>
        <w:spacing w:after="0" w:line="240" w:lineRule="auto"/>
      </w:pPr>
      <w:r>
        <w:separator/>
      </w:r>
    </w:p>
  </w:endnote>
  <w:endnote w:type="continuationSeparator" w:id="0">
    <w:p w14:paraId="58EE6892" w14:textId="77777777" w:rsidR="00000000" w:rsidRDefault="00C5653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宋体">
    <w:altName w:val="SimSun"/>
    <w:panose1 w:val="02010600030101010101"/>
    <w:charset w:val="86"/>
    <w:family w:val="auto"/>
    <w:pitch w:val="variable"/>
    <w:sig w:usb0="00000203" w:usb1="288F0000"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Calibri">
    <w:panose1 w:val="020F0502020204030204"/>
    <w:charset w:val="00"/>
    <w:family w:val="swiss"/>
    <w:pitch w:val="variable"/>
    <w:sig w:usb0="E4002EFF" w:usb1="C200247B" w:usb2="00000009" w:usb3="00000000" w:csb0="000001FF" w:csb1="00000000"/>
  </w:font>
  <w:font w:name="等线 Light">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40F9480" w14:textId="77777777" w:rsidR="00A01A4E" w:rsidRDefault="00A01A4E">
    <w:pPr>
      <w:spacing w:after="160" w:line="259" w:lineRule="auto"/>
      <w:ind w:left="0" w:firstLine="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56BA043" w14:textId="77777777" w:rsidR="00A01A4E" w:rsidRDefault="00A01A4E">
    <w:pPr>
      <w:spacing w:after="160" w:line="259" w:lineRule="auto"/>
      <w:ind w:left="0" w:firstLine="0"/>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B258AF8" w14:textId="77777777" w:rsidR="00A01A4E" w:rsidRDefault="00A01A4E">
    <w:pPr>
      <w:spacing w:after="160" w:line="259" w:lineRule="auto"/>
      <w:ind w:left="0" w:firstLine="0"/>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0AB7BD4" w14:textId="77777777" w:rsidR="00A01A4E" w:rsidRDefault="00C56536">
    <w:pPr>
      <w:spacing w:after="0" w:line="259" w:lineRule="auto"/>
      <w:ind w:left="0" w:right="122" w:firstLine="0"/>
      <w:jc w:val="center"/>
    </w:pPr>
    <w:r>
      <w:fldChar w:fldCharType="begin"/>
    </w:r>
    <w:r>
      <w:instrText xml:space="preserve"> PAGE   \* MERGEFORMAT </w:instrText>
    </w:r>
    <w:r>
      <w:fldChar w:fldCharType="separate"/>
    </w:r>
    <w:r>
      <w:rPr>
        <w:rFonts w:ascii="Times New Roman" w:eastAsia="Times New Roman" w:hAnsi="Times New Roman" w:cs="Times New Roman"/>
        <w:sz w:val="18"/>
      </w:rPr>
      <w:t>1</w:t>
    </w:r>
    <w:r>
      <w:rPr>
        <w:rFonts w:ascii="Times New Roman" w:eastAsia="Times New Roman" w:hAnsi="Times New Roman" w:cs="Times New Roman"/>
        <w:sz w:val="18"/>
      </w:rPr>
      <w:fldChar w:fldCharType="end"/>
    </w:r>
    <w:r>
      <w:rPr>
        <w:rFonts w:ascii="Times New Roman" w:eastAsia="Times New Roman" w:hAnsi="Times New Roman" w:cs="Times New Roman"/>
        <w:sz w:val="18"/>
      </w:rPr>
      <w:t xml:space="preserve"> </w: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3432E72" w14:textId="77777777" w:rsidR="00A01A4E" w:rsidRDefault="00C56536">
    <w:pPr>
      <w:spacing w:after="0" w:line="259" w:lineRule="auto"/>
      <w:ind w:left="0" w:right="122" w:firstLine="0"/>
      <w:jc w:val="center"/>
    </w:pPr>
    <w:r>
      <w:fldChar w:fldCharType="begin"/>
    </w:r>
    <w:r>
      <w:instrText xml:space="preserve"> PAGE   \* MERGEFORMAT </w:instrText>
    </w:r>
    <w:r>
      <w:fldChar w:fldCharType="separate"/>
    </w:r>
    <w:r>
      <w:rPr>
        <w:rFonts w:ascii="Times New Roman" w:eastAsia="Times New Roman" w:hAnsi="Times New Roman" w:cs="Times New Roman"/>
        <w:sz w:val="18"/>
      </w:rPr>
      <w:t>1</w:t>
    </w:r>
    <w:r>
      <w:rPr>
        <w:rFonts w:ascii="Times New Roman" w:eastAsia="Times New Roman" w:hAnsi="Times New Roman" w:cs="Times New Roman"/>
        <w:sz w:val="18"/>
      </w:rPr>
      <w:fldChar w:fldCharType="end"/>
    </w:r>
    <w:r>
      <w:rPr>
        <w:rFonts w:ascii="Times New Roman" w:eastAsia="Times New Roman" w:hAnsi="Times New Roman" w:cs="Times New Roman"/>
        <w:sz w:val="18"/>
      </w:rPr>
      <w:t xml:space="preserve"> </w:t>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74561A2" w14:textId="77777777" w:rsidR="00A01A4E" w:rsidRDefault="00C56536">
    <w:pPr>
      <w:spacing w:after="0" w:line="259" w:lineRule="auto"/>
      <w:ind w:left="0" w:right="122" w:firstLine="0"/>
      <w:jc w:val="center"/>
    </w:pPr>
    <w:r>
      <w:fldChar w:fldCharType="begin"/>
    </w:r>
    <w:r>
      <w:instrText xml:space="preserve"> PAGE   \* MERGEFORMAT </w:instrText>
    </w:r>
    <w:r>
      <w:fldChar w:fldCharType="separate"/>
    </w:r>
    <w:r>
      <w:rPr>
        <w:rFonts w:ascii="Times New Roman" w:eastAsia="Times New Roman" w:hAnsi="Times New Roman" w:cs="Times New Roman"/>
        <w:sz w:val="18"/>
      </w:rPr>
      <w:t>1</w:t>
    </w:r>
    <w:r>
      <w:rPr>
        <w:rFonts w:ascii="Times New Roman" w:eastAsia="Times New Roman" w:hAnsi="Times New Roman" w:cs="Times New Roman"/>
        <w:sz w:val="18"/>
      </w:rPr>
      <w:fldChar w:fldCharType="end"/>
    </w:r>
    <w:r>
      <w:rPr>
        <w:rFonts w:ascii="Times New Roman" w:eastAsia="Times New Roman" w:hAnsi="Times New Roman" w:cs="Times New Roman"/>
        <w:sz w:val="18"/>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9455091" w14:textId="77777777" w:rsidR="00000000" w:rsidRDefault="00C56536">
      <w:pPr>
        <w:spacing w:after="0" w:line="240" w:lineRule="auto"/>
      </w:pPr>
      <w:r>
        <w:separator/>
      </w:r>
    </w:p>
  </w:footnote>
  <w:footnote w:type="continuationSeparator" w:id="0">
    <w:p w14:paraId="57E59E82" w14:textId="77777777" w:rsidR="00000000" w:rsidRDefault="00C5653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08D134E" w14:textId="77777777" w:rsidR="00A01A4E" w:rsidRDefault="00C56536">
    <w:pPr>
      <w:spacing w:after="0" w:line="259" w:lineRule="auto"/>
      <w:ind w:left="0" w:firstLine="0"/>
      <w:jc w:val="right"/>
    </w:pPr>
    <w:r>
      <w:rPr>
        <w:rFonts w:ascii="Calibri" w:eastAsia="Calibri" w:hAnsi="Calibri" w:cs="Calibri"/>
        <w:noProof/>
        <w:sz w:val="22"/>
      </w:rPr>
      <mc:AlternateContent>
        <mc:Choice Requires="wpg">
          <w:drawing>
            <wp:anchor distT="0" distB="0" distL="114300" distR="114300" simplePos="0" relativeHeight="251658240" behindDoc="0" locked="0" layoutInCell="1" allowOverlap="1" wp14:anchorId="287F4796" wp14:editId="35EA20E8">
              <wp:simplePos x="0" y="0"/>
              <wp:positionH relativeFrom="page">
                <wp:posOffset>1125017</wp:posOffset>
              </wp:positionH>
              <wp:positionV relativeFrom="page">
                <wp:posOffset>816864</wp:posOffset>
              </wp:positionV>
              <wp:extent cx="5312029" cy="65532"/>
              <wp:effectExtent l="0" t="0" r="0" b="0"/>
              <wp:wrapSquare wrapText="bothSides"/>
              <wp:docPr id="64234" name="Group 64234"/>
              <wp:cNvGraphicFramePr/>
              <a:graphic xmlns:a="http://schemas.openxmlformats.org/drawingml/2006/main">
                <a:graphicData uri="http://schemas.microsoft.com/office/word/2010/wordprocessingGroup">
                  <wpg:wgp>
                    <wpg:cNvGrpSpPr/>
                    <wpg:grpSpPr>
                      <a:xfrm>
                        <a:off x="0" y="0"/>
                        <a:ext cx="5312029" cy="65532"/>
                        <a:chOff x="0" y="0"/>
                        <a:chExt cx="5312029" cy="65532"/>
                      </a:xfrm>
                    </wpg:grpSpPr>
                    <wps:wsp>
                      <wps:cNvPr id="67678" name="Shape 67678"/>
                      <wps:cNvSpPr/>
                      <wps:spPr>
                        <a:xfrm>
                          <a:off x="0" y="47244"/>
                          <a:ext cx="5312029" cy="18288"/>
                        </a:xfrm>
                        <a:custGeom>
                          <a:avLst/>
                          <a:gdLst/>
                          <a:ahLst/>
                          <a:cxnLst/>
                          <a:rect l="0" t="0" r="0" b="0"/>
                          <a:pathLst>
                            <a:path w="5312029" h="18288">
                              <a:moveTo>
                                <a:pt x="0" y="0"/>
                              </a:moveTo>
                              <a:lnTo>
                                <a:pt x="5312029" y="0"/>
                              </a:lnTo>
                              <a:lnTo>
                                <a:pt x="5312029"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7679" name="Shape 67679"/>
                      <wps:cNvSpPr/>
                      <wps:spPr>
                        <a:xfrm>
                          <a:off x="0" y="0"/>
                          <a:ext cx="5312029" cy="9144"/>
                        </a:xfrm>
                        <a:custGeom>
                          <a:avLst/>
                          <a:gdLst/>
                          <a:ahLst/>
                          <a:cxnLst/>
                          <a:rect l="0" t="0" r="0" b="0"/>
                          <a:pathLst>
                            <a:path w="5312029" h="9144">
                              <a:moveTo>
                                <a:pt x="0" y="0"/>
                              </a:moveTo>
                              <a:lnTo>
                                <a:pt x="5312029" y="0"/>
                              </a:lnTo>
                              <a:lnTo>
                                <a:pt x="5312029"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4234" style="width:418.27pt;height:5.15997pt;position:absolute;mso-position-horizontal-relative:page;mso-position-horizontal:absolute;margin-left:88.584pt;mso-position-vertical-relative:page;margin-top:64.32pt;" coordsize="53120,655">
              <v:shape id="Shape 67680" style="position:absolute;width:53120;height:182;left:0;top:472;" coordsize="5312029,18288" path="m0,0l5312029,0l5312029,18288l0,18288l0,0">
                <v:stroke weight="0pt" endcap="flat" joinstyle="miter" miterlimit="10" on="false" color="#000000" opacity="0"/>
                <v:fill on="true" color="#000000"/>
              </v:shape>
              <v:shape id="Shape 67681" style="position:absolute;width:53120;height:91;left:0;top:0;" coordsize="5312029,9144" path="m0,0l5312029,0l5312029,9144l0,9144l0,0">
                <v:stroke weight="0pt" endcap="flat" joinstyle="miter" miterlimit="10" on="false" color="#000000" opacity="0"/>
                <v:fill on="true" color="#000000"/>
              </v:shape>
              <w10:wrap type="square"/>
            </v:group>
          </w:pict>
        </mc:Fallback>
      </mc:AlternateContent>
    </w:r>
    <w:r>
      <w:rPr>
        <w:sz w:val="18"/>
      </w:rPr>
      <w:t>基金合同</w:t>
    </w:r>
    <w:r>
      <w:rPr>
        <w:rFonts w:ascii="Times New Roman" w:eastAsia="Times New Roman" w:hAnsi="Times New Roman" w:cs="Times New Roman"/>
        <w:sz w:val="18"/>
      </w:rPr>
      <w:t xml:space="preserve"> </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4AD1D6C" w14:textId="77777777" w:rsidR="00A01A4E" w:rsidRDefault="00A01A4E">
    <w:pPr>
      <w:spacing w:after="160" w:line="259" w:lineRule="auto"/>
      <w:ind w:left="0" w:firstLine="0"/>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859F563" w14:textId="77777777" w:rsidR="00A01A4E" w:rsidRDefault="00A01A4E">
    <w:pPr>
      <w:spacing w:after="160" w:line="259" w:lineRule="auto"/>
      <w:ind w:left="0" w:firstLine="0"/>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7C6FC0" w14:textId="77777777" w:rsidR="00A01A4E" w:rsidRDefault="00C56536">
    <w:pPr>
      <w:spacing w:after="0" w:line="259" w:lineRule="auto"/>
      <w:ind w:left="0" w:right="122" w:firstLine="0"/>
      <w:jc w:val="right"/>
    </w:pPr>
    <w:r>
      <w:rPr>
        <w:rFonts w:ascii="Calibri" w:eastAsia="Calibri" w:hAnsi="Calibri" w:cs="Calibri"/>
        <w:noProof/>
        <w:sz w:val="22"/>
      </w:rPr>
      <mc:AlternateContent>
        <mc:Choice Requires="wpg">
          <w:drawing>
            <wp:anchor distT="0" distB="0" distL="114300" distR="114300" simplePos="0" relativeHeight="251659264" behindDoc="0" locked="0" layoutInCell="1" allowOverlap="1" wp14:anchorId="71FD2ED5" wp14:editId="18FA9752">
              <wp:simplePos x="0" y="0"/>
              <wp:positionH relativeFrom="page">
                <wp:posOffset>1125017</wp:posOffset>
              </wp:positionH>
              <wp:positionV relativeFrom="page">
                <wp:posOffset>816864</wp:posOffset>
              </wp:positionV>
              <wp:extent cx="5312029" cy="65532"/>
              <wp:effectExtent l="0" t="0" r="0" b="0"/>
              <wp:wrapSquare wrapText="bothSides"/>
              <wp:docPr id="64280" name="Group 64280"/>
              <wp:cNvGraphicFramePr/>
              <a:graphic xmlns:a="http://schemas.openxmlformats.org/drawingml/2006/main">
                <a:graphicData uri="http://schemas.microsoft.com/office/word/2010/wordprocessingGroup">
                  <wpg:wgp>
                    <wpg:cNvGrpSpPr/>
                    <wpg:grpSpPr>
                      <a:xfrm>
                        <a:off x="0" y="0"/>
                        <a:ext cx="5312029" cy="65532"/>
                        <a:chOff x="0" y="0"/>
                        <a:chExt cx="5312029" cy="65532"/>
                      </a:xfrm>
                    </wpg:grpSpPr>
                    <wps:wsp>
                      <wps:cNvPr id="67690" name="Shape 67690"/>
                      <wps:cNvSpPr/>
                      <wps:spPr>
                        <a:xfrm>
                          <a:off x="0" y="47244"/>
                          <a:ext cx="5312029" cy="18288"/>
                        </a:xfrm>
                        <a:custGeom>
                          <a:avLst/>
                          <a:gdLst/>
                          <a:ahLst/>
                          <a:cxnLst/>
                          <a:rect l="0" t="0" r="0" b="0"/>
                          <a:pathLst>
                            <a:path w="5312029" h="18288">
                              <a:moveTo>
                                <a:pt x="0" y="0"/>
                              </a:moveTo>
                              <a:lnTo>
                                <a:pt x="5312029" y="0"/>
                              </a:lnTo>
                              <a:lnTo>
                                <a:pt x="5312029"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7691" name="Shape 67691"/>
                      <wps:cNvSpPr/>
                      <wps:spPr>
                        <a:xfrm>
                          <a:off x="0" y="0"/>
                          <a:ext cx="5312029" cy="9144"/>
                        </a:xfrm>
                        <a:custGeom>
                          <a:avLst/>
                          <a:gdLst/>
                          <a:ahLst/>
                          <a:cxnLst/>
                          <a:rect l="0" t="0" r="0" b="0"/>
                          <a:pathLst>
                            <a:path w="5312029" h="9144">
                              <a:moveTo>
                                <a:pt x="0" y="0"/>
                              </a:moveTo>
                              <a:lnTo>
                                <a:pt x="5312029" y="0"/>
                              </a:lnTo>
                              <a:lnTo>
                                <a:pt x="5312029"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4280" style="width:418.27pt;height:5.15997pt;position:absolute;mso-position-horizontal-relative:page;mso-position-horizontal:absolute;margin-left:88.584pt;mso-position-vertical-relative:page;margin-top:64.32pt;" coordsize="53120,655">
              <v:shape id="Shape 67692" style="position:absolute;width:53120;height:182;left:0;top:472;" coordsize="5312029,18288" path="m0,0l5312029,0l5312029,18288l0,18288l0,0">
                <v:stroke weight="0pt" endcap="flat" joinstyle="miter" miterlimit="10" on="false" color="#000000" opacity="0"/>
                <v:fill on="true" color="#000000"/>
              </v:shape>
              <v:shape id="Shape 67693" style="position:absolute;width:53120;height:91;left:0;top:0;" coordsize="5312029,9144" path="m0,0l5312029,0l5312029,9144l0,9144l0,0">
                <v:stroke weight="0pt" endcap="flat" joinstyle="miter" miterlimit="10" on="false" color="#000000" opacity="0"/>
                <v:fill on="true" color="#000000"/>
              </v:shape>
              <w10:wrap type="square"/>
            </v:group>
          </w:pict>
        </mc:Fallback>
      </mc:AlternateContent>
    </w:r>
    <w:r>
      <w:rPr>
        <w:sz w:val="18"/>
      </w:rPr>
      <w:t>基金合同</w:t>
    </w:r>
    <w:r>
      <w:rPr>
        <w:rFonts w:ascii="Times New Roman" w:eastAsia="Times New Roman" w:hAnsi="Times New Roman" w:cs="Times New Roman"/>
        <w:sz w:val="18"/>
      </w:rPr>
      <w:t xml:space="preserve"> </w: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70AA704" w14:textId="77777777" w:rsidR="00A01A4E" w:rsidRDefault="00C56536">
    <w:pPr>
      <w:spacing w:after="0" w:line="259" w:lineRule="auto"/>
      <w:ind w:left="0" w:right="122" w:firstLine="0"/>
      <w:jc w:val="right"/>
    </w:pPr>
    <w:r>
      <w:rPr>
        <w:rFonts w:ascii="Calibri" w:eastAsia="Calibri" w:hAnsi="Calibri" w:cs="Calibri"/>
        <w:noProof/>
        <w:sz w:val="22"/>
      </w:rPr>
      <mc:AlternateContent>
        <mc:Choice Requires="wpg">
          <w:drawing>
            <wp:anchor distT="0" distB="0" distL="114300" distR="114300" simplePos="0" relativeHeight="251660288" behindDoc="0" locked="0" layoutInCell="1" allowOverlap="1" wp14:anchorId="608BD4AB" wp14:editId="6F6A8094">
              <wp:simplePos x="0" y="0"/>
              <wp:positionH relativeFrom="page">
                <wp:posOffset>1125017</wp:posOffset>
              </wp:positionH>
              <wp:positionV relativeFrom="page">
                <wp:posOffset>816864</wp:posOffset>
              </wp:positionV>
              <wp:extent cx="5312029" cy="65532"/>
              <wp:effectExtent l="0" t="0" r="0" b="0"/>
              <wp:wrapSquare wrapText="bothSides"/>
              <wp:docPr id="64263" name="Group 64263"/>
              <wp:cNvGraphicFramePr/>
              <a:graphic xmlns:a="http://schemas.openxmlformats.org/drawingml/2006/main">
                <a:graphicData uri="http://schemas.microsoft.com/office/word/2010/wordprocessingGroup">
                  <wpg:wgp>
                    <wpg:cNvGrpSpPr/>
                    <wpg:grpSpPr>
                      <a:xfrm>
                        <a:off x="0" y="0"/>
                        <a:ext cx="5312029" cy="65532"/>
                        <a:chOff x="0" y="0"/>
                        <a:chExt cx="5312029" cy="65532"/>
                      </a:xfrm>
                    </wpg:grpSpPr>
                    <wps:wsp>
                      <wps:cNvPr id="67686" name="Shape 67686"/>
                      <wps:cNvSpPr/>
                      <wps:spPr>
                        <a:xfrm>
                          <a:off x="0" y="47244"/>
                          <a:ext cx="5312029" cy="18288"/>
                        </a:xfrm>
                        <a:custGeom>
                          <a:avLst/>
                          <a:gdLst/>
                          <a:ahLst/>
                          <a:cxnLst/>
                          <a:rect l="0" t="0" r="0" b="0"/>
                          <a:pathLst>
                            <a:path w="5312029" h="18288">
                              <a:moveTo>
                                <a:pt x="0" y="0"/>
                              </a:moveTo>
                              <a:lnTo>
                                <a:pt x="5312029" y="0"/>
                              </a:lnTo>
                              <a:lnTo>
                                <a:pt x="5312029"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7687" name="Shape 67687"/>
                      <wps:cNvSpPr/>
                      <wps:spPr>
                        <a:xfrm>
                          <a:off x="0" y="0"/>
                          <a:ext cx="5312029" cy="9144"/>
                        </a:xfrm>
                        <a:custGeom>
                          <a:avLst/>
                          <a:gdLst/>
                          <a:ahLst/>
                          <a:cxnLst/>
                          <a:rect l="0" t="0" r="0" b="0"/>
                          <a:pathLst>
                            <a:path w="5312029" h="9144">
                              <a:moveTo>
                                <a:pt x="0" y="0"/>
                              </a:moveTo>
                              <a:lnTo>
                                <a:pt x="5312029" y="0"/>
                              </a:lnTo>
                              <a:lnTo>
                                <a:pt x="5312029"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4263" style="width:418.27pt;height:5.15997pt;position:absolute;mso-position-horizontal-relative:page;mso-position-horizontal:absolute;margin-left:88.584pt;mso-position-vertical-relative:page;margin-top:64.32pt;" coordsize="53120,655">
              <v:shape id="Shape 67688" style="position:absolute;width:53120;height:182;left:0;top:472;" coordsize="5312029,18288" path="m0,0l5312029,0l5312029,18288l0,18288l0,0">
                <v:stroke weight="0pt" endcap="flat" joinstyle="miter" miterlimit="10" on="false" color="#000000" opacity="0"/>
                <v:fill on="true" color="#000000"/>
              </v:shape>
              <v:shape id="Shape 67689" style="position:absolute;width:53120;height:91;left:0;top:0;" coordsize="5312029,9144" path="m0,0l5312029,0l5312029,9144l0,9144l0,0">
                <v:stroke weight="0pt" endcap="flat" joinstyle="miter" miterlimit="10" on="false" color="#000000" opacity="0"/>
                <v:fill on="true" color="#000000"/>
              </v:shape>
              <w10:wrap type="square"/>
            </v:group>
          </w:pict>
        </mc:Fallback>
      </mc:AlternateContent>
    </w:r>
    <w:r>
      <w:rPr>
        <w:sz w:val="18"/>
      </w:rPr>
      <w:t>基金合同</w:t>
    </w:r>
    <w:r>
      <w:rPr>
        <w:rFonts w:ascii="Times New Roman" w:eastAsia="Times New Roman" w:hAnsi="Times New Roman" w:cs="Times New Roman"/>
        <w:sz w:val="18"/>
      </w:rPr>
      <w:t xml:space="preserve"> </w: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6ABC0A8" w14:textId="77777777" w:rsidR="00A01A4E" w:rsidRDefault="00C56536">
    <w:pPr>
      <w:spacing w:after="0" w:line="259" w:lineRule="auto"/>
      <w:ind w:left="0" w:right="122" w:firstLine="0"/>
      <w:jc w:val="right"/>
    </w:pPr>
    <w:r>
      <w:rPr>
        <w:rFonts w:ascii="Calibri" w:eastAsia="Calibri" w:hAnsi="Calibri" w:cs="Calibri"/>
        <w:noProof/>
        <w:sz w:val="22"/>
      </w:rPr>
      <mc:AlternateContent>
        <mc:Choice Requires="wpg">
          <w:drawing>
            <wp:anchor distT="0" distB="0" distL="114300" distR="114300" simplePos="0" relativeHeight="251661312" behindDoc="0" locked="0" layoutInCell="1" allowOverlap="1" wp14:anchorId="63D3B383" wp14:editId="4B9A8B45">
              <wp:simplePos x="0" y="0"/>
              <wp:positionH relativeFrom="page">
                <wp:posOffset>1125017</wp:posOffset>
              </wp:positionH>
              <wp:positionV relativeFrom="page">
                <wp:posOffset>816864</wp:posOffset>
              </wp:positionV>
              <wp:extent cx="5312029" cy="65532"/>
              <wp:effectExtent l="0" t="0" r="0" b="0"/>
              <wp:wrapSquare wrapText="bothSides"/>
              <wp:docPr id="64246" name="Group 64246"/>
              <wp:cNvGraphicFramePr/>
              <a:graphic xmlns:a="http://schemas.openxmlformats.org/drawingml/2006/main">
                <a:graphicData uri="http://schemas.microsoft.com/office/word/2010/wordprocessingGroup">
                  <wpg:wgp>
                    <wpg:cNvGrpSpPr/>
                    <wpg:grpSpPr>
                      <a:xfrm>
                        <a:off x="0" y="0"/>
                        <a:ext cx="5312029" cy="65532"/>
                        <a:chOff x="0" y="0"/>
                        <a:chExt cx="5312029" cy="65532"/>
                      </a:xfrm>
                    </wpg:grpSpPr>
                    <wps:wsp>
                      <wps:cNvPr id="67682" name="Shape 67682"/>
                      <wps:cNvSpPr/>
                      <wps:spPr>
                        <a:xfrm>
                          <a:off x="0" y="47244"/>
                          <a:ext cx="5312029" cy="18288"/>
                        </a:xfrm>
                        <a:custGeom>
                          <a:avLst/>
                          <a:gdLst/>
                          <a:ahLst/>
                          <a:cxnLst/>
                          <a:rect l="0" t="0" r="0" b="0"/>
                          <a:pathLst>
                            <a:path w="5312029" h="18288">
                              <a:moveTo>
                                <a:pt x="0" y="0"/>
                              </a:moveTo>
                              <a:lnTo>
                                <a:pt x="5312029" y="0"/>
                              </a:lnTo>
                              <a:lnTo>
                                <a:pt x="5312029"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7683" name="Shape 67683"/>
                      <wps:cNvSpPr/>
                      <wps:spPr>
                        <a:xfrm>
                          <a:off x="0" y="0"/>
                          <a:ext cx="5312029" cy="9144"/>
                        </a:xfrm>
                        <a:custGeom>
                          <a:avLst/>
                          <a:gdLst/>
                          <a:ahLst/>
                          <a:cxnLst/>
                          <a:rect l="0" t="0" r="0" b="0"/>
                          <a:pathLst>
                            <a:path w="5312029" h="9144">
                              <a:moveTo>
                                <a:pt x="0" y="0"/>
                              </a:moveTo>
                              <a:lnTo>
                                <a:pt x="5312029" y="0"/>
                              </a:lnTo>
                              <a:lnTo>
                                <a:pt x="5312029"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4246" style="width:418.27pt;height:5.15997pt;position:absolute;mso-position-horizontal-relative:page;mso-position-horizontal:absolute;margin-left:88.584pt;mso-position-vertical-relative:page;margin-top:64.32pt;" coordsize="53120,655">
              <v:shape id="Shape 67684" style="position:absolute;width:53120;height:182;left:0;top:472;" coordsize="5312029,18288" path="m0,0l5312029,0l5312029,18288l0,18288l0,0">
                <v:stroke weight="0pt" endcap="flat" joinstyle="miter" miterlimit="10" on="false" color="#000000" opacity="0"/>
                <v:fill on="true" color="#000000"/>
              </v:shape>
              <v:shape id="Shape 67685" style="position:absolute;width:53120;height:91;left:0;top:0;" coordsize="5312029,9144" path="m0,0l5312029,0l5312029,9144l0,9144l0,0">
                <v:stroke weight="0pt" endcap="flat" joinstyle="miter" miterlimit="10" on="false" color="#000000" opacity="0"/>
                <v:fill on="true" color="#000000"/>
              </v:shape>
              <w10:wrap type="square"/>
            </v:group>
          </w:pict>
        </mc:Fallback>
      </mc:AlternateContent>
    </w:r>
    <w:r>
      <w:rPr>
        <w:sz w:val="18"/>
      </w:rPr>
      <w:t>基金合同</w:t>
    </w:r>
    <w:r>
      <w:rPr>
        <w:rFonts w:ascii="Times New Roman" w:eastAsia="Times New Roman" w:hAnsi="Times New Roman" w:cs="Times New Roman"/>
        <w:sz w:val="18"/>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630633"/>
    <w:multiLevelType w:val="hybridMultilevel"/>
    <w:tmpl w:val="053C3C08"/>
    <w:lvl w:ilvl="0" w:tplc="58E82F2A">
      <w:start w:val="8"/>
      <w:numFmt w:val="ideographDigital"/>
      <w:lvlText w:val="%1、"/>
      <w:lvlJc w:val="left"/>
      <w:pPr>
        <w:ind w:left="94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A7D886F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F448093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1A3000E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CB0C0F1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4856874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7FDA6E2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58D8B99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F5ECE63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 w15:restartNumberingAfterBreak="0">
    <w:nsid w:val="013164A1"/>
    <w:multiLevelType w:val="hybridMultilevel"/>
    <w:tmpl w:val="80AE00CA"/>
    <w:lvl w:ilvl="0" w:tplc="A5B0C9D4">
      <w:start w:val="8"/>
      <w:numFmt w:val="japaneseCounting"/>
      <w:lvlText w:val="（%1）"/>
      <w:lvlJc w:val="left"/>
      <w:pPr>
        <w:ind w:left="142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6C2EA00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E5E058B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A0CC5F1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6A884F6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184A4A5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2752C4D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744AB44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CE9CD60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2" w15:restartNumberingAfterBreak="0">
    <w:nsid w:val="027025C4"/>
    <w:multiLevelType w:val="hybridMultilevel"/>
    <w:tmpl w:val="0CDA4494"/>
    <w:lvl w:ilvl="0" w:tplc="78F24F7E">
      <w:start w:val="4"/>
      <w:numFmt w:val="ideographDigital"/>
      <w:lvlText w:val="%1、"/>
      <w:lvlJc w:val="left"/>
      <w:pPr>
        <w:ind w:left="94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FBBE4A0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D4D8FE2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E1B8FDA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C510B09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24820FC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25A46E0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F626924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6394963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3" w15:restartNumberingAfterBreak="0">
    <w:nsid w:val="037D702D"/>
    <w:multiLevelType w:val="hybridMultilevel"/>
    <w:tmpl w:val="8CE0EA6C"/>
    <w:lvl w:ilvl="0" w:tplc="CFFEFF3E">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73A62124">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B29EE4D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025E41BC">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5BE84706">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04DCE796">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2AD6ABA6">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A8F08C24">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B1E2DFF4">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 w15:restartNumberingAfterBreak="0">
    <w:nsid w:val="047A6097"/>
    <w:multiLevelType w:val="hybridMultilevel"/>
    <w:tmpl w:val="97E4AD46"/>
    <w:lvl w:ilvl="0" w:tplc="EE2834D8">
      <w:start w:val="26"/>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AF82C458">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0FC08FF0">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69402C60">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CD888374">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6C624B62">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742A066E">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E6421026">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0906AF7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5" w15:restartNumberingAfterBreak="0">
    <w:nsid w:val="051A653A"/>
    <w:multiLevelType w:val="hybridMultilevel"/>
    <w:tmpl w:val="537C46C2"/>
    <w:lvl w:ilvl="0" w:tplc="F32EAC3E">
      <w:start w:val="8"/>
      <w:numFmt w:val="ideographDigital"/>
      <w:lvlText w:val="%1、"/>
      <w:lvlJc w:val="left"/>
      <w:pPr>
        <w:ind w:left="94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5DE21FC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A768F18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A6743F8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6A304ED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690A2A4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7212AF9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011626B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4C0027A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6" w15:restartNumberingAfterBreak="0">
    <w:nsid w:val="05F64E2E"/>
    <w:multiLevelType w:val="hybridMultilevel"/>
    <w:tmpl w:val="1F2C1C70"/>
    <w:lvl w:ilvl="0" w:tplc="60667EA8">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7F625BE6">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E33E4402">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6CD0C18C">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A8540AF8">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2C922904">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F39EA00C">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6DFA697A">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0A641AC4">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7" w15:restartNumberingAfterBreak="0">
    <w:nsid w:val="082C3897"/>
    <w:multiLevelType w:val="hybridMultilevel"/>
    <w:tmpl w:val="917486E4"/>
    <w:lvl w:ilvl="0" w:tplc="76AC2692">
      <w:start w:val="1"/>
      <w:numFmt w:val="decimal"/>
      <w:lvlText w:val="（%1）"/>
      <w:lvlJc w:val="left"/>
      <w:pPr>
        <w:ind w:left="46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FB22D0E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2568674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89D4FF4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593EF9D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8084DC8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F67221A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FBD8114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EA78A74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8" w15:restartNumberingAfterBreak="0">
    <w:nsid w:val="08432FD8"/>
    <w:multiLevelType w:val="hybridMultilevel"/>
    <w:tmpl w:val="41CEF848"/>
    <w:lvl w:ilvl="0" w:tplc="AAEC8BAA">
      <w:start w:val="4"/>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885E26A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125A7BC8">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0A1AC85C">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2D662A86">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D7E40288">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772A235E">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164A8CA8">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796ED3EC">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9" w15:restartNumberingAfterBreak="0">
    <w:nsid w:val="09E12DB9"/>
    <w:multiLevelType w:val="hybridMultilevel"/>
    <w:tmpl w:val="9EC09A8E"/>
    <w:lvl w:ilvl="0" w:tplc="A8C63158">
      <w:start w:val="1"/>
      <w:numFmt w:val="ideographDigital"/>
      <w:lvlText w:val="%1、"/>
      <w:lvlJc w:val="left"/>
      <w:pPr>
        <w:ind w:left="94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8C1EF88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6D7A442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92E009C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B1B01A6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93628B9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B84E0BE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90522F9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3816EE8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0" w15:restartNumberingAfterBreak="0">
    <w:nsid w:val="0B323AA5"/>
    <w:multiLevelType w:val="hybridMultilevel"/>
    <w:tmpl w:val="07909078"/>
    <w:lvl w:ilvl="0" w:tplc="DDAA3BA0">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E7A427F8">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C62ADAAE">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BF467374">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C60075A4">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A1EA0C04">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5DEC9026">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787A5590">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CF2C52BA">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1" w15:restartNumberingAfterBreak="0">
    <w:nsid w:val="0D6D52F7"/>
    <w:multiLevelType w:val="hybridMultilevel"/>
    <w:tmpl w:val="129C425C"/>
    <w:lvl w:ilvl="0" w:tplc="0F3AA2B8">
      <w:start w:val="2"/>
      <w:numFmt w:val="ideographDigit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FC60A24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797C19A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8B70BC6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B962679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BD502F0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00F036C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D9844E6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9558E4C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2" w15:restartNumberingAfterBreak="0">
    <w:nsid w:val="0F363824"/>
    <w:multiLevelType w:val="hybridMultilevel"/>
    <w:tmpl w:val="F934CB86"/>
    <w:lvl w:ilvl="0" w:tplc="824293DE">
      <w:start w:val="2"/>
      <w:numFmt w:val="ideographDigital"/>
      <w:lvlText w:val="（%1）"/>
      <w:lvlJc w:val="left"/>
      <w:pPr>
        <w:ind w:left="118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1018C0D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A0C2E09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377ABA8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658C1FF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354ABC2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C7801AA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EE444F4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76E4880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3" w15:restartNumberingAfterBreak="0">
    <w:nsid w:val="0F3A688D"/>
    <w:multiLevelType w:val="hybridMultilevel"/>
    <w:tmpl w:val="6946013C"/>
    <w:lvl w:ilvl="0" w:tplc="CC489656">
      <w:start w:val="1"/>
      <w:numFmt w:val="ideographDigit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E050E89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A3D23AB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0B68ECD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6D34EB2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77D4653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EB22F9C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649642B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51EA034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4" w15:restartNumberingAfterBreak="0">
    <w:nsid w:val="0F3B7C7A"/>
    <w:multiLevelType w:val="hybridMultilevel"/>
    <w:tmpl w:val="65B41986"/>
    <w:lvl w:ilvl="0" w:tplc="73CE4712">
      <w:start w:val="2"/>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082AAD74">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B742CF94">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E78CA5A8">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A3A8F2DE">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C19AA3FA">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33907A5C">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B2FCEEBE">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858CEF68">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5" w15:restartNumberingAfterBreak="0">
    <w:nsid w:val="0F515359"/>
    <w:multiLevelType w:val="hybridMultilevel"/>
    <w:tmpl w:val="85940938"/>
    <w:lvl w:ilvl="0" w:tplc="00D42494">
      <w:start w:val="3"/>
      <w:numFmt w:val="ideographDigital"/>
      <w:lvlText w:val="（%1）"/>
      <w:lvlJc w:val="left"/>
      <w:pPr>
        <w:ind w:left="118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94CCE0F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0E1812D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490246B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478E807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2CC01DF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40DA5B9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E6A6F78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755E069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6" w15:restartNumberingAfterBreak="0">
    <w:nsid w:val="0F9C7E6D"/>
    <w:multiLevelType w:val="hybridMultilevel"/>
    <w:tmpl w:val="F14C74BE"/>
    <w:lvl w:ilvl="0" w:tplc="41AA6A6A">
      <w:start w:val="1"/>
      <w:numFmt w:val="decimal"/>
      <w:lvlText w:val="%1、"/>
      <w:lvlJc w:val="left"/>
      <w:pPr>
        <w:ind w:left="23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DB10924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CFE28C1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33CC8EDC">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3B5244D6">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33EC31FE">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450C61BC">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C3BEE01E">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88B2A29C">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7" w15:restartNumberingAfterBreak="0">
    <w:nsid w:val="10762520"/>
    <w:multiLevelType w:val="hybridMultilevel"/>
    <w:tmpl w:val="ED0EF5A8"/>
    <w:lvl w:ilvl="0" w:tplc="E2465020">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38789D2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0DDADB76">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E0E0AE90">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6F9E6A66">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4482C04C">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94121AC4">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3D0A36E2">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EA8451D2">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8" w15:restartNumberingAfterBreak="0">
    <w:nsid w:val="112F76AA"/>
    <w:multiLevelType w:val="hybridMultilevel"/>
    <w:tmpl w:val="598CDE24"/>
    <w:lvl w:ilvl="0" w:tplc="B128BDD4">
      <w:start w:val="4"/>
      <w:numFmt w:val="ideographDigital"/>
      <w:lvlText w:val="%1、"/>
      <w:lvlJc w:val="left"/>
      <w:pPr>
        <w:ind w:left="236"/>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FFAAB37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ED14A66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2A44000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2808147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4FBEA43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BD62CB4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7C4CE8F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03B44DB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9" w15:restartNumberingAfterBreak="0">
    <w:nsid w:val="11CE42BF"/>
    <w:multiLevelType w:val="hybridMultilevel"/>
    <w:tmpl w:val="A27E3664"/>
    <w:lvl w:ilvl="0" w:tplc="EBBE65EC">
      <w:start w:val="1"/>
      <w:numFmt w:val="decimal"/>
      <w:lvlText w:val="%1、"/>
      <w:lvlJc w:val="left"/>
      <w:pPr>
        <w:ind w:left="23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82D49D48">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7C148AF6">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6F521112">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4CC8E1D2">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CCBE2416">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E1982DD4">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AA169798">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08CE202A">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0" w15:restartNumberingAfterBreak="0">
    <w:nsid w:val="1295049A"/>
    <w:multiLevelType w:val="hybridMultilevel"/>
    <w:tmpl w:val="73947010"/>
    <w:lvl w:ilvl="0" w:tplc="A21A6198">
      <w:start w:val="34"/>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872E7208">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3738DC44">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AD26386C">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F7FE88EC">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55449ADA">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35347816">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64B6F7EE">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FA8C6BD2">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1" w15:restartNumberingAfterBreak="0">
    <w:nsid w:val="14292C53"/>
    <w:multiLevelType w:val="hybridMultilevel"/>
    <w:tmpl w:val="450ADB76"/>
    <w:lvl w:ilvl="0" w:tplc="DE5044F2">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6C883D0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5E30D16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47CE0A3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39DC059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A60CB92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E46A73B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E5E8905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D312F29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22" w15:restartNumberingAfterBreak="0">
    <w:nsid w:val="159E11F0"/>
    <w:multiLevelType w:val="hybridMultilevel"/>
    <w:tmpl w:val="9252E7DC"/>
    <w:lvl w:ilvl="0" w:tplc="6D167728">
      <w:start w:val="1"/>
      <w:numFmt w:val="decimal"/>
      <w:lvlText w:val="%1、"/>
      <w:lvlJc w:val="left"/>
      <w:pPr>
        <w:ind w:left="46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CC3EE1B8">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E4B0B8F8">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B0681646">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C010DA1C">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1A989D42">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77F802D0">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5492D15C">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425045B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3" w15:restartNumberingAfterBreak="0">
    <w:nsid w:val="15DB3397"/>
    <w:multiLevelType w:val="hybridMultilevel"/>
    <w:tmpl w:val="B3BEEDE6"/>
    <w:lvl w:ilvl="0" w:tplc="5516C526">
      <w:start w:val="1"/>
      <w:numFmt w:val="decimal"/>
      <w:lvlText w:val="%1、"/>
      <w:lvlJc w:val="left"/>
      <w:pPr>
        <w:ind w:left="46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D200D7A8">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F28EB580">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6EE00E24">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BF9C6DBA">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158C1AEC">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578C31F2">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8ACC4F7C">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D2780300">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4" w15:restartNumberingAfterBreak="0">
    <w:nsid w:val="173F6EC1"/>
    <w:multiLevelType w:val="hybridMultilevel"/>
    <w:tmpl w:val="4852FF78"/>
    <w:lvl w:ilvl="0" w:tplc="53D0C98A">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64AEF71E">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F7725336">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A904750A">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9E42F67E">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EBA2497C">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87844F1E">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874ABC52">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182E113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5" w15:restartNumberingAfterBreak="0">
    <w:nsid w:val="17AA010B"/>
    <w:multiLevelType w:val="hybridMultilevel"/>
    <w:tmpl w:val="74AE938E"/>
    <w:lvl w:ilvl="0" w:tplc="44142408">
      <w:start w:val="1"/>
      <w:numFmt w:val="decimal"/>
      <w:lvlText w:val="%1、"/>
      <w:lvlJc w:val="left"/>
      <w:pPr>
        <w:ind w:left="46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9AF2E41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9446EB3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B1826C4E">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60F07672">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6F4E7E2A">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9DB4B270">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0C1609B0">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E3387AEC">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6" w15:restartNumberingAfterBreak="0">
    <w:nsid w:val="184B28A0"/>
    <w:multiLevelType w:val="hybridMultilevel"/>
    <w:tmpl w:val="6D689BC4"/>
    <w:lvl w:ilvl="0" w:tplc="4DB20BB4">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79DEDFBE">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2A3CB0D0">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C1C05AE2">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E4B45524">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9836B42A">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412C9B70">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91281E08">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9B742852">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7" w15:restartNumberingAfterBreak="0">
    <w:nsid w:val="1B1E14EC"/>
    <w:multiLevelType w:val="hybridMultilevel"/>
    <w:tmpl w:val="8F8A1E84"/>
    <w:lvl w:ilvl="0" w:tplc="319231D6">
      <w:start w:val="4"/>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51688D6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DB5A8488">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CBCE2784">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3F668B60">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45289B90">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7938D16E">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EB9C6990">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4BEE53C6">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8" w15:restartNumberingAfterBreak="0">
    <w:nsid w:val="1C70350B"/>
    <w:multiLevelType w:val="hybridMultilevel"/>
    <w:tmpl w:val="44641926"/>
    <w:lvl w:ilvl="0" w:tplc="425E6410">
      <w:start w:val="1"/>
      <w:numFmt w:val="decimal"/>
      <w:lvlText w:val="%1、"/>
      <w:lvlJc w:val="left"/>
      <w:pPr>
        <w:ind w:left="46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4F42E59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58B21292">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DC3439AE">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23C23180">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5B5A09CC">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489AA24C">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AE16259C">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2F12169A">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9" w15:restartNumberingAfterBreak="0">
    <w:nsid w:val="1DED47AD"/>
    <w:multiLevelType w:val="hybridMultilevel"/>
    <w:tmpl w:val="1A522C8E"/>
    <w:lvl w:ilvl="0" w:tplc="A5A41A98">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82EC1ABC">
      <w:start w:val="1"/>
      <w:numFmt w:val="lowerLetter"/>
      <w:lvlText w:val="%2"/>
      <w:lvlJc w:val="left"/>
      <w:pPr>
        <w:ind w:left="16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F0104A00">
      <w:start w:val="1"/>
      <w:numFmt w:val="lowerRoman"/>
      <w:lvlText w:val="%3"/>
      <w:lvlJc w:val="left"/>
      <w:pPr>
        <w:ind w:left="23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53B6E13C">
      <w:start w:val="1"/>
      <w:numFmt w:val="decimal"/>
      <w:lvlText w:val="%4"/>
      <w:lvlJc w:val="left"/>
      <w:pPr>
        <w:ind w:left="30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5A4438C6">
      <w:start w:val="1"/>
      <w:numFmt w:val="lowerLetter"/>
      <w:lvlText w:val="%5"/>
      <w:lvlJc w:val="left"/>
      <w:pPr>
        <w:ind w:left="37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6B864E58">
      <w:start w:val="1"/>
      <w:numFmt w:val="lowerRoman"/>
      <w:lvlText w:val="%6"/>
      <w:lvlJc w:val="left"/>
      <w:pPr>
        <w:ind w:left="45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07A241DE">
      <w:start w:val="1"/>
      <w:numFmt w:val="decimal"/>
      <w:lvlText w:val="%7"/>
      <w:lvlJc w:val="left"/>
      <w:pPr>
        <w:ind w:left="52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466AD412">
      <w:start w:val="1"/>
      <w:numFmt w:val="lowerLetter"/>
      <w:lvlText w:val="%8"/>
      <w:lvlJc w:val="left"/>
      <w:pPr>
        <w:ind w:left="59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56242596">
      <w:start w:val="1"/>
      <w:numFmt w:val="lowerRoman"/>
      <w:lvlText w:val="%9"/>
      <w:lvlJc w:val="left"/>
      <w:pPr>
        <w:ind w:left="66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0" w15:restartNumberingAfterBreak="0">
    <w:nsid w:val="1E0B4998"/>
    <w:multiLevelType w:val="hybridMultilevel"/>
    <w:tmpl w:val="2932DC12"/>
    <w:lvl w:ilvl="0" w:tplc="373ED484">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5E36A6B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E9E244D8">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6CDA855E">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FD18326C">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BCEC4C9A">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317EF6D0">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0E1C9832">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2A7C28D2">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1" w15:restartNumberingAfterBreak="0">
    <w:nsid w:val="1E1C48E2"/>
    <w:multiLevelType w:val="hybridMultilevel"/>
    <w:tmpl w:val="A30EF2EA"/>
    <w:lvl w:ilvl="0" w:tplc="8C786E08">
      <w:start w:val="1"/>
      <w:numFmt w:val="ideographDigital"/>
      <w:lvlText w:val="%1、"/>
      <w:lvlJc w:val="left"/>
      <w:pPr>
        <w:ind w:left="94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B7BE931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D0E8F5D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6F3CDF2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5AF49E5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9F46CE7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1736DF3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0B8A10B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BE78AC9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32" w15:restartNumberingAfterBreak="0">
    <w:nsid w:val="1EB40C32"/>
    <w:multiLevelType w:val="hybridMultilevel"/>
    <w:tmpl w:val="3D34582E"/>
    <w:lvl w:ilvl="0" w:tplc="4E880EE4">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8878E97E">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3656CF74">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365CB320">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5F6C116C">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A12EF932">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A84E391C">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622EDB20">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0B425866">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3" w15:restartNumberingAfterBreak="0">
    <w:nsid w:val="1F6C1E6A"/>
    <w:multiLevelType w:val="hybridMultilevel"/>
    <w:tmpl w:val="F8940C88"/>
    <w:lvl w:ilvl="0" w:tplc="F9CE1734">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980A35D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07B6270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9E1E7C2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EC8AF89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3AD0A48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81D2F00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13C4A97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15F829D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34" w15:restartNumberingAfterBreak="0">
    <w:nsid w:val="1FE370AC"/>
    <w:multiLevelType w:val="hybridMultilevel"/>
    <w:tmpl w:val="83CE1008"/>
    <w:lvl w:ilvl="0" w:tplc="3FB8D30E">
      <w:start w:val="1"/>
      <w:numFmt w:val="decimal"/>
      <w:lvlText w:val="%1、"/>
      <w:lvlJc w:val="left"/>
      <w:pPr>
        <w:ind w:left="82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546622AE">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F01C0AE6">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594422E2">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99EA1386">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52308018">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A85A0E7C">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F9FE206A">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FF8C4E4A">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5" w15:restartNumberingAfterBreak="0">
    <w:nsid w:val="20273B0F"/>
    <w:multiLevelType w:val="hybridMultilevel"/>
    <w:tmpl w:val="D6EA7AC6"/>
    <w:lvl w:ilvl="0" w:tplc="7834BE88">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FC1C508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AB22B17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1604203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F682965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1750C35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2558E38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CF7ECC0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EB5CC9B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36" w15:restartNumberingAfterBreak="0">
    <w:nsid w:val="20947320"/>
    <w:multiLevelType w:val="hybridMultilevel"/>
    <w:tmpl w:val="BF6AFECC"/>
    <w:lvl w:ilvl="0" w:tplc="A6C4448E">
      <w:start w:val="2"/>
      <w:numFmt w:val="ideographDigit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5B205CB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829618B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EEBEA1D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1514E9D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2F64839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3C10958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FAF4FB0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661A87E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37" w15:restartNumberingAfterBreak="0">
    <w:nsid w:val="212F4E36"/>
    <w:multiLevelType w:val="hybridMultilevel"/>
    <w:tmpl w:val="620E4E58"/>
    <w:lvl w:ilvl="0" w:tplc="1A545606">
      <w:start w:val="1"/>
      <w:numFmt w:val="decimal"/>
      <w:lvlText w:val="（%1）"/>
      <w:lvlJc w:val="left"/>
      <w:pPr>
        <w:ind w:left="234"/>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869A5A8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A5A2C5A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CD1644A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5F7A4F2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BC5212D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633ECA5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CB38B51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FDF0882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38" w15:restartNumberingAfterBreak="0">
    <w:nsid w:val="21A31D09"/>
    <w:multiLevelType w:val="hybridMultilevel"/>
    <w:tmpl w:val="1D860564"/>
    <w:lvl w:ilvl="0" w:tplc="077A3F3C">
      <w:start w:val="7"/>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73DAF1A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0700ED1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4E74385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EB9A0B6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FEBE759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A9DCDFC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64D6E43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354C15B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39" w15:restartNumberingAfterBreak="0">
    <w:nsid w:val="22F37B3D"/>
    <w:multiLevelType w:val="hybridMultilevel"/>
    <w:tmpl w:val="28824F8E"/>
    <w:lvl w:ilvl="0" w:tplc="4EF8EDCE">
      <w:start w:val="1"/>
      <w:numFmt w:val="decimal"/>
      <w:lvlText w:val="%1、"/>
      <w:lvlJc w:val="left"/>
      <w:pPr>
        <w:ind w:left="46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900EDA54">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5586486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96B63F80">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6CCC6F94">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0BEE2070">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CFFECD0E">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2AEA9CC0">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12BADD88">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0" w15:restartNumberingAfterBreak="0">
    <w:nsid w:val="23D72DF6"/>
    <w:multiLevelType w:val="hybridMultilevel"/>
    <w:tmpl w:val="F024403A"/>
    <w:lvl w:ilvl="0" w:tplc="4E00C5D4">
      <w:start w:val="1"/>
      <w:numFmt w:val="decimal"/>
      <w:lvlText w:val="（%1）"/>
      <w:lvlJc w:val="left"/>
      <w:pPr>
        <w:ind w:left="234"/>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E1D898E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9EA83B5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6C8A6D5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8E609E2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7B80773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CBF04E3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3F96C21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BAAE18D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41" w15:restartNumberingAfterBreak="0">
    <w:nsid w:val="241A2FE5"/>
    <w:multiLevelType w:val="hybridMultilevel"/>
    <w:tmpl w:val="41886C00"/>
    <w:lvl w:ilvl="0" w:tplc="D1D0ABDE">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0AB87A16">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345E542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514680C6">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C7C68FD2">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E4C859E8">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A322E572">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DEFCFD1A">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697E755C">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2" w15:restartNumberingAfterBreak="0">
    <w:nsid w:val="247C5663"/>
    <w:multiLevelType w:val="hybridMultilevel"/>
    <w:tmpl w:val="D8D038D8"/>
    <w:lvl w:ilvl="0" w:tplc="2E1C4B5E">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D5F21D3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0DEC91A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3DE036C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ECA65C4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FF002B5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2332B89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1D14CF6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C2781B0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43" w15:restartNumberingAfterBreak="0">
    <w:nsid w:val="248D7371"/>
    <w:multiLevelType w:val="hybridMultilevel"/>
    <w:tmpl w:val="2084B20A"/>
    <w:lvl w:ilvl="0" w:tplc="AE14B86A">
      <w:start w:val="1"/>
      <w:numFmt w:val="decimal"/>
      <w:lvlText w:val="%1、"/>
      <w:lvlJc w:val="left"/>
      <w:pPr>
        <w:ind w:left="82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61A6B772">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3E489D2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D4565D0C">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0D108492">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69BCCD78">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0F36F28E">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C496298E">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7F984E7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4" w15:restartNumberingAfterBreak="0">
    <w:nsid w:val="24B616DE"/>
    <w:multiLevelType w:val="hybridMultilevel"/>
    <w:tmpl w:val="076C1602"/>
    <w:lvl w:ilvl="0" w:tplc="A5A43076">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6430DB60">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9D8EFC96">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A4ACCC20">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9F54D3AA">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B0AC336A">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BAA28C1A">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2D9C36F0">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17F45EE0">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5" w15:restartNumberingAfterBreak="0">
    <w:nsid w:val="26055A16"/>
    <w:multiLevelType w:val="hybridMultilevel"/>
    <w:tmpl w:val="83280506"/>
    <w:lvl w:ilvl="0" w:tplc="2A264360">
      <w:start w:val="9"/>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248ECD2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D9DC605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C4F463D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CD6E99A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23FAB60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B1C4468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D170548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F654833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46" w15:restartNumberingAfterBreak="0">
    <w:nsid w:val="2AD02D5D"/>
    <w:multiLevelType w:val="hybridMultilevel"/>
    <w:tmpl w:val="24288B40"/>
    <w:lvl w:ilvl="0" w:tplc="91E8DFD8">
      <w:start w:val="4"/>
      <w:numFmt w:val="ideographDigital"/>
      <w:lvlText w:val="%1、"/>
      <w:lvlJc w:val="left"/>
      <w:pPr>
        <w:ind w:left="10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188E7E08">
      <w:start w:val="1"/>
      <w:numFmt w:val="lowerLetter"/>
      <w:lvlText w:val="%2"/>
      <w:lvlJc w:val="left"/>
      <w:pPr>
        <w:ind w:left="16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9C945750">
      <w:start w:val="1"/>
      <w:numFmt w:val="lowerRoman"/>
      <w:lvlText w:val="%3"/>
      <w:lvlJc w:val="left"/>
      <w:pPr>
        <w:ind w:left="23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1E6ED7BC">
      <w:start w:val="1"/>
      <w:numFmt w:val="decimal"/>
      <w:lvlText w:val="%4"/>
      <w:lvlJc w:val="left"/>
      <w:pPr>
        <w:ind w:left="30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D7E2B2CE">
      <w:start w:val="1"/>
      <w:numFmt w:val="lowerLetter"/>
      <w:lvlText w:val="%5"/>
      <w:lvlJc w:val="left"/>
      <w:pPr>
        <w:ind w:left="37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FC5272C6">
      <w:start w:val="1"/>
      <w:numFmt w:val="lowerRoman"/>
      <w:lvlText w:val="%6"/>
      <w:lvlJc w:val="left"/>
      <w:pPr>
        <w:ind w:left="45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A47E27DA">
      <w:start w:val="1"/>
      <w:numFmt w:val="decimal"/>
      <w:lvlText w:val="%7"/>
      <w:lvlJc w:val="left"/>
      <w:pPr>
        <w:ind w:left="52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4FBAE774">
      <w:start w:val="1"/>
      <w:numFmt w:val="lowerLetter"/>
      <w:lvlText w:val="%8"/>
      <w:lvlJc w:val="left"/>
      <w:pPr>
        <w:ind w:left="59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D7FEBA58">
      <w:start w:val="1"/>
      <w:numFmt w:val="lowerRoman"/>
      <w:lvlText w:val="%9"/>
      <w:lvlJc w:val="left"/>
      <w:pPr>
        <w:ind w:left="66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47" w15:restartNumberingAfterBreak="0">
    <w:nsid w:val="2AD26CD7"/>
    <w:multiLevelType w:val="hybridMultilevel"/>
    <w:tmpl w:val="7E88B2B2"/>
    <w:lvl w:ilvl="0" w:tplc="E9D40144">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103AFB9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435CA25E">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67106260">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987C4486">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316A266E">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D4C0694C">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247ABDBE">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C73A8FB8">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8" w15:restartNumberingAfterBreak="0">
    <w:nsid w:val="2AF23D80"/>
    <w:multiLevelType w:val="hybridMultilevel"/>
    <w:tmpl w:val="175C7DEC"/>
    <w:lvl w:ilvl="0" w:tplc="48AE9B44">
      <w:start w:val="1"/>
      <w:numFmt w:val="ideographDigital"/>
      <w:lvlText w:val="%1、"/>
      <w:lvlJc w:val="left"/>
      <w:pPr>
        <w:ind w:left="94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FF2E1D1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84A41C3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3C503DD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D94CCB0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0C825AE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B58C6FB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6AB6674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0C7E820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49" w15:restartNumberingAfterBreak="0">
    <w:nsid w:val="2BA21A44"/>
    <w:multiLevelType w:val="hybridMultilevel"/>
    <w:tmpl w:val="BD6C773C"/>
    <w:lvl w:ilvl="0" w:tplc="D122A22A">
      <w:start w:val="16"/>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8C3C8146">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DC240538">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72B886BE">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9C8053D2">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31945D00">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4BD6D2B8">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63E00580">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39CC9002">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50" w15:restartNumberingAfterBreak="0">
    <w:nsid w:val="2BE05DBC"/>
    <w:multiLevelType w:val="hybridMultilevel"/>
    <w:tmpl w:val="909C31F8"/>
    <w:lvl w:ilvl="0" w:tplc="69AC685A">
      <w:start w:val="2"/>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A82421EE">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F73C5768">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98129324">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35A08F62">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4C2EE0DC">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12C0CE5C">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5F6C2592">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B3A2E662">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51" w15:restartNumberingAfterBreak="0">
    <w:nsid w:val="2C1305E0"/>
    <w:multiLevelType w:val="hybridMultilevel"/>
    <w:tmpl w:val="2E943996"/>
    <w:lvl w:ilvl="0" w:tplc="AF2E1A7A">
      <w:start w:val="3"/>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21CA95E6">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0918347E">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26AC0704">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643A7A30">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092C4844">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C6228A8C">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C4AA4432">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C32870E4">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52" w15:restartNumberingAfterBreak="0">
    <w:nsid w:val="2C434C83"/>
    <w:multiLevelType w:val="hybridMultilevel"/>
    <w:tmpl w:val="F4A0610A"/>
    <w:lvl w:ilvl="0" w:tplc="3EBAB3C2">
      <w:start w:val="3"/>
      <w:numFmt w:val="ideographDigital"/>
      <w:lvlText w:val="（%1）"/>
      <w:lvlJc w:val="left"/>
      <w:pPr>
        <w:ind w:left="118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C798BEC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2ADA44A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516E52F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BC58342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57803A6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B400DBA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CE6C855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1B90D38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53" w15:restartNumberingAfterBreak="0">
    <w:nsid w:val="2C5E488E"/>
    <w:multiLevelType w:val="hybridMultilevel"/>
    <w:tmpl w:val="7EC2493C"/>
    <w:lvl w:ilvl="0" w:tplc="031A360E">
      <w:start w:val="1"/>
      <w:numFmt w:val="ideographDigital"/>
      <w:lvlText w:val="%1、"/>
      <w:lvlJc w:val="left"/>
      <w:pPr>
        <w:ind w:left="956"/>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3C3C255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ECB0E20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912A607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3694144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62CC884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F91C571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8EDADDB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3F4829C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54" w15:restartNumberingAfterBreak="0">
    <w:nsid w:val="2DA130C0"/>
    <w:multiLevelType w:val="hybridMultilevel"/>
    <w:tmpl w:val="EDE0543A"/>
    <w:lvl w:ilvl="0" w:tplc="90E4F758">
      <w:start w:val="4"/>
      <w:numFmt w:val="ideographDigital"/>
      <w:lvlText w:val="%1、"/>
      <w:lvlJc w:val="left"/>
      <w:pPr>
        <w:ind w:left="94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B49EBC5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45B0BF3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97F29D2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104CA5C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79BA508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BC00BEE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06BA59E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41302AD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55" w15:restartNumberingAfterBreak="0">
    <w:nsid w:val="2F1D2768"/>
    <w:multiLevelType w:val="hybridMultilevel"/>
    <w:tmpl w:val="10668340"/>
    <w:lvl w:ilvl="0" w:tplc="91504318">
      <w:start w:val="1"/>
      <w:numFmt w:val="ideographDigital"/>
      <w:lvlText w:val="%1、"/>
      <w:lvlJc w:val="left"/>
      <w:pPr>
        <w:ind w:left="94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752A494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038A00A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D68446E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898078B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E16437D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61264DB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3988953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E7EA9CC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56" w15:restartNumberingAfterBreak="0">
    <w:nsid w:val="2F547006"/>
    <w:multiLevelType w:val="hybridMultilevel"/>
    <w:tmpl w:val="C742B382"/>
    <w:lvl w:ilvl="0" w:tplc="2FCAC100">
      <w:start w:val="6"/>
      <w:numFmt w:val="ideographDigital"/>
      <w:lvlText w:val="%1、"/>
      <w:lvlJc w:val="left"/>
      <w:pPr>
        <w:ind w:left="94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98AEF54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CDAE02B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611E191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0A746CB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A76C52A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A2C871A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8932C57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214A5C9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57" w15:restartNumberingAfterBreak="0">
    <w:nsid w:val="329C5904"/>
    <w:multiLevelType w:val="hybridMultilevel"/>
    <w:tmpl w:val="778806D4"/>
    <w:lvl w:ilvl="0" w:tplc="53A093E6">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7CCAD93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5440892E">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23828548">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A4A60654">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3F5ACFC4">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31F0427E">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3C8633EA">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E1365CEC">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58" w15:restartNumberingAfterBreak="0">
    <w:nsid w:val="32D95FD7"/>
    <w:multiLevelType w:val="hybridMultilevel"/>
    <w:tmpl w:val="2F08B3D2"/>
    <w:lvl w:ilvl="0" w:tplc="0262EC0E">
      <w:start w:val="1"/>
      <w:numFmt w:val="decimal"/>
      <w:lvlText w:val="%1、"/>
      <w:lvlJc w:val="left"/>
      <w:pPr>
        <w:ind w:left="82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54F00B8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681EB0D4">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5408135A">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BEF073E8">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F36E8196">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FC1C4956">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EC8E8D6A">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8E3AE742">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59" w15:restartNumberingAfterBreak="0">
    <w:nsid w:val="33A215CD"/>
    <w:multiLevelType w:val="hybridMultilevel"/>
    <w:tmpl w:val="1D5A5FEE"/>
    <w:lvl w:ilvl="0" w:tplc="B1245C5A">
      <w:start w:val="1"/>
      <w:numFmt w:val="decimal"/>
      <w:lvlText w:val="%1、"/>
      <w:lvlJc w:val="left"/>
      <w:pPr>
        <w:ind w:left="82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3AE0041E">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5CE40D3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A844CB2C">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158C0006">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55286B2A">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C57484FC">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4C2E0366">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B0C02220">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60" w15:restartNumberingAfterBreak="0">
    <w:nsid w:val="341F3C49"/>
    <w:multiLevelType w:val="hybridMultilevel"/>
    <w:tmpl w:val="EFD68258"/>
    <w:lvl w:ilvl="0" w:tplc="F1F26002">
      <w:start w:val="1"/>
      <w:numFmt w:val="decimal"/>
      <w:lvlText w:val="（%1）"/>
      <w:lvlJc w:val="left"/>
      <w:pPr>
        <w:ind w:left="46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96FEFE1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08D424A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40CAF1F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35F45E1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0FAA3BB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FDF64D0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62FCEA2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BD38B84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61" w15:restartNumberingAfterBreak="0">
    <w:nsid w:val="35F00955"/>
    <w:multiLevelType w:val="hybridMultilevel"/>
    <w:tmpl w:val="84AE87D8"/>
    <w:lvl w:ilvl="0" w:tplc="DF2AFC2C">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E55E02D0">
      <w:start w:val="1"/>
      <w:numFmt w:val="lowerLetter"/>
      <w:lvlText w:val="%2"/>
      <w:lvlJc w:val="left"/>
      <w:pPr>
        <w:ind w:left="157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46F0C376">
      <w:start w:val="1"/>
      <w:numFmt w:val="lowerRoman"/>
      <w:lvlText w:val="%3"/>
      <w:lvlJc w:val="left"/>
      <w:pPr>
        <w:ind w:left="229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28FCBC24">
      <w:start w:val="1"/>
      <w:numFmt w:val="decimal"/>
      <w:lvlText w:val="%4"/>
      <w:lvlJc w:val="left"/>
      <w:pPr>
        <w:ind w:left="301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262A7918">
      <w:start w:val="1"/>
      <w:numFmt w:val="lowerLetter"/>
      <w:lvlText w:val="%5"/>
      <w:lvlJc w:val="left"/>
      <w:pPr>
        <w:ind w:left="373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F97E1428">
      <w:start w:val="1"/>
      <w:numFmt w:val="lowerRoman"/>
      <w:lvlText w:val="%6"/>
      <w:lvlJc w:val="left"/>
      <w:pPr>
        <w:ind w:left="445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B0C4EFF2">
      <w:start w:val="1"/>
      <w:numFmt w:val="decimal"/>
      <w:lvlText w:val="%7"/>
      <w:lvlJc w:val="left"/>
      <w:pPr>
        <w:ind w:left="517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BB4AA900">
      <w:start w:val="1"/>
      <w:numFmt w:val="lowerLetter"/>
      <w:lvlText w:val="%8"/>
      <w:lvlJc w:val="left"/>
      <w:pPr>
        <w:ind w:left="589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E6CEF8F2">
      <w:start w:val="1"/>
      <w:numFmt w:val="lowerRoman"/>
      <w:lvlText w:val="%9"/>
      <w:lvlJc w:val="left"/>
      <w:pPr>
        <w:ind w:left="661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62" w15:restartNumberingAfterBreak="0">
    <w:nsid w:val="3683758A"/>
    <w:multiLevelType w:val="hybridMultilevel"/>
    <w:tmpl w:val="E0BAD10E"/>
    <w:lvl w:ilvl="0" w:tplc="C69CFA4C">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CE368D28">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C5421352">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AA58A5E0">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EB6E5EDA">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446659C2">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FC527C2C">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35845FC4">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42CA9EE2">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63" w15:restartNumberingAfterBreak="0">
    <w:nsid w:val="385C584D"/>
    <w:multiLevelType w:val="hybridMultilevel"/>
    <w:tmpl w:val="707839C2"/>
    <w:lvl w:ilvl="0" w:tplc="35149882">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5C546C8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D3F85D4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A658326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9EFCBEA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D6FAE2C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926CBA4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0D38701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70B414F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64" w15:restartNumberingAfterBreak="0">
    <w:nsid w:val="38E86932"/>
    <w:multiLevelType w:val="hybridMultilevel"/>
    <w:tmpl w:val="D41E30AE"/>
    <w:lvl w:ilvl="0" w:tplc="CA804950">
      <w:start w:val="1"/>
      <w:numFmt w:val="decimal"/>
      <w:lvlText w:val="%1、"/>
      <w:lvlJc w:val="left"/>
      <w:pPr>
        <w:ind w:left="22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0D24935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ACC0E3EE">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BDF27A80">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1E422CFE">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79BA73D0">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7138F6E4">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3C2485D8">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47144478">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65" w15:restartNumberingAfterBreak="0">
    <w:nsid w:val="397279A8"/>
    <w:multiLevelType w:val="hybridMultilevel"/>
    <w:tmpl w:val="C4B29E46"/>
    <w:lvl w:ilvl="0" w:tplc="4ED49FC2">
      <w:start w:val="7"/>
      <w:numFmt w:val="ideographDigital"/>
      <w:lvlText w:val="%1、"/>
      <w:lvlJc w:val="left"/>
      <w:pPr>
        <w:ind w:left="94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437A344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FFAC0FA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587CEBA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D2FCA92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4202B49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4DE6D82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958456C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EF8C5BE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66" w15:restartNumberingAfterBreak="0">
    <w:nsid w:val="3A6C04A1"/>
    <w:multiLevelType w:val="hybridMultilevel"/>
    <w:tmpl w:val="76307682"/>
    <w:lvl w:ilvl="0" w:tplc="CA2C866C">
      <w:start w:val="14"/>
      <w:numFmt w:val="japaneseCounting"/>
      <w:lvlText w:val="%1、"/>
      <w:lvlJc w:val="left"/>
      <w:pPr>
        <w:ind w:left="118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5E0C7B8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AA4EE0C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4D181A8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761C981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20C0BD8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8B9EBA9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6BB0B4E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1D4654C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67" w15:restartNumberingAfterBreak="0">
    <w:nsid w:val="3A871FDE"/>
    <w:multiLevelType w:val="hybridMultilevel"/>
    <w:tmpl w:val="5F7C926A"/>
    <w:lvl w:ilvl="0" w:tplc="5A84FB78">
      <w:start w:val="2"/>
      <w:numFmt w:val="decimal"/>
      <w:lvlText w:val="（%1）"/>
      <w:lvlJc w:val="left"/>
      <w:pPr>
        <w:ind w:left="106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BC467DB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778EE09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B45EFDD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8D069BE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40206D0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80DCECB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8BF6F97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A4F8713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68" w15:restartNumberingAfterBreak="0">
    <w:nsid w:val="3CBC271B"/>
    <w:multiLevelType w:val="hybridMultilevel"/>
    <w:tmpl w:val="BFC8FCF0"/>
    <w:lvl w:ilvl="0" w:tplc="3052037C">
      <w:start w:val="1"/>
      <w:numFmt w:val="decimal"/>
      <w:lvlText w:val="%1、"/>
      <w:lvlJc w:val="left"/>
      <w:pPr>
        <w:ind w:left="46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1E2CD7DA">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77E63A68">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1B6C7A6A">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90AED8DC">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0876D8AA">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95E4C108">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F17824D2">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0582B39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69" w15:restartNumberingAfterBreak="0">
    <w:nsid w:val="3E1575C9"/>
    <w:multiLevelType w:val="hybridMultilevel"/>
    <w:tmpl w:val="CA30385C"/>
    <w:lvl w:ilvl="0" w:tplc="A34E506A">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7074785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C992957C">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4E822CFE">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5DF4DA12">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A4E69896">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3C74B6D2">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1CAC3E8E">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36C2309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70" w15:restartNumberingAfterBreak="0">
    <w:nsid w:val="3EC25C95"/>
    <w:multiLevelType w:val="hybridMultilevel"/>
    <w:tmpl w:val="FB50DCF8"/>
    <w:lvl w:ilvl="0" w:tplc="C636AACA">
      <w:start w:val="1"/>
      <w:numFmt w:val="decimal"/>
      <w:lvlText w:val="（%1）"/>
      <w:lvlJc w:val="left"/>
      <w:pPr>
        <w:ind w:left="46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B21093C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7D84D36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E42AC6A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D1FC270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DFD0F2F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E9AE6C9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2A488C2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C34253F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71" w15:restartNumberingAfterBreak="0">
    <w:nsid w:val="3EC4186D"/>
    <w:multiLevelType w:val="hybridMultilevel"/>
    <w:tmpl w:val="AC8C016E"/>
    <w:lvl w:ilvl="0" w:tplc="45B6C0C6">
      <w:start w:val="1"/>
      <w:numFmt w:val="decimal"/>
      <w:lvlText w:val="%1、"/>
      <w:lvlJc w:val="left"/>
      <w:pPr>
        <w:ind w:left="82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1466FC10">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BB8EBAAE">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27F67A1A">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9FE4809A">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1D9C6AB0">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7C483596">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2FE81C68">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39F491CC">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72" w15:restartNumberingAfterBreak="0">
    <w:nsid w:val="3F136A17"/>
    <w:multiLevelType w:val="hybridMultilevel"/>
    <w:tmpl w:val="668C766E"/>
    <w:lvl w:ilvl="0" w:tplc="CB98FC22">
      <w:start w:val="1"/>
      <w:numFmt w:val="ideographDigital"/>
      <w:lvlText w:val="（%1）"/>
      <w:lvlJc w:val="left"/>
      <w:pPr>
        <w:ind w:left="118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417A7A9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3DD4453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84D670B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85C66F7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0E50935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F9245FB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41001F3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F8B6E11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73" w15:restartNumberingAfterBreak="0">
    <w:nsid w:val="400950E7"/>
    <w:multiLevelType w:val="hybridMultilevel"/>
    <w:tmpl w:val="DBBE9BB2"/>
    <w:lvl w:ilvl="0" w:tplc="A726D442">
      <w:start w:val="1"/>
      <w:numFmt w:val="decimal"/>
      <w:lvlText w:val="（%1）"/>
      <w:lvlJc w:val="left"/>
      <w:pPr>
        <w:ind w:left="46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6FA2F2A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937A5B1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F24E3FC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321CDE5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43E2B5F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ADFADFB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7B04E4E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8324948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74" w15:restartNumberingAfterBreak="0">
    <w:nsid w:val="410B01B7"/>
    <w:multiLevelType w:val="hybridMultilevel"/>
    <w:tmpl w:val="DA06D7D4"/>
    <w:lvl w:ilvl="0" w:tplc="6D04C86A">
      <w:start w:val="1"/>
      <w:numFmt w:val="decimal"/>
      <w:lvlText w:val="%1、"/>
      <w:lvlJc w:val="left"/>
      <w:pPr>
        <w:ind w:left="82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1D7EF240">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2E2EE1E0">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081089F8">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7E6A4E92">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88326A28">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E5B863D4">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547A3AE2">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3E1C48F0">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75" w15:restartNumberingAfterBreak="0">
    <w:nsid w:val="41F5084F"/>
    <w:multiLevelType w:val="hybridMultilevel"/>
    <w:tmpl w:val="C430E2B4"/>
    <w:lvl w:ilvl="0" w:tplc="A28C7F6C">
      <w:start w:val="1"/>
      <w:numFmt w:val="ideographDigital"/>
      <w:lvlText w:val="%1、"/>
      <w:lvlJc w:val="left"/>
      <w:pPr>
        <w:ind w:left="10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D4E4AFFE">
      <w:start w:val="1"/>
      <w:numFmt w:val="lowerLetter"/>
      <w:lvlText w:val="%2"/>
      <w:lvlJc w:val="left"/>
      <w:pPr>
        <w:ind w:left="16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27B6DFCC">
      <w:start w:val="1"/>
      <w:numFmt w:val="lowerRoman"/>
      <w:lvlText w:val="%3"/>
      <w:lvlJc w:val="left"/>
      <w:pPr>
        <w:ind w:left="23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4A8EB34E">
      <w:start w:val="1"/>
      <w:numFmt w:val="decimal"/>
      <w:lvlText w:val="%4"/>
      <w:lvlJc w:val="left"/>
      <w:pPr>
        <w:ind w:left="30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6AC46162">
      <w:start w:val="1"/>
      <w:numFmt w:val="lowerLetter"/>
      <w:lvlText w:val="%5"/>
      <w:lvlJc w:val="left"/>
      <w:pPr>
        <w:ind w:left="37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54EA0BFE">
      <w:start w:val="1"/>
      <w:numFmt w:val="lowerRoman"/>
      <w:lvlText w:val="%6"/>
      <w:lvlJc w:val="left"/>
      <w:pPr>
        <w:ind w:left="45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49B2BE08">
      <w:start w:val="1"/>
      <w:numFmt w:val="decimal"/>
      <w:lvlText w:val="%7"/>
      <w:lvlJc w:val="left"/>
      <w:pPr>
        <w:ind w:left="52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AE0CABDE">
      <w:start w:val="1"/>
      <w:numFmt w:val="lowerLetter"/>
      <w:lvlText w:val="%8"/>
      <w:lvlJc w:val="left"/>
      <w:pPr>
        <w:ind w:left="59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00342016">
      <w:start w:val="1"/>
      <w:numFmt w:val="lowerRoman"/>
      <w:lvlText w:val="%9"/>
      <w:lvlJc w:val="left"/>
      <w:pPr>
        <w:ind w:left="66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76" w15:restartNumberingAfterBreak="0">
    <w:nsid w:val="438C1D06"/>
    <w:multiLevelType w:val="hybridMultilevel"/>
    <w:tmpl w:val="34C60D1E"/>
    <w:lvl w:ilvl="0" w:tplc="97F871D6">
      <w:start w:val="1"/>
      <w:numFmt w:val="decimal"/>
      <w:lvlText w:val="%1、"/>
      <w:lvlJc w:val="left"/>
      <w:pPr>
        <w:ind w:left="23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BB6486A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DE0ADAD8">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545CB1EE">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9F1C8336">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3C74B78A">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E09E9AF8">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A3A46370">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4D3ED6BA">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77" w15:restartNumberingAfterBreak="0">
    <w:nsid w:val="43C21C45"/>
    <w:multiLevelType w:val="hybridMultilevel"/>
    <w:tmpl w:val="4DF661F8"/>
    <w:lvl w:ilvl="0" w:tplc="C5EEF06C">
      <w:start w:val="2"/>
      <w:numFmt w:val="decimal"/>
      <w:lvlText w:val="（%1）"/>
      <w:lvlJc w:val="left"/>
      <w:pPr>
        <w:ind w:left="234"/>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F8A214D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224AECE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E06C42B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D9DECB1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A27E531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F752BA3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A1D0450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B44A205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78" w15:restartNumberingAfterBreak="0">
    <w:nsid w:val="44D865AF"/>
    <w:multiLevelType w:val="hybridMultilevel"/>
    <w:tmpl w:val="6E58975E"/>
    <w:lvl w:ilvl="0" w:tplc="7DE2BF22">
      <w:start w:val="1"/>
      <w:numFmt w:val="decimal"/>
      <w:lvlText w:val="%1、"/>
      <w:lvlJc w:val="left"/>
      <w:pPr>
        <w:ind w:left="82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334E81F0">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6AD6EAC4">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15AA5E5E">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93ACB920">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83DE6E2C">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0B82D544">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2FF64DE4">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B0BA421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79" w15:restartNumberingAfterBreak="0">
    <w:nsid w:val="462B1A61"/>
    <w:multiLevelType w:val="hybridMultilevel"/>
    <w:tmpl w:val="751AC8D6"/>
    <w:lvl w:ilvl="0" w:tplc="55A4F022">
      <w:start w:val="11"/>
      <w:numFmt w:val="japaneseCounting"/>
      <w:lvlText w:val="%1、"/>
      <w:lvlJc w:val="left"/>
      <w:pPr>
        <w:ind w:left="118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DB00330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ED18579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E2E4C6A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6D7A664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EEDCEFD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4F1434B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448E823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F4F868E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80" w15:restartNumberingAfterBreak="0">
    <w:nsid w:val="47845ED1"/>
    <w:multiLevelType w:val="hybridMultilevel"/>
    <w:tmpl w:val="9440C884"/>
    <w:lvl w:ilvl="0" w:tplc="1AAA2A6E">
      <w:start w:val="1"/>
      <w:numFmt w:val="decimal"/>
      <w:lvlText w:val="（%1）"/>
      <w:lvlJc w:val="left"/>
      <w:pPr>
        <w:ind w:left="46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2AD490A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ED28A32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0992A6D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9F7CF05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EB6E742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51CA0EF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9A4CD32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DC4CD16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81" w15:restartNumberingAfterBreak="0">
    <w:nsid w:val="48F930B6"/>
    <w:multiLevelType w:val="hybridMultilevel"/>
    <w:tmpl w:val="DA7A2804"/>
    <w:lvl w:ilvl="0" w:tplc="6E32FC26">
      <w:start w:val="1"/>
      <w:numFmt w:val="decimal"/>
      <w:lvlText w:val="%1、"/>
      <w:lvlJc w:val="left"/>
      <w:pPr>
        <w:ind w:left="82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00C874B6">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D1762D7E">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9A0C2670">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2294D058">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62D27D22">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ECE240B4">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B2A01554">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850EF132">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82" w15:restartNumberingAfterBreak="0">
    <w:nsid w:val="49057E6A"/>
    <w:multiLevelType w:val="hybridMultilevel"/>
    <w:tmpl w:val="E118D330"/>
    <w:lvl w:ilvl="0" w:tplc="7F463EDA">
      <w:start w:val="5"/>
      <w:numFmt w:val="decimal"/>
      <w:lvlText w:val="（%1）"/>
      <w:lvlJc w:val="left"/>
      <w:pPr>
        <w:ind w:left="46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AC9EBC8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DDDE0CE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A0E2AE5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A494722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F182A6A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FD506F4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E4FEA8A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99EEB77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83" w15:restartNumberingAfterBreak="0">
    <w:nsid w:val="4915653A"/>
    <w:multiLevelType w:val="hybridMultilevel"/>
    <w:tmpl w:val="6E402C10"/>
    <w:lvl w:ilvl="0" w:tplc="EA987172">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8F24DE52">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7E2AB9D2">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449A2D82">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25FA6FF4">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47644154">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B4024BA2">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0BF2C93C">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BCA0F93C">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84" w15:restartNumberingAfterBreak="0">
    <w:nsid w:val="498401F4"/>
    <w:multiLevelType w:val="hybridMultilevel"/>
    <w:tmpl w:val="4A00726A"/>
    <w:lvl w:ilvl="0" w:tplc="D2A00228">
      <w:start w:val="1"/>
      <w:numFmt w:val="decimal"/>
      <w:lvlText w:val="（%1）"/>
      <w:lvlJc w:val="left"/>
      <w:pPr>
        <w:ind w:left="106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F1641C2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376A3A6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6494113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E4A0800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FAECFD9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129AE9C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E1C6F1C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90E63DB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85" w15:restartNumberingAfterBreak="0">
    <w:nsid w:val="4A6000A0"/>
    <w:multiLevelType w:val="hybridMultilevel"/>
    <w:tmpl w:val="693A5A28"/>
    <w:lvl w:ilvl="0" w:tplc="4A3AE866">
      <w:start w:val="1"/>
      <w:numFmt w:val="decimal"/>
      <w:lvlText w:val="%1、"/>
      <w:lvlJc w:val="left"/>
      <w:pPr>
        <w:ind w:left="23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25DE07DE">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1CECE4FE">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81ECE00C">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CD746A6E">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9220816E">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BD947DB6">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2836EEFC">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F6A02466">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86" w15:restartNumberingAfterBreak="0">
    <w:nsid w:val="4B0079E3"/>
    <w:multiLevelType w:val="hybridMultilevel"/>
    <w:tmpl w:val="B3321C88"/>
    <w:lvl w:ilvl="0" w:tplc="0C3A7012">
      <w:start w:val="6"/>
      <w:numFmt w:val="ideographDigital"/>
      <w:lvlText w:val="%1、"/>
      <w:lvlJc w:val="left"/>
      <w:pPr>
        <w:ind w:left="949"/>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DEB45B1A">
      <w:start w:val="1"/>
      <w:numFmt w:val="lowerLetter"/>
      <w:lvlText w:val="%2"/>
      <w:lvlJc w:val="left"/>
      <w:pPr>
        <w:ind w:left="156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51627A68">
      <w:start w:val="1"/>
      <w:numFmt w:val="lowerRoman"/>
      <w:lvlText w:val="%3"/>
      <w:lvlJc w:val="left"/>
      <w:pPr>
        <w:ind w:left="228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6E320440">
      <w:start w:val="1"/>
      <w:numFmt w:val="decimal"/>
      <w:lvlText w:val="%4"/>
      <w:lvlJc w:val="left"/>
      <w:pPr>
        <w:ind w:left="300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5CB86398">
      <w:start w:val="1"/>
      <w:numFmt w:val="lowerLetter"/>
      <w:lvlText w:val="%5"/>
      <w:lvlJc w:val="left"/>
      <w:pPr>
        <w:ind w:left="372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4CAE3F38">
      <w:start w:val="1"/>
      <w:numFmt w:val="lowerRoman"/>
      <w:lvlText w:val="%6"/>
      <w:lvlJc w:val="left"/>
      <w:pPr>
        <w:ind w:left="444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B3C879C2">
      <w:start w:val="1"/>
      <w:numFmt w:val="decimal"/>
      <w:lvlText w:val="%7"/>
      <w:lvlJc w:val="left"/>
      <w:pPr>
        <w:ind w:left="516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70423636">
      <w:start w:val="1"/>
      <w:numFmt w:val="lowerLetter"/>
      <w:lvlText w:val="%8"/>
      <w:lvlJc w:val="left"/>
      <w:pPr>
        <w:ind w:left="588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00B8E6CC">
      <w:start w:val="1"/>
      <w:numFmt w:val="lowerRoman"/>
      <w:lvlText w:val="%9"/>
      <w:lvlJc w:val="left"/>
      <w:pPr>
        <w:ind w:left="660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87" w15:restartNumberingAfterBreak="0">
    <w:nsid w:val="4BF40860"/>
    <w:multiLevelType w:val="hybridMultilevel"/>
    <w:tmpl w:val="14AA37DC"/>
    <w:lvl w:ilvl="0" w:tplc="83AE2DD0">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E474BCBA">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C792B7D6">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11B81DE8">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9B8E3E12">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AE84A1D2">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8410CA20">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EA78989E">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832A51C4">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88" w15:restartNumberingAfterBreak="0">
    <w:nsid w:val="4C884655"/>
    <w:multiLevelType w:val="hybridMultilevel"/>
    <w:tmpl w:val="BAD0477A"/>
    <w:lvl w:ilvl="0" w:tplc="A8F8D094">
      <w:start w:val="1"/>
      <w:numFmt w:val="decimal"/>
      <w:lvlText w:val="%1、"/>
      <w:lvlJc w:val="left"/>
      <w:pPr>
        <w:ind w:left="82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3476DD04">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5C42D774">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17849D52">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D9A88898">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B8CC102E">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F14210CA">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61A0D0C6">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DDA24736">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89" w15:restartNumberingAfterBreak="0">
    <w:nsid w:val="4E9D22D8"/>
    <w:multiLevelType w:val="hybridMultilevel"/>
    <w:tmpl w:val="F912BF46"/>
    <w:lvl w:ilvl="0" w:tplc="7D6277D0">
      <w:start w:val="1"/>
      <w:numFmt w:val="decimal"/>
      <w:lvlText w:val="%1、"/>
      <w:lvlJc w:val="left"/>
      <w:pPr>
        <w:ind w:left="82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0CA474CE">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A3B85C66">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1B6A1F20">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75E42B82">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8B54974E">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302EB54E">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27CE72B0">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6AD6F1B6">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90" w15:restartNumberingAfterBreak="0">
    <w:nsid w:val="504829DE"/>
    <w:multiLevelType w:val="hybridMultilevel"/>
    <w:tmpl w:val="A2FADEB8"/>
    <w:lvl w:ilvl="0" w:tplc="EA008D32">
      <w:start w:val="1"/>
      <w:numFmt w:val="decimal"/>
      <w:lvlText w:val="（%1）"/>
      <w:lvlJc w:val="left"/>
      <w:pPr>
        <w:ind w:left="46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472CC34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EA2C40E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CF58FC9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C1C4001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25D48D0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B5587C7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A034680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EC4CA6E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91" w15:restartNumberingAfterBreak="0">
    <w:nsid w:val="50C85BF8"/>
    <w:multiLevelType w:val="hybridMultilevel"/>
    <w:tmpl w:val="F54E3D56"/>
    <w:lvl w:ilvl="0" w:tplc="9DEA8878">
      <w:start w:val="1"/>
      <w:numFmt w:val="ideographDigital"/>
      <w:lvlText w:val="%1、"/>
      <w:lvlJc w:val="left"/>
      <w:pPr>
        <w:ind w:left="94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E2DEF58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BFE6818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AF7492A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7C6EF9B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1C506C2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18E0932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7A24194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42369C0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92" w15:restartNumberingAfterBreak="0">
    <w:nsid w:val="50CD0E8A"/>
    <w:multiLevelType w:val="hybridMultilevel"/>
    <w:tmpl w:val="FF82B806"/>
    <w:lvl w:ilvl="0" w:tplc="72908880">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1802802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8752D8D2">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70A83A8E">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D5DC0E84">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38DE20CE">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C59476D6">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8B084C00">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2084AE26">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93" w15:restartNumberingAfterBreak="0">
    <w:nsid w:val="520F55F0"/>
    <w:multiLevelType w:val="hybridMultilevel"/>
    <w:tmpl w:val="275E90AA"/>
    <w:lvl w:ilvl="0" w:tplc="6D1AE3EC">
      <w:start w:val="1"/>
      <w:numFmt w:val="decimal"/>
      <w:lvlText w:val="（%1）"/>
      <w:lvlJc w:val="left"/>
      <w:pPr>
        <w:ind w:left="106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673E364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C674C69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357EA03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09D816A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ACE8CAD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DC6EE82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A9C6A83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DF148E1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94" w15:restartNumberingAfterBreak="0">
    <w:nsid w:val="52170CD9"/>
    <w:multiLevelType w:val="hybridMultilevel"/>
    <w:tmpl w:val="3D7AC08E"/>
    <w:lvl w:ilvl="0" w:tplc="C34260C8">
      <w:start w:val="4"/>
      <w:numFmt w:val="ideographDigital"/>
      <w:lvlText w:val="（%1）"/>
      <w:lvlJc w:val="left"/>
      <w:pPr>
        <w:ind w:left="118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6F441C7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98046E5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68587DF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7E8AF04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88583FC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4810261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8790103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18083F0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95" w15:restartNumberingAfterBreak="0">
    <w:nsid w:val="52E67B5E"/>
    <w:multiLevelType w:val="hybridMultilevel"/>
    <w:tmpl w:val="1A8E3972"/>
    <w:lvl w:ilvl="0" w:tplc="37981ED6">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49082EC8">
      <w:start w:val="1"/>
      <w:numFmt w:val="lowerLetter"/>
      <w:lvlText w:val="%2"/>
      <w:lvlJc w:val="left"/>
      <w:pPr>
        <w:ind w:left="157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FD124B84">
      <w:start w:val="1"/>
      <w:numFmt w:val="lowerRoman"/>
      <w:lvlText w:val="%3"/>
      <w:lvlJc w:val="left"/>
      <w:pPr>
        <w:ind w:left="229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85D6E1A2">
      <w:start w:val="1"/>
      <w:numFmt w:val="decimal"/>
      <w:lvlText w:val="%4"/>
      <w:lvlJc w:val="left"/>
      <w:pPr>
        <w:ind w:left="301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B4EC612E">
      <w:start w:val="1"/>
      <w:numFmt w:val="lowerLetter"/>
      <w:lvlText w:val="%5"/>
      <w:lvlJc w:val="left"/>
      <w:pPr>
        <w:ind w:left="373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97424A98">
      <w:start w:val="1"/>
      <w:numFmt w:val="lowerRoman"/>
      <w:lvlText w:val="%6"/>
      <w:lvlJc w:val="left"/>
      <w:pPr>
        <w:ind w:left="445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19540CD2">
      <w:start w:val="1"/>
      <w:numFmt w:val="decimal"/>
      <w:lvlText w:val="%7"/>
      <w:lvlJc w:val="left"/>
      <w:pPr>
        <w:ind w:left="517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43FC68AC">
      <w:start w:val="1"/>
      <w:numFmt w:val="lowerLetter"/>
      <w:lvlText w:val="%8"/>
      <w:lvlJc w:val="left"/>
      <w:pPr>
        <w:ind w:left="589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E4088768">
      <w:start w:val="1"/>
      <w:numFmt w:val="lowerRoman"/>
      <w:lvlText w:val="%9"/>
      <w:lvlJc w:val="left"/>
      <w:pPr>
        <w:ind w:left="661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96" w15:restartNumberingAfterBreak="0">
    <w:nsid w:val="54341F9F"/>
    <w:multiLevelType w:val="hybridMultilevel"/>
    <w:tmpl w:val="80888780"/>
    <w:lvl w:ilvl="0" w:tplc="C8A62558">
      <w:start w:val="4"/>
      <w:numFmt w:val="ideographDigital"/>
      <w:lvlText w:val="（%1）"/>
      <w:lvlJc w:val="left"/>
      <w:pPr>
        <w:ind w:left="118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F5F2075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5D36625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1428BD1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E13E9B2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178A55E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4684CBC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4AD0918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9A263ED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97" w15:restartNumberingAfterBreak="0">
    <w:nsid w:val="581D170C"/>
    <w:multiLevelType w:val="hybridMultilevel"/>
    <w:tmpl w:val="94A050EE"/>
    <w:lvl w:ilvl="0" w:tplc="0A909232">
      <w:start w:val="8"/>
      <w:numFmt w:val="ideographDigital"/>
      <w:lvlText w:val="（%1）"/>
      <w:lvlJc w:val="left"/>
      <w:pPr>
        <w:ind w:left="118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035ACB5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ECA285C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C4CC78A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E38E859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34027F4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E708B22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26F6FF7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7B6A210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98" w15:restartNumberingAfterBreak="0">
    <w:nsid w:val="58410D33"/>
    <w:multiLevelType w:val="hybridMultilevel"/>
    <w:tmpl w:val="3A66B014"/>
    <w:lvl w:ilvl="0" w:tplc="8BDE254A">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06DA35C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E3E2D7B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A944075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559221B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3418F79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A216A27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5288C1A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3E08037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99" w15:restartNumberingAfterBreak="0">
    <w:nsid w:val="591E240E"/>
    <w:multiLevelType w:val="hybridMultilevel"/>
    <w:tmpl w:val="B23E72EA"/>
    <w:lvl w:ilvl="0" w:tplc="FC98D856">
      <w:start w:val="1"/>
      <w:numFmt w:val="decimal"/>
      <w:lvlText w:val="%1、"/>
      <w:lvlJc w:val="left"/>
      <w:pPr>
        <w:ind w:left="46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0F6E5008">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B700EA2C">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510EE796">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2436927A">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BB2ABFB8">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A7AE612A">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F600E60E">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6B8AE748">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00" w15:restartNumberingAfterBreak="0">
    <w:nsid w:val="5CC70EEE"/>
    <w:multiLevelType w:val="hybridMultilevel"/>
    <w:tmpl w:val="0798D2DA"/>
    <w:lvl w:ilvl="0" w:tplc="8AECE332">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AA96E54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09F2DC9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31C490C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480A0EB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CC2EAC9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270A0EB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76307F3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AEDA968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01" w15:restartNumberingAfterBreak="0">
    <w:nsid w:val="5CE46F7D"/>
    <w:multiLevelType w:val="hybridMultilevel"/>
    <w:tmpl w:val="A7F015D4"/>
    <w:lvl w:ilvl="0" w:tplc="EE6E7C24">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07D28836">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2AEA9EF2">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50786BFC">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FA02C21E">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ADE81B1E">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CB6EE75A">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E4E23C1A">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05CE09E6">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02" w15:restartNumberingAfterBreak="0">
    <w:nsid w:val="5DED0D9A"/>
    <w:multiLevelType w:val="hybridMultilevel"/>
    <w:tmpl w:val="DB001382"/>
    <w:lvl w:ilvl="0" w:tplc="E89E75C2">
      <w:start w:val="1"/>
      <w:numFmt w:val="decimal"/>
      <w:lvlText w:val="（%1）"/>
      <w:lvlJc w:val="left"/>
      <w:pPr>
        <w:ind w:left="234"/>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FA8EB37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1A48BFC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51FC964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AB98951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AB64B98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3AB6D1B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322405F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1E9E013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03" w15:restartNumberingAfterBreak="0">
    <w:nsid w:val="5EDB3544"/>
    <w:multiLevelType w:val="hybridMultilevel"/>
    <w:tmpl w:val="8090A1CC"/>
    <w:lvl w:ilvl="0" w:tplc="9536C948">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5C361CFE">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9CB206B2">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3328054A">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278A293E">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A98E193E">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E0E6841E">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EAD23F80">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64FA644C">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04" w15:restartNumberingAfterBreak="0">
    <w:nsid w:val="5F022339"/>
    <w:multiLevelType w:val="hybridMultilevel"/>
    <w:tmpl w:val="F1921E76"/>
    <w:lvl w:ilvl="0" w:tplc="0BC623EC">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6F6C00A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1B3C40DC">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C56C6644">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94C4975C">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2AB2364C">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6BD677E8">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9AEA7E42">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3814E1A6">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05" w15:restartNumberingAfterBreak="0">
    <w:nsid w:val="5F38214E"/>
    <w:multiLevelType w:val="hybridMultilevel"/>
    <w:tmpl w:val="B7085356"/>
    <w:lvl w:ilvl="0" w:tplc="8FB20736">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FA8E9E7E">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D8583B24">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4336C524">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81EA91B4">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1BC6C832">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AB405698">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6DF8227A">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297A7700">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06" w15:restartNumberingAfterBreak="0">
    <w:nsid w:val="64320CD7"/>
    <w:multiLevelType w:val="hybridMultilevel"/>
    <w:tmpl w:val="9B2A4A04"/>
    <w:lvl w:ilvl="0" w:tplc="E910871C">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D040A68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4422268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6928A7B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9228898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29D8A0B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73EEFFA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7FE62A2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8F5AF6A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07" w15:restartNumberingAfterBreak="0">
    <w:nsid w:val="64485C56"/>
    <w:multiLevelType w:val="hybridMultilevel"/>
    <w:tmpl w:val="33A24EA8"/>
    <w:lvl w:ilvl="0" w:tplc="03CE32E8">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55B2006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A6FC81D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0940183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0486C91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F3EE7A2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DD3CE1F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6B4E152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B4AA64F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08" w15:restartNumberingAfterBreak="0">
    <w:nsid w:val="654F570B"/>
    <w:multiLevelType w:val="hybridMultilevel"/>
    <w:tmpl w:val="F724A65C"/>
    <w:lvl w:ilvl="0" w:tplc="B9125B4E">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4F82ABB8">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220205FC">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F7E47634">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0C80F4A4">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BBE2596A">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A420D16A">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842CF4D4">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100E6A92">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09" w15:restartNumberingAfterBreak="0">
    <w:nsid w:val="66E2478E"/>
    <w:multiLevelType w:val="hybridMultilevel"/>
    <w:tmpl w:val="B560D4CE"/>
    <w:lvl w:ilvl="0" w:tplc="6B145AB0">
      <w:start w:val="1"/>
      <w:numFmt w:val="decimal"/>
      <w:lvlText w:val="%1、"/>
      <w:lvlJc w:val="left"/>
      <w:pPr>
        <w:ind w:left="46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84BC81A2">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A740C272">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2B0A7A48">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7F10F640">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AAAE8032">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9ADC7B3C">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29224984">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99943D8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10" w15:restartNumberingAfterBreak="0">
    <w:nsid w:val="676B4B97"/>
    <w:multiLevelType w:val="hybridMultilevel"/>
    <w:tmpl w:val="66A065DE"/>
    <w:lvl w:ilvl="0" w:tplc="9336118E">
      <w:start w:val="42"/>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F12493A0">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CAA0DC86">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B2EC9C2C">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D4403FE8">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F38AA27E">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6F188000">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28803C72">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69648EF6">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11" w15:restartNumberingAfterBreak="0">
    <w:nsid w:val="67893D98"/>
    <w:multiLevelType w:val="hybridMultilevel"/>
    <w:tmpl w:val="5EF2CB12"/>
    <w:lvl w:ilvl="0" w:tplc="0720C69E">
      <w:start w:val="9"/>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23A6D81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38FA3EC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BA52608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E8A0E76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1AA80D1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4800972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2494865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3BBC2CE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12" w15:restartNumberingAfterBreak="0">
    <w:nsid w:val="682522B0"/>
    <w:multiLevelType w:val="hybridMultilevel"/>
    <w:tmpl w:val="F2FE979E"/>
    <w:lvl w:ilvl="0" w:tplc="28FCD34A">
      <w:start w:val="1"/>
      <w:numFmt w:val="decimal"/>
      <w:lvlText w:val="%1、"/>
      <w:lvlJc w:val="left"/>
      <w:pPr>
        <w:ind w:left="23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63FE8F3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6DF8655E">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60FAF580">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C02023C8">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FCBC6B58">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8084B26E">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AF641544">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4914D32A">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13" w15:restartNumberingAfterBreak="0">
    <w:nsid w:val="68612330"/>
    <w:multiLevelType w:val="hybridMultilevel"/>
    <w:tmpl w:val="3566F458"/>
    <w:lvl w:ilvl="0" w:tplc="794618BA">
      <w:start w:val="3"/>
      <w:numFmt w:val="decimal"/>
      <w:lvlText w:val="%1、"/>
      <w:lvlJc w:val="left"/>
      <w:pPr>
        <w:ind w:left="82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12801878">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255236E6">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A1524CCE">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F6165AEE">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B4500C80">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F4447284">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B6824CC4">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7236ED2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14" w15:restartNumberingAfterBreak="0">
    <w:nsid w:val="68E31807"/>
    <w:multiLevelType w:val="hybridMultilevel"/>
    <w:tmpl w:val="DC6A736C"/>
    <w:lvl w:ilvl="0" w:tplc="73087382">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C9DA4A5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22CAF9A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64D81F5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5416579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611499C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4CD2687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EF40017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52026A0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15" w15:restartNumberingAfterBreak="0">
    <w:nsid w:val="695E0545"/>
    <w:multiLevelType w:val="hybridMultilevel"/>
    <w:tmpl w:val="91A6F264"/>
    <w:lvl w:ilvl="0" w:tplc="6946251E">
      <w:start w:val="2"/>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6920808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87F4462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C59443D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9EC0D53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5CACAD2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BBB23C1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A1329DC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C262CD4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16" w15:restartNumberingAfterBreak="0">
    <w:nsid w:val="6A865705"/>
    <w:multiLevelType w:val="hybridMultilevel"/>
    <w:tmpl w:val="273C9288"/>
    <w:lvl w:ilvl="0" w:tplc="D3108792">
      <w:start w:val="2"/>
      <w:numFmt w:val="decimal"/>
      <w:lvlText w:val="%1、"/>
      <w:lvlJc w:val="left"/>
      <w:pPr>
        <w:ind w:left="23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7E96AF14">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3C8E9A76">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43C8C6EC">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C3BEDAC2">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E12C18D4">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DBAE228A">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90BAC1D0">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05562938">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17" w15:restartNumberingAfterBreak="0">
    <w:nsid w:val="6A917975"/>
    <w:multiLevelType w:val="hybridMultilevel"/>
    <w:tmpl w:val="96F0ECB0"/>
    <w:lvl w:ilvl="0" w:tplc="D02CCEBE">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F8F0C440">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85DA6A7E">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F750785E">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38A0D3A6">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16EA68D2">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B62654D8">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3E1C0FC6">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8ADCACC4">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18" w15:restartNumberingAfterBreak="0">
    <w:nsid w:val="6B666D2E"/>
    <w:multiLevelType w:val="hybridMultilevel"/>
    <w:tmpl w:val="BAD2B984"/>
    <w:lvl w:ilvl="0" w:tplc="A5DEB486">
      <w:start w:val="1"/>
      <w:numFmt w:val="decimal"/>
      <w:lvlText w:val="（%1）"/>
      <w:lvlJc w:val="left"/>
      <w:pPr>
        <w:ind w:left="46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04FA496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B1604D0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5AC81DD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F9D8683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923EFB7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FBB0362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F5F0AAD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595ED10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19" w15:restartNumberingAfterBreak="0">
    <w:nsid w:val="6C34538E"/>
    <w:multiLevelType w:val="hybridMultilevel"/>
    <w:tmpl w:val="87FE8102"/>
    <w:lvl w:ilvl="0" w:tplc="B9AEBD74">
      <w:start w:val="3"/>
      <w:numFmt w:val="decimal"/>
      <w:lvlText w:val="%1、"/>
      <w:lvlJc w:val="left"/>
      <w:pPr>
        <w:ind w:left="23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A2B0D3E2">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305CB332">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2020D366">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6AE2D49C">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0480F420">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206635EC">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16F8B0A4">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1FEE2DDA">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20" w15:restartNumberingAfterBreak="0">
    <w:nsid w:val="6D0659A5"/>
    <w:multiLevelType w:val="hybridMultilevel"/>
    <w:tmpl w:val="A8346206"/>
    <w:lvl w:ilvl="0" w:tplc="0D02696A">
      <w:start w:val="2"/>
      <w:numFmt w:val="decimal"/>
      <w:lvlText w:val="（%1）"/>
      <w:lvlJc w:val="left"/>
      <w:pPr>
        <w:ind w:left="46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7C009A7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9020A42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CF14BDF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61B82CD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6F9C233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E1CE589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2C86922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47D2CFF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21" w15:restartNumberingAfterBreak="0">
    <w:nsid w:val="6D406DB5"/>
    <w:multiLevelType w:val="hybridMultilevel"/>
    <w:tmpl w:val="31DE7C64"/>
    <w:lvl w:ilvl="0" w:tplc="772EBBD2">
      <w:start w:val="8"/>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EEF2397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BA3ACA2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42BCB90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5D3A14A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B1F2398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AD1A61E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6CD24E5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F33E2F7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22" w15:restartNumberingAfterBreak="0">
    <w:nsid w:val="6D5D6AED"/>
    <w:multiLevelType w:val="hybridMultilevel"/>
    <w:tmpl w:val="86DAC3A0"/>
    <w:lvl w:ilvl="0" w:tplc="6D083080">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0DE8E734">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6A4C54D4">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E1DC68D2">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A0D23C40">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C08A2398">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C03C30D2">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5F8E5D8C">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201657C8">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23" w15:restartNumberingAfterBreak="0">
    <w:nsid w:val="6EE170F0"/>
    <w:multiLevelType w:val="hybridMultilevel"/>
    <w:tmpl w:val="08EEF6DE"/>
    <w:lvl w:ilvl="0" w:tplc="3C3C582A">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D3B6AC2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7210670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0B6A2CE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C9764E7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E3C0FFD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76F4D5E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E8BCF6B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5AB677C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24" w15:restartNumberingAfterBreak="0">
    <w:nsid w:val="6EEB7F77"/>
    <w:multiLevelType w:val="hybridMultilevel"/>
    <w:tmpl w:val="89809DA6"/>
    <w:lvl w:ilvl="0" w:tplc="6BF61578">
      <w:start w:val="1"/>
      <w:numFmt w:val="ideographDigital"/>
      <w:lvlText w:val="%1、"/>
      <w:lvlJc w:val="left"/>
      <w:pPr>
        <w:ind w:left="94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1974EB8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7C86B5B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5A50296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F878B85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FA6A798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C0AC2BA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13B432A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D7380A7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25" w15:restartNumberingAfterBreak="0">
    <w:nsid w:val="6F5B4C7A"/>
    <w:multiLevelType w:val="hybridMultilevel"/>
    <w:tmpl w:val="4830A554"/>
    <w:lvl w:ilvl="0" w:tplc="33D0FDFC">
      <w:start w:val="14"/>
      <w:numFmt w:val="decimal"/>
      <w:lvlText w:val="%1、"/>
      <w:lvlJc w:val="left"/>
      <w:pPr>
        <w:ind w:left="46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6CBCF5DE">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FC7CEE86">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2AD45760">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761A4A7C">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DA9E6466">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19C0466E">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3824321C">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B33A5610">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26" w15:restartNumberingAfterBreak="0">
    <w:nsid w:val="6FD8776D"/>
    <w:multiLevelType w:val="hybridMultilevel"/>
    <w:tmpl w:val="BEDEF008"/>
    <w:lvl w:ilvl="0" w:tplc="12FA4D4E">
      <w:start w:val="1"/>
      <w:numFmt w:val="decimal"/>
      <w:lvlText w:val="%1、"/>
      <w:lvlJc w:val="left"/>
      <w:pPr>
        <w:ind w:left="23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2BD879F2">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DBFCE088">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83C0F1BE">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9350F72A">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B26412DA">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9F3ADCE6">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DF240A84">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A3C424BA">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27" w15:restartNumberingAfterBreak="0">
    <w:nsid w:val="70972609"/>
    <w:multiLevelType w:val="hybridMultilevel"/>
    <w:tmpl w:val="B59CA296"/>
    <w:lvl w:ilvl="0" w:tplc="CEF63B74">
      <w:start w:val="1"/>
      <w:numFmt w:val="decimal"/>
      <w:lvlText w:val="（%1）"/>
      <w:lvlJc w:val="left"/>
      <w:pPr>
        <w:ind w:left="106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4730556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D798714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0DE2E4B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0A665DA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16D4317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8C5894F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6B7CF41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F56E09A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28" w15:restartNumberingAfterBreak="0">
    <w:nsid w:val="711454AE"/>
    <w:multiLevelType w:val="hybridMultilevel"/>
    <w:tmpl w:val="9834B322"/>
    <w:lvl w:ilvl="0" w:tplc="C15217AC">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93B0419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2662EC3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585AEAE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119845E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5544A56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FAF08AA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8020EFE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B9DE0C4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29" w15:restartNumberingAfterBreak="0">
    <w:nsid w:val="71B7375B"/>
    <w:multiLevelType w:val="hybridMultilevel"/>
    <w:tmpl w:val="C95A36BE"/>
    <w:lvl w:ilvl="0" w:tplc="720EDC68">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2E1401C6">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7A8E1260">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2CE6E9F8">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5D9221D6">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658AF3CC">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614E889A">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0E68EB38">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846233B0">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30" w15:restartNumberingAfterBreak="0">
    <w:nsid w:val="735437F6"/>
    <w:multiLevelType w:val="hybridMultilevel"/>
    <w:tmpl w:val="25F24286"/>
    <w:lvl w:ilvl="0" w:tplc="95A4613A">
      <w:start w:val="1"/>
      <w:numFmt w:val="decimal"/>
      <w:lvlText w:val="（%1）"/>
      <w:lvlJc w:val="left"/>
      <w:pPr>
        <w:ind w:left="46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559EF44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1B389A0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3120E8D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19D09C6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A3208E4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96C2240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30DCC21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723CD8F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31" w15:restartNumberingAfterBreak="0">
    <w:nsid w:val="73CD5960"/>
    <w:multiLevelType w:val="hybridMultilevel"/>
    <w:tmpl w:val="FCAE66B4"/>
    <w:lvl w:ilvl="0" w:tplc="6DD64A8E">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C18EEE9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47BEDC3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EDA8C53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48F44FA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BDCA5E4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E292854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706EA01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B4DCD58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32" w15:restartNumberingAfterBreak="0">
    <w:nsid w:val="742C1F05"/>
    <w:multiLevelType w:val="hybridMultilevel"/>
    <w:tmpl w:val="84A2BA5A"/>
    <w:lvl w:ilvl="0" w:tplc="A0CE7D34">
      <w:start w:val="1"/>
      <w:numFmt w:val="decimal"/>
      <w:lvlText w:val="（%1）"/>
      <w:lvlJc w:val="left"/>
      <w:pPr>
        <w:ind w:left="46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C54EC26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D248A55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4CD4D77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6ED6867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29E0DA8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6610EB0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7F64A7E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B29C784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33" w15:restartNumberingAfterBreak="0">
    <w:nsid w:val="75297F8D"/>
    <w:multiLevelType w:val="hybridMultilevel"/>
    <w:tmpl w:val="35FC92D2"/>
    <w:lvl w:ilvl="0" w:tplc="FA9CCBBC">
      <w:start w:val="1"/>
      <w:numFmt w:val="decimal"/>
      <w:lvlText w:val="（%1）"/>
      <w:lvlJc w:val="left"/>
      <w:pPr>
        <w:ind w:left="46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7F66E0B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5E16CF7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0BEA86D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BBBCA1D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C83EA97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72A0EAD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1E24CFE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75140E3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34" w15:restartNumberingAfterBreak="0">
    <w:nsid w:val="75702354"/>
    <w:multiLevelType w:val="hybridMultilevel"/>
    <w:tmpl w:val="EA2C1732"/>
    <w:lvl w:ilvl="0" w:tplc="1E785BBE">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FB1E795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F41A404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271E0EF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C792AD7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20104B5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EB687BE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5BE4913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888CC46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35" w15:restartNumberingAfterBreak="0">
    <w:nsid w:val="7572674E"/>
    <w:multiLevelType w:val="hybridMultilevel"/>
    <w:tmpl w:val="B46E4E4C"/>
    <w:lvl w:ilvl="0" w:tplc="17823C86">
      <w:start w:val="1"/>
      <w:numFmt w:val="ideographDigital"/>
      <w:lvlText w:val="%1、"/>
      <w:lvlJc w:val="left"/>
      <w:pPr>
        <w:ind w:left="94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67FC8AB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658C2BE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923699D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5CB2757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0C044A1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D3FC29F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1D907E5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A872A79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36" w15:restartNumberingAfterBreak="0">
    <w:nsid w:val="760E4866"/>
    <w:multiLevelType w:val="hybridMultilevel"/>
    <w:tmpl w:val="51D6E606"/>
    <w:lvl w:ilvl="0" w:tplc="2258DE7A">
      <w:start w:val="1"/>
      <w:numFmt w:val="decimal"/>
      <w:lvlText w:val="%1、"/>
      <w:lvlJc w:val="left"/>
      <w:pPr>
        <w:ind w:left="46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9DDCAE7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4870654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5442C154">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3886D468">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21E0EA88">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FE127D74">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70C47FE2">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6DD26D76">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37" w15:restartNumberingAfterBreak="0">
    <w:nsid w:val="770128EE"/>
    <w:multiLevelType w:val="hybridMultilevel"/>
    <w:tmpl w:val="F29E4FEA"/>
    <w:lvl w:ilvl="0" w:tplc="38FC8DCE">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96C20E5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7516479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973A133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96E67AA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EEDCFE2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B776B21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0BF0714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7750CB2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38" w15:restartNumberingAfterBreak="0">
    <w:nsid w:val="77A9736C"/>
    <w:multiLevelType w:val="hybridMultilevel"/>
    <w:tmpl w:val="796A34C0"/>
    <w:lvl w:ilvl="0" w:tplc="1EA87FDC">
      <w:start w:val="1"/>
      <w:numFmt w:val="decimal"/>
      <w:lvlText w:val="（%1）"/>
      <w:lvlJc w:val="left"/>
      <w:pPr>
        <w:ind w:left="46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C296745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A4C2594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5CB4F07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B7467D6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61A2174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9F70293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8B14E6D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49AE0DC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39" w15:restartNumberingAfterBreak="0">
    <w:nsid w:val="77F53F9C"/>
    <w:multiLevelType w:val="hybridMultilevel"/>
    <w:tmpl w:val="0B8C4E9C"/>
    <w:lvl w:ilvl="0" w:tplc="1E8073FE">
      <w:start w:val="6"/>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57E8BAD2">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7BDE711E">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FBEAF9E2">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F0660004">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D8EA0066">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9DF8D8E8">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D422CC46">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40402AAC">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40" w15:restartNumberingAfterBreak="0">
    <w:nsid w:val="78291B27"/>
    <w:multiLevelType w:val="hybridMultilevel"/>
    <w:tmpl w:val="D6E23640"/>
    <w:lvl w:ilvl="0" w:tplc="8C9E0416">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32147C2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4EE8867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1668F55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8310946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B3B477E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41E8D67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069279C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F11EB4B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41" w15:restartNumberingAfterBreak="0">
    <w:nsid w:val="791918E7"/>
    <w:multiLevelType w:val="hybridMultilevel"/>
    <w:tmpl w:val="F106F444"/>
    <w:lvl w:ilvl="0" w:tplc="59C06C6C">
      <w:start w:val="1"/>
      <w:numFmt w:val="decimal"/>
      <w:lvlText w:val="%1、"/>
      <w:lvlJc w:val="left"/>
      <w:pPr>
        <w:ind w:left="46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05DACA66">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30EE9382">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864CA48C">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F7ECB58E">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BC161D32">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5A9EB242">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42C4EF20">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58762538">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42" w15:restartNumberingAfterBreak="0">
    <w:nsid w:val="79631AC5"/>
    <w:multiLevelType w:val="hybridMultilevel"/>
    <w:tmpl w:val="6610DA7A"/>
    <w:lvl w:ilvl="0" w:tplc="2086F886">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AF46AF5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5218CB3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C3E0172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F9302CE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CA04A84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51A241C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FEE2B57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CAF2401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43" w15:restartNumberingAfterBreak="0">
    <w:nsid w:val="798C53F6"/>
    <w:multiLevelType w:val="hybridMultilevel"/>
    <w:tmpl w:val="8292A77E"/>
    <w:lvl w:ilvl="0" w:tplc="25E8982C">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37146A4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A348802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8FAA067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2F2AD89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126C129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067280C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E8C09A1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C096CFB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44" w15:restartNumberingAfterBreak="0">
    <w:nsid w:val="7BCD38C8"/>
    <w:multiLevelType w:val="hybridMultilevel"/>
    <w:tmpl w:val="0DEED7D6"/>
    <w:lvl w:ilvl="0" w:tplc="C02CEC6A">
      <w:start w:val="4"/>
      <w:numFmt w:val="ideographDigital"/>
      <w:lvlText w:val="（%1）"/>
      <w:lvlJc w:val="left"/>
      <w:pPr>
        <w:ind w:left="118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47C48EB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2728979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89A4E0B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870A25F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170EC54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B9E6525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AAC26CF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2E9C6A3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45" w15:restartNumberingAfterBreak="0">
    <w:nsid w:val="7C9A7D85"/>
    <w:multiLevelType w:val="hybridMultilevel"/>
    <w:tmpl w:val="5F4655B4"/>
    <w:lvl w:ilvl="0" w:tplc="3120EDFA">
      <w:start w:val="1"/>
      <w:numFmt w:val="decimal"/>
      <w:lvlText w:val="（%1）"/>
      <w:lvlJc w:val="left"/>
      <w:pPr>
        <w:ind w:left="106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29D64A4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BABEC2F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FF8685B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611279D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0A70DFB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AAE0F03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85A0E7D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E3EC76C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46" w15:restartNumberingAfterBreak="0">
    <w:nsid w:val="7CAC2603"/>
    <w:multiLevelType w:val="hybridMultilevel"/>
    <w:tmpl w:val="DB0E35B0"/>
    <w:lvl w:ilvl="0" w:tplc="FC9215E8">
      <w:start w:val="3"/>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B634599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750A97D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D786B49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33FEFFE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4048943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911EAAF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98649CE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0E6EF80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47" w15:restartNumberingAfterBreak="0">
    <w:nsid w:val="7E5A122B"/>
    <w:multiLevelType w:val="hybridMultilevel"/>
    <w:tmpl w:val="67D60494"/>
    <w:lvl w:ilvl="0" w:tplc="1132E7CC">
      <w:start w:val="1"/>
      <w:numFmt w:val="decimal"/>
      <w:lvlText w:val="%1、"/>
      <w:lvlJc w:val="left"/>
      <w:pPr>
        <w:ind w:left="46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1BB8AE8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9F0C15C2">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10CA8140">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F7AABD3C">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4AFE4E1C">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FAB8ED14">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AD728166">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B532AEEA">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num w:numId="1">
    <w:abstractNumId w:val="101"/>
  </w:num>
  <w:num w:numId="2">
    <w:abstractNumId w:val="11"/>
  </w:num>
  <w:num w:numId="3">
    <w:abstractNumId w:val="26"/>
  </w:num>
  <w:num w:numId="4">
    <w:abstractNumId w:val="49"/>
  </w:num>
  <w:num w:numId="5">
    <w:abstractNumId w:val="4"/>
  </w:num>
  <w:num w:numId="6">
    <w:abstractNumId w:val="20"/>
  </w:num>
  <w:num w:numId="7">
    <w:abstractNumId w:val="110"/>
  </w:num>
  <w:num w:numId="8">
    <w:abstractNumId w:val="124"/>
  </w:num>
  <w:num w:numId="9">
    <w:abstractNumId w:val="59"/>
  </w:num>
  <w:num w:numId="10">
    <w:abstractNumId w:val="89"/>
  </w:num>
  <w:num w:numId="11">
    <w:abstractNumId w:val="87"/>
  </w:num>
  <w:num w:numId="12">
    <w:abstractNumId w:val="48"/>
  </w:num>
  <w:num w:numId="13">
    <w:abstractNumId w:val="6"/>
  </w:num>
  <w:num w:numId="14">
    <w:abstractNumId w:val="9"/>
  </w:num>
  <w:num w:numId="15">
    <w:abstractNumId w:val="71"/>
  </w:num>
  <w:num w:numId="16">
    <w:abstractNumId w:val="116"/>
  </w:num>
  <w:num w:numId="17">
    <w:abstractNumId w:val="81"/>
  </w:num>
  <w:num w:numId="18">
    <w:abstractNumId w:val="83"/>
  </w:num>
  <w:num w:numId="19">
    <w:abstractNumId w:val="30"/>
  </w:num>
  <w:num w:numId="20">
    <w:abstractNumId w:val="65"/>
  </w:num>
  <w:num w:numId="21">
    <w:abstractNumId w:val="34"/>
  </w:num>
  <w:num w:numId="22">
    <w:abstractNumId w:val="128"/>
  </w:num>
  <w:num w:numId="23">
    <w:abstractNumId w:val="24"/>
  </w:num>
  <w:num w:numId="24">
    <w:abstractNumId w:val="139"/>
  </w:num>
  <w:num w:numId="25">
    <w:abstractNumId w:val="64"/>
  </w:num>
  <w:num w:numId="26">
    <w:abstractNumId w:val="8"/>
  </w:num>
  <w:num w:numId="27">
    <w:abstractNumId w:val="69"/>
  </w:num>
  <w:num w:numId="28">
    <w:abstractNumId w:val="79"/>
  </w:num>
  <w:num w:numId="29">
    <w:abstractNumId w:val="66"/>
  </w:num>
  <w:num w:numId="30">
    <w:abstractNumId w:val="133"/>
  </w:num>
  <w:num w:numId="31">
    <w:abstractNumId w:val="137"/>
  </w:num>
  <w:num w:numId="32">
    <w:abstractNumId w:val="121"/>
  </w:num>
  <w:num w:numId="33">
    <w:abstractNumId w:val="132"/>
  </w:num>
  <w:num w:numId="34">
    <w:abstractNumId w:val="106"/>
  </w:num>
  <w:num w:numId="35">
    <w:abstractNumId w:val="7"/>
  </w:num>
  <w:num w:numId="36">
    <w:abstractNumId w:val="80"/>
  </w:num>
  <w:num w:numId="37">
    <w:abstractNumId w:val="60"/>
  </w:num>
  <w:num w:numId="38">
    <w:abstractNumId w:val="115"/>
  </w:num>
  <w:num w:numId="39">
    <w:abstractNumId w:val="44"/>
  </w:num>
  <w:num w:numId="40">
    <w:abstractNumId w:val="17"/>
  </w:num>
  <w:num w:numId="41">
    <w:abstractNumId w:val="61"/>
  </w:num>
  <w:num w:numId="42">
    <w:abstractNumId w:val="134"/>
  </w:num>
  <w:num w:numId="43">
    <w:abstractNumId w:val="84"/>
  </w:num>
  <w:num w:numId="44">
    <w:abstractNumId w:val="70"/>
  </w:num>
  <w:num w:numId="45">
    <w:abstractNumId w:val="88"/>
  </w:num>
  <w:num w:numId="46">
    <w:abstractNumId w:val="50"/>
  </w:num>
  <w:num w:numId="47">
    <w:abstractNumId w:val="126"/>
  </w:num>
  <w:num w:numId="48">
    <w:abstractNumId w:val="33"/>
  </w:num>
  <w:num w:numId="49">
    <w:abstractNumId w:val="5"/>
  </w:num>
  <w:num w:numId="50">
    <w:abstractNumId w:val="92"/>
  </w:num>
  <w:num w:numId="51">
    <w:abstractNumId w:val="58"/>
  </w:num>
  <w:num w:numId="52">
    <w:abstractNumId w:val="78"/>
  </w:num>
  <w:num w:numId="53">
    <w:abstractNumId w:val="122"/>
  </w:num>
  <w:num w:numId="54">
    <w:abstractNumId w:val="3"/>
  </w:num>
  <w:num w:numId="55">
    <w:abstractNumId w:val="32"/>
  </w:num>
  <w:num w:numId="56">
    <w:abstractNumId w:val="91"/>
  </w:num>
  <w:num w:numId="57">
    <w:abstractNumId w:val="99"/>
  </w:num>
  <w:num w:numId="58">
    <w:abstractNumId w:val="62"/>
  </w:num>
  <w:num w:numId="59">
    <w:abstractNumId w:val="135"/>
  </w:num>
  <w:num w:numId="60">
    <w:abstractNumId w:val="141"/>
  </w:num>
  <w:num w:numId="61">
    <w:abstractNumId w:val="52"/>
  </w:num>
  <w:num w:numId="62">
    <w:abstractNumId w:val="131"/>
  </w:num>
  <w:num w:numId="63">
    <w:abstractNumId w:val="45"/>
  </w:num>
  <w:num w:numId="64">
    <w:abstractNumId w:val="67"/>
  </w:num>
  <w:num w:numId="65">
    <w:abstractNumId w:val="123"/>
  </w:num>
  <w:num w:numId="66">
    <w:abstractNumId w:val="63"/>
  </w:num>
  <w:num w:numId="67">
    <w:abstractNumId w:val="113"/>
  </w:num>
  <w:num w:numId="68">
    <w:abstractNumId w:val="77"/>
  </w:num>
  <w:num w:numId="69">
    <w:abstractNumId w:val="40"/>
  </w:num>
  <w:num w:numId="70">
    <w:abstractNumId w:val="56"/>
  </w:num>
  <w:num w:numId="71">
    <w:abstractNumId w:val="19"/>
  </w:num>
  <w:num w:numId="72">
    <w:abstractNumId w:val="55"/>
  </w:num>
  <w:num w:numId="73">
    <w:abstractNumId w:val="31"/>
  </w:num>
  <w:num w:numId="74">
    <w:abstractNumId w:val="13"/>
  </w:num>
  <w:num w:numId="75">
    <w:abstractNumId w:val="140"/>
  </w:num>
  <w:num w:numId="76">
    <w:abstractNumId w:val="114"/>
  </w:num>
  <w:num w:numId="77">
    <w:abstractNumId w:val="98"/>
  </w:num>
  <w:num w:numId="78">
    <w:abstractNumId w:val="27"/>
  </w:num>
  <w:num w:numId="79">
    <w:abstractNumId w:val="57"/>
  </w:num>
  <w:num w:numId="80">
    <w:abstractNumId w:val="43"/>
  </w:num>
  <w:num w:numId="81">
    <w:abstractNumId w:val="102"/>
  </w:num>
  <w:num w:numId="82">
    <w:abstractNumId w:val="142"/>
  </w:num>
  <w:num w:numId="83">
    <w:abstractNumId w:val="100"/>
  </w:num>
  <w:num w:numId="84">
    <w:abstractNumId w:val="22"/>
  </w:num>
  <w:num w:numId="85">
    <w:abstractNumId w:val="0"/>
  </w:num>
  <w:num w:numId="86">
    <w:abstractNumId w:val="41"/>
  </w:num>
  <w:num w:numId="87">
    <w:abstractNumId w:val="109"/>
  </w:num>
  <w:num w:numId="88">
    <w:abstractNumId w:val="119"/>
  </w:num>
  <w:num w:numId="89">
    <w:abstractNumId w:val="54"/>
  </w:num>
  <w:num w:numId="90">
    <w:abstractNumId w:val="75"/>
  </w:num>
  <w:num w:numId="91">
    <w:abstractNumId w:val="29"/>
  </w:num>
  <w:num w:numId="92">
    <w:abstractNumId w:val="46"/>
  </w:num>
  <w:num w:numId="93">
    <w:abstractNumId w:val="39"/>
  </w:num>
  <w:num w:numId="94">
    <w:abstractNumId w:val="23"/>
  </w:num>
  <w:num w:numId="95">
    <w:abstractNumId w:val="53"/>
  </w:num>
  <w:num w:numId="96">
    <w:abstractNumId w:val="68"/>
  </w:num>
  <w:num w:numId="97">
    <w:abstractNumId w:val="18"/>
  </w:num>
  <w:num w:numId="98">
    <w:abstractNumId w:val="103"/>
  </w:num>
  <w:num w:numId="99">
    <w:abstractNumId w:val="12"/>
  </w:num>
  <w:num w:numId="100">
    <w:abstractNumId w:val="147"/>
  </w:num>
  <w:num w:numId="101">
    <w:abstractNumId w:val="125"/>
  </w:num>
  <w:num w:numId="102">
    <w:abstractNumId w:val="1"/>
  </w:num>
  <w:num w:numId="103">
    <w:abstractNumId w:val="47"/>
  </w:num>
  <w:num w:numId="104">
    <w:abstractNumId w:val="25"/>
  </w:num>
  <w:num w:numId="105">
    <w:abstractNumId w:val="16"/>
  </w:num>
  <w:num w:numId="106">
    <w:abstractNumId w:val="120"/>
  </w:num>
  <w:num w:numId="107">
    <w:abstractNumId w:val="2"/>
  </w:num>
  <w:num w:numId="108">
    <w:abstractNumId w:val="10"/>
  </w:num>
  <w:num w:numId="109">
    <w:abstractNumId w:val="36"/>
  </w:num>
  <w:num w:numId="110">
    <w:abstractNumId w:val="108"/>
  </w:num>
  <w:num w:numId="111">
    <w:abstractNumId w:val="118"/>
  </w:num>
  <w:num w:numId="112">
    <w:abstractNumId w:val="35"/>
  </w:num>
  <w:num w:numId="113">
    <w:abstractNumId w:val="143"/>
  </w:num>
  <w:num w:numId="114">
    <w:abstractNumId w:val="107"/>
  </w:num>
  <w:num w:numId="115">
    <w:abstractNumId w:val="38"/>
  </w:num>
  <w:num w:numId="116">
    <w:abstractNumId w:val="138"/>
  </w:num>
  <w:num w:numId="117">
    <w:abstractNumId w:val="145"/>
  </w:num>
  <w:num w:numId="118">
    <w:abstractNumId w:val="82"/>
  </w:num>
  <w:num w:numId="119">
    <w:abstractNumId w:val="73"/>
  </w:num>
  <w:num w:numId="120">
    <w:abstractNumId w:val="37"/>
  </w:num>
  <w:num w:numId="121">
    <w:abstractNumId w:val="104"/>
  </w:num>
  <w:num w:numId="122">
    <w:abstractNumId w:val="15"/>
  </w:num>
  <w:num w:numId="123">
    <w:abstractNumId w:val="95"/>
  </w:num>
  <w:num w:numId="124">
    <w:abstractNumId w:val="14"/>
  </w:num>
  <w:num w:numId="125">
    <w:abstractNumId w:val="21"/>
  </w:num>
  <w:num w:numId="126">
    <w:abstractNumId w:val="90"/>
  </w:num>
  <w:num w:numId="127">
    <w:abstractNumId w:val="74"/>
  </w:num>
  <w:num w:numId="128">
    <w:abstractNumId w:val="93"/>
  </w:num>
  <w:num w:numId="129">
    <w:abstractNumId w:val="76"/>
  </w:num>
  <w:num w:numId="130">
    <w:abstractNumId w:val="51"/>
  </w:num>
  <w:num w:numId="131">
    <w:abstractNumId w:val="42"/>
  </w:num>
  <w:num w:numId="132">
    <w:abstractNumId w:val="97"/>
  </w:num>
  <w:num w:numId="133">
    <w:abstractNumId w:val="117"/>
  </w:num>
  <w:num w:numId="134">
    <w:abstractNumId w:val="72"/>
  </w:num>
  <w:num w:numId="135">
    <w:abstractNumId w:val="105"/>
  </w:num>
  <w:num w:numId="136">
    <w:abstractNumId w:val="96"/>
  </w:num>
  <w:num w:numId="137">
    <w:abstractNumId w:val="136"/>
  </w:num>
  <w:num w:numId="138">
    <w:abstractNumId w:val="112"/>
  </w:num>
  <w:num w:numId="139">
    <w:abstractNumId w:val="94"/>
  </w:num>
  <w:num w:numId="140">
    <w:abstractNumId w:val="146"/>
  </w:num>
  <w:num w:numId="141">
    <w:abstractNumId w:val="111"/>
  </w:num>
  <w:num w:numId="142">
    <w:abstractNumId w:val="127"/>
  </w:num>
  <w:num w:numId="143">
    <w:abstractNumId w:val="86"/>
  </w:num>
  <w:num w:numId="144">
    <w:abstractNumId w:val="129"/>
  </w:num>
  <w:num w:numId="145">
    <w:abstractNumId w:val="28"/>
  </w:num>
  <w:num w:numId="146">
    <w:abstractNumId w:val="85"/>
  </w:num>
  <w:num w:numId="147">
    <w:abstractNumId w:val="130"/>
  </w:num>
  <w:num w:numId="148">
    <w:abstractNumId w:val="144"/>
  </w:num>
  <w:numIdMacAtCleanup w:val="14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bordersDoNotSurroundHeader/>
  <w:bordersDoNotSurroundFooter/>
  <w:defaultTabStop w:val="420"/>
  <w:evenAndOddHeaders/>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01A4E"/>
    <w:rsid w:val="00A01A4E"/>
    <w:rsid w:val="00C5653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EF6FA58"/>
  <w15:docId w15:val="{1AE3A0AD-CE8A-4D8F-A688-856A982EFF1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spacing w:after="146" w:line="265" w:lineRule="auto"/>
      <w:ind w:left="10" w:hanging="10"/>
    </w:pPr>
    <w:rPr>
      <w:rFonts w:ascii="宋体" w:eastAsia="宋体" w:hAnsi="宋体" w:cs="宋体"/>
      <w:color w:val="000000"/>
      <w:sz w:val="24"/>
    </w:rPr>
  </w:style>
  <w:style w:type="paragraph" w:styleId="1">
    <w:name w:val="heading 1"/>
    <w:next w:val="a"/>
    <w:link w:val="10"/>
    <w:uiPriority w:val="9"/>
    <w:qFormat/>
    <w:pPr>
      <w:keepNext/>
      <w:keepLines/>
      <w:spacing w:after="121" w:line="259" w:lineRule="auto"/>
      <w:ind w:left="10" w:right="125" w:hanging="10"/>
      <w:jc w:val="center"/>
      <w:outlineLvl w:val="0"/>
    </w:pPr>
    <w:rPr>
      <w:rFonts w:ascii="宋体" w:eastAsia="宋体" w:hAnsi="宋体" w:cs="宋体"/>
      <w:color w:val="000000"/>
      <w:sz w:val="30"/>
    </w:rPr>
  </w:style>
  <w:style w:type="paragraph" w:styleId="2">
    <w:name w:val="heading 2"/>
    <w:next w:val="a"/>
    <w:link w:val="20"/>
    <w:uiPriority w:val="9"/>
    <w:unhideWhenUsed/>
    <w:qFormat/>
    <w:pPr>
      <w:keepNext/>
      <w:keepLines/>
      <w:spacing w:after="146" w:line="259" w:lineRule="auto"/>
      <w:ind w:left="10" w:hanging="10"/>
      <w:outlineLvl w:val="1"/>
    </w:pPr>
    <w:rPr>
      <w:rFonts w:ascii="Times New Roman" w:eastAsia="Times New Roman" w:hAnsi="Times New Roman" w:cs="Times New Roman"/>
      <w:color w:val="000000"/>
      <w:sz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20">
    <w:name w:val="标题 2 字符"/>
    <w:link w:val="2"/>
    <w:rPr>
      <w:rFonts w:ascii="Times New Roman" w:eastAsia="Times New Roman" w:hAnsi="Times New Roman" w:cs="Times New Roman"/>
      <w:color w:val="000000"/>
      <w:sz w:val="24"/>
    </w:rPr>
  </w:style>
  <w:style w:type="character" w:customStyle="1" w:styleId="10">
    <w:name w:val="标题 1 字符"/>
    <w:link w:val="1"/>
    <w:rPr>
      <w:rFonts w:ascii="宋体" w:eastAsia="宋体" w:hAnsi="宋体" w:cs="宋体"/>
      <w:color w:val="000000"/>
      <w:sz w:val="30"/>
    </w:rPr>
  </w:style>
  <w:style w:type="paragraph" w:styleId="TOC1">
    <w:name w:val="toc 1"/>
    <w:hidden/>
    <w:pPr>
      <w:spacing w:line="379" w:lineRule="auto"/>
      <w:ind w:left="25" w:right="23" w:hanging="10"/>
    </w:pPr>
    <w:rPr>
      <w:rFonts w:ascii="宋体" w:eastAsia="宋体" w:hAnsi="宋体" w:cs="宋体"/>
      <w:color w:val="000000"/>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header" Target="header4.xml"/><Relationship Id="rId18" Type="http://schemas.openxmlformats.org/officeDocument/2006/relationships/footer" Target="footer6.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17" Type="http://schemas.openxmlformats.org/officeDocument/2006/relationships/header" Target="header6.xml"/><Relationship Id="rId2" Type="http://schemas.openxmlformats.org/officeDocument/2006/relationships/styles" Target="styles.xml"/><Relationship Id="rId16" Type="http://schemas.openxmlformats.org/officeDocument/2006/relationships/footer" Target="footer5.xml"/><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5" Type="http://schemas.openxmlformats.org/officeDocument/2006/relationships/footer" Target="footer4.xml"/><Relationship Id="rId10" Type="http://schemas.openxmlformats.org/officeDocument/2006/relationships/footer" Target="footer2.xml"/><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header" Target="header5.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4</Pages>
  <Words>10727</Words>
  <Characters>61146</Characters>
  <Application>Microsoft Office Word</Application>
  <DocSecurity>4</DocSecurity>
  <Lines>509</Lines>
  <Paragraphs>143</Paragraphs>
  <ScaleCrop>false</ScaleCrop>
  <Company/>
  <LinksUpToDate>false</LinksUpToDate>
  <CharactersWithSpaces>71730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嘉伟 李</dc:creator>
  <cp:keywords/>
  <cp:lastModifiedBy>嘉伟 李</cp:lastModifiedBy>
  <cp:revision>2</cp:revision>
  <dcterms:created xsi:type="dcterms:W3CDTF">2026-10-11T02:32:00Z</dcterms:created>
  <dcterms:modified xsi:type="dcterms:W3CDTF">2026-10-11T02:32:00Z</dcterms:modified>
</cp:coreProperties>
</file>