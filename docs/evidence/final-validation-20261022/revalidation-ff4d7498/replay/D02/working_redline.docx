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del w:id="31" w:author="FundLex" w:date="2026-10-22T00:22:37Z">
        <w:r>
          <w:delText/>
        </w:r>
      </w:del>
      <w:ins w:id="32" w:author="FundLex" w:date="2026-10-22T00:22:37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del w:id="13" w:author="FundLex" w:date="2026-10-22T00:22:37Z">
        <w:r>
          <w:delTex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的销售等。调整前，基金管理人需履行适当程序并及时公告。</w:delText>
        </w:r>
        <w:r>
          <w:rPr>
            <w:rFonts w:ascii="Times New Roman" w:eastAsia="Times New Roman" w:hAnsi="Times New Roman" w:cs="Times New Roman"/>
          </w:rPr>
          <w:delText xml:space="preserve"> </w:delText>
        </w:r>
      </w:del>
      <w:ins w:id="14" w:author="FundLex" w:date="2026-10-22T00:22:37Z">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5" w:author="FundLex" w:date="2026-10-22T00:22:37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6" w:author="FundLex" w:date="2026-10-22T00:22:37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7" w:author="FundLex" w:date="2026-10-22T00:22:37Z">
        <w:r>
          <w:delText>赎回金额为按实际确认的有效赎回份额乘以当日该类基金份额的基金份额净值并扣除相应的费用，赎回金额单位为元。</w:delText>
        </w:r>
      </w:del>
      <w:ins w:id="18" w:author="FundLex" w:date="2026-10-22T00:22:37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9" w:author="FundLex" w:date="2026-10-22T00:22:37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0" w:author="FundLex" w:date="2026-10-22T00:22:37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1" w:author="FundLex" w:date="2026-10-22T00:22:37Z">
        <w:r>
          <w:delText>基金管理人可以适当调低基金申购费率、基金赎回费率、转换</w:delText>
        </w:r>
        <w:r>
          <w:delText>费率和销售服务费率。</w:delText>
        </w:r>
      </w:del>
      <w:ins w:id="22" w:author="FundLex" w:date="2026-10-22T00:22:37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3" w:author="FundLex" w:date="2026-10-22T00:22:37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del>
      <w:ins w:id="24" w:author="FundLex" w:date="2026-10-22T00:22:37Z">
        <w:r>
          <w:t/>
        </w:r>
      </w:ins>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del w:id="25" w:author="FundLex" w:date="2026-10-22T00:22:37Z">
        <w:r>
          <w:delText>销售服务费主要用于支付销售机构佣金，及基金管理人的基金行销广告费、促销活动费、基金份额持有人服务费等。</w:delText>
        </w:r>
      </w:del>
      <w:ins w:id="26" w:author="FundLex" w:date="2026-10-22T00:22:37Z">
        <w:r>
          <w:t/>
        </w:r>
      </w:ins>
      <w:r>
        <w:rPr>
          <w:rFonts w:ascii="Times New Roman" w:eastAsia="Times New Roman" w:hAnsi="Times New Roman" w:cs="Times New Roman"/>
        </w:rPr>
        <w:t xml:space="preserve"> </w:t>
      </w:r>
    </w:p>
    <w:p w14:paraId="4470CB74" w14:textId="77777777" w:rsidR="00591C44" w:rsidRDefault="00095C8D">
      <w:pPr>
        <w:ind w:right="8"/>
      </w:pPr>
      <w:del w:id="27" w:author="FundLex" w:date="2026-10-22T00:22:37Z">
        <w:r>
          <w:delText>销售服务费使用范围不包括基金募集期间的上述费用。</w:delText>
        </w:r>
      </w:del>
      <w:ins w:id="28" w:author="FundLex" w:date="2026-10-22T00:22:37Z">
        <w:r>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29" w:author="FundLex" w:date="2026-10-22T00:22:37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0" w:author="FundLex" w:date="2026-10-22T00:22:37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2T00:22:37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2T00:22:3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del w:id="3" w:author="FundLex" w:date="2026-10-22T00:22:37Z">
        <w:r>
          <w:delText>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4" w:author="FundLex" w:date="2026-10-22T00:22:37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2T00:22:37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del>
      <w:ins w:id="6" w:author="FundLex" w:date="2026-10-22T00:22:37Z">
        <w:r>
          <w:t/>
        </w:r>
      </w:ins>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del w:id="7" w:author="FundLex" w:date="2026-10-22T00:22:37Z">
        <w:r>
          <w:delText>销售服务费主要用于支付销售机构佣金，及基金管理人的基金行销广告费、促销活动费、基金份额持有人服务费等。</w:delText>
        </w:r>
      </w:del>
      <w:ins w:id="8" w:author="FundLex" w:date="2026-10-22T00:22:37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2T00:22:37Z">
        <w:r>
          <w:delText>销售服务费使用范围不包括基金募集期间的上述费用。</w:delText>
        </w:r>
      </w:del>
      <w:ins w:id="10" w:author="FundLex" w:date="2026-10-22T00:22:37Z">
        <w:r>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2T00:22:37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2T00:22:3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