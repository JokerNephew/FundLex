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del w:id="11" w:author="FundLex" w:date="2026-10-21T15:14:21Z">
        <w:r>
          <w:delTex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delText>
        </w:r>
        <w:r>
          <w:rPr>
            <w:rFonts w:ascii="Times New Roman" w:eastAsia="Times New Roman" w:hAnsi="Times New Roman" w:cs="Times New Roman"/>
          </w:rPr>
          <w:delText xml:space="preserve"> </w:delText>
        </w:r>
      </w:del>
      <w:ins w:id="12" w:author="FundLex" w:date="2026-10-21T15:14:21Z">
        <w:r>
          <w:t xml:space="preserve">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ins>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del w:id="15" w:author="FundLex" w:date="2026-10-21T15:14:21Z">
        <w:r>
          <w:delText>本基金的申购费率由基金管理人决定，并在招</w:delText>
        </w:r>
        <w:r>
          <w:delText>募说明书中列示。</w:delText>
        </w:r>
      </w:del>
      <w:ins w:id="16" w:author="FundLex" w:date="2026-10-21T15:14:21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del w:id="17" w:author="FundLex" w:date="2026-10-21T15:14:21Z">
        <w:r>
          <w:delText>赎回金额为按实际确认的有效赎回份额乘以当日基金份额净值并扣除相应的费用，赎回金额单位为元。</w:delText>
        </w:r>
      </w:del>
      <w:ins w:id="18" w:author="FundLex" w:date="2026-10-21T15:14:21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del w:id="19" w:author="FundLex" w:date="2026-10-21T15:14:21Z">
        <w:r>
          <w:delText>申购费用由投资人承担，不列入基金财产。</w:delText>
        </w:r>
      </w:del>
      <w:ins w:id="20" w:author="FundLex" w:date="2026-10-21T15:14:21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del w:id="21" w:author="FundLex" w:date="2026-10-21T15:14:21Z">
        <w:r>
          <w:delTex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delText>
        </w:r>
      </w:del>
      <w:ins w:id="22" w:author="FundLex" w:date="2026-10-21T15:14:21Z">
        <w:r>
          <w:t>赎回费用由赎回基金份额的基金份额持有人承担，在基金份额持有人赎回基金份额时收取。赎回费用全额计入基金财产。</w:t>
        </w:r>
      </w:ins>
    </w:p>
    <w:p w14:paraId="5A439A59" w14:textId="77777777" w:rsidR="00A01A4E" w:rsidRDefault="00C56536">
      <w:r>
        <w:rPr>
          <w:rFonts w:ascii="Times New Roman" w:eastAsia="Times New Roman" w:hAnsi="Times New Roman" w:cs="Times New Roman"/>
        </w:rPr>
        <w:t xml:space="preserve">7 </w:t>
      </w:r>
      <w:r>
        <w:t>日的</w:t>
      </w:r>
      <w:r>
        <w:t>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del w:id="23" w:author="FundLex" w:date="2026-10-21T15:14:21Z">
        <w:r>
          <w:delText>基金管理人可以适当调低基金申购费率和基金赎回费率。</w:delText>
        </w:r>
      </w:del>
      <w:ins w:id="24" w:author="FundLex" w:date="2026-10-21T15:14:21Z">
        <w:r>
          <w:t>基金管理人可以适当调低基金申购费率和销售服务费率。</w:t>
        </w:r>
      </w:ins>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29A41E74" w14:textId="77777777" w:rsidR="00A01A4E" w:rsidRDefault="00C56536">
      <w:pPr>
        <w:spacing w:after="18" w:line="365" w:lineRule="auto"/>
        <w:ind w:left="0" w:firstLine="480"/>
      </w:pPr>
      <w:del w:id="25" w:author="FundLex" w:date="2026-10-21T15:14:21Z">
        <w:r>
          <w:delText>销售服务费主要用于支付销售机构佣金、以及基金管理人的基金行销广告费、促销活动费、基金份额持有人服务费等。</w:delText>
        </w:r>
      </w:del>
      <w:ins w:id="26" w:author="FundLex" w:date="2026-10-21T15:14:21Z">
        <w:r>
          <w:t/>
        </w:r>
      </w:ins>
      <w:r>
        <w:rPr>
          <w:rFonts w:ascii="Times New Roman" w:eastAsia="Times New Roman" w:hAnsi="Times New Roman" w:cs="Times New Roman"/>
        </w:rPr>
        <w:t xml:space="preserve"> </w:t>
      </w:r>
    </w:p>
    <w:p w14:paraId="183115B2" w14:textId="77777777" w:rsidR="00A01A4E" w:rsidRDefault="00C56536">
      <w:pPr>
        <w:ind w:left="477"/>
      </w:pPr>
      <w:del w:id="27" w:author="FundLex" w:date="2026-10-21T15:14:21Z">
        <w:r>
          <w:delText>销售服务费使用范围不包括基金募集期间的上述费用。</w:delText>
        </w:r>
      </w:del>
      <w:ins w:id="28" w:author="FundLex" w:date="2026-10-21T15:14:21Z">
        <w:r>
          <w:t/>
        </w:r>
      </w:ins>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del w:id="29" w:author="FundLex" w:date="2026-10-21T15:14:21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30" w:author="FundLex" w:date="2026-10-21T15:14:21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del w:id="1" w:author="FundLex" w:date="2026-10-21T15:14:21Z">
        <w:r>
          <w:delText>依据基金财产清算的分配方案，将基金财产清算后的全部剩余资产扣除基金财产清算费用、交纳所欠税款并清偿基金债务后，按基金份额持有人持有的基金份额比例进行分配。</w:delText>
        </w:r>
      </w:del>
      <w:ins w:id="2" w:author="FundLex" w:date="2026-10-21T15:14:21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del w:id="3" w:author="FundLex" w:date="2026-10-21T15:14:21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w:delText>
        </w:r>
        <w:r>
          <w:delText>费</w:delText>
        </w:r>
      </w:del>
      <w:ins w:id="4" w:author="FundLex" w:date="2026-10-21T15:14:21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del w:id="5" w:author="FundLex" w:date="2026-10-21T15:14:21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按照指定的账户路径从基金财产中一次性支付，管理人无需再出具资金划拨指令。若遇法定节假日、公休日等，支付日期顺延。费用自动扣划后，管理人应进行核对，如发现数据不符，及时联系托管人协商解决。</w:delText>
        </w:r>
      </w:del>
      <w:ins w:id="6" w:author="FundLex" w:date="2026-10-21T15:14:21Z">
        <w:r>
          <w:t/>
        </w:r>
      </w:ins>
      <w:r>
        <w:rPr>
          <w:rFonts w:ascii="Times New Roman" w:eastAsia="Times New Roman" w:hAnsi="Times New Roman" w:cs="Times New Roman"/>
        </w:rPr>
        <w:t xml:space="preserve"> </w:t>
      </w:r>
    </w:p>
    <w:p w14:paraId="349AB4E1" w14:textId="77777777" w:rsidR="00A01A4E" w:rsidRDefault="00C56536">
      <w:pPr>
        <w:spacing w:after="18" w:line="365" w:lineRule="auto"/>
        <w:ind w:left="0" w:firstLine="480"/>
      </w:pPr>
      <w:del w:id="7" w:author="FundLex" w:date="2026-10-21T15:14:21Z">
        <w:r>
          <w:delText>销售服务费主要用于支付销售机构佣金、以及基金管理人的基金行销广告费、促销活动费、基金份额持有人服务费等。</w:delText>
        </w:r>
      </w:del>
      <w:ins w:id="8" w:author="FundLex" w:date="2026-10-21T15:14:21Z">
        <w:r>
          <w:t xml:space="preserve"> </w:t>
        </w:r>
      </w:ins>
      <w:r>
        <w:rPr>
          <w:rFonts w:ascii="Times New Roman" w:eastAsia="Times New Roman" w:hAnsi="Times New Roman" w:cs="Times New Roman"/>
        </w:rPr>
        <w:t xml:space="preserve"> </w:t>
      </w:r>
    </w:p>
    <w:p w14:paraId="2E19FA4D" w14:textId="77777777" w:rsidR="00A01A4E" w:rsidRDefault="00C56536">
      <w:pPr>
        <w:ind w:left="477"/>
      </w:pPr>
      <w:del w:id="9" w:author="FundLex" w:date="2026-10-21T15:14:21Z">
        <w:r>
          <w:delText>销售服务费使用范围不包括基金募集期间的上述费用。</w:delText>
        </w:r>
      </w:del>
      <w:ins w:id="10" w:author="FundLex" w:date="2026-10-21T15:14:21Z">
        <w:r>
          <w:t xml:space="preserve"> </w:t>
        </w:r>
      </w:ins>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del w:id="13" w:author="FundLex" w:date="2026-10-21T15:14:21Z">
        <w:r>
          <w:delText>依据基金财产清算的分配方案，将基金财产清算后的全部剩余资产扣除基金财产清算费用、交纳所欠税款并清偿基金债务后，按基金份额持有人持有的基金份额比例进行分配。</w:delText>
        </w:r>
      </w:del>
      <w:ins w:id="14" w:author="FundLex" w:date="2026-10-21T15:14:21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